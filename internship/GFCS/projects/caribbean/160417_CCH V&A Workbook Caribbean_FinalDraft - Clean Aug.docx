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C38E92" w14:textId="77777777" w:rsidR="00074A9E" w:rsidRPr="003F79C3" w:rsidRDefault="00074A9E" w:rsidP="002A5729">
      <w:pPr>
        <w:pStyle w:val="Title"/>
        <w:rPr>
          <w:lang w:val="en-US"/>
        </w:rPr>
      </w:pPr>
      <w:r w:rsidRPr="003F79C3">
        <w:rPr>
          <w:lang w:val="en-US"/>
        </w:rPr>
        <w:t>Climate Change and Health Vulnerab</w:t>
      </w:r>
      <w:r w:rsidR="00223889" w:rsidRPr="003F79C3">
        <w:rPr>
          <w:lang w:val="en-US"/>
        </w:rPr>
        <w:t>ility and Adaptation Assessment</w:t>
      </w:r>
    </w:p>
    <w:p w14:paraId="004139CE" w14:textId="77777777" w:rsidR="00AE2CD5" w:rsidRPr="003F79C3" w:rsidRDefault="00AE2CD5" w:rsidP="007F6045">
      <w:pPr>
        <w:pStyle w:val="Subtitle"/>
        <w:rPr>
          <w:lang w:val="en-US"/>
        </w:rPr>
      </w:pPr>
    </w:p>
    <w:p w14:paraId="6153413E" w14:textId="77777777" w:rsidR="00074A9E" w:rsidRPr="003F79C3" w:rsidRDefault="00074A9E" w:rsidP="007F6045">
      <w:pPr>
        <w:pStyle w:val="Subtitle"/>
        <w:rPr>
          <w:lang w:val="en-US"/>
        </w:rPr>
      </w:pPr>
      <w:r w:rsidRPr="003F79C3">
        <w:rPr>
          <w:lang w:val="en-US"/>
        </w:rPr>
        <w:t>Workbook</w:t>
      </w:r>
      <w:r w:rsidR="004F1337" w:rsidRPr="003F79C3">
        <w:rPr>
          <w:lang w:val="en-US"/>
        </w:rPr>
        <w:t xml:space="preserve"> FOR CARIBBEAN SMALL ISLAND </w:t>
      </w:r>
      <w:r w:rsidR="009C0BE7" w:rsidRPr="003F79C3">
        <w:rPr>
          <w:lang w:val="en-US"/>
        </w:rPr>
        <w:t xml:space="preserve">DEVELOPING </w:t>
      </w:r>
      <w:r w:rsidR="004F1337" w:rsidRPr="003F79C3">
        <w:rPr>
          <w:lang w:val="en-US"/>
        </w:rPr>
        <w:t>STATES</w:t>
      </w:r>
    </w:p>
    <w:p w14:paraId="51FAC436" w14:textId="6EDD4594" w:rsidR="0068391C" w:rsidRPr="003F79C3" w:rsidRDefault="006B7F26" w:rsidP="0068391C">
      <w:pPr>
        <w:pStyle w:val="Subtitle"/>
        <w:rPr>
          <w:lang w:val="en-US"/>
        </w:rPr>
      </w:pPr>
      <w:r w:rsidRPr="003F79C3">
        <w:rPr>
          <w:lang w:val="en-US"/>
        </w:rPr>
        <w:t>April 2017</w:t>
      </w:r>
    </w:p>
    <w:p w14:paraId="1C4627EE" w14:textId="77777777" w:rsidR="00AE2CD5" w:rsidRPr="003F79C3" w:rsidRDefault="00AE2CD5" w:rsidP="007F6045">
      <w:pPr>
        <w:pStyle w:val="Subtitle"/>
        <w:rPr>
          <w:lang w:val="en-US"/>
        </w:rPr>
      </w:pPr>
    </w:p>
    <w:p w14:paraId="4A76A6E8" w14:textId="39C32EF0" w:rsidR="0009590D" w:rsidRPr="003F79C3" w:rsidRDefault="006B7F26" w:rsidP="007F6045">
      <w:pPr>
        <w:pStyle w:val="Subtitle"/>
        <w:rPr>
          <w:lang w:val="en-US"/>
        </w:rPr>
      </w:pPr>
      <w:r w:rsidRPr="003F79C3">
        <w:rPr>
          <w:lang w:val="en-US"/>
        </w:rPr>
        <w:t xml:space="preserve">Final </w:t>
      </w:r>
      <w:r w:rsidR="00074A9E" w:rsidRPr="003F79C3">
        <w:rPr>
          <w:lang w:val="en-US"/>
        </w:rPr>
        <w:t>DRAFT</w:t>
      </w:r>
    </w:p>
    <w:p w14:paraId="44EDFD21" w14:textId="77777777" w:rsidR="0009590D" w:rsidRPr="003F79C3" w:rsidRDefault="0009590D" w:rsidP="007F6045">
      <w:pPr>
        <w:pStyle w:val="Subtitle"/>
        <w:rPr>
          <w:lang w:val="en-US"/>
        </w:rPr>
      </w:pPr>
    </w:p>
    <w:p w14:paraId="7914B593" w14:textId="77777777" w:rsidR="0009590D" w:rsidRPr="003F79C3" w:rsidRDefault="0009590D" w:rsidP="007F6045">
      <w:pPr>
        <w:pStyle w:val="Subtitle"/>
        <w:rPr>
          <w:lang w:val="en-US"/>
        </w:rPr>
      </w:pPr>
    </w:p>
    <w:p w14:paraId="2A86B965" w14:textId="77777777" w:rsidR="0009590D" w:rsidRPr="003F79C3" w:rsidRDefault="0009590D" w:rsidP="007F6045">
      <w:pPr>
        <w:pStyle w:val="Subtitle"/>
        <w:rPr>
          <w:lang w:val="en-US"/>
        </w:rPr>
      </w:pPr>
    </w:p>
    <w:p w14:paraId="0D832E3D" w14:textId="77777777" w:rsidR="0009590D" w:rsidRPr="003F79C3" w:rsidRDefault="0009590D" w:rsidP="007F6045">
      <w:pPr>
        <w:pStyle w:val="Subtitle"/>
        <w:rPr>
          <w:lang w:val="en-US"/>
        </w:rPr>
      </w:pPr>
    </w:p>
    <w:p w14:paraId="7C9185C4" w14:textId="77777777" w:rsidR="0009590D" w:rsidRPr="003F79C3" w:rsidRDefault="0009590D" w:rsidP="007F6045">
      <w:pPr>
        <w:pStyle w:val="Subtitle"/>
        <w:rPr>
          <w:lang w:val="en-US"/>
        </w:rPr>
      </w:pPr>
    </w:p>
    <w:p w14:paraId="75C5A577" w14:textId="77777777" w:rsidR="0009590D" w:rsidRPr="003F79C3" w:rsidRDefault="0009590D" w:rsidP="007F6045">
      <w:pPr>
        <w:pStyle w:val="Subtitle"/>
        <w:rPr>
          <w:lang w:val="en-US"/>
        </w:rPr>
      </w:pPr>
    </w:p>
    <w:p w14:paraId="3A69AA69" w14:textId="77777777" w:rsidR="0009590D" w:rsidRPr="003F79C3" w:rsidRDefault="0009590D" w:rsidP="007F6045">
      <w:pPr>
        <w:pStyle w:val="Subtitle"/>
        <w:rPr>
          <w:lang w:val="en-US"/>
        </w:rPr>
      </w:pPr>
    </w:p>
    <w:p w14:paraId="02BB5271" w14:textId="77777777" w:rsidR="0009590D" w:rsidRPr="003F79C3" w:rsidRDefault="0009590D" w:rsidP="007F6045">
      <w:pPr>
        <w:pStyle w:val="Subtitle"/>
        <w:rPr>
          <w:lang w:val="en-US"/>
        </w:rPr>
      </w:pPr>
    </w:p>
    <w:p w14:paraId="675679C9" w14:textId="77777777" w:rsidR="0009590D" w:rsidRPr="003F79C3" w:rsidRDefault="0009590D" w:rsidP="007F6045">
      <w:pPr>
        <w:pStyle w:val="Subtitle"/>
        <w:rPr>
          <w:lang w:val="en-US"/>
        </w:rPr>
      </w:pPr>
    </w:p>
    <w:p w14:paraId="7B8B11D3" w14:textId="77777777" w:rsidR="0009590D" w:rsidRPr="003F79C3" w:rsidRDefault="0009590D" w:rsidP="007F6045">
      <w:pPr>
        <w:pStyle w:val="Subtitle"/>
        <w:rPr>
          <w:lang w:val="en-US"/>
        </w:rPr>
      </w:pPr>
    </w:p>
    <w:p w14:paraId="2137BB86" w14:textId="77777777" w:rsidR="0009590D" w:rsidRPr="003F79C3" w:rsidRDefault="0009590D" w:rsidP="007F6045">
      <w:pPr>
        <w:pStyle w:val="Subtitle"/>
        <w:rPr>
          <w:lang w:val="en-US"/>
        </w:rPr>
      </w:pPr>
    </w:p>
    <w:p w14:paraId="7221BE7F" w14:textId="77777777" w:rsidR="0009590D" w:rsidRPr="003F79C3" w:rsidRDefault="0009590D" w:rsidP="007F6045">
      <w:pPr>
        <w:pStyle w:val="Subtitle"/>
        <w:rPr>
          <w:lang w:val="en-US"/>
        </w:rPr>
      </w:pPr>
    </w:p>
    <w:p w14:paraId="1395FE88" w14:textId="77777777" w:rsidR="00074A9E" w:rsidRPr="003F79C3" w:rsidRDefault="00074A9E" w:rsidP="007F6045">
      <w:pPr>
        <w:pStyle w:val="Subtitle"/>
        <w:rPr>
          <w:lang w:val="en-US"/>
        </w:rPr>
      </w:pPr>
      <w:r w:rsidRPr="003F79C3">
        <w:rPr>
          <w:lang w:val="en-US"/>
        </w:rPr>
        <w:br w:type="page"/>
      </w:r>
    </w:p>
    <w:p w14:paraId="7C526C90" w14:textId="66CB61CD" w:rsidR="0075247C"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74976" behindDoc="1" locked="0" layoutInCell="1" allowOverlap="1" wp14:anchorId="0E990C3F" wp14:editId="25EF7FCD">
                <wp:simplePos x="0" y="0"/>
                <wp:positionH relativeFrom="margin">
                  <wp:posOffset>-7620</wp:posOffset>
                </wp:positionH>
                <wp:positionV relativeFrom="paragraph">
                  <wp:posOffset>-8255</wp:posOffset>
                </wp:positionV>
                <wp:extent cx="6124575" cy="249555"/>
                <wp:effectExtent l="0" t="0" r="9525" b="0"/>
                <wp:wrapNone/>
                <wp:docPr id="293"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5D9350FD" w14:textId="77777777" w:rsidR="00676979" w:rsidRPr="007F6045" w:rsidRDefault="00676979" w:rsidP="0075247C">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1" o:spid="_x0000_s1026" type="#_x0000_t202" style="position:absolute;left:0;text-align:left;margin-left:-.6pt;margin-top:-.65pt;width:482.25pt;height:19.6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" fillcolor="#d8d8d8 [2732]" stroked="f" strokeweight="3pt">
                <v:path arrowok="t"/>
                <v:textbox>
                  <w:txbxContent>
                    <w:p w14:paraId="5D9350FD" w14:textId="77777777" w:rsidR="00B82D24" w:rsidRPr="007F6045" w:rsidRDefault="00B82D24" w:rsidP="0075247C">
                      <w:pPr>
                        <w:jc w:val="center"/>
                        <w:rPr>
                          <w:rFonts w:ascii="Calibri" w:hAnsi="Calibri"/>
                          <w:b/>
                          <w:color w:val="000000"/>
                          <w:sz w:val="24"/>
                          <w:szCs w:val="24"/>
                        </w:rPr>
                      </w:pPr>
                    </w:p>
                  </w:txbxContent>
                </v:textbox>
                <w10:wrap anchorx="margin"/>
              </v:shape>
            </w:pict>
          </mc:Fallback>
        </mc:AlternateContent>
      </w:r>
      <w:r w:rsidR="0075247C" w:rsidRPr="003F79C3">
        <w:rPr>
          <w:lang w:val="en-US"/>
        </w:rPr>
        <w:t>Acknowledgments</w:t>
      </w:r>
    </w:p>
    <w:p w14:paraId="011BC342" w14:textId="77777777" w:rsidR="0075247C" w:rsidRPr="003F79C3" w:rsidRDefault="0075247C">
      <w:pPr>
        <w:spacing w:before="200" w:after="200" w:line="276" w:lineRule="auto"/>
        <w:rPr>
          <w:lang w:val="en-US"/>
        </w:rPr>
      </w:pPr>
    </w:p>
    <w:p w14:paraId="6D2F128B" w14:textId="55036500" w:rsidR="009D5DC9" w:rsidRPr="003F79C3" w:rsidRDefault="009D5DC9" w:rsidP="009D5DC9">
      <w:pPr>
        <w:spacing w:before="200" w:after="200" w:line="276" w:lineRule="auto"/>
        <w:rPr>
          <w:lang w:val="en-US"/>
        </w:rPr>
      </w:pPr>
      <w:commentRangeStart w:id="0"/>
      <w:r w:rsidRPr="003F79C3">
        <w:rPr>
          <w:lang w:val="en-US"/>
        </w:rPr>
        <w:t>This document was prepared by Laura Scheske, Mercator Fellow for International Affairs at the World Meteorological Organization &amp; World Health Organization (WMO &amp; WHO) Joint Office for Climate and Health and</w:t>
      </w:r>
      <w:r w:rsidR="0075247C" w:rsidRPr="003F79C3">
        <w:rPr>
          <w:lang w:val="en-US"/>
        </w:rPr>
        <w:t xml:space="preserve"> Peter Berry</w:t>
      </w:r>
      <w:r w:rsidRPr="003F79C3">
        <w:rPr>
          <w:lang w:val="en-US"/>
        </w:rPr>
        <w:t>, Senior Policy Analyst, Climate Change and Health, Health Canada.</w:t>
      </w:r>
      <w:commentRangeEnd w:id="0"/>
      <w:r w:rsidR="00AA30EB">
        <w:rPr>
          <w:rStyle w:val="CommentReference"/>
        </w:rPr>
        <w:commentReference w:id="0"/>
      </w:r>
    </w:p>
    <w:p w14:paraId="256F419D" w14:textId="4FFD4EA6" w:rsidR="0075247C" w:rsidRPr="003F79C3" w:rsidRDefault="009F1AD2">
      <w:pPr>
        <w:spacing w:before="200" w:after="200" w:line="276" w:lineRule="auto"/>
        <w:rPr>
          <w:lang w:val="en-US"/>
        </w:rPr>
      </w:pPr>
      <w:r w:rsidRPr="003F79C3">
        <w:rPr>
          <w:lang w:val="en-US"/>
        </w:rPr>
        <w:t xml:space="preserve">The authors wish to thank </w:t>
      </w:r>
      <w:r w:rsidR="0075247C" w:rsidRPr="003F79C3">
        <w:rPr>
          <w:lang w:val="en-US"/>
        </w:rPr>
        <w:t>Marielle Verret,</w:t>
      </w:r>
      <w:r w:rsidRPr="003F79C3">
        <w:rPr>
          <w:lang w:val="en-US"/>
        </w:rPr>
        <w:t xml:space="preserve"> Independent Consultant,</w:t>
      </w:r>
      <w:r w:rsidR="0075247C" w:rsidRPr="003F79C3">
        <w:rPr>
          <w:lang w:val="en-US"/>
        </w:rPr>
        <w:t xml:space="preserve"> Joy Shumake-Guillemot</w:t>
      </w:r>
      <w:r w:rsidR="00DA5B63" w:rsidRPr="003F79C3">
        <w:rPr>
          <w:lang w:val="en-US"/>
        </w:rPr>
        <w:t>,</w:t>
      </w:r>
      <w:r w:rsidR="00D06BBA" w:rsidRPr="003F79C3">
        <w:rPr>
          <w:lang w:val="en-US"/>
        </w:rPr>
        <w:t xml:space="preserve"> head o</w:t>
      </w:r>
      <w:r w:rsidRPr="003F79C3">
        <w:rPr>
          <w:lang w:val="en-US"/>
        </w:rPr>
        <w:t xml:space="preserve">f the WMO/WHO Joint Office for Climate and Health and Sally Edwards, Advisor, Sustainable Development and Environmental Health, Pan American Health Organization (PAHO), Eastern Caribbean Office, for their valuable technical contributions and comments on the workbook. </w:t>
      </w:r>
    </w:p>
    <w:p w14:paraId="513F684A" w14:textId="1DC2A9EB" w:rsidR="009F1AD2" w:rsidRPr="003F79C3" w:rsidRDefault="009F1AD2">
      <w:pPr>
        <w:spacing w:before="200" w:after="200" w:line="276" w:lineRule="auto"/>
        <w:rPr>
          <w:lang w:val="en-US"/>
        </w:rPr>
      </w:pPr>
      <w:r w:rsidRPr="003F79C3">
        <w:rPr>
          <w:lang w:val="en-US"/>
        </w:rPr>
        <w:t>Special thanks are due to Adrian Trotman and Roch</w:t>
      </w:r>
      <w:r w:rsidR="00DA5B63" w:rsidRPr="003F79C3">
        <w:rPr>
          <w:lang w:val="en-US"/>
        </w:rPr>
        <w:t>é</w:t>
      </w:r>
      <w:r w:rsidRPr="003F79C3">
        <w:rPr>
          <w:lang w:val="en-US"/>
        </w:rPr>
        <w:t xml:space="preserve"> Mahon of the Caribbean Institute for Meteorology &amp; Hydrology (CIMH), for providing regional knowledge</w:t>
      </w:r>
      <w:r w:rsidR="009D5DC9" w:rsidRPr="003F79C3">
        <w:rPr>
          <w:lang w:val="en-US"/>
        </w:rPr>
        <w:t xml:space="preserve">, </w:t>
      </w:r>
      <w:r w:rsidRPr="003F79C3">
        <w:rPr>
          <w:lang w:val="en-US"/>
        </w:rPr>
        <w:t xml:space="preserve">and </w:t>
      </w:r>
      <w:r w:rsidR="0075247C" w:rsidRPr="003F79C3">
        <w:rPr>
          <w:lang w:val="en-US"/>
        </w:rPr>
        <w:t>Maylin Meincke</w:t>
      </w:r>
      <w:r w:rsidRPr="003F79C3">
        <w:rPr>
          <w:lang w:val="en-US"/>
        </w:rPr>
        <w:t>, Advisor, Global Program Adaptation to Climate Change in the Health Sector, Deutsche Gesellsc</w:t>
      </w:r>
      <w:bookmarkStart w:id="1" w:name="_GoBack"/>
      <w:bookmarkEnd w:id="1"/>
      <w:r w:rsidRPr="003F79C3">
        <w:rPr>
          <w:lang w:val="en-US"/>
        </w:rPr>
        <w:t>haft für Internationale Zusammenarbeit (GIZ) GmbH, Bonn, Germany,</w:t>
      </w:r>
      <w:r w:rsidR="0075247C" w:rsidRPr="003F79C3">
        <w:rPr>
          <w:lang w:val="en-US"/>
        </w:rPr>
        <w:t xml:space="preserve"> for </w:t>
      </w:r>
      <w:r w:rsidRPr="003F79C3">
        <w:rPr>
          <w:lang w:val="en-US"/>
        </w:rPr>
        <w:t>perspectives from Grenada.</w:t>
      </w:r>
    </w:p>
    <w:p w14:paraId="3834D992" w14:textId="7DC447F1" w:rsidR="0075247C" w:rsidRPr="003F79C3" w:rsidRDefault="00DA5B63">
      <w:pPr>
        <w:spacing w:before="200" w:after="200" w:line="276" w:lineRule="auto"/>
        <w:rPr>
          <w:lang w:val="en-US"/>
        </w:rPr>
      </w:pPr>
      <w:r w:rsidRPr="003F79C3">
        <w:rPr>
          <w:lang w:val="en-US"/>
        </w:rPr>
        <w:t xml:space="preserve">This workbook was supported by the </w:t>
      </w:r>
      <w:r w:rsidR="001920A5" w:rsidRPr="003F79C3">
        <w:rPr>
          <w:lang w:val="en-US"/>
        </w:rPr>
        <w:t xml:space="preserve">Climate Change and </w:t>
      </w:r>
      <w:r w:rsidR="009F1AD2" w:rsidRPr="003F79C3">
        <w:rPr>
          <w:lang w:val="en-US"/>
        </w:rPr>
        <w:t xml:space="preserve">Health </w:t>
      </w:r>
      <w:r w:rsidRPr="003F79C3">
        <w:rPr>
          <w:lang w:val="en-US"/>
        </w:rPr>
        <w:t xml:space="preserve">department of </w:t>
      </w:r>
      <w:r w:rsidR="003F79C3" w:rsidRPr="003F79C3">
        <w:rPr>
          <w:lang w:val="en-US"/>
        </w:rPr>
        <w:t>Health Canada</w:t>
      </w:r>
      <w:r w:rsidRPr="003F79C3">
        <w:rPr>
          <w:lang w:val="en-US"/>
        </w:rPr>
        <w:t>.</w:t>
      </w:r>
    </w:p>
    <w:p w14:paraId="5E8B9AB4" w14:textId="6E7B78F6" w:rsidR="0075247C" w:rsidRPr="003F79C3" w:rsidRDefault="00793740">
      <w:pPr>
        <w:spacing w:before="200" w:after="200" w:line="276" w:lineRule="auto"/>
        <w:rPr>
          <w:b/>
          <w:bCs/>
          <w:spacing w:val="15"/>
          <w:sz w:val="28"/>
          <w:szCs w:val="22"/>
          <w:lang w:val="en-US"/>
        </w:rPr>
      </w:pPr>
      <w:ins w:id="2" w:author="Joy Shumake-Guillemot" w:date="2017-08-11T16:24:00Z">
        <w:r>
          <w:rPr>
            <w:noProof/>
            <w:lang w:val="en-US" w:eastAsia="zh-CN"/>
          </w:rPr>
          <w:drawing>
            <wp:inline distT="0" distB="0" distL="0" distR="0" wp14:anchorId="11DC6490" wp14:editId="6837C153">
              <wp:extent cx="3599688" cy="107899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o_who.jpg"/>
                      <pic:cNvPicPr/>
                    </pic:nvPicPr>
                    <pic:blipFill>
                      <a:blip r:embed="rId10">
                        <a:extLst>
                          <a:ext uri="{28A0092B-C50C-407E-A947-70E740481C1C}">
                            <a14:useLocalDpi xmlns:a14="http://schemas.microsoft.com/office/drawing/2010/main" val="0"/>
                          </a:ext>
                        </a:extLst>
                      </a:blip>
                      <a:stretch>
                        <a:fillRect/>
                      </a:stretch>
                    </pic:blipFill>
                    <pic:spPr>
                      <a:xfrm>
                        <a:off x="0" y="0"/>
                        <a:ext cx="3599688" cy="1078992"/>
                      </a:xfrm>
                      <a:prstGeom prst="rect">
                        <a:avLst/>
                      </a:prstGeom>
                    </pic:spPr>
                  </pic:pic>
                </a:graphicData>
              </a:graphic>
            </wp:inline>
          </w:drawing>
        </w:r>
      </w:ins>
      <w:r w:rsidR="0075247C" w:rsidRPr="003F79C3">
        <w:rPr>
          <w:lang w:val="en-US"/>
        </w:rPr>
        <w:br w:type="page"/>
      </w:r>
    </w:p>
    <w:p w14:paraId="2CBAD9B0" w14:textId="42B424A9" w:rsidR="005A18B2"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42208" behindDoc="1" locked="0" layoutInCell="1" allowOverlap="1" wp14:anchorId="20777B92" wp14:editId="5E501EA2">
                <wp:simplePos x="0" y="0"/>
                <wp:positionH relativeFrom="margin">
                  <wp:posOffset>-7620</wp:posOffset>
                </wp:positionH>
                <wp:positionV relativeFrom="paragraph">
                  <wp:posOffset>-8255</wp:posOffset>
                </wp:positionV>
                <wp:extent cx="6124575" cy="249555"/>
                <wp:effectExtent l="0" t="0" r="9525" b="0"/>
                <wp:wrapNone/>
                <wp:docPr id="28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0F2913C1" w14:textId="77777777" w:rsidR="00676979" w:rsidRPr="007F6045" w:rsidRDefault="0067697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pt;margin-top:-.65pt;width:482.25pt;height:19.6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" fillcolor="#d8d8d8 [2732]" stroked="f" strokeweight="3pt">
                <v:path arrowok="t"/>
                <v:textbox>
                  <w:txbxContent>
                    <w:p w14:paraId="0F2913C1" w14:textId="77777777" w:rsidR="00B82D24" w:rsidRPr="007F6045" w:rsidRDefault="00B82D24" w:rsidP="008408E5">
                      <w:pPr>
                        <w:jc w:val="center"/>
                        <w:rPr>
                          <w:rFonts w:ascii="Calibri" w:hAnsi="Calibri"/>
                          <w:b/>
                          <w:color w:val="000000"/>
                          <w:sz w:val="24"/>
                          <w:szCs w:val="24"/>
                        </w:rPr>
                      </w:pPr>
                    </w:p>
                  </w:txbxContent>
                </v:textbox>
                <w10:wrap anchorx="margin"/>
              </v:shape>
            </w:pict>
          </mc:Fallback>
        </mc:AlternateContent>
      </w:r>
      <w:r w:rsidR="005A18B2" w:rsidRPr="003F79C3">
        <w:rPr>
          <w:lang w:val="en-US"/>
        </w:rPr>
        <w:t>Purpose and Context of an Assessment</w:t>
      </w:r>
    </w:p>
    <w:p w14:paraId="173DF6CD" w14:textId="77777777" w:rsidR="005A18B2" w:rsidRPr="003F79C3" w:rsidRDefault="005A18B2" w:rsidP="005A18B2">
      <w:pPr>
        <w:spacing w:before="0"/>
        <w:ind w:left="3402"/>
        <w:rPr>
          <w:rFonts w:ascii="Cambria" w:eastAsia="MS Mincho" w:hAnsi="Cambria" w:cs="Times New Roman"/>
          <w:sz w:val="24"/>
          <w:szCs w:val="24"/>
          <w:lang w:val="en-US" w:eastAsia="en-US"/>
        </w:rPr>
      </w:pPr>
    </w:p>
    <w:p w14:paraId="3F31E359" w14:textId="6ED97B7A" w:rsidR="005A18B2" w:rsidRPr="003F79C3" w:rsidRDefault="005A18B2" w:rsidP="009F6719">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US" w:eastAsia="zh-CN"/>
        </w:rPr>
        <w:drawing>
          <wp:anchor distT="0" distB="0" distL="114300" distR="114300" simplePos="0" relativeHeight="251659264" behindDoc="0" locked="0" layoutInCell="1" allowOverlap="1" wp14:anchorId="22CC49BC" wp14:editId="123585E5">
            <wp:simplePos x="0" y="0"/>
            <wp:positionH relativeFrom="column">
              <wp:posOffset>-26670</wp:posOffset>
            </wp:positionH>
            <wp:positionV relativeFrom="paragraph">
              <wp:posOffset>38735</wp:posOffset>
            </wp:positionV>
            <wp:extent cx="1955800" cy="2751455"/>
            <wp:effectExtent l="25400" t="25400" r="25400" b="17145"/>
            <wp:wrapSquare wrapText="bothSides"/>
            <wp:docPr id="4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68573" t="13377" r="2065" b="17833"/>
                    <a:stretch/>
                  </pic:blipFill>
                  <pic:spPr bwMode="auto">
                    <a:xfrm>
                      <a:off x="0" y="0"/>
                      <a:ext cx="1955800" cy="2751455"/>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anchor>
        </w:drawing>
      </w:r>
      <w:r w:rsidR="00325DA9" w:rsidRPr="003F79C3">
        <w:rPr>
          <w:rFonts w:ascii="Calibri" w:eastAsia="MS Mincho" w:hAnsi="Calibri" w:cs="Times New Roman"/>
          <w:lang w:val="en-US" w:eastAsia="en-US"/>
        </w:rPr>
        <w:t xml:space="preserve">Climate change and health vulnerability and adaptation (V&amp;A) assessments provide the necessary information for public health and emergency management officials to plan for the health risks of climate change. They can be conducted at local to national scales.  This workbook has been developed to facilitate V&amp;A assessments carried out in Caribbean Small Island Developing States (SIDS), drawing on the experiences from assessments conducted in Dominica and Grenada in 2016. The contents and structure of the workbook are largely based on, and intended to be used as a supplement to the </w:t>
      </w:r>
      <w:ins w:id="3" w:author="Peter Berry" w:date="2017-05-08T13:24:00Z">
        <w:r w:rsidR="00AA30EB">
          <w:rPr>
            <w:rFonts w:ascii="Calibri" w:eastAsia="MS Mincho" w:hAnsi="Calibri" w:cs="Times New Roman"/>
            <w:lang w:val="en-US" w:eastAsia="en-US"/>
          </w:rPr>
          <w:t>World Health Organization (</w:t>
        </w:r>
      </w:ins>
      <w:r w:rsidR="00325DA9" w:rsidRPr="003F79C3">
        <w:rPr>
          <w:rFonts w:ascii="Calibri" w:eastAsia="MS Mincho" w:hAnsi="Calibri" w:cs="Times New Roman"/>
          <w:lang w:val="en-US" w:eastAsia="en-US"/>
        </w:rPr>
        <w:t>WHO</w:t>
      </w:r>
      <w:ins w:id="4" w:author="Peter Berry" w:date="2017-05-08T13:24:00Z">
        <w:r w:rsidR="00AA30EB">
          <w:rPr>
            <w:rFonts w:ascii="Calibri" w:eastAsia="MS Mincho" w:hAnsi="Calibri" w:cs="Times New Roman"/>
            <w:lang w:val="en-US" w:eastAsia="en-US"/>
          </w:rPr>
          <w:t>)</w:t>
        </w:r>
      </w:ins>
      <w:r w:rsidR="00325DA9" w:rsidRPr="003F79C3">
        <w:rPr>
          <w:rFonts w:ascii="Calibri" w:eastAsia="MS Mincho" w:hAnsi="Calibri" w:cs="Times New Roman"/>
          <w:lang w:val="en-US" w:eastAsia="en-US"/>
        </w:rPr>
        <w:t xml:space="preserve"> Guidance Document – </w:t>
      </w:r>
      <w:r w:rsidR="00325DA9" w:rsidRPr="003F79C3">
        <w:rPr>
          <w:rFonts w:ascii="Calibri" w:eastAsia="MS Mincho" w:hAnsi="Calibri" w:cs="Times New Roman"/>
          <w:i/>
          <w:lang w:val="en-US" w:eastAsia="en-US"/>
        </w:rPr>
        <w:t xml:space="preserve">Protecting Health from Climate Change: Vulnerability and Adaptation Assessment </w:t>
      </w:r>
      <w:sdt>
        <w:sdtPr>
          <w:rPr>
            <w:rFonts w:ascii="Calibri" w:eastAsia="MS Mincho" w:hAnsi="Calibri" w:cs="Times New Roman"/>
            <w:lang w:val="en-US" w:eastAsia="en-US"/>
          </w:rPr>
          <w:id w:val="14045226"/>
          <w:citation/>
        </w:sdtPr>
        <w:sdtEndPr/>
        <w:sdtContent>
          <w:r w:rsidR="00325DA9" w:rsidRPr="003F79C3">
            <w:rPr>
              <w:rFonts w:ascii="Calibri" w:eastAsia="MS Mincho" w:hAnsi="Calibri" w:cs="Times New Roman"/>
              <w:lang w:val="en-US" w:eastAsia="en-US"/>
            </w:rPr>
            <w:fldChar w:fldCharType="begin"/>
          </w:r>
          <w:r w:rsidR="00325DA9" w:rsidRPr="003F79C3">
            <w:rPr>
              <w:rFonts w:ascii="Calibri" w:eastAsia="MS Mincho" w:hAnsi="Calibri" w:cs="Times New Roman"/>
              <w:lang w:val="en-US" w:eastAsia="en-US"/>
            </w:rPr>
            <w:instrText xml:space="preserve"> CITATION WHO131 \l 1033 </w:instrText>
          </w:r>
          <w:r w:rsidR="00325DA9" w:rsidRPr="003F79C3">
            <w:rPr>
              <w:rFonts w:ascii="Calibri" w:eastAsia="MS Mincho" w:hAnsi="Calibri" w:cs="Times New Roman"/>
              <w:lang w:val="en-US" w:eastAsia="en-US"/>
            </w:rPr>
            <w:fldChar w:fldCharType="separate"/>
          </w:r>
          <w:r w:rsidR="00325DA9" w:rsidRPr="003F79C3">
            <w:rPr>
              <w:rFonts w:ascii="Calibri" w:eastAsia="MS Mincho" w:hAnsi="Calibri" w:cs="Times New Roman"/>
              <w:lang w:val="en-US" w:eastAsia="en-US"/>
            </w:rPr>
            <w:t>(WHO, 2013)</w:t>
          </w:r>
          <w:r w:rsidR="00325DA9" w:rsidRPr="003F79C3">
            <w:rPr>
              <w:rFonts w:ascii="Calibri" w:eastAsia="MS Mincho" w:hAnsi="Calibri" w:cs="Times New Roman"/>
              <w:lang w:val="en-US" w:eastAsia="en-US"/>
            </w:rPr>
            <w:fldChar w:fldCharType="end"/>
          </w:r>
        </w:sdtContent>
      </w:sdt>
      <w:r w:rsidR="00325DA9" w:rsidRPr="003F79C3">
        <w:rPr>
          <w:rFonts w:ascii="Calibri" w:eastAsia="MS Mincho" w:hAnsi="Calibri" w:cs="Times New Roman"/>
          <w:lang w:val="en-US" w:eastAsia="en-US"/>
        </w:rPr>
        <w:t>. The WHO Guide can be downloaded at</w:t>
      </w:r>
      <w:r w:rsidRPr="003F79C3">
        <w:rPr>
          <w:rFonts w:ascii="Calibri" w:eastAsia="MS Mincho" w:hAnsi="Calibri" w:cs="Times New Roman"/>
          <w:lang w:val="en-US" w:eastAsia="en-US"/>
        </w:rPr>
        <w:t xml:space="preserve">: </w:t>
      </w:r>
    </w:p>
    <w:p w14:paraId="311D9378" w14:textId="77777777" w:rsidR="00325DA9" w:rsidRPr="003F79C3" w:rsidRDefault="00325DA9" w:rsidP="00325DA9">
      <w:pPr>
        <w:spacing w:before="0"/>
        <w:jc w:val="both"/>
        <w:rPr>
          <w:rFonts w:ascii="Calibri" w:eastAsia="MS Mincho" w:hAnsi="Calibri" w:cs="Times New Roman"/>
          <w:lang w:val="en-US" w:eastAsia="en-US"/>
        </w:rPr>
      </w:pPr>
    </w:p>
    <w:p w14:paraId="77EBB51B" w14:textId="0C56FDDB" w:rsidR="005A18B2" w:rsidRPr="003F79C3" w:rsidRDefault="00662045" w:rsidP="005A18B2">
      <w:pPr>
        <w:spacing w:before="0"/>
        <w:ind w:left="3402"/>
        <w:rPr>
          <w:rFonts w:ascii="Calibri" w:eastAsia="MS Mincho" w:hAnsi="Calibri" w:cs="Times New Roman"/>
          <w:lang w:val="en-US" w:eastAsia="en-US"/>
        </w:rPr>
      </w:pPr>
      <w:hyperlink r:id="rId12" w:history="1">
        <w:r w:rsidR="00325DA9" w:rsidRPr="003F79C3">
          <w:rPr>
            <w:rStyle w:val="Hyperlink"/>
            <w:lang w:val="en-US"/>
          </w:rPr>
          <w:t>http://www.who.int/globalchange/publications/vulnerability-adaptation/en/</w:t>
        </w:r>
      </w:hyperlink>
    </w:p>
    <w:p w14:paraId="288FBC9A" w14:textId="77777777" w:rsidR="005A18B2" w:rsidRPr="003F79C3" w:rsidRDefault="005A18B2" w:rsidP="005A18B2">
      <w:pPr>
        <w:spacing w:before="0"/>
        <w:ind w:left="3402"/>
        <w:rPr>
          <w:rFonts w:ascii="Calibri" w:eastAsia="MS Mincho" w:hAnsi="Calibri" w:cs="Times New Roman"/>
          <w:lang w:val="en-US" w:eastAsia="en-US"/>
        </w:rPr>
      </w:pPr>
    </w:p>
    <w:p w14:paraId="2D433A16" w14:textId="77777777" w:rsidR="005A18B2" w:rsidRPr="003F79C3" w:rsidRDefault="005A18B2" w:rsidP="005A18B2">
      <w:pPr>
        <w:spacing w:before="0"/>
        <w:ind w:left="3402"/>
        <w:jc w:val="both"/>
        <w:rPr>
          <w:rStyle w:val="Strong"/>
          <w:color w:val="auto"/>
          <w:lang w:val="en-US"/>
        </w:rPr>
      </w:pPr>
      <w:r w:rsidRPr="003F79C3">
        <w:rPr>
          <w:rStyle w:val="Strong"/>
          <w:color w:val="auto"/>
          <w:lang w:val="en-US"/>
        </w:rPr>
        <w:t>Vulnerability and adaptation assessments serve to:</w:t>
      </w:r>
    </w:p>
    <w:p w14:paraId="0718252E" w14:textId="77777777" w:rsidR="005A18B2" w:rsidRPr="003F79C3" w:rsidRDefault="005A18B2" w:rsidP="005A18B2">
      <w:pPr>
        <w:spacing w:before="0"/>
        <w:ind w:left="3402"/>
        <w:jc w:val="both"/>
        <w:rPr>
          <w:rFonts w:ascii="Calibri" w:eastAsia="MS Mincho" w:hAnsi="Calibri" w:cs="Times New Roman"/>
          <w:b/>
          <w:lang w:val="en-US" w:eastAsia="en-US"/>
        </w:rPr>
      </w:pPr>
    </w:p>
    <w:p w14:paraId="4456F841" w14:textId="77777777" w:rsidR="005A18B2" w:rsidRPr="003F79C3" w:rsidRDefault="005A18B2"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Improve evidence and understanding of the current associations between weather/climate and health outcomes including the populations most vulnerable to these risks;</w:t>
      </w:r>
    </w:p>
    <w:p w14:paraId="577EA556" w14:textId="5A72B603" w:rsidR="005A18B2" w:rsidRPr="003F79C3" w:rsidRDefault="003147C7"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US" w:eastAsia="zh-CN"/>
        </w:rPr>
        <mc:AlternateContent>
          <mc:Choice Requires="wps">
            <w:drawing>
              <wp:anchor distT="4294967295" distB="4294967295" distL="114300" distR="114300" simplePos="0" relativeHeight="251722752" behindDoc="0" locked="0" layoutInCell="1" allowOverlap="1" wp14:anchorId="2A5E5871" wp14:editId="72DB199E">
                <wp:simplePos x="0" y="0"/>
                <wp:positionH relativeFrom="column">
                  <wp:posOffset>2175510</wp:posOffset>
                </wp:positionH>
                <wp:positionV relativeFrom="paragraph">
                  <wp:posOffset>74929</wp:posOffset>
                </wp:positionV>
                <wp:extent cx="1181100" cy="0"/>
                <wp:effectExtent l="0" t="0" r="19050" b="19050"/>
                <wp:wrapNone/>
                <wp:docPr id="28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54" o:spid="_x0000_s1026" style="position:absolute;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3pt,5.9pt" to="264.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" strokecolor="#795d9b [3047]">
                <o:lock v:ext="edit" shapetype="f"/>
              </v:line>
            </w:pict>
          </mc:Fallback>
        </mc:AlternateContent>
      </w:r>
    </w:p>
    <w:p w14:paraId="3099B846" w14:textId="77777777" w:rsidR="005A18B2" w:rsidRPr="003F79C3" w:rsidRDefault="005A18B2"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Provide health and emergency management officials, stakeholders, and the public with information on the magnitude and pattern of current and future health risks associated with climate variability and change, and identify vulnerabilities in the health system;</w:t>
      </w:r>
    </w:p>
    <w:p w14:paraId="143F1BB7" w14:textId="5AEA91E7" w:rsidR="005A18B2" w:rsidRPr="003F79C3" w:rsidRDefault="003147C7"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US" w:eastAsia="zh-CN"/>
        </w:rPr>
        <mc:AlternateContent>
          <mc:Choice Requires="wps">
            <w:drawing>
              <wp:anchor distT="4294967295" distB="4294967295" distL="114300" distR="114300" simplePos="0" relativeHeight="251697664" behindDoc="0" locked="0" layoutInCell="1" allowOverlap="1" wp14:anchorId="0073AE03" wp14:editId="1FDC20FF">
                <wp:simplePos x="0" y="0"/>
                <wp:positionH relativeFrom="column">
                  <wp:posOffset>2171700</wp:posOffset>
                </wp:positionH>
                <wp:positionV relativeFrom="paragraph">
                  <wp:posOffset>75564</wp:posOffset>
                </wp:positionV>
                <wp:extent cx="1181100" cy="0"/>
                <wp:effectExtent l="0" t="0" r="19050" b="19050"/>
                <wp:wrapNone/>
                <wp:docPr id="28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55" o:spid="_x0000_s1026" style="position:absolute;z-index:251697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5.95pt" to="26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" strokecolor="#795d9b [3047]">
                <o:lock v:ext="edit" shapetype="f"/>
              </v:line>
            </w:pict>
          </mc:Fallback>
        </mc:AlternateContent>
      </w:r>
    </w:p>
    <w:p w14:paraId="5416FD7E" w14:textId="77777777" w:rsidR="00CE21C1" w:rsidRPr="003F79C3" w:rsidRDefault="005A18B2" w:rsidP="00CE21C1">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Identify opportunities to incorporate climate change concerns into existing policies and programs designed to manage health risks associated with weather and climate, and to develop new programs where necessary to prevent and reduce the severity of future risks;</w:t>
      </w:r>
    </w:p>
    <w:p w14:paraId="1107A597" w14:textId="217C5AB0" w:rsidR="00CE21C1" w:rsidRPr="003F79C3" w:rsidRDefault="003147C7" w:rsidP="00CE21C1">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US" w:eastAsia="zh-CN"/>
        </w:rPr>
        <mc:AlternateContent>
          <mc:Choice Requires="wps">
            <w:drawing>
              <wp:anchor distT="4294967295" distB="4294967295" distL="114300" distR="114300" simplePos="0" relativeHeight="251703808" behindDoc="0" locked="0" layoutInCell="1" allowOverlap="1" wp14:anchorId="70E75D16" wp14:editId="510E0255">
                <wp:simplePos x="0" y="0"/>
                <wp:positionH relativeFrom="column">
                  <wp:posOffset>2171700</wp:posOffset>
                </wp:positionH>
                <wp:positionV relativeFrom="paragraph">
                  <wp:posOffset>85089</wp:posOffset>
                </wp:positionV>
                <wp:extent cx="1181100" cy="0"/>
                <wp:effectExtent l="0" t="0" r="19050" b="19050"/>
                <wp:wrapNone/>
                <wp:docPr id="284"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258" o:spid="_x0000_s1026" style="position:absolute;z-index:251703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6.7pt" to="26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" strokecolor="#795d9b [3047]">
                <o:lock v:ext="edit" shapetype="f"/>
              </v:line>
            </w:pict>
          </mc:Fallback>
        </mc:AlternateContent>
      </w:r>
    </w:p>
    <w:p w14:paraId="6D684B06" w14:textId="77777777" w:rsidR="005A18B2" w:rsidRPr="003F79C3" w:rsidRDefault="005A18B2"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lang w:val="en-US" w:eastAsia="en-US"/>
        </w:rPr>
        <w:t xml:space="preserve">Serve as a baseline analysis against which future changes in risks and in associated policies and programs can be monitored; </w:t>
      </w:r>
    </w:p>
    <w:p w14:paraId="551315B9" w14:textId="76BEC27F" w:rsidR="00CE21C1" w:rsidRPr="003F79C3" w:rsidRDefault="003147C7" w:rsidP="00CE21C1">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US" w:eastAsia="zh-CN"/>
        </w:rPr>
        <mc:AlternateContent>
          <mc:Choice Requires="wps">
            <w:drawing>
              <wp:anchor distT="4294967295" distB="4294967295" distL="114300" distR="114300" simplePos="0" relativeHeight="251728896" behindDoc="0" locked="0" layoutInCell="1" allowOverlap="1" wp14:anchorId="76EB1771" wp14:editId="7CA8E74F">
                <wp:simplePos x="0" y="0"/>
                <wp:positionH relativeFrom="column">
                  <wp:posOffset>2171700</wp:posOffset>
                </wp:positionH>
                <wp:positionV relativeFrom="paragraph">
                  <wp:posOffset>76199</wp:posOffset>
                </wp:positionV>
                <wp:extent cx="1181100" cy="0"/>
                <wp:effectExtent l="0" t="0" r="19050" b="19050"/>
                <wp:wrapNone/>
                <wp:docPr id="283"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11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Straight Connector 260"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6pt" to="2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" strokecolor="#795d9b [3047]">
                <o:lock v:ext="edit" shapetype="f"/>
              </v:line>
            </w:pict>
          </mc:Fallback>
        </mc:AlternateContent>
      </w:r>
    </w:p>
    <w:p w14:paraId="58352D74" w14:textId="2433A328" w:rsidR="00FB34E9" w:rsidRPr="003F79C3" w:rsidRDefault="003147C7" w:rsidP="005A18B2">
      <w:pPr>
        <w:spacing w:before="0"/>
        <w:ind w:left="3402"/>
        <w:jc w:val="both"/>
        <w:rPr>
          <w:rFonts w:ascii="Calibri" w:eastAsia="MS Mincho" w:hAnsi="Calibri" w:cs="Times New Roman"/>
          <w:lang w:val="en-US" w:eastAsia="en-US"/>
        </w:rPr>
      </w:pPr>
      <w:r w:rsidRPr="003F79C3">
        <w:rPr>
          <w:rFonts w:ascii="Calibri" w:eastAsia="MS Mincho" w:hAnsi="Calibri" w:cs="Times New Roman"/>
          <w:noProof/>
          <w:lang w:val="en-US" w:eastAsia="zh-CN"/>
        </w:rPr>
        <mc:AlternateContent>
          <mc:Choice Requires="wpg">
            <w:drawing>
              <wp:anchor distT="0" distB="0" distL="0" distR="0" simplePos="0" relativeHeight="251675648" behindDoc="0" locked="0" layoutInCell="1" allowOverlap="1" wp14:anchorId="33EF3892" wp14:editId="61A57984">
                <wp:simplePos x="0" y="0"/>
                <wp:positionH relativeFrom="margin">
                  <wp:align>left</wp:align>
                </wp:positionH>
                <wp:positionV relativeFrom="paragraph">
                  <wp:posOffset>-121285</wp:posOffset>
                </wp:positionV>
                <wp:extent cx="4217035" cy="3749040"/>
                <wp:effectExtent l="0" t="0" r="0" b="3810"/>
                <wp:wrapThrough wrapText="bothSides">
                  <wp:wrapPolygon edited="0">
                    <wp:start x="1171" y="0"/>
                    <wp:lineTo x="293" y="1756"/>
                    <wp:lineTo x="0" y="2524"/>
                    <wp:lineTo x="0" y="3073"/>
                    <wp:lineTo x="98" y="3512"/>
                    <wp:lineTo x="878" y="5268"/>
                    <wp:lineTo x="781" y="7024"/>
                    <wp:lineTo x="0" y="8780"/>
                    <wp:lineTo x="0" y="9439"/>
                    <wp:lineTo x="390" y="10537"/>
                    <wp:lineTo x="390" y="11634"/>
                    <wp:lineTo x="2049" y="12293"/>
                    <wp:lineTo x="1464" y="12622"/>
                    <wp:lineTo x="488" y="13061"/>
                    <wp:lineTo x="488" y="14049"/>
                    <wp:lineTo x="0" y="15256"/>
                    <wp:lineTo x="0" y="15805"/>
                    <wp:lineTo x="781" y="17561"/>
                    <wp:lineTo x="781" y="18110"/>
                    <wp:lineTo x="3903" y="19317"/>
                    <wp:lineTo x="5172" y="19317"/>
                    <wp:lineTo x="5952" y="21073"/>
                    <wp:lineTo x="6342" y="21512"/>
                    <wp:lineTo x="20198" y="21512"/>
                    <wp:lineTo x="20588" y="21073"/>
                    <wp:lineTo x="21369" y="19317"/>
                    <wp:lineTo x="21467" y="18549"/>
                    <wp:lineTo x="21076" y="17561"/>
                    <wp:lineTo x="21174" y="16244"/>
                    <wp:lineTo x="19905" y="15805"/>
                    <wp:lineTo x="18637" y="15805"/>
                    <wp:lineTo x="20979" y="14927"/>
                    <wp:lineTo x="20881" y="14049"/>
                    <wp:lineTo x="21467" y="12622"/>
                    <wp:lineTo x="21467" y="11963"/>
                    <wp:lineTo x="20979" y="9659"/>
                    <wp:lineTo x="19808" y="9439"/>
                    <wp:lineTo x="10050" y="8780"/>
                    <wp:lineTo x="11124" y="6915"/>
                    <wp:lineTo x="11124" y="5927"/>
                    <wp:lineTo x="10148" y="3402"/>
                    <wp:lineTo x="5659" y="1756"/>
                    <wp:lineTo x="4781" y="0"/>
                    <wp:lineTo x="1171" y="0"/>
                  </wp:wrapPolygon>
                </wp:wrapThrough>
                <wp:docPr id="25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7035" cy="3749040"/>
                          <a:chOff x="0" y="0"/>
                          <a:chExt cx="4872355" cy="4331335"/>
                        </a:xfrm>
                      </wpg:grpSpPr>
                      <wps:wsp>
                        <wps:cNvPr id="259" name="Hexagon 30"/>
                        <wps:cNvSpPr/>
                        <wps:spPr>
                          <a:xfrm>
                            <a:off x="635" y="0"/>
                            <a:ext cx="1371600" cy="1143000"/>
                          </a:xfrm>
                          <a:prstGeom prst="hexagon">
                            <a:avLst>
                              <a:gd name="adj" fmla="val 28137"/>
                              <a:gd name="vf" fmla="val 115470"/>
                            </a:avLst>
                          </a:prstGeom>
                          <a:solidFill>
                            <a:schemeClr val="accent1">
                              <a:lumMod val="40000"/>
                              <a:lumOff val="60000"/>
                            </a:schemeClr>
                          </a:solidFill>
                          <a:ln w="25400" cap="flat" cmpd="sng" algn="ctr">
                            <a:noFill/>
                            <a:prstDash val="solid"/>
                          </a:ln>
                          <a:effectLst/>
                        </wps:spPr>
                        <wps:txbx>
                          <w:txbxContent>
                            <w:p w14:paraId="11593B8B" w14:textId="77777777" w:rsidR="00676979" w:rsidRPr="004F0DA6" w:rsidRDefault="00676979" w:rsidP="0009590D">
                              <w:pPr>
                                <w:spacing w:before="0"/>
                                <w:jc w:val="center"/>
                                <w:rPr>
                                  <w:rFonts w:ascii="Calibri" w:hAnsi="Calibri"/>
                                  <w:color w:val="FFFFFF"/>
                                </w:rPr>
                              </w:pPr>
                              <w:r w:rsidRPr="004F0DA6">
                                <w:rPr>
                                  <w:rFonts w:ascii="Calibri" w:hAnsi="Calibri"/>
                                  <w:color w:val="FFFFFF"/>
                                </w:rPr>
                                <w:t xml:space="preserve">Frame </w:t>
                              </w:r>
                              <w:r>
                                <w:rPr>
                                  <w:rFonts w:ascii="Calibri" w:hAnsi="Calibri"/>
                                  <w:color w:val="FFFFFF"/>
                                </w:rPr>
                                <w:t>and</w:t>
                              </w:r>
                              <w:r w:rsidRPr="004F0DA6">
                                <w:rPr>
                                  <w:rFonts w:ascii="Calibri" w:hAnsi="Calibri"/>
                                  <w:color w:val="FFFFFF"/>
                                </w:rPr>
                                <w:t xml:space="preserve"> scope the assessment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 name="Hexagon 31"/>
                        <wps:cNvSpPr/>
                        <wps:spPr>
                          <a:xfrm>
                            <a:off x="1143635" y="652145"/>
                            <a:ext cx="1371600" cy="1143000"/>
                          </a:xfrm>
                          <a:prstGeom prst="hexagon">
                            <a:avLst>
                              <a:gd name="adj" fmla="val 28137"/>
                              <a:gd name="vf" fmla="val 115470"/>
                            </a:avLst>
                          </a:prstGeom>
                          <a:solidFill>
                            <a:schemeClr val="accent2">
                              <a:lumMod val="40000"/>
                              <a:lumOff val="60000"/>
                            </a:schemeClr>
                          </a:solidFill>
                          <a:ln w="25400" cap="flat" cmpd="sng" algn="ctr">
                            <a:noFill/>
                            <a:prstDash val="solid"/>
                          </a:ln>
                          <a:effectLst/>
                        </wps:spPr>
                        <wps:txbx>
                          <w:txbxContent>
                            <w:p w14:paraId="768F6E8A" w14:textId="77777777" w:rsidR="00676979" w:rsidRPr="004F0DA6" w:rsidRDefault="00676979" w:rsidP="0009590D">
                              <w:pPr>
                                <w:spacing w:before="0"/>
                                <w:jc w:val="center"/>
                                <w:rPr>
                                  <w:rFonts w:ascii="Calibri" w:hAnsi="Calibri"/>
                                  <w:color w:val="FFFFFF"/>
                                </w:rPr>
                              </w:pPr>
                              <w:r w:rsidRPr="004F0DA6">
                                <w:rPr>
                                  <w:rFonts w:ascii="Calibri" w:hAnsi="Calibri"/>
                                  <w:color w:val="FFFFFF"/>
                                </w:rPr>
                                <w:t>Describe current health risks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1" name="Hexagon 32"/>
                        <wps:cNvSpPr/>
                        <wps:spPr>
                          <a:xfrm>
                            <a:off x="1161414" y="1920240"/>
                            <a:ext cx="1371600" cy="1143000"/>
                          </a:xfrm>
                          <a:prstGeom prst="hexagon">
                            <a:avLst>
                              <a:gd name="adj" fmla="val 28137"/>
                              <a:gd name="vf" fmla="val 115470"/>
                            </a:avLst>
                          </a:prstGeom>
                          <a:solidFill>
                            <a:schemeClr val="accent3">
                              <a:lumMod val="40000"/>
                              <a:lumOff val="60000"/>
                            </a:schemeClr>
                          </a:solidFill>
                          <a:ln w="25400" cap="flat" cmpd="sng" algn="ctr">
                            <a:noFill/>
                            <a:prstDash val="solid"/>
                          </a:ln>
                          <a:effectLst/>
                        </wps:spPr>
                        <wps:txbx>
                          <w:txbxContent>
                            <w:p w14:paraId="7F6B321C" w14:textId="77777777" w:rsidR="00676979" w:rsidRPr="004F0DA6" w:rsidRDefault="00676979" w:rsidP="0009590D">
                              <w:pPr>
                                <w:spacing w:before="0"/>
                                <w:jc w:val="center"/>
                                <w:rPr>
                                  <w:rFonts w:ascii="Calibri" w:hAnsi="Calibri"/>
                                  <w:color w:val="FFFFFF"/>
                                </w:rPr>
                              </w:pPr>
                              <w:r w:rsidRPr="004F0DA6">
                                <w:rPr>
                                  <w:rFonts w:ascii="Calibri" w:hAnsi="Calibri"/>
                                  <w:color w:val="FFFFFF"/>
                                </w:rPr>
                                <w:t>Project future health risks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0" name="Hexagon 33"/>
                        <wps:cNvSpPr/>
                        <wps:spPr>
                          <a:xfrm>
                            <a:off x="2327911" y="2550160"/>
                            <a:ext cx="1371600" cy="1143000"/>
                          </a:xfrm>
                          <a:prstGeom prst="hexagon">
                            <a:avLst>
                              <a:gd name="adj" fmla="val 28137"/>
                              <a:gd name="vf" fmla="val 115470"/>
                            </a:avLst>
                          </a:prstGeom>
                          <a:solidFill>
                            <a:schemeClr val="accent4">
                              <a:lumMod val="40000"/>
                              <a:lumOff val="60000"/>
                            </a:schemeClr>
                          </a:solidFill>
                          <a:ln w="25400" cap="flat" cmpd="sng" algn="ctr">
                            <a:noFill/>
                            <a:prstDash val="solid"/>
                          </a:ln>
                          <a:effectLst/>
                        </wps:spPr>
                        <wps:txbx>
                          <w:txbxContent>
                            <w:p w14:paraId="7CC34AA2" w14:textId="77777777" w:rsidR="00676979" w:rsidRPr="004F0DA6" w:rsidRDefault="00676979" w:rsidP="0009590D">
                              <w:pPr>
                                <w:spacing w:before="0"/>
                                <w:jc w:val="center"/>
                                <w:rPr>
                                  <w:rFonts w:ascii="Calibri" w:hAnsi="Calibri"/>
                                  <w:color w:val="FFFFFF"/>
                                </w:rPr>
                              </w:pPr>
                              <w:r w:rsidRPr="004F0DA6">
                                <w:rPr>
                                  <w:rFonts w:ascii="Calibri" w:hAnsi="Calibri"/>
                                  <w:color w:val="FFFFFF"/>
                                </w:rPr>
                                <w:t>Identify and prioritize policies and programs</w:t>
                              </w:r>
                            </w:p>
                            <w:p w14:paraId="6B132588" w14:textId="77777777" w:rsidR="00676979" w:rsidRPr="004F0DA6" w:rsidRDefault="00676979" w:rsidP="0009590D">
                              <w:pPr>
                                <w:spacing w:before="0"/>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1" name="Hexagon 34"/>
                        <wps:cNvSpPr/>
                        <wps:spPr>
                          <a:xfrm>
                            <a:off x="1160780" y="3188335"/>
                            <a:ext cx="1371600" cy="1143000"/>
                          </a:xfrm>
                          <a:prstGeom prst="hexagon">
                            <a:avLst>
                              <a:gd name="adj" fmla="val 28137"/>
                              <a:gd name="vf" fmla="val 115470"/>
                            </a:avLst>
                          </a:prstGeom>
                          <a:solidFill>
                            <a:schemeClr val="accent5">
                              <a:lumMod val="40000"/>
                              <a:lumOff val="60000"/>
                            </a:schemeClr>
                          </a:solidFill>
                          <a:ln w="25400" cap="flat" cmpd="sng" algn="ctr">
                            <a:noFill/>
                            <a:prstDash val="solid"/>
                          </a:ln>
                          <a:effectLst/>
                        </wps:spPr>
                        <wps:txbx>
                          <w:txbxContent>
                            <w:p w14:paraId="35B3AE15" w14:textId="77777777" w:rsidR="00676979" w:rsidRPr="004F0DA6" w:rsidRDefault="00676979" w:rsidP="0009590D">
                              <w:pPr>
                                <w:spacing w:before="0"/>
                                <w:jc w:val="center"/>
                                <w:rPr>
                                  <w:rFonts w:ascii="Calibri" w:hAnsi="Calibri"/>
                                  <w:color w:val="FFFFFF"/>
                                </w:rPr>
                              </w:pPr>
                              <w:r w:rsidRPr="004F0DA6">
                                <w:rPr>
                                  <w:rFonts w:ascii="Calibri" w:hAnsi="Calibri"/>
                                  <w:color w:val="FFFFFF"/>
                                </w:rPr>
                                <w:t>Establish an iterative process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4" name="Hexagon 35"/>
                        <wps:cNvSpPr/>
                        <wps:spPr>
                          <a:xfrm>
                            <a:off x="3479800" y="3181985"/>
                            <a:ext cx="1371600" cy="1143000"/>
                          </a:xfrm>
                          <a:prstGeom prst="hexagon">
                            <a:avLst>
                              <a:gd name="adj" fmla="val 28137"/>
                              <a:gd name="vf" fmla="val 115470"/>
                            </a:avLst>
                          </a:prstGeom>
                          <a:solidFill>
                            <a:schemeClr val="accent6">
                              <a:lumMod val="40000"/>
                              <a:lumOff val="60000"/>
                            </a:schemeClr>
                          </a:solidFill>
                          <a:ln w="25400" cap="flat" cmpd="sng" algn="ctr">
                            <a:noFill/>
                            <a:prstDash val="solid"/>
                          </a:ln>
                          <a:effectLst/>
                        </wps:spPr>
                        <wps:txbx>
                          <w:txbxContent>
                            <w:p w14:paraId="6FFC54AC" w14:textId="77777777" w:rsidR="00676979" w:rsidRDefault="00676979" w:rsidP="0009590D">
                              <w:pPr>
                                <w:spacing w:before="0"/>
                                <w:jc w:val="center"/>
                                <w:rPr>
                                  <w:rFonts w:ascii="Calibri" w:hAnsi="Calibri"/>
                                  <w:color w:val="FFFFFF"/>
                                </w:rPr>
                              </w:pPr>
                              <w:r w:rsidRPr="004F0DA6">
                                <w:rPr>
                                  <w:rFonts w:ascii="Calibri" w:hAnsi="Calibri"/>
                                  <w:color w:val="FFFFFF"/>
                                </w:rPr>
                                <w:t>Examine</w:t>
                              </w:r>
                              <w:r>
                                <w:rPr>
                                  <w:rFonts w:ascii="Calibri" w:hAnsi="Calibri"/>
                                  <w:color w:val="FFFFFF"/>
                                </w:rPr>
                                <w:t xml:space="preserve"> health co-benefits and co-harms</w:t>
                              </w:r>
                            </w:p>
                            <w:p w14:paraId="3E494691" w14:textId="77777777" w:rsidR="00676979" w:rsidRPr="004F0DA6" w:rsidRDefault="00676979" w:rsidP="0009590D">
                              <w:pPr>
                                <w:spacing w:before="0"/>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0" name="Hexagon 36"/>
                        <wps:cNvSpPr/>
                        <wps:spPr>
                          <a:xfrm>
                            <a:off x="0" y="1276985"/>
                            <a:ext cx="1371600" cy="1143000"/>
                          </a:xfrm>
                          <a:prstGeom prst="hexagon">
                            <a:avLst>
                              <a:gd name="adj" fmla="val 28137"/>
                              <a:gd name="vf" fmla="val 115470"/>
                            </a:avLst>
                          </a:prstGeom>
                          <a:solidFill>
                            <a:srgbClr val="8064A2"/>
                          </a:solidFill>
                          <a:ln w="25400" cap="flat" cmpd="sng" algn="ctr">
                            <a:noFill/>
                            <a:prstDash val="solid"/>
                          </a:ln>
                          <a:effectLst/>
                        </wps:spPr>
                        <wps:txbx>
                          <w:txbxContent>
                            <w:p w14:paraId="51B36113" w14:textId="77777777" w:rsidR="00676979" w:rsidRPr="007B7DD6" w:rsidRDefault="00676979" w:rsidP="005A18B2">
                              <w:pPr>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1" name="Hexagon 37"/>
                        <wps:cNvSpPr/>
                        <wps:spPr>
                          <a:xfrm>
                            <a:off x="635" y="2542540"/>
                            <a:ext cx="1371600" cy="1143000"/>
                          </a:xfrm>
                          <a:prstGeom prst="hexagon">
                            <a:avLst>
                              <a:gd name="adj" fmla="val 28137"/>
                              <a:gd name="vf" fmla="val 115470"/>
                            </a:avLst>
                          </a:prstGeom>
                          <a:solidFill>
                            <a:srgbClr val="8064A2">
                              <a:lumMod val="60000"/>
                              <a:lumOff val="40000"/>
                            </a:srgbClr>
                          </a:solidFill>
                          <a:ln w="25400" cap="flat" cmpd="sng" algn="ctr">
                            <a:noFill/>
                            <a:prstDash val="solid"/>
                          </a:ln>
                          <a:effectLst/>
                        </wps:spPr>
                        <wps:txbx>
                          <w:txbxContent>
                            <w:p w14:paraId="38A8D317" w14:textId="77777777" w:rsidR="00676979" w:rsidRPr="007B7DD6" w:rsidRDefault="00676979" w:rsidP="005A18B2">
                              <w:pPr>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2" name="Hexagon 38"/>
                        <wps:cNvSpPr/>
                        <wps:spPr>
                          <a:xfrm>
                            <a:off x="3500755" y="1924685"/>
                            <a:ext cx="1371600" cy="1143000"/>
                          </a:xfrm>
                          <a:prstGeom prst="hexagon">
                            <a:avLst>
                              <a:gd name="adj" fmla="val 28137"/>
                              <a:gd name="vf" fmla="val 115470"/>
                            </a:avLst>
                          </a:prstGeom>
                          <a:solidFill>
                            <a:srgbClr val="8064A2">
                              <a:lumMod val="20000"/>
                              <a:lumOff val="80000"/>
                            </a:srgbClr>
                          </a:solidFill>
                          <a:ln w="25400" cap="flat" cmpd="sng" algn="ctr">
                            <a:noFill/>
                            <a:prstDash val="solid"/>
                          </a:ln>
                          <a:effectLst/>
                        </wps:spPr>
                        <wps:txbx>
                          <w:txbxContent>
                            <w:p w14:paraId="69A50AF0" w14:textId="77777777" w:rsidR="00676979" w:rsidRPr="007B7DD6" w:rsidRDefault="00676979" w:rsidP="005A18B2">
                              <w:pPr>
                                <w:jc w:val="center"/>
                                <w:rPr>
                                  <w:rFonts w:ascii="Calibri" w:hAnsi="Calibri"/>
                                  <w:color w:val="FFFFFF"/>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9" o:spid="_x0000_s1028" style="position:absolute;left:0;text-align:left;margin-left:0;margin-top:-9.55pt;width:332.05pt;height:295.2pt;z-index:251675648;mso-wrap-distance-left:0;mso-wrap-distance-right:0;mso-position-horizontal:left;mso-position-horizontal-relative:margin;mso-width-relative:margin;mso-height-relative:margin" coordsize="48723,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0" o:spid="_x0000_s1029" type="#_x0000_t9" style="position:absolute;left:6;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qB8UA&#10;AADcAAAADwAAAGRycy9kb3ducmV2LnhtbESPQWvCQBSE74X+h+UVeqsbLS0aXUWKltqTRr0/s88k&#10;NPs2zb5q6q93CwWPw8x8w0xmnavVidpQeTbQ7yWgiHNvKy4M7LbLpyGoIMgWa89k4JcCzKb3dxNM&#10;rT/zhk6ZFCpCOKRooBRpUq1DXpLD0PMNcfSOvnUoUbaFti2eI9zVepAkr9phxXGhxIbeSsq/sh9n&#10;IFvJftRffK7ni++jHN4vF1o+b415fOjmY1BCndzC/+0Pa2DwMoK/M/EI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CoHxQAAANwAAAAPAAAAAAAAAAAAAAAAAJgCAABkcnMv&#10;ZG93bnJldi54bWxQSwUGAAAAAAQABAD1AAAAigMAAAAA&#10;" adj="5065" fillcolor="#b8cce4 [1300]" stroked="f" strokeweight="2pt">
                  <v:textbox inset="0,0,0,0">
                    <w:txbxContent>
                      <w:p w14:paraId="11593B8B" w14:textId="77777777" w:rsidR="00B82D24" w:rsidRPr="004F0DA6" w:rsidRDefault="00B82D24" w:rsidP="0009590D">
                        <w:pPr>
                          <w:spacing w:before="0"/>
                          <w:jc w:val="center"/>
                          <w:rPr>
                            <w:rFonts w:ascii="Calibri" w:hAnsi="Calibri"/>
                            <w:color w:val="FFFFFF"/>
                          </w:rPr>
                        </w:pPr>
                        <w:r w:rsidRPr="004F0DA6">
                          <w:rPr>
                            <w:rFonts w:ascii="Calibri" w:hAnsi="Calibri"/>
                            <w:color w:val="FFFFFF"/>
                          </w:rPr>
                          <w:t xml:space="preserve">Frame </w:t>
                        </w:r>
                        <w:r>
                          <w:rPr>
                            <w:rFonts w:ascii="Calibri" w:hAnsi="Calibri"/>
                            <w:color w:val="FFFFFF"/>
                          </w:rPr>
                          <w:t>and</w:t>
                        </w:r>
                        <w:r w:rsidRPr="004F0DA6">
                          <w:rPr>
                            <w:rFonts w:ascii="Calibri" w:hAnsi="Calibri"/>
                            <w:color w:val="FFFFFF"/>
                          </w:rPr>
                          <w:t xml:space="preserve"> scope the assessment</w:t>
                        </w:r>
                      </w:p>
                    </w:txbxContent>
                  </v:textbox>
                </v:shape>
                <v:shape id="Hexagon 31" o:spid="_x0000_s1030" type="#_x0000_t9" style="position:absolute;left:11436;top:6521;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a08MA&#10;AADcAAAADwAAAGRycy9kb3ducmV2LnhtbERPz2vCMBS+D/wfwhN2m6k9FOmMIsLEjR1s3RjeHs2z&#10;qWteShPb7r9fDoMdP77f6+1kWzFQ7xvHCpaLBARx5XTDtYKP88vTCoQPyBpbx6TghzxsN7OHNeba&#10;jVzQUIZaxBD2OSowIXS5lL4yZNEvXEccuavrLYYI+1rqHscYbluZJkkmLTYcGwx2tDdUfZd3q+Bt&#10;SefXavh8Tw+309cJd8V9dTFKPc6n3TOIQFP4F/+5j1pBmsX58Uw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Ia08MAAADcAAAADwAAAAAAAAAAAAAAAACYAgAAZHJzL2Rv&#10;d25yZXYueG1sUEsFBgAAAAAEAAQA9QAAAIgDAAAAAA==&#10;" adj="5065" fillcolor="#e5b8b7 [1301]" stroked="f" strokeweight="2pt">
                  <v:textbox inset="0,0,0,0">
                    <w:txbxContent>
                      <w:p w14:paraId="768F6E8A" w14:textId="77777777" w:rsidR="00B82D24" w:rsidRPr="004F0DA6" w:rsidRDefault="00B82D24" w:rsidP="0009590D">
                        <w:pPr>
                          <w:spacing w:before="0"/>
                          <w:jc w:val="center"/>
                          <w:rPr>
                            <w:rFonts w:ascii="Calibri" w:hAnsi="Calibri"/>
                            <w:color w:val="FFFFFF"/>
                          </w:rPr>
                        </w:pPr>
                        <w:r w:rsidRPr="004F0DA6">
                          <w:rPr>
                            <w:rFonts w:ascii="Calibri" w:hAnsi="Calibri"/>
                            <w:color w:val="FFFFFF"/>
                          </w:rPr>
                          <w:t>Describe current health risks</w:t>
                        </w:r>
                      </w:p>
                    </w:txbxContent>
                  </v:textbox>
                </v:shape>
                <v:shape id="Hexagon 32" o:spid="_x0000_s1031" type="#_x0000_t9" style="position:absolute;left:11614;top:19202;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ZK8YA&#10;AADcAAAADwAAAGRycy9kb3ducmV2LnhtbESP0WrCQBRE3wv9h+UKfSnNRim2RFfRSiD4VNN8wDV7&#10;TaLZuyG7TdK/dwuFPg4zc4ZZbyfTioF611hWMI9iEMSl1Q1XCoqv9OUdhPPIGlvLpOCHHGw3jw9r&#10;TLQd+URD7isRIOwSVFB73yVSurImgy6yHXHwLrY36IPsK6l7HAPctHIRx0tpsOGwUGNHHzWVt/zb&#10;KMiO6WWfXe3bZ+auu+fX8bA/FwelnmbTbgXC0+T/w3/tTCtYLOfweyYcAb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VZK8YAAADcAAAADwAAAAAAAAAAAAAAAACYAgAAZHJz&#10;L2Rvd25yZXYueG1sUEsFBgAAAAAEAAQA9QAAAIsDAAAAAA==&#10;" adj="5065" fillcolor="#d6e3bc [1302]" stroked="f" strokeweight="2pt">
                  <v:textbox inset="0,0,0,0">
                    <w:txbxContent>
                      <w:p w14:paraId="7F6B321C" w14:textId="77777777" w:rsidR="00B82D24" w:rsidRPr="004F0DA6" w:rsidRDefault="00B82D24" w:rsidP="0009590D">
                        <w:pPr>
                          <w:spacing w:before="0"/>
                          <w:jc w:val="center"/>
                          <w:rPr>
                            <w:rFonts w:ascii="Calibri" w:hAnsi="Calibri"/>
                            <w:color w:val="FFFFFF"/>
                          </w:rPr>
                        </w:pPr>
                        <w:r w:rsidRPr="004F0DA6">
                          <w:rPr>
                            <w:rFonts w:ascii="Calibri" w:hAnsi="Calibri"/>
                            <w:color w:val="FFFFFF"/>
                          </w:rPr>
                          <w:t>Project future health risks</w:t>
                        </w:r>
                      </w:p>
                    </w:txbxContent>
                  </v:textbox>
                </v:shape>
                <v:shape id="Hexagon 33" o:spid="_x0000_s1032" type="#_x0000_t9" style="position:absolute;left:23279;top:25501;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69a70A&#10;AADcAAAADwAAAGRycy9kb3ducmV2LnhtbERPuwrCMBTdBf8hXMFFNNVBpRpFRMXRF7hemmtbbG5K&#10;ErX69WYQHA/nPV82phJPcr60rGA4SEAQZ1aXnCu4nLf9KQgfkDVWlknBmzwsF+3WHFNtX3yk5ynk&#10;IoawT1FBEUKdSumzggz6ga2JI3ezzmCI0OVSO3zFcFPJUZKMpcGSY0OBNa0Lyu6nh1Gwu9pJb2PG&#10;3Ls3h50Lvjq7z1apbqdZzUAEasJf/HPvtYLRJM6PZ+IR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m69a70AAADcAAAADwAAAAAAAAAAAAAAAACYAgAAZHJzL2Rvd25yZXYu&#10;eG1sUEsFBgAAAAAEAAQA9QAAAIIDAAAAAA==&#10;" adj="5065" fillcolor="#ccc0d9 [1303]" stroked="f" strokeweight="2pt">
                  <v:textbox inset="0,0,0,0">
                    <w:txbxContent>
                      <w:p w14:paraId="7CC34AA2" w14:textId="77777777" w:rsidR="00B82D24" w:rsidRPr="004F0DA6" w:rsidRDefault="00B82D24" w:rsidP="0009590D">
                        <w:pPr>
                          <w:spacing w:before="0"/>
                          <w:jc w:val="center"/>
                          <w:rPr>
                            <w:rFonts w:ascii="Calibri" w:hAnsi="Calibri"/>
                            <w:color w:val="FFFFFF"/>
                          </w:rPr>
                        </w:pPr>
                        <w:r w:rsidRPr="004F0DA6">
                          <w:rPr>
                            <w:rFonts w:ascii="Calibri" w:hAnsi="Calibri"/>
                            <w:color w:val="FFFFFF"/>
                          </w:rPr>
                          <w:t>Identify and prioritize policies and programs</w:t>
                        </w:r>
                      </w:p>
                      <w:p w14:paraId="6B132588" w14:textId="77777777" w:rsidR="00B82D24" w:rsidRPr="004F0DA6" w:rsidRDefault="00B82D24" w:rsidP="0009590D">
                        <w:pPr>
                          <w:spacing w:before="0"/>
                          <w:jc w:val="center"/>
                          <w:rPr>
                            <w:rFonts w:ascii="Calibri" w:hAnsi="Calibri"/>
                            <w:color w:val="FFFFFF"/>
                          </w:rPr>
                        </w:pPr>
                      </w:p>
                    </w:txbxContent>
                  </v:textbox>
                </v:shape>
                <v:shape id="Hexagon 34" o:spid="_x0000_s1033" type="#_x0000_t9" style="position:absolute;left:11607;top:31883;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a6MIA&#10;AADcAAAADwAAAGRycy9kb3ducmV2LnhtbESPT4vCMBTE78J+h/AWvGlihVWqUXYXRK/+Aa+P5NkW&#10;m5fSZNv67Y2w4HGYmd8w6+3gatFRGyrPGmZTBYLYeFtxoeFy3k2WIEJEtlh7Jg0PCrDdfIzWmFvf&#10;85G6UyxEgnDIUUMZY5NLGUxJDsPUN8TJu/nWYUyyLaRtsU9wV8tMqS/psOK0UGJDvyWZ++nPaZgr&#10;I/vreblX/qerjofsZq67Tuvx5/C9AhFpiO/wf/tgNWSLG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VrowgAAANwAAAAPAAAAAAAAAAAAAAAAAJgCAABkcnMvZG93&#10;bnJldi54bWxQSwUGAAAAAAQABAD1AAAAhwMAAAAA&#10;" adj="5065" fillcolor="#b6dde8 [1304]" stroked="f" strokeweight="2pt">
                  <v:textbox inset="0,0,0,0">
                    <w:txbxContent>
                      <w:p w14:paraId="35B3AE15" w14:textId="77777777" w:rsidR="00B82D24" w:rsidRPr="004F0DA6" w:rsidRDefault="00B82D24" w:rsidP="0009590D">
                        <w:pPr>
                          <w:spacing w:before="0"/>
                          <w:jc w:val="center"/>
                          <w:rPr>
                            <w:rFonts w:ascii="Calibri" w:hAnsi="Calibri"/>
                            <w:color w:val="FFFFFF"/>
                          </w:rPr>
                        </w:pPr>
                        <w:r w:rsidRPr="004F0DA6">
                          <w:rPr>
                            <w:rFonts w:ascii="Calibri" w:hAnsi="Calibri"/>
                            <w:color w:val="FFFFFF"/>
                          </w:rPr>
                          <w:t>Establish an iterative process</w:t>
                        </w:r>
                      </w:p>
                    </w:txbxContent>
                  </v:textbox>
                </v:shape>
                <v:shape id="Hexagon 35" o:spid="_x0000_s1034" type="#_x0000_t9" style="position:absolute;left:34798;top:31819;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IhcQA&#10;AADcAAAADwAAAGRycy9kb3ducmV2LnhtbESPX2vCQBDE3wt+h2OFvtWLQVqNniJSQSi0+OfFtyW3&#10;JsHcXshtY/z2vYLg4zAzv2EWq97VqqM2VJ4NjEcJKOLc24oLA6fj9m0KKgiyxdozGbhTgNVy8LLA&#10;zPob76k7SKEihEOGBkqRJtM65CU5DCPfEEfv4luHEmVbaNviLcJdrdMkedcOK44LJTa0KSm/Hn6d&#10;gXVqQ9H99Pn0836W76/LbNeRGPM67NdzUEK9PMOP9s4aSD8m8H8mHg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dCIXEAAAA3AAAAA8AAAAAAAAAAAAAAAAAmAIAAGRycy9k&#10;b3ducmV2LnhtbFBLBQYAAAAABAAEAPUAAACJAwAAAAA=&#10;" adj="5065" fillcolor="#fbd4b4 [1305]" stroked="f" strokeweight="2pt">
                  <v:textbox inset="0,0,0,0">
                    <w:txbxContent>
                      <w:p w14:paraId="6FFC54AC" w14:textId="77777777" w:rsidR="00B82D24" w:rsidRDefault="00B82D24" w:rsidP="0009590D">
                        <w:pPr>
                          <w:spacing w:before="0"/>
                          <w:jc w:val="center"/>
                          <w:rPr>
                            <w:rFonts w:ascii="Calibri" w:hAnsi="Calibri"/>
                            <w:color w:val="FFFFFF"/>
                          </w:rPr>
                        </w:pPr>
                        <w:r w:rsidRPr="004F0DA6">
                          <w:rPr>
                            <w:rFonts w:ascii="Calibri" w:hAnsi="Calibri"/>
                            <w:color w:val="FFFFFF"/>
                          </w:rPr>
                          <w:t>Examine</w:t>
                        </w:r>
                        <w:r>
                          <w:rPr>
                            <w:rFonts w:ascii="Calibri" w:hAnsi="Calibri"/>
                            <w:color w:val="FFFFFF"/>
                          </w:rPr>
                          <w:t xml:space="preserve"> health co-benefits and co-harms</w:t>
                        </w:r>
                      </w:p>
                      <w:p w14:paraId="3E494691" w14:textId="77777777" w:rsidR="00B82D24" w:rsidRPr="004F0DA6" w:rsidRDefault="00B82D24" w:rsidP="0009590D">
                        <w:pPr>
                          <w:spacing w:before="0"/>
                          <w:jc w:val="center"/>
                          <w:rPr>
                            <w:rFonts w:ascii="Calibri" w:hAnsi="Calibri"/>
                            <w:color w:val="FFFFFF"/>
                          </w:rPr>
                        </w:pPr>
                      </w:p>
                    </w:txbxContent>
                  </v:textbox>
                </v:shape>
                <v:shape id="Hexagon 36" o:spid="_x0000_s1035" type="#_x0000_t9" style="position:absolute;top:12769;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tZ8IA&#10;AADcAAAADwAAAGRycy9kb3ducmV2LnhtbERPW2vCMBR+F/wP4Qi+aWqVrVSjjIEgbjDXXZ6PzbEp&#10;Nielidr9++VB8PHju682vW3ElTpfO1YwmyYgiEuna64UfH9tJxkIH5A1No5JwR952KyHgxXm2t34&#10;k65FqEQMYZ+jAhNCm0vpS0MW/dS1xJE7uc5iiLCrpO7wFsNtI9MkeZIWa44NBlt6NVSei4tVsDjW&#10;8iN5n6eLn+Nvlh2Kt9bsn5Uaj/qXJYhAfXiI7+6dVpBmcX48E4+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q1nwgAAANwAAAAPAAAAAAAAAAAAAAAAAJgCAABkcnMvZG93&#10;bnJldi54bWxQSwUGAAAAAAQABAD1AAAAhwMAAAAA&#10;" adj="5065" fillcolor="#8064a2" stroked="f" strokeweight="2pt">
                  <v:textbox inset="0,0,0,0">
                    <w:txbxContent>
                      <w:p w14:paraId="51B36113" w14:textId="77777777" w:rsidR="00B82D24" w:rsidRPr="007B7DD6" w:rsidRDefault="00B82D24" w:rsidP="005A18B2">
                        <w:pPr>
                          <w:jc w:val="center"/>
                          <w:rPr>
                            <w:rFonts w:ascii="Calibri" w:hAnsi="Calibri"/>
                            <w:color w:val="FFFFFF"/>
                          </w:rPr>
                        </w:pPr>
                      </w:p>
                    </w:txbxContent>
                  </v:textbox>
                </v:shape>
                <v:shape id="Hexagon 37" o:spid="_x0000_s1036" type="#_x0000_t9" style="position:absolute;left:6;top:25425;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IL8QA&#10;AADcAAAADwAAAGRycy9kb3ducmV2LnhtbESPQWsCMRCF7wX/QxjBW826FpHVKFoUvHhY7aHHYTNm&#10;FzeTNUl1/fdNoeDx8eZ9b95y3dtW3MmHxrGCyTgDQVw53bBR8HXev89BhIissXVMCp4UYL0avC2x&#10;0O7BJd1P0YgE4VCggjrGrpAyVDVZDGPXESfv4rzFmKQ3Unt8JLhtZZ5lM2mx4dRQY0efNVXX049N&#10;b/hnc8TdrvzeHuNNnksz/ciNUqNhv1mAiNTH1/F/+qAV5PMJ/I1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VyC/EAAAA3AAAAA8AAAAAAAAAAAAAAAAAmAIAAGRycy9k&#10;b3ducmV2LnhtbFBLBQYAAAAABAAEAPUAAACJAwAAAAA=&#10;" adj="5065" fillcolor="#b3a2c7" stroked="f" strokeweight="2pt">
                  <v:textbox inset="0,0,0,0">
                    <w:txbxContent>
                      <w:p w14:paraId="38A8D317" w14:textId="77777777" w:rsidR="00B82D24" w:rsidRPr="007B7DD6" w:rsidRDefault="00B82D24" w:rsidP="005A18B2">
                        <w:pPr>
                          <w:jc w:val="center"/>
                          <w:rPr>
                            <w:rFonts w:ascii="Calibri" w:hAnsi="Calibri"/>
                            <w:color w:val="FFFFFF"/>
                          </w:rPr>
                        </w:pPr>
                      </w:p>
                    </w:txbxContent>
                  </v:textbox>
                </v:shape>
                <v:shape id="Hexagon 38" o:spid="_x0000_s1037" type="#_x0000_t9" style="position:absolute;left:35007;top:19246;width:1371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398MA&#10;AADcAAAADwAAAGRycy9kb3ducmV2LnhtbESP3YrCMBSE7xd8h3AE79bUumipRhFXUa/8fYBDc2yL&#10;zUm3iVrffiMs7OUwM98w03lrKvGgxpWWFQz6EQjizOqScwWX8/ozAeE8ssbKMil4kYP5rPMxxVTb&#10;Jx/pcfK5CBB2KSoovK9TKV1WkEHXtzVx8K62MeiDbHKpG3wGuKlkHEUjabDksFBgTcuCstvpbhSs&#10;du1wvEjwZ7TdfB+GL7ve+69KqV63XUxAeGr9f/ivvdUK4iSG95lwBO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s398MAAADcAAAADwAAAAAAAAAAAAAAAACYAgAAZHJzL2Rv&#10;d25yZXYueG1sUEsFBgAAAAAEAAQA9QAAAIgDAAAAAA==&#10;" adj="5065" fillcolor="#e6e0ec" stroked="f" strokeweight="2pt">
                  <v:textbox inset="0,0,0,0">
                    <w:txbxContent>
                      <w:p w14:paraId="69A50AF0" w14:textId="77777777" w:rsidR="00B82D24" w:rsidRPr="007B7DD6" w:rsidRDefault="00B82D24" w:rsidP="005A18B2">
                        <w:pPr>
                          <w:jc w:val="center"/>
                          <w:rPr>
                            <w:rFonts w:ascii="Calibri" w:hAnsi="Calibri"/>
                            <w:color w:val="FFFFFF"/>
                          </w:rPr>
                        </w:pPr>
                      </w:p>
                    </w:txbxContent>
                  </v:textbox>
                </v:shape>
                <w10:wrap type="through" anchorx="margin"/>
              </v:group>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73600" behindDoc="0" locked="0" layoutInCell="1" allowOverlap="1" wp14:anchorId="7B5A0FE1" wp14:editId="5F9452CE">
                <wp:simplePos x="0" y="0"/>
                <wp:positionH relativeFrom="column">
                  <wp:posOffset>4350385</wp:posOffset>
                </wp:positionH>
                <wp:positionV relativeFrom="paragraph">
                  <wp:posOffset>2921635</wp:posOffset>
                </wp:positionV>
                <wp:extent cx="1778000" cy="914400"/>
                <wp:effectExtent l="0" t="0" r="0" b="0"/>
                <wp:wrapSquare wrapText="bothSides"/>
                <wp:docPr id="25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0" cy="914400"/>
                        </a:xfrm>
                        <a:prstGeom prst="rect">
                          <a:avLst/>
                        </a:prstGeom>
                        <a:noFill/>
                        <a:ln>
                          <a:noFill/>
                        </a:ln>
                        <a:effectLst/>
                        <a:extLst/>
                      </wps:spPr>
                      <wps:txbx>
                        <w:txbxContent>
                          <w:p w14:paraId="7C61DE3A" w14:textId="77777777" w:rsidR="00676979" w:rsidRPr="007B7DD6" w:rsidRDefault="00676979" w:rsidP="005A18B2">
                            <w:pPr>
                              <w:rPr>
                                <w:rFonts w:ascii="Calibri" w:hAnsi="Calibri"/>
                              </w:rPr>
                            </w:pPr>
                            <w:r w:rsidRPr="007B7DD6">
                              <w:rPr>
                                <w:rFonts w:ascii="Calibri" w:hAnsi="Calibri"/>
                                <w:b/>
                              </w:rPr>
                              <w:t>Figure 1.</w:t>
                            </w:r>
                            <w:r>
                              <w:rPr>
                                <w:rFonts w:ascii="Calibri" w:hAnsi="Calibri"/>
                              </w:rPr>
                              <w:t xml:space="preserve"> The steps of a vulnerability and adaptation assessment form an iterative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0" o:spid="_x0000_s1038" type="#_x0000_t202" style="position:absolute;left:0;text-align:left;margin-left:342.55pt;margin-top:230.05pt;width:140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" filled="f" stroked="f">
                <v:path arrowok="t"/>
                <v:textbox>
                  <w:txbxContent>
                    <w:p w14:paraId="7C61DE3A" w14:textId="77777777" w:rsidR="00B82D24" w:rsidRPr="007B7DD6" w:rsidRDefault="00B82D24" w:rsidP="005A18B2">
                      <w:pPr>
                        <w:rPr>
                          <w:rFonts w:ascii="Calibri" w:hAnsi="Calibri"/>
                        </w:rPr>
                      </w:pPr>
                      <w:r w:rsidRPr="007B7DD6">
                        <w:rPr>
                          <w:rFonts w:ascii="Calibri" w:hAnsi="Calibri"/>
                          <w:b/>
                        </w:rPr>
                        <w:t>Figure 1.</w:t>
                      </w:r>
                      <w:r>
                        <w:rPr>
                          <w:rFonts w:ascii="Calibri" w:hAnsi="Calibri"/>
                        </w:rPr>
                        <w:t xml:space="preserve"> The steps of a vulnerability and adaptation assessment form an iterative process</w:t>
                      </w:r>
                    </w:p>
                  </w:txbxContent>
                </v:textbox>
                <w10:wrap type="square"/>
              </v:shape>
            </w:pict>
          </mc:Fallback>
        </mc:AlternateContent>
      </w:r>
      <w:r w:rsidR="005A18B2" w:rsidRPr="003F79C3">
        <w:rPr>
          <w:rFonts w:ascii="Calibri" w:eastAsia="MS Mincho" w:hAnsi="Calibri" w:cs="Times New Roman"/>
          <w:lang w:val="en-US" w:eastAsia="en-US"/>
        </w:rPr>
        <w:t>Forge collaborations with sectors such as water and infrastructure to promote activities to improve population health in a changing climate.</w:t>
      </w:r>
      <w:r w:rsidR="00FB34E9" w:rsidRPr="003F79C3">
        <w:rPr>
          <w:rFonts w:ascii="Calibri" w:eastAsia="MS Mincho" w:hAnsi="Calibri" w:cs="Times New Roman"/>
          <w:lang w:val="en-US" w:eastAsia="en-US"/>
        </w:rPr>
        <w:br w:type="page"/>
      </w:r>
    </w:p>
    <w:p w14:paraId="0B1D8D6A" w14:textId="7F0365F8" w:rsidR="005A18B2"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44256" behindDoc="1" locked="0" layoutInCell="1" allowOverlap="1" wp14:anchorId="49201895" wp14:editId="42B6EF34">
                <wp:simplePos x="0" y="0"/>
                <wp:positionH relativeFrom="margin">
                  <wp:posOffset>0</wp:posOffset>
                </wp:positionH>
                <wp:positionV relativeFrom="paragraph">
                  <wp:posOffset>-12700</wp:posOffset>
                </wp:positionV>
                <wp:extent cx="6124575" cy="249555"/>
                <wp:effectExtent l="0" t="0" r="9525" b="0"/>
                <wp:wrapNone/>
                <wp:docPr id="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370FDDC3" w14:textId="77777777" w:rsidR="00676979" w:rsidRPr="007F6045" w:rsidRDefault="0067697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2" o:spid="_x0000_s1039" type="#_x0000_t202" style="position:absolute;left:0;text-align:left;margin-left:0;margin-top:-1pt;width:482.25pt;height:19.6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" fillcolor="#d8d8d8 [2732]" stroked="f" strokeweight="3pt">
                <v:path arrowok="t"/>
                <v:textbox>
                  <w:txbxContent>
                    <w:p w14:paraId="370FDDC3" w14:textId="77777777" w:rsidR="00B82D24" w:rsidRPr="007F6045" w:rsidRDefault="00B82D24" w:rsidP="008408E5">
                      <w:pPr>
                        <w:jc w:val="center"/>
                        <w:rPr>
                          <w:rFonts w:ascii="Calibri" w:hAnsi="Calibri"/>
                          <w:b/>
                          <w:color w:val="000000"/>
                          <w:sz w:val="24"/>
                          <w:szCs w:val="24"/>
                        </w:rPr>
                      </w:pPr>
                    </w:p>
                  </w:txbxContent>
                </v:textbox>
                <w10:wrap anchorx="margin"/>
              </v:shape>
            </w:pict>
          </mc:Fallback>
        </mc:AlternateContent>
      </w:r>
      <w:r w:rsidR="005A18B2" w:rsidRPr="003F79C3">
        <w:rPr>
          <w:lang w:val="en-US"/>
        </w:rPr>
        <w:t xml:space="preserve">Table of </w:t>
      </w:r>
      <w:commentRangeStart w:id="5"/>
      <w:r w:rsidR="005A18B2" w:rsidRPr="003F79C3">
        <w:rPr>
          <w:lang w:val="en-US"/>
        </w:rPr>
        <w:t>Contents</w:t>
      </w:r>
      <w:commentRangeEnd w:id="5"/>
      <w:r w:rsidR="006B7F26" w:rsidRPr="003F79C3">
        <w:rPr>
          <w:rStyle w:val="CommentReference"/>
          <w:b w:val="0"/>
          <w:bCs w:val="0"/>
          <w:spacing w:val="0"/>
          <w:lang w:val="en-US"/>
        </w:rPr>
        <w:commentReference w:id="5"/>
      </w:r>
    </w:p>
    <w:p w14:paraId="07C6DFEC" w14:textId="77777777" w:rsidR="005A18B2" w:rsidRPr="003F79C3" w:rsidRDefault="005A18B2" w:rsidP="005A18B2">
      <w:pPr>
        <w:spacing w:before="0"/>
        <w:rPr>
          <w:rFonts w:ascii="Calibri" w:eastAsia="MS Mincho" w:hAnsi="Calibri" w:cs="Times New Roman"/>
          <w:lang w:val="en-US" w:eastAsia="en-US"/>
        </w:rPr>
      </w:pPr>
    </w:p>
    <w:p w14:paraId="73890DFD" w14:textId="24241290" w:rsidR="0009590D" w:rsidRPr="003F79C3" w:rsidRDefault="003147C7">
      <w:pPr>
        <w:spacing w:before="200" w:after="200" w:line="276" w:lineRule="auto"/>
        <w:rPr>
          <w:rFonts w:ascii="Calibri" w:eastAsia="MS Mincho" w:hAnsi="Calibri" w:cs="Times New Roman"/>
          <w:b/>
          <w:bCs/>
          <w:color w:val="FFFFFF"/>
          <w:spacing w:val="15"/>
          <w:sz w:val="24"/>
          <w:szCs w:val="22"/>
          <w:lang w:val="en-US"/>
        </w:rPr>
      </w:pPr>
      <w:r w:rsidRPr="003F79C3">
        <w:rPr>
          <w:rFonts w:ascii="Calibri" w:eastAsia="MS Mincho" w:hAnsi="Calibri" w:cs="Times New Roman"/>
          <w:noProof/>
          <w:lang w:val="en-US" w:eastAsia="zh-CN"/>
        </w:rPr>
        <mc:AlternateContent>
          <mc:Choice Requires="wps">
            <w:drawing>
              <wp:anchor distT="0" distB="0" distL="114300" distR="114300" simplePos="0" relativeHeight="251678720" behindDoc="0" locked="0" layoutInCell="1" allowOverlap="1" wp14:anchorId="6F5BF10E" wp14:editId="6F0168F3">
                <wp:simplePos x="0" y="0"/>
                <wp:positionH relativeFrom="column">
                  <wp:posOffset>-21590</wp:posOffset>
                </wp:positionH>
                <wp:positionV relativeFrom="paragraph">
                  <wp:posOffset>2438400</wp:posOffset>
                </wp:positionV>
                <wp:extent cx="1513840" cy="1051560"/>
                <wp:effectExtent l="0" t="0" r="0" b="0"/>
                <wp:wrapNone/>
                <wp:docPr id="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2">
                            <a:lumMod val="40000"/>
                            <a:lumOff val="60000"/>
                          </a:schemeClr>
                        </a:solidFill>
                        <a:ln w="38100" cap="flat" cmpd="sng" algn="ctr">
                          <a:noFill/>
                          <a:prstDash val="solid"/>
                        </a:ln>
                        <a:effectLst/>
                        <a:extLst/>
                      </wps:spPr>
                      <wps:txbx>
                        <w:txbxContent>
                          <w:p w14:paraId="0BE71D54" w14:textId="77777777" w:rsidR="00676979" w:rsidRPr="002A5729" w:rsidRDefault="00676979" w:rsidP="007F6045">
                            <w:pPr>
                              <w:jc w:val="center"/>
                              <w:rPr>
                                <w:rFonts w:ascii="Calibri" w:hAnsi="Calibri"/>
                                <w:b/>
                                <w:color w:val="632423" w:themeColor="accent2" w:themeShade="80"/>
                                <w:sz w:val="24"/>
                                <w:szCs w:val="24"/>
                              </w:rPr>
                            </w:pPr>
                            <w:r w:rsidRPr="002A5729">
                              <w:rPr>
                                <w:rFonts w:ascii="Calibri" w:hAnsi="Calibri"/>
                                <w:b/>
                                <w:color w:val="632423" w:themeColor="accent2" w:themeShade="80"/>
                                <w:sz w:val="24"/>
                                <w:szCs w:val="24"/>
                              </w:rPr>
                              <w:t>Step 2: Describe current health risks</w:t>
                            </w:r>
                          </w:p>
                          <w:p w14:paraId="3C5CCC8C" w14:textId="77777777" w:rsidR="00676979" w:rsidRPr="007F6045" w:rsidRDefault="00676979" w:rsidP="007F6045">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0" type="#_x0000_t202" style="position:absolute;margin-left:-1.7pt;margin-top:192pt;width:119.2pt;height:8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" fillcolor="#e5b8b7 [1301]" stroked="f" strokeweight="3pt">
                <v:path arrowok="t"/>
                <v:textbox>
                  <w:txbxContent>
                    <w:p w14:paraId="0BE71D54" w14:textId="77777777" w:rsidR="00B82D24" w:rsidRPr="002A5729" w:rsidRDefault="00B82D24" w:rsidP="007F6045">
                      <w:pPr>
                        <w:jc w:val="center"/>
                        <w:rPr>
                          <w:rFonts w:ascii="Calibri" w:hAnsi="Calibri"/>
                          <w:b/>
                          <w:color w:val="632423" w:themeColor="accent2" w:themeShade="80"/>
                          <w:sz w:val="24"/>
                          <w:szCs w:val="24"/>
                        </w:rPr>
                      </w:pPr>
                      <w:r w:rsidRPr="002A5729">
                        <w:rPr>
                          <w:rFonts w:ascii="Calibri" w:hAnsi="Calibri"/>
                          <w:b/>
                          <w:color w:val="632423" w:themeColor="accent2" w:themeShade="80"/>
                          <w:sz w:val="24"/>
                          <w:szCs w:val="24"/>
                        </w:rPr>
                        <w:t>Step 2: Describe current health risks</w:t>
                      </w:r>
                    </w:p>
                    <w:p w14:paraId="3C5CCC8C" w14:textId="77777777" w:rsidR="00B82D24" w:rsidRPr="007F6045" w:rsidRDefault="00B82D24" w:rsidP="007F6045">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12</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61312" behindDoc="0" locked="0" layoutInCell="1" allowOverlap="1" wp14:anchorId="353B99A0" wp14:editId="6C096376">
                <wp:simplePos x="0" y="0"/>
                <wp:positionH relativeFrom="column">
                  <wp:posOffset>-21590</wp:posOffset>
                </wp:positionH>
                <wp:positionV relativeFrom="paragraph">
                  <wp:posOffset>1301115</wp:posOffset>
                </wp:positionV>
                <wp:extent cx="1513840" cy="1051560"/>
                <wp:effectExtent l="0" t="0" r="0" b="0"/>
                <wp:wrapNone/>
                <wp:docPr id="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1">
                            <a:lumMod val="40000"/>
                            <a:lumOff val="60000"/>
                          </a:schemeClr>
                        </a:solidFill>
                        <a:ln w="38100" cap="flat" cmpd="sng" algn="ctr">
                          <a:noFill/>
                          <a:prstDash val="solid"/>
                        </a:ln>
                        <a:effectLst/>
                        <a:extLst/>
                      </wps:spPr>
                      <wps:txbx>
                        <w:txbxContent>
                          <w:p w14:paraId="185629B6" w14:textId="77777777" w:rsidR="00676979" w:rsidRPr="002A5729" w:rsidRDefault="00676979" w:rsidP="005A18B2">
                            <w:pPr>
                              <w:jc w:val="center"/>
                              <w:rPr>
                                <w:rFonts w:ascii="Calibri" w:hAnsi="Calibri"/>
                                <w:b/>
                                <w:color w:val="244061" w:themeColor="accent1" w:themeShade="80"/>
                                <w:sz w:val="24"/>
                                <w:szCs w:val="24"/>
                              </w:rPr>
                            </w:pPr>
                            <w:r w:rsidRPr="002A5729">
                              <w:rPr>
                                <w:rFonts w:ascii="Calibri" w:hAnsi="Calibri"/>
                                <w:b/>
                                <w:color w:val="244061" w:themeColor="accent1" w:themeShade="80"/>
                                <w:sz w:val="24"/>
                                <w:szCs w:val="24"/>
                              </w:rPr>
                              <w:t>Step 1: Frame and scope the assessment</w:t>
                            </w:r>
                          </w:p>
                          <w:p w14:paraId="3C8AD920" w14:textId="77777777" w:rsidR="00676979" w:rsidRPr="007F6045" w:rsidRDefault="00676979" w:rsidP="005A18B2">
                            <w:pPr>
                              <w:jc w:val="center"/>
                              <w:rPr>
                                <w:rFonts w:ascii="Calibri" w:hAnsi="Calibri"/>
                                <w:b/>
                                <w:color w:val="000000" w:themeColor="text1"/>
                                <w:sz w:val="24"/>
                                <w:szCs w:val="24"/>
                              </w:rPr>
                            </w:pPr>
                            <w:r>
                              <w:rPr>
                                <w:rFonts w:ascii="Calibri" w:hAnsi="Calibri"/>
                                <w:b/>
                                <w:color w:val="000000" w:themeColor="text1"/>
                                <w:sz w:val="24"/>
                                <w:szCs w:val="24"/>
                              </w:rPr>
                              <w:t>p.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1" type="#_x0000_t202" style="position:absolute;margin-left:-1.7pt;margin-top:102.45pt;width:119.2pt;height:8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" fillcolor="#b8cce4 [1300]" stroked="f" strokeweight="3pt">
                <v:path arrowok="t"/>
                <v:textbox>
                  <w:txbxContent>
                    <w:p w14:paraId="185629B6" w14:textId="77777777" w:rsidR="00B82D24" w:rsidRPr="002A5729" w:rsidRDefault="00B82D24" w:rsidP="005A18B2">
                      <w:pPr>
                        <w:jc w:val="center"/>
                        <w:rPr>
                          <w:rFonts w:ascii="Calibri" w:hAnsi="Calibri"/>
                          <w:b/>
                          <w:color w:val="244061" w:themeColor="accent1" w:themeShade="80"/>
                          <w:sz w:val="24"/>
                          <w:szCs w:val="24"/>
                        </w:rPr>
                      </w:pPr>
                      <w:r w:rsidRPr="002A5729">
                        <w:rPr>
                          <w:rFonts w:ascii="Calibri" w:hAnsi="Calibri"/>
                          <w:b/>
                          <w:color w:val="244061" w:themeColor="accent1" w:themeShade="80"/>
                          <w:sz w:val="24"/>
                          <w:szCs w:val="24"/>
                        </w:rPr>
                        <w:t>Step 1: Frame and scope the assessment</w:t>
                      </w:r>
                    </w:p>
                    <w:p w14:paraId="3C8AD920" w14:textId="77777777" w:rsidR="00B82D24" w:rsidRPr="007F6045" w:rsidRDefault="00B82D24" w:rsidP="005A18B2">
                      <w:pPr>
                        <w:jc w:val="center"/>
                        <w:rPr>
                          <w:rFonts w:ascii="Calibri" w:hAnsi="Calibri"/>
                          <w:b/>
                          <w:color w:val="000000" w:themeColor="text1"/>
                          <w:sz w:val="24"/>
                          <w:szCs w:val="24"/>
                        </w:rPr>
                      </w:pPr>
                      <w:r>
                        <w:rPr>
                          <w:rFonts w:ascii="Calibri" w:hAnsi="Calibri"/>
                          <w:b/>
                          <w:color w:val="000000" w:themeColor="text1"/>
                          <w:sz w:val="24"/>
                          <w:szCs w:val="24"/>
                        </w:rPr>
                        <w:t>p. 8</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71552" behindDoc="0" locked="0" layoutInCell="1" allowOverlap="1" wp14:anchorId="4A816C8F" wp14:editId="3100F72F">
                <wp:simplePos x="0" y="0"/>
                <wp:positionH relativeFrom="column">
                  <wp:posOffset>-21590</wp:posOffset>
                </wp:positionH>
                <wp:positionV relativeFrom="paragraph">
                  <wp:posOffset>167640</wp:posOffset>
                </wp:positionV>
                <wp:extent cx="1513840" cy="1051560"/>
                <wp:effectExtent l="0" t="0" r="0" b="0"/>
                <wp:wrapNone/>
                <wp:docPr id="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bg1">
                            <a:lumMod val="85000"/>
                          </a:schemeClr>
                        </a:solidFill>
                        <a:ln w="38100" cap="flat" cmpd="sng" algn="ctr">
                          <a:noFill/>
                          <a:prstDash val="solid"/>
                        </a:ln>
                        <a:effectLst/>
                        <a:extLst/>
                      </wps:spPr>
                      <wps:txbx>
                        <w:txbxContent>
                          <w:p w14:paraId="7E875832" w14:textId="77777777" w:rsidR="00676979" w:rsidRPr="002A5729" w:rsidRDefault="00676979" w:rsidP="005A18B2">
                            <w:pPr>
                              <w:jc w:val="center"/>
                              <w:rPr>
                                <w:rFonts w:ascii="Calibri" w:hAnsi="Calibri"/>
                                <w:b/>
                                <w:color w:val="000000"/>
                                <w:sz w:val="24"/>
                                <w:szCs w:val="24"/>
                              </w:rPr>
                            </w:pPr>
                            <w:r w:rsidRPr="002A5729">
                              <w:rPr>
                                <w:rFonts w:ascii="Calibri" w:hAnsi="Calibri"/>
                                <w:b/>
                                <w:color w:val="000000"/>
                                <w:sz w:val="24"/>
                                <w:szCs w:val="24"/>
                              </w:rPr>
                              <w:t>Introduction</w:t>
                            </w:r>
                          </w:p>
                          <w:p w14:paraId="294F75C5" w14:textId="77777777" w:rsidR="00676979" w:rsidRPr="007F6045" w:rsidRDefault="00676979" w:rsidP="005A18B2">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2" type="#_x0000_t202" style="position:absolute;margin-left:-1.7pt;margin-top:13.2pt;width:119.2pt;height:8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" fillcolor="#d8d8d8 [2732]" stroked="f" strokeweight="3pt">
                <v:path arrowok="t"/>
                <v:textbox>
                  <w:txbxContent>
                    <w:p w14:paraId="7E875832" w14:textId="77777777" w:rsidR="00B82D24" w:rsidRPr="002A5729" w:rsidRDefault="00B82D24" w:rsidP="005A18B2">
                      <w:pPr>
                        <w:jc w:val="center"/>
                        <w:rPr>
                          <w:rFonts w:ascii="Calibri" w:hAnsi="Calibri"/>
                          <w:b/>
                          <w:color w:val="000000"/>
                          <w:sz w:val="24"/>
                          <w:szCs w:val="24"/>
                        </w:rPr>
                      </w:pPr>
                      <w:r w:rsidRPr="002A5729">
                        <w:rPr>
                          <w:rFonts w:ascii="Calibri" w:hAnsi="Calibri"/>
                          <w:b/>
                          <w:color w:val="000000"/>
                          <w:sz w:val="24"/>
                          <w:szCs w:val="24"/>
                        </w:rPr>
                        <w:t>Introduction</w:t>
                      </w:r>
                    </w:p>
                    <w:p w14:paraId="294F75C5" w14:textId="77777777" w:rsidR="00B82D24" w:rsidRPr="007F6045" w:rsidRDefault="00B82D24" w:rsidP="005A18B2">
                      <w:pPr>
                        <w:jc w:val="center"/>
                        <w:rPr>
                          <w:rFonts w:ascii="Calibri" w:hAnsi="Calibri"/>
                          <w:b/>
                          <w:color w:val="000000"/>
                          <w:sz w:val="24"/>
                          <w:szCs w:val="24"/>
                        </w:rPr>
                      </w:pPr>
                      <w:r w:rsidRPr="007F6045">
                        <w:rPr>
                          <w:rFonts w:ascii="Calibri" w:hAnsi="Calibri"/>
                          <w:b/>
                          <w:color w:val="000000"/>
                          <w:sz w:val="24"/>
                          <w:szCs w:val="24"/>
                        </w:rPr>
                        <w:t xml:space="preserve">p. </w:t>
                      </w:r>
                      <w:r>
                        <w:rPr>
                          <w:rFonts w:ascii="Calibri" w:hAnsi="Calibri"/>
                          <w:b/>
                          <w:color w:val="000000"/>
                          <w:sz w:val="24"/>
                          <w:szCs w:val="24"/>
                        </w:rPr>
                        <w:t>1</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84864" behindDoc="0" locked="0" layoutInCell="1" allowOverlap="1" wp14:anchorId="622E9731" wp14:editId="6FE188B1">
                <wp:simplePos x="0" y="0"/>
                <wp:positionH relativeFrom="column">
                  <wp:posOffset>-21590</wp:posOffset>
                </wp:positionH>
                <wp:positionV relativeFrom="paragraph">
                  <wp:posOffset>5854700</wp:posOffset>
                </wp:positionV>
                <wp:extent cx="1513840" cy="1051560"/>
                <wp:effectExtent l="0" t="0" r="0" b="0"/>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5">
                            <a:lumMod val="40000"/>
                            <a:lumOff val="60000"/>
                          </a:schemeClr>
                        </a:solidFill>
                        <a:ln w="38100" cap="flat" cmpd="sng" algn="ctr">
                          <a:noFill/>
                          <a:prstDash val="solid"/>
                        </a:ln>
                        <a:effectLst/>
                        <a:extLst/>
                      </wps:spPr>
                      <wps:txbx>
                        <w:txbxContent>
                          <w:p w14:paraId="238D736D" w14:textId="77777777" w:rsidR="00676979" w:rsidRPr="002A5729" w:rsidRDefault="00676979" w:rsidP="007F6045">
                            <w:pPr>
                              <w:jc w:val="center"/>
                              <w:rPr>
                                <w:rFonts w:ascii="Calibri" w:hAnsi="Calibri"/>
                                <w:b/>
                                <w:color w:val="215868" w:themeColor="accent5" w:themeShade="80"/>
                                <w:sz w:val="24"/>
                                <w:szCs w:val="24"/>
                              </w:rPr>
                            </w:pPr>
                            <w:r w:rsidRPr="002A5729">
                              <w:rPr>
                                <w:rFonts w:ascii="Calibri" w:hAnsi="Calibri"/>
                                <w:b/>
                                <w:color w:val="215868" w:themeColor="accent5" w:themeShade="80"/>
                                <w:sz w:val="24"/>
                                <w:szCs w:val="24"/>
                              </w:rPr>
                              <w:t>Step 5: Establish an iterative process</w:t>
                            </w:r>
                          </w:p>
                          <w:p w14:paraId="0491E3B5" w14:textId="77777777" w:rsidR="00676979" w:rsidRPr="007F6045" w:rsidRDefault="00676979" w:rsidP="007F6045">
                            <w:pPr>
                              <w:jc w:val="center"/>
                              <w:rPr>
                                <w:rFonts w:ascii="Calibri" w:hAnsi="Calibri"/>
                                <w:b/>
                                <w:color w:val="000000" w:themeColor="text1"/>
                                <w:sz w:val="24"/>
                                <w:szCs w:val="24"/>
                              </w:rPr>
                            </w:pPr>
                            <w:r>
                              <w:rPr>
                                <w:rFonts w:ascii="Calibri" w:hAnsi="Calibri"/>
                                <w:b/>
                                <w:color w:val="000000" w:themeColor="text1"/>
                                <w:sz w:val="24"/>
                                <w:szCs w:val="24"/>
                              </w:rPr>
                              <w:t>p. 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3" type="#_x0000_t202" style="position:absolute;margin-left:-1.7pt;margin-top:461pt;width:119.2pt;height:8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" fillcolor="#b6dde8 [1304]" stroked="f" strokeweight="3pt">
                <v:path arrowok="t"/>
                <v:textbox>
                  <w:txbxContent>
                    <w:p w14:paraId="238D736D" w14:textId="77777777" w:rsidR="00B82D24" w:rsidRPr="002A5729" w:rsidRDefault="00B82D24" w:rsidP="007F6045">
                      <w:pPr>
                        <w:jc w:val="center"/>
                        <w:rPr>
                          <w:rFonts w:ascii="Calibri" w:hAnsi="Calibri"/>
                          <w:b/>
                          <w:color w:val="215868" w:themeColor="accent5" w:themeShade="80"/>
                          <w:sz w:val="24"/>
                          <w:szCs w:val="24"/>
                        </w:rPr>
                      </w:pPr>
                      <w:r w:rsidRPr="002A5729">
                        <w:rPr>
                          <w:rFonts w:ascii="Calibri" w:hAnsi="Calibri"/>
                          <w:b/>
                          <w:color w:val="215868" w:themeColor="accent5" w:themeShade="80"/>
                          <w:sz w:val="24"/>
                          <w:szCs w:val="24"/>
                        </w:rPr>
                        <w:t>Step 5: Establish an iterative process</w:t>
                      </w:r>
                    </w:p>
                    <w:p w14:paraId="0491E3B5" w14:textId="77777777" w:rsidR="00B82D24" w:rsidRPr="007F6045" w:rsidRDefault="00B82D24" w:rsidP="007F6045">
                      <w:pPr>
                        <w:jc w:val="center"/>
                        <w:rPr>
                          <w:rFonts w:ascii="Calibri" w:hAnsi="Calibri"/>
                          <w:b/>
                          <w:color w:val="000000" w:themeColor="text1"/>
                          <w:sz w:val="24"/>
                          <w:szCs w:val="24"/>
                        </w:rPr>
                      </w:pPr>
                      <w:r>
                        <w:rPr>
                          <w:rFonts w:ascii="Calibri" w:hAnsi="Calibri"/>
                          <w:b/>
                          <w:color w:val="000000" w:themeColor="text1"/>
                          <w:sz w:val="24"/>
                          <w:szCs w:val="24"/>
                        </w:rPr>
                        <w:t>p. 23</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82816" behindDoc="0" locked="0" layoutInCell="1" allowOverlap="1" wp14:anchorId="306B2C8F" wp14:editId="08D5FFBF">
                <wp:simplePos x="0" y="0"/>
                <wp:positionH relativeFrom="column">
                  <wp:posOffset>-21590</wp:posOffset>
                </wp:positionH>
                <wp:positionV relativeFrom="paragraph">
                  <wp:posOffset>4715510</wp:posOffset>
                </wp:positionV>
                <wp:extent cx="1513840" cy="1051560"/>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4">
                            <a:lumMod val="40000"/>
                            <a:lumOff val="60000"/>
                          </a:schemeClr>
                        </a:solidFill>
                        <a:ln w="38100" cap="flat" cmpd="sng" algn="ctr">
                          <a:noFill/>
                          <a:prstDash val="solid"/>
                        </a:ln>
                        <a:effectLst/>
                        <a:extLst/>
                      </wps:spPr>
                      <wps:txbx>
                        <w:txbxContent>
                          <w:p w14:paraId="0C2C5226" w14:textId="77777777" w:rsidR="00676979" w:rsidRPr="002A5729" w:rsidRDefault="00676979" w:rsidP="007F6045">
                            <w:pPr>
                              <w:jc w:val="center"/>
                              <w:rPr>
                                <w:rFonts w:ascii="Calibri" w:hAnsi="Calibri"/>
                                <w:b/>
                                <w:color w:val="403152" w:themeColor="accent4" w:themeShade="80"/>
                                <w:sz w:val="24"/>
                                <w:szCs w:val="24"/>
                              </w:rPr>
                            </w:pPr>
                            <w:r w:rsidRPr="002A5729">
                              <w:rPr>
                                <w:rFonts w:ascii="Calibri" w:hAnsi="Calibri"/>
                                <w:b/>
                                <w:color w:val="403152" w:themeColor="accent4" w:themeShade="80"/>
                                <w:sz w:val="24"/>
                                <w:szCs w:val="24"/>
                              </w:rPr>
                              <w:t>Step 4: Identify policies and programs</w:t>
                            </w:r>
                          </w:p>
                          <w:p w14:paraId="1B58392C" w14:textId="77777777" w:rsidR="00676979" w:rsidRPr="007F6045" w:rsidRDefault="00676979" w:rsidP="007F6045">
                            <w:pPr>
                              <w:jc w:val="center"/>
                              <w:rPr>
                                <w:rFonts w:ascii="Calibri" w:hAnsi="Calibri"/>
                                <w:b/>
                                <w:color w:val="000000"/>
                                <w:sz w:val="24"/>
                                <w:szCs w:val="24"/>
                              </w:rPr>
                            </w:pPr>
                            <w:r>
                              <w:rPr>
                                <w:rFonts w:ascii="Calibri" w:hAnsi="Calibri"/>
                                <w:b/>
                                <w:color w:val="000000"/>
                                <w:sz w:val="24"/>
                                <w:szCs w:val="24"/>
                              </w:rPr>
                              <w:t>p.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4" type="#_x0000_t202" style="position:absolute;margin-left:-1.7pt;margin-top:371.3pt;width:119.2pt;height:8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" fillcolor="#ccc0d9 [1303]" stroked="f" strokeweight="3pt">
                <v:path arrowok="t"/>
                <v:textbox>
                  <w:txbxContent>
                    <w:p w14:paraId="0C2C5226" w14:textId="77777777" w:rsidR="00B82D24" w:rsidRPr="002A5729" w:rsidRDefault="00B82D24" w:rsidP="007F6045">
                      <w:pPr>
                        <w:jc w:val="center"/>
                        <w:rPr>
                          <w:rFonts w:ascii="Calibri" w:hAnsi="Calibri"/>
                          <w:b/>
                          <w:color w:val="403152" w:themeColor="accent4" w:themeShade="80"/>
                          <w:sz w:val="24"/>
                          <w:szCs w:val="24"/>
                        </w:rPr>
                      </w:pPr>
                      <w:r w:rsidRPr="002A5729">
                        <w:rPr>
                          <w:rFonts w:ascii="Calibri" w:hAnsi="Calibri"/>
                          <w:b/>
                          <w:color w:val="403152" w:themeColor="accent4" w:themeShade="80"/>
                          <w:sz w:val="24"/>
                          <w:szCs w:val="24"/>
                        </w:rPr>
                        <w:t>Step 4: Identify policies and programs</w:t>
                      </w:r>
                    </w:p>
                    <w:p w14:paraId="1B58392C" w14:textId="77777777" w:rsidR="00B82D24" w:rsidRPr="007F6045" w:rsidRDefault="00B82D24" w:rsidP="007F6045">
                      <w:pPr>
                        <w:jc w:val="center"/>
                        <w:rPr>
                          <w:rFonts w:ascii="Calibri" w:hAnsi="Calibri"/>
                          <w:b/>
                          <w:color w:val="000000"/>
                          <w:sz w:val="24"/>
                          <w:szCs w:val="24"/>
                        </w:rPr>
                      </w:pPr>
                      <w:r>
                        <w:rPr>
                          <w:rFonts w:ascii="Calibri" w:hAnsi="Calibri"/>
                          <w:b/>
                          <w:color w:val="000000"/>
                          <w:sz w:val="24"/>
                          <w:szCs w:val="24"/>
                        </w:rPr>
                        <w:t>p. 20</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80768" behindDoc="0" locked="0" layoutInCell="1" allowOverlap="1" wp14:anchorId="1A994A29" wp14:editId="22C9F60E">
                <wp:simplePos x="0" y="0"/>
                <wp:positionH relativeFrom="column">
                  <wp:posOffset>-21590</wp:posOffset>
                </wp:positionH>
                <wp:positionV relativeFrom="paragraph">
                  <wp:posOffset>3575685</wp:posOffset>
                </wp:positionV>
                <wp:extent cx="1513840" cy="1051560"/>
                <wp:effectExtent l="0" t="0" r="0" b="0"/>
                <wp:wrapNone/>
                <wp:docPr id="3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1051560"/>
                        </a:xfrm>
                        <a:prstGeom prst="rect">
                          <a:avLst/>
                        </a:prstGeom>
                        <a:solidFill>
                          <a:schemeClr val="accent3">
                            <a:lumMod val="40000"/>
                            <a:lumOff val="60000"/>
                          </a:schemeClr>
                        </a:solidFill>
                        <a:ln w="38100" cap="flat" cmpd="sng" algn="ctr">
                          <a:noFill/>
                          <a:prstDash val="solid"/>
                        </a:ln>
                        <a:effectLst/>
                        <a:extLst/>
                      </wps:spPr>
                      <wps:txbx>
                        <w:txbxContent>
                          <w:p w14:paraId="74006DF8" w14:textId="77777777" w:rsidR="00676979" w:rsidRPr="002A5729" w:rsidRDefault="00676979" w:rsidP="007F6045">
                            <w:pPr>
                              <w:jc w:val="center"/>
                              <w:rPr>
                                <w:rFonts w:ascii="Calibri" w:hAnsi="Calibri"/>
                                <w:b/>
                                <w:color w:val="4F6228" w:themeColor="accent3" w:themeShade="80"/>
                                <w:sz w:val="24"/>
                                <w:szCs w:val="24"/>
                              </w:rPr>
                            </w:pPr>
                            <w:r w:rsidRPr="002A5729">
                              <w:rPr>
                                <w:rFonts w:ascii="Calibri" w:hAnsi="Calibri"/>
                                <w:b/>
                                <w:color w:val="4F6228" w:themeColor="accent3" w:themeShade="80"/>
                                <w:sz w:val="24"/>
                                <w:szCs w:val="24"/>
                              </w:rPr>
                              <w:t>Step 3: Project future health risks</w:t>
                            </w:r>
                          </w:p>
                          <w:p w14:paraId="4F87C2C5" w14:textId="77777777" w:rsidR="00676979" w:rsidRPr="007F6045" w:rsidRDefault="00676979" w:rsidP="007F6045">
                            <w:pPr>
                              <w:jc w:val="center"/>
                              <w:rPr>
                                <w:rFonts w:ascii="Calibri" w:hAnsi="Calibri"/>
                                <w:b/>
                                <w:color w:val="000000" w:themeColor="text1"/>
                                <w:sz w:val="24"/>
                                <w:szCs w:val="24"/>
                              </w:rPr>
                            </w:pPr>
                            <w:r>
                              <w:rPr>
                                <w:rFonts w:ascii="Calibri" w:hAnsi="Calibri"/>
                                <w:b/>
                                <w:color w:val="000000" w:themeColor="text1"/>
                                <w:sz w:val="24"/>
                                <w:szCs w:val="24"/>
                              </w:rPr>
                              <w:t>p. 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5" type="#_x0000_t202" style="position:absolute;margin-left:-1.7pt;margin-top:281.55pt;width:119.2pt;height:8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" fillcolor="#d6e3bc [1302]" stroked="f" strokeweight="3pt">
                <v:path arrowok="t"/>
                <v:textbox>
                  <w:txbxContent>
                    <w:p w14:paraId="74006DF8" w14:textId="77777777" w:rsidR="00B82D24" w:rsidRPr="002A5729" w:rsidRDefault="00B82D24" w:rsidP="007F6045">
                      <w:pPr>
                        <w:jc w:val="center"/>
                        <w:rPr>
                          <w:rFonts w:ascii="Calibri" w:hAnsi="Calibri"/>
                          <w:b/>
                          <w:color w:val="4F6228" w:themeColor="accent3" w:themeShade="80"/>
                          <w:sz w:val="24"/>
                          <w:szCs w:val="24"/>
                        </w:rPr>
                      </w:pPr>
                      <w:r w:rsidRPr="002A5729">
                        <w:rPr>
                          <w:rFonts w:ascii="Calibri" w:hAnsi="Calibri"/>
                          <w:b/>
                          <w:color w:val="4F6228" w:themeColor="accent3" w:themeShade="80"/>
                          <w:sz w:val="24"/>
                          <w:szCs w:val="24"/>
                        </w:rPr>
                        <w:t>Step 3: Project future health risks</w:t>
                      </w:r>
                    </w:p>
                    <w:p w14:paraId="4F87C2C5" w14:textId="77777777" w:rsidR="00B82D24" w:rsidRPr="007F6045" w:rsidRDefault="00B82D24" w:rsidP="007F6045">
                      <w:pPr>
                        <w:jc w:val="center"/>
                        <w:rPr>
                          <w:rFonts w:ascii="Calibri" w:hAnsi="Calibri"/>
                          <w:b/>
                          <w:color w:val="000000" w:themeColor="text1"/>
                          <w:sz w:val="24"/>
                          <w:szCs w:val="24"/>
                        </w:rPr>
                      </w:pPr>
                      <w:r>
                        <w:rPr>
                          <w:rFonts w:ascii="Calibri" w:hAnsi="Calibri"/>
                          <w:b/>
                          <w:color w:val="000000" w:themeColor="text1"/>
                          <w:sz w:val="24"/>
                          <w:szCs w:val="24"/>
                        </w:rPr>
                        <w:t>p. 18</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79744" behindDoc="0" locked="0" layoutInCell="1" allowOverlap="1" wp14:anchorId="05BEC311" wp14:editId="7A80254B">
                <wp:simplePos x="0" y="0"/>
                <wp:positionH relativeFrom="column">
                  <wp:posOffset>1506220</wp:posOffset>
                </wp:positionH>
                <wp:positionV relativeFrom="paragraph">
                  <wp:posOffset>3575685</wp:posOffset>
                </wp:positionV>
                <wp:extent cx="4682490" cy="1051560"/>
                <wp:effectExtent l="0" t="0" r="381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3">
                            <a:lumMod val="40000"/>
                            <a:lumOff val="60000"/>
                          </a:schemeClr>
                        </a:solidFill>
                        <a:ln w="38100" cap="flat" cmpd="sng" algn="ctr">
                          <a:noFill/>
                          <a:prstDash val="solid"/>
                        </a:ln>
                        <a:effectLst/>
                        <a:extLst/>
                      </wps:spPr>
                      <wps:txbx>
                        <w:txbxContent>
                          <w:p w14:paraId="30631A50" w14:textId="77777777" w:rsidR="00676979" w:rsidRPr="007F6045" w:rsidRDefault="00676979"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64F53AAA" w14:textId="77777777" w:rsidR="00676979" w:rsidRPr="007F6045" w:rsidRDefault="00676979" w:rsidP="007F6045">
                            <w:pPr>
                              <w:spacing w:before="0"/>
                              <w:rPr>
                                <w:rFonts w:ascii="Calibri" w:hAnsi="Calibri"/>
                                <w:i/>
                                <w:color w:val="000000" w:themeColor="text1"/>
                              </w:rPr>
                            </w:pPr>
                            <w:r w:rsidRPr="007F6045">
                              <w:rPr>
                                <w:rFonts w:ascii="Calibri" w:hAnsi="Calibri"/>
                                <w:color w:val="000000" w:themeColor="text1"/>
                              </w:rPr>
                              <w:tab/>
                              <w:t>3b Project Future Health Risks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6" type="#_x0000_t202" style="position:absolute;margin-left:118.6pt;margin-top:281.55pt;width:368.7pt;height:8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" fillcolor="#d6e3bc [1302]" stroked="f" strokeweight="3pt">
                <v:path arrowok="t"/>
                <v:textbox>
                  <w:txbxContent>
                    <w:p w14:paraId="30631A50" w14:textId="77777777" w:rsidR="00B82D24" w:rsidRPr="007F6045" w:rsidRDefault="00B82D24"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64F53AAA" w14:textId="77777777" w:rsidR="00B82D24" w:rsidRPr="007F6045" w:rsidRDefault="00B82D24" w:rsidP="007F6045">
                      <w:pPr>
                        <w:spacing w:before="0"/>
                        <w:rPr>
                          <w:rFonts w:ascii="Calibri" w:hAnsi="Calibri"/>
                          <w:i/>
                          <w:color w:val="000000" w:themeColor="text1"/>
                        </w:rPr>
                      </w:pPr>
                      <w:r w:rsidRPr="007F6045">
                        <w:rPr>
                          <w:rFonts w:ascii="Calibri" w:hAnsi="Calibri"/>
                          <w:color w:val="000000" w:themeColor="text1"/>
                        </w:rPr>
                        <w:tab/>
                        <w:t>3b Project Future Health Risks</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81792" behindDoc="0" locked="0" layoutInCell="1" allowOverlap="1" wp14:anchorId="024E1130" wp14:editId="352050C7">
                <wp:simplePos x="0" y="0"/>
                <wp:positionH relativeFrom="column">
                  <wp:posOffset>1506220</wp:posOffset>
                </wp:positionH>
                <wp:positionV relativeFrom="paragraph">
                  <wp:posOffset>4715510</wp:posOffset>
                </wp:positionV>
                <wp:extent cx="4682490" cy="1051560"/>
                <wp:effectExtent l="0" t="0" r="381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4">
                            <a:lumMod val="40000"/>
                            <a:lumOff val="60000"/>
                          </a:schemeClr>
                        </a:solidFill>
                        <a:ln w="38100" cap="flat" cmpd="sng" algn="ctr">
                          <a:noFill/>
                          <a:prstDash val="solid"/>
                        </a:ln>
                        <a:effectLst/>
                        <a:extLst/>
                      </wps:spPr>
                      <wps:txbx>
                        <w:txbxContent>
                          <w:p w14:paraId="4053BE05" w14:textId="77777777" w:rsidR="00676979" w:rsidRPr="007F6045" w:rsidRDefault="00676979" w:rsidP="007F6045">
                            <w:pPr>
                              <w:spacing w:before="0"/>
                              <w:ind w:firstLine="720"/>
                              <w:rPr>
                                <w:rFonts w:ascii="Calibri" w:hAnsi="Calibri"/>
                                <w:i/>
                                <w:color w:val="000000"/>
                              </w:rPr>
                            </w:pPr>
                            <w:r w:rsidRPr="007F6045">
                              <w:rPr>
                                <w:rFonts w:ascii="Calibri" w:hAnsi="Calibri"/>
                                <w:i/>
                                <w:color w:val="000000"/>
                              </w:rPr>
                              <w:t>Templates</w:t>
                            </w:r>
                          </w:p>
                          <w:p w14:paraId="67AD9996" w14:textId="77777777" w:rsidR="00676979" w:rsidRPr="007F6045" w:rsidRDefault="00676979" w:rsidP="007F6045">
                            <w:pPr>
                              <w:spacing w:before="0"/>
                              <w:rPr>
                                <w:rFonts w:ascii="Calibri" w:hAnsi="Calibri"/>
                                <w:color w:val="000000"/>
                              </w:rPr>
                            </w:pPr>
                            <w:r w:rsidRPr="007F6045">
                              <w:rPr>
                                <w:rFonts w:ascii="Calibri" w:hAnsi="Calibri"/>
                                <w:color w:val="000000"/>
                              </w:rPr>
                              <w:tab/>
                              <w:t xml:space="preserve">4a Sources for Identifying Adaptation Options </w:t>
                            </w:r>
                          </w:p>
                          <w:p w14:paraId="09E9EC2F" w14:textId="77777777" w:rsidR="00676979" w:rsidRPr="007F6045" w:rsidRDefault="00676979" w:rsidP="007F6045">
                            <w:pPr>
                              <w:spacing w:before="0"/>
                              <w:rPr>
                                <w:rFonts w:ascii="Calibri" w:hAnsi="Calibri"/>
                                <w:color w:val="000000"/>
                              </w:rPr>
                            </w:pPr>
                            <w:r w:rsidRPr="007F6045">
                              <w:rPr>
                                <w:rFonts w:ascii="Calibri" w:hAnsi="Calibri"/>
                                <w:color w:val="000000"/>
                              </w:rPr>
                              <w:tab/>
                              <w:t xml:space="preserve">4b </w:t>
                            </w:r>
                            <w:r>
                              <w:rPr>
                                <w:rFonts w:ascii="Calibri" w:hAnsi="Calibri"/>
                                <w:color w:val="000000"/>
                              </w:rPr>
                              <w:t xml:space="preserve">Adaptation </w:t>
                            </w:r>
                            <w:r w:rsidRPr="007F6045">
                              <w:rPr>
                                <w:rFonts w:ascii="Calibri" w:hAnsi="Calibri"/>
                                <w:color w:val="000000"/>
                              </w:rPr>
                              <w:t xml:space="preserve">Options Inventory </w:t>
                            </w:r>
                          </w:p>
                          <w:p w14:paraId="6E166EA2" w14:textId="77777777" w:rsidR="00676979" w:rsidRPr="007F6045" w:rsidRDefault="00676979" w:rsidP="007F6045">
                            <w:pPr>
                              <w:spacing w:before="0"/>
                              <w:rPr>
                                <w:rFonts w:ascii="Calibri" w:hAnsi="Calibri"/>
                                <w:color w:val="000000"/>
                              </w:rPr>
                            </w:pPr>
                            <w:r w:rsidRPr="007F6045">
                              <w:rPr>
                                <w:rFonts w:ascii="Calibri" w:hAnsi="Calibri"/>
                                <w:color w:val="000000"/>
                              </w:rPr>
                              <w:tab/>
                              <w:t>4c Prioritize Options and Identify Resource Needs</w:t>
                            </w:r>
                          </w:p>
                          <w:p w14:paraId="6D9F3974" w14:textId="77777777" w:rsidR="00676979" w:rsidRPr="007F6045" w:rsidRDefault="00676979" w:rsidP="00FB34E9">
                            <w:pPr>
                              <w:spacing w:before="0"/>
                              <w:rPr>
                                <w:color w:val="000000"/>
                              </w:rPr>
                            </w:pPr>
                            <w:r w:rsidRPr="007F6045">
                              <w:rPr>
                                <w:rFonts w:ascii="Calibri" w:hAnsi="Calibri"/>
                                <w:color w:val="000000"/>
                              </w:rPr>
                              <w:tab/>
                              <w:t>4d Possible Constraints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7" type="#_x0000_t202" style="position:absolute;margin-left:118.6pt;margin-top:371.3pt;width:368.7pt;height:8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" fillcolor="#ccc0d9 [1303]" stroked="f" strokeweight="3pt">
                <v:path arrowok="t"/>
                <v:textbox>
                  <w:txbxContent>
                    <w:p w14:paraId="4053BE05" w14:textId="77777777" w:rsidR="00B82D24" w:rsidRPr="007F6045" w:rsidRDefault="00B82D24" w:rsidP="007F6045">
                      <w:pPr>
                        <w:spacing w:before="0"/>
                        <w:ind w:firstLine="720"/>
                        <w:rPr>
                          <w:rFonts w:ascii="Calibri" w:hAnsi="Calibri"/>
                          <w:i/>
                          <w:color w:val="000000"/>
                        </w:rPr>
                      </w:pPr>
                      <w:r w:rsidRPr="007F6045">
                        <w:rPr>
                          <w:rFonts w:ascii="Calibri" w:hAnsi="Calibri"/>
                          <w:i/>
                          <w:color w:val="000000"/>
                        </w:rPr>
                        <w:t>Templates</w:t>
                      </w:r>
                    </w:p>
                    <w:p w14:paraId="67AD9996" w14:textId="77777777" w:rsidR="00B82D24" w:rsidRPr="007F6045" w:rsidRDefault="00B82D24" w:rsidP="007F6045">
                      <w:pPr>
                        <w:spacing w:before="0"/>
                        <w:rPr>
                          <w:rFonts w:ascii="Calibri" w:hAnsi="Calibri"/>
                          <w:color w:val="000000"/>
                        </w:rPr>
                      </w:pPr>
                      <w:r w:rsidRPr="007F6045">
                        <w:rPr>
                          <w:rFonts w:ascii="Calibri" w:hAnsi="Calibri"/>
                          <w:color w:val="000000"/>
                        </w:rPr>
                        <w:tab/>
                        <w:t xml:space="preserve">4a Sources for Identifying Adaptation Options </w:t>
                      </w:r>
                    </w:p>
                    <w:p w14:paraId="09E9EC2F" w14:textId="77777777" w:rsidR="00B82D24" w:rsidRPr="007F6045" w:rsidRDefault="00B82D24" w:rsidP="007F6045">
                      <w:pPr>
                        <w:spacing w:before="0"/>
                        <w:rPr>
                          <w:rFonts w:ascii="Calibri" w:hAnsi="Calibri"/>
                          <w:color w:val="000000"/>
                        </w:rPr>
                      </w:pPr>
                      <w:r w:rsidRPr="007F6045">
                        <w:rPr>
                          <w:rFonts w:ascii="Calibri" w:hAnsi="Calibri"/>
                          <w:color w:val="000000"/>
                        </w:rPr>
                        <w:tab/>
                        <w:t xml:space="preserve">4b </w:t>
                      </w:r>
                      <w:r>
                        <w:rPr>
                          <w:rFonts w:ascii="Calibri" w:hAnsi="Calibri"/>
                          <w:color w:val="000000"/>
                        </w:rPr>
                        <w:t xml:space="preserve">Adaptation </w:t>
                      </w:r>
                      <w:r w:rsidRPr="007F6045">
                        <w:rPr>
                          <w:rFonts w:ascii="Calibri" w:hAnsi="Calibri"/>
                          <w:color w:val="000000"/>
                        </w:rPr>
                        <w:t xml:space="preserve">Options Inventory </w:t>
                      </w:r>
                    </w:p>
                    <w:p w14:paraId="6E166EA2" w14:textId="77777777" w:rsidR="00B82D24" w:rsidRPr="007F6045" w:rsidRDefault="00B82D24" w:rsidP="007F6045">
                      <w:pPr>
                        <w:spacing w:before="0"/>
                        <w:rPr>
                          <w:rFonts w:ascii="Calibri" w:hAnsi="Calibri"/>
                          <w:color w:val="000000"/>
                        </w:rPr>
                      </w:pPr>
                      <w:r w:rsidRPr="007F6045">
                        <w:rPr>
                          <w:rFonts w:ascii="Calibri" w:hAnsi="Calibri"/>
                          <w:color w:val="000000"/>
                        </w:rPr>
                        <w:tab/>
                        <w:t>4c Prioritize Options and Identify Resource Needs</w:t>
                      </w:r>
                    </w:p>
                    <w:p w14:paraId="6D9F3974" w14:textId="77777777" w:rsidR="00B82D24" w:rsidRPr="007F6045" w:rsidRDefault="00B82D24" w:rsidP="00FB34E9">
                      <w:pPr>
                        <w:spacing w:before="0"/>
                        <w:rPr>
                          <w:color w:val="000000"/>
                        </w:rPr>
                      </w:pPr>
                      <w:r w:rsidRPr="007F6045">
                        <w:rPr>
                          <w:rFonts w:ascii="Calibri" w:hAnsi="Calibri"/>
                          <w:color w:val="000000"/>
                        </w:rPr>
                        <w:tab/>
                        <w:t>4d Possible Constraints</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70528" behindDoc="0" locked="0" layoutInCell="1" allowOverlap="1" wp14:anchorId="07F5FFC9" wp14:editId="118139D0">
                <wp:simplePos x="0" y="0"/>
                <wp:positionH relativeFrom="column">
                  <wp:posOffset>1506220</wp:posOffset>
                </wp:positionH>
                <wp:positionV relativeFrom="paragraph">
                  <wp:posOffset>167640</wp:posOffset>
                </wp:positionV>
                <wp:extent cx="4682490" cy="1051560"/>
                <wp:effectExtent l="0" t="0" r="3810" b="0"/>
                <wp:wrapNone/>
                <wp:docPr id="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bg1">
                            <a:lumMod val="85000"/>
                          </a:schemeClr>
                        </a:solidFill>
                        <a:ln w="38100" cap="flat" cmpd="sng" algn="ctr">
                          <a:noFill/>
                          <a:prstDash val="solid"/>
                        </a:ln>
                        <a:effectLst/>
                        <a:extLst/>
                      </wps:spPr>
                      <wps:txbx>
                        <w:txbxContent>
                          <w:p w14:paraId="1E2FD810" w14:textId="77777777" w:rsidR="00676979" w:rsidRPr="007F6045" w:rsidRDefault="00676979" w:rsidP="00A56BB8">
                            <w:pPr>
                              <w:spacing w:before="0"/>
                              <w:rPr>
                                <w:rFonts w:ascii="Calibri" w:hAnsi="Calibri"/>
                                <w:color w:val="000000"/>
                              </w:rPr>
                            </w:pPr>
                            <w:r w:rsidRPr="007F6045">
                              <w:rPr>
                                <w:rFonts w:ascii="Calibri" w:hAnsi="Calibri"/>
                                <w:color w:val="000000"/>
                              </w:rPr>
                              <w:tab/>
                              <w:t>How to use this workbook</w:t>
                            </w:r>
                          </w:p>
                          <w:p w14:paraId="2C809CE7" w14:textId="3D8AFEE5" w:rsidR="00676979" w:rsidRPr="007F6045" w:rsidRDefault="00676979" w:rsidP="00A56BB8">
                            <w:pPr>
                              <w:spacing w:before="0"/>
                              <w:rPr>
                                <w:rFonts w:ascii="Calibri" w:hAnsi="Calibri"/>
                                <w:color w:val="000000"/>
                              </w:rPr>
                            </w:pPr>
                            <w:r w:rsidRPr="007F6045">
                              <w:rPr>
                                <w:rFonts w:ascii="Calibri" w:hAnsi="Calibri"/>
                                <w:color w:val="000000"/>
                              </w:rPr>
                              <w:tab/>
                              <w:t>Climate change impacts on health</w:t>
                            </w:r>
                            <w:r>
                              <w:rPr>
                                <w:rFonts w:ascii="Calibri" w:hAnsi="Calibri"/>
                                <w:color w:val="000000"/>
                              </w:rPr>
                              <w:t xml:space="preserve"> in the Caribbean</w:t>
                            </w:r>
                          </w:p>
                          <w:p w14:paraId="5D102182" w14:textId="256C229E" w:rsidR="00676979" w:rsidRPr="007F6045" w:rsidRDefault="00676979" w:rsidP="00A56BB8">
                            <w:pPr>
                              <w:spacing w:before="0"/>
                              <w:rPr>
                                <w:rFonts w:ascii="Calibri" w:hAnsi="Calibri"/>
                                <w:color w:val="000000"/>
                              </w:rPr>
                            </w:pPr>
                            <w:r w:rsidRPr="007F6045">
                              <w:rPr>
                                <w:rFonts w:ascii="Calibri" w:hAnsi="Calibri"/>
                                <w:color w:val="000000"/>
                              </w:rPr>
                              <w:tab/>
                            </w:r>
                            <w:r>
                              <w:rPr>
                                <w:rFonts w:ascii="Calibri" w:hAnsi="Calibri"/>
                                <w:color w:val="000000"/>
                              </w:rPr>
                              <w:t>Climate and c</w:t>
                            </w:r>
                            <w:r w:rsidRPr="007F6045">
                              <w:rPr>
                                <w:rFonts w:ascii="Calibri" w:hAnsi="Calibri"/>
                                <w:color w:val="000000"/>
                              </w:rPr>
                              <w:t>limate change in the Caribbean</w:t>
                            </w:r>
                          </w:p>
                          <w:p w14:paraId="4EE25F07" w14:textId="46850B9D" w:rsidR="00676979" w:rsidRPr="007F6045" w:rsidRDefault="00676979" w:rsidP="00A56BB8">
                            <w:pPr>
                              <w:spacing w:before="0"/>
                              <w:rPr>
                                <w:rFonts w:ascii="Calibri" w:hAnsi="Calibri"/>
                                <w:color w:val="000000"/>
                              </w:rPr>
                            </w:pPr>
                            <w:r w:rsidRPr="007F6045">
                              <w:rPr>
                                <w:rFonts w:ascii="Calibri" w:hAnsi="Calibri"/>
                                <w:color w:val="000000"/>
                              </w:rPr>
                              <w:tab/>
                              <w:t>Understanding and managing</w:t>
                            </w:r>
                            <w:r>
                              <w:rPr>
                                <w:rFonts w:ascii="Calibri" w:hAnsi="Calibri"/>
                                <w:color w:val="000000"/>
                              </w:rPr>
                              <w:t xml:space="preserve"> the</w:t>
                            </w:r>
                            <w:r w:rsidRPr="007F6045">
                              <w:rPr>
                                <w:rFonts w:ascii="Calibri" w:hAnsi="Calibri"/>
                                <w:color w:val="000000"/>
                              </w:rPr>
                              <w:t xml:space="preserve"> risks of climate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48" type="#_x0000_t202" style="position:absolute;margin-left:118.6pt;margin-top:13.2pt;width:368.7pt;height:8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" fillcolor="#d8d8d8 [2732]" stroked="f" strokeweight="3pt">
                <v:path arrowok="t"/>
                <v:textbox>
                  <w:txbxContent>
                    <w:p w14:paraId="1E2FD810" w14:textId="77777777" w:rsidR="00676979" w:rsidRPr="007F6045" w:rsidRDefault="00676979" w:rsidP="00A56BB8">
                      <w:pPr>
                        <w:spacing w:before="0"/>
                        <w:rPr>
                          <w:rFonts w:ascii="Calibri" w:hAnsi="Calibri"/>
                          <w:color w:val="000000"/>
                        </w:rPr>
                      </w:pPr>
                      <w:r w:rsidRPr="007F6045">
                        <w:rPr>
                          <w:rFonts w:ascii="Calibri" w:hAnsi="Calibri"/>
                          <w:color w:val="000000"/>
                        </w:rPr>
                        <w:tab/>
                        <w:t>How to use this workbook</w:t>
                      </w:r>
                    </w:p>
                    <w:p w14:paraId="2C809CE7" w14:textId="3D8AFEE5" w:rsidR="00676979" w:rsidRPr="007F6045" w:rsidRDefault="00676979" w:rsidP="00A56BB8">
                      <w:pPr>
                        <w:spacing w:before="0"/>
                        <w:rPr>
                          <w:rFonts w:ascii="Calibri" w:hAnsi="Calibri"/>
                          <w:color w:val="000000"/>
                        </w:rPr>
                      </w:pPr>
                      <w:r w:rsidRPr="007F6045">
                        <w:rPr>
                          <w:rFonts w:ascii="Calibri" w:hAnsi="Calibri"/>
                          <w:color w:val="000000"/>
                        </w:rPr>
                        <w:tab/>
                        <w:t>Climate change impacts on health</w:t>
                      </w:r>
                      <w:r>
                        <w:rPr>
                          <w:rFonts w:ascii="Calibri" w:hAnsi="Calibri"/>
                          <w:color w:val="000000"/>
                        </w:rPr>
                        <w:t xml:space="preserve"> in the Caribbean</w:t>
                      </w:r>
                    </w:p>
                    <w:p w14:paraId="5D102182" w14:textId="256C229E" w:rsidR="00676979" w:rsidRPr="007F6045" w:rsidRDefault="00676979" w:rsidP="00A56BB8">
                      <w:pPr>
                        <w:spacing w:before="0"/>
                        <w:rPr>
                          <w:rFonts w:ascii="Calibri" w:hAnsi="Calibri"/>
                          <w:color w:val="000000"/>
                        </w:rPr>
                      </w:pPr>
                      <w:r w:rsidRPr="007F6045">
                        <w:rPr>
                          <w:rFonts w:ascii="Calibri" w:hAnsi="Calibri"/>
                          <w:color w:val="000000"/>
                        </w:rPr>
                        <w:tab/>
                      </w:r>
                      <w:r>
                        <w:rPr>
                          <w:rFonts w:ascii="Calibri" w:hAnsi="Calibri"/>
                          <w:color w:val="000000"/>
                        </w:rPr>
                        <w:t>Climate and c</w:t>
                      </w:r>
                      <w:r w:rsidRPr="007F6045">
                        <w:rPr>
                          <w:rFonts w:ascii="Calibri" w:hAnsi="Calibri"/>
                          <w:color w:val="000000"/>
                        </w:rPr>
                        <w:t>limate change in the Caribbean</w:t>
                      </w:r>
                    </w:p>
                    <w:p w14:paraId="4EE25F07" w14:textId="46850B9D" w:rsidR="00676979" w:rsidRPr="007F6045" w:rsidRDefault="00676979" w:rsidP="00A56BB8">
                      <w:pPr>
                        <w:spacing w:before="0"/>
                        <w:rPr>
                          <w:rFonts w:ascii="Calibri" w:hAnsi="Calibri"/>
                          <w:color w:val="000000"/>
                        </w:rPr>
                      </w:pPr>
                      <w:r w:rsidRPr="007F6045">
                        <w:rPr>
                          <w:rFonts w:ascii="Calibri" w:hAnsi="Calibri"/>
                          <w:color w:val="000000"/>
                        </w:rPr>
                        <w:tab/>
                        <w:t>Understanding and managing</w:t>
                      </w:r>
                      <w:r>
                        <w:rPr>
                          <w:rFonts w:ascii="Calibri" w:hAnsi="Calibri"/>
                          <w:color w:val="000000"/>
                        </w:rPr>
                        <w:t xml:space="preserve"> the</w:t>
                      </w:r>
                      <w:r w:rsidRPr="007F6045">
                        <w:rPr>
                          <w:rFonts w:ascii="Calibri" w:hAnsi="Calibri"/>
                          <w:color w:val="000000"/>
                        </w:rPr>
                        <w:t xml:space="preserve"> risks of climate change</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60288" behindDoc="0" locked="0" layoutInCell="1" allowOverlap="1" wp14:anchorId="03626EFC" wp14:editId="6AA6067F">
                <wp:simplePos x="0" y="0"/>
                <wp:positionH relativeFrom="column">
                  <wp:posOffset>1506220</wp:posOffset>
                </wp:positionH>
                <wp:positionV relativeFrom="paragraph">
                  <wp:posOffset>1301115</wp:posOffset>
                </wp:positionV>
                <wp:extent cx="4682490" cy="1051560"/>
                <wp:effectExtent l="0" t="0" r="381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1">
                            <a:lumMod val="40000"/>
                            <a:lumOff val="60000"/>
                          </a:schemeClr>
                        </a:solidFill>
                        <a:ln w="38100" cap="flat" cmpd="sng" algn="ctr">
                          <a:noFill/>
                          <a:prstDash val="solid"/>
                        </a:ln>
                        <a:effectLst/>
                        <a:extLst/>
                      </wps:spPr>
                      <wps:txbx>
                        <w:txbxContent>
                          <w:p w14:paraId="7162184E" w14:textId="77777777" w:rsidR="00676979" w:rsidRPr="007F6045" w:rsidRDefault="00676979" w:rsidP="00A56BB8">
                            <w:pPr>
                              <w:spacing w:before="0"/>
                              <w:rPr>
                                <w:rFonts w:ascii="Calibri" w:hAnsi="Calibri"/>
                                <w:i/>
                                <w:color w:val="000000" w:themeColor="text1"/>
                              </w:rPr>
                            </w:pPr>
                            <w:r w:rsidRPr="007F6045">
                              <w:rPr>
                                <w:rFonts w:ascii="Calibri" w:hAnsi="Calibri"/>
                                <w:color w:val="000000" w:themeColor="text1"/>
                              </w:rPr>
                              <w:tab/>
                            </w:r>
                            <w:r w:rsidRPr="007F6045">
                              <w:rPr>
                                <w:rFonts w:ascii="Calibri" w:hAnsi="Calibri"/>
                                <w:i/>
                                <w:color w:val="000000" w:themeColor="text1"/>
                              </w:rPr>
                              <w:t>Templates</w:t>
                            </w:r>
                          </w:p>
                          <w:p w14:paraId="5B4B5102" w14:textId="77777777" w:rsidR="00676979" w:rsidRPr="007F6045" w:rsidRDefault="00676979" w:rsidP="00A56BB8">
                            <w:pPr>
                              <w:spacing w:before="0"/>
                              <w:rPr>
                                <w:rFonts w:ascii="Calibri" w:hAnsi="Calibri"/>
                                <w:color w:val="000000" w:themeColor="text1"/>
                              </w:rPr>
                            </w:pPr>
                            <w:r w:rsidRPr="007F6045">
                              <w:rPr>
                                <w:rFonts w:ascii="Calibri" w:hAnsi="Calibri"/>
                                <w:color w:val="000000" w:themeColor="text1"/>
                              </w:rPr>
                              <w:tab/>
                              <w:t>1a Priority Health Hazards</w:t>
                            </w:r>
                          </w:p>
                          <w:p w14:paraId="736FB07C" w14:textId="77777777" w:rsidR="00676979" w:rsidRPr="007F6045" w:rsidRDefault="00676979" w:rsidP="00A56BB8">
                            <w:pPr>
                              <w:spacing w:before="0"/>
                              <w:rPr>
                                <w:rFonts w:ascii="Calibri" w:hAnsi="Calibri"/>
                                <w:color w:val="000000" w:themeColor="text1"/>
                              </w:rPr>
                            </w:pPr>
                            <w:r w:rsidRPr="007F6045">
                              <w:rPr>
                                <w:rFonts w:ascii="Calibri" w:hAnsi="Calibri"/>
                                <w:color w:val="000000" w:themeColor="text1"/>
                              </w:rPr>
                              <w:tab/>
                              <w:t>1b Project Team</w:t>
                            </w:r>
                          </w:p>
                          <w:p w14:paraId="1ED2816E" w14:textId="77777777" w:rsidR="00676979" w:rsidRPr="007F6045" w:rsidRDefault="00676979" w:rsidP="00A56BB8">
                            <w:pPr>
                              <w:spacing w:before="0"/>
                              <w:rPr>
                                <w:rFonts w:ascii="Calibri" w:hAnsi="Calibri"/>
                                <w:color w:val="000000" w:themeColor="text1"/>
                              </w:rPr>
                            </w:pPr>
                            <w:r w:rsidRPr="007F6045">
                              <w:rPr>
                                <w:rFonts w:ascii="Calibri" w:hAnsi="Calibri"/>
                                <w:color w:val="000000" w:themeColor="text1"/>
                              </w:rPr>
                              <w:tab/>
                              <w:t xml:space="preserve">1c Work Plan </w:t>
                            </w:r>
                          </w:p>
                          <w:p w14:paraId="0CBC2085" w14:textId="77777777" w:rsidR="00676979" w:rsidRPr="00BB3EFF" w:rsidRDefault="00676979" w:rsidP="00A56BB8">
                            <w:pPr>
                              <w:spacing w:before="0"/>
                              <w:rPr>
                                <w:rFonts w:ascii="Calibri" w:hAnsi="Calibri"/>
                                <w:color w:val="000000" w:themeColor="text1"/>
                                <w:lang w:val="fr-CA"/>
                              </w:rPr>
                            </w:pPr>
                            <w:r w:rsidRPr="007F6045">
                              <w:rPr>
                                <w:rFonts w:ascii="Calibri" w:hAnsi="Calibri"/>
                                <w:color w:val="000000" w:themeColor="text1"/>
                                <w:lang w:val="fr-CA"/>
                              </w:rPr>
                              <w:tab/>
                              <w:t>1d Information Sources</w:t>
                            </w:r>
                          </w:p>
                          <w:p w14:paraId="283853B4" w14:textId="77777777" w:rsidR="00676979" w:rsidRPr="007F6045" w:rsidRDefault="00676979" w:rsidP="00A56BB8">
                            <w:pPr>
                              <w:spacing w:before="0"/>
                              <w:rPr>
                                <w:rFonts w:ascii="Calibri" w:hAnsi="Calibri"/>
                                <w:color w:val="000000" w:themeColor="text1"/>
                                <w:lang w:val="fr-CA"/>
                              </w:rPr>
                            </w:pPr>
                            <w:r w:rsidRPr="007F6045">
                              <w:rPr>
                                <w:rFonts w:ascii="Calibri" w:hAnsi="Calibri"/>
                                <w:color w:val="000000" w:themeColor="text1"/>
                                <w:lang w:val="fr-CA"/>
                              </w:rPr>
                              <w:tab/>
                              <w:t>1e Communication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9" type="#_x0000_t202" style="position:absolute;margin-left:118.6pt;margin-top:102.45pt;width:368.7pt;height:8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" fillcolor="#b8cce4 [1300]" stroked="f" strokeweight="3pt">
                <v:path arrowok="t"/>
                <v:textbox>
                  <w:txbxContent>
                    <w:p w14:paraId="7162184E" w14:textId="77777777" w:rsidR="00B82D24" w:rsidRPr="007F6045" w:rsidRDefault="00B82D24" w:rsidP="00A56BB8">
                      <w:pPr>
                        <w:spacing w:before="0"/>
                        <w:rPr>
                          <w:rFonts w:ascii="Calibri" w:hAnsi="Calibri"/>
                          <w:i/>
                          <w:color w:val="000000" w:themeColor="text1"/>
                        </w:rPr>
                      </w:pPr>
                      <w:r w:rsidRPr="007F6045">
                        <w:rPr>
                          <w:rFonts w:ascii="Calibri" w:hAnsi="Calibri"/>
                          <w:color w:val="000000" w:themeColor="text1"/>
                        </w:rPr>
                        <w:tab/>
                      </w:r>
                      <w:r w:rsidRPr="007F6045">
                        <w:rPr>
                          <w:rFonts w:ascii="Calibri" w:hAnsi="Calibri"/>
                          <w:i/>
                          <w:color w:val="000000" w:themeColor="text1"/>
                        </w:rPr>
                        <w:t>Templates</w:t>
                      </w:r>
                    </w:p>
                    <w:p w14:paraId="5B4B5102" w14:textId="77777777" w:rsidR="00B82D24" w:rsidRPr="007F6045" w:rsidRDefault="00B82D24" w:rsidP="00A56BB8">
                      <w:pPr>
                        <w:spacing w:before="0"/>
                        <w:rPr>
                          <w:rFonts w:ascii="Calibri" w:hAnsi="Calibri"/>
                          <w:color w:val="000000" w:themeColor="text1"/>
                        </w:rPr>
                      </w:pPr>
                      <w:r w:rsidRPr="007F6045">
                        <w:rPr>
                          <w:rFonts w:ascii="Calibri" w:hAnsi="Calibri"/>
                          <w:color w:val="000000" w:themeColor="text1"/>
                        </w:rPr>
                        <w:tab/>
                        <w:t>1a Priority Health Hazards</w:t>
                      </w:r>
                    </w:p>
                    <w:p w14:paraId="736FB07C" w14:textId="77777777" w:rsidR="00B82D24" w:rsidRPr="007F6045" w:rsidRDefault="00B82D24" w:rsidP="00A56BB8">
                      <w:pPr>
                        <w:spacing w:before="0"/>
                        <w:rPr>
                          <w:rFonts w:ascii="Calibri" w:hAnsi="Calibri"/>
                          <w:color w:val="000000" w:themeColor="text1"/>
                        </w:rPr>
                      </w:pPr>
                      <w:r w:rsidRPr="007F6045">
                        <w:rPr>
                          <w:rFonts w:ascii="Calibri" w:hAnsi="Calibri"/>
                          <w:color w:val="000000" w:themeColor="text1"/>
                        </w:rPr>
                        <w:tab/>
                        <w:t>1b Project Team</w:t>
                      </w:r>
                    </w:p>
                    <w:p w14:paraId="1ED2816E" w14:textId="77777777" w:rsidR="00B82D24" w:rsidRPr="007F6045" w:rsidRDefault="00B82D24" w:rsidP="00A56BB8">
                      <w:pPr>
                        <w:spacing w:before="0"/>
                        <w:rPr>
                          <w:rFonts w:ascii="Calibri" w:hAnsi="Calibri"/>
                          <w:color w:val="000000" w:themeColor="text1"/>
                        </w:rPr>
                      </w:pPr>
                      <w:r w:rsidRPr="007F6045">
                        <w:rPr>
                          <w:rFonts w:ascii="Calibri" w:hAnsi="Calibri"/>
                          <w:color w:val="000000" w:themeColor="text1"/>
                        </w:rPr>
                        <w:tab/>
                        <w:t xml:space="preserve">1c Work Plan </w:t>
                      </w:r>
                    </w:p>
                    <w:p w14:paraId="0CBC2085" w14:textId="77777777" w:rsidR="00B82D24" w:rsidRPr="00BB3EFF" w:rsidRDefault="00B82D24" w:rsidP="00A56BB8">
                      <w:pPr>
                        <w:spacing w:before="0"/>
                        <w:rPr>
                          <w:rFonts w:ascii="Calibri" w:hAnsi="Calibri"/>
                          <w:color w:val="000000" w:themeColor="text1"/>
                          <w:lang w:val="fr-CA"/>
                        </w:rPr>
                      </w:pPr>
                      <w:r w:rsidRPr="007F6045">
                        <w:rPr>
                          <w:rFonts w:ascii="Calibri" w:hAnsi="Calibri"/>
                          <w:color w:val="000000" w:themeColor="text1"/>
                          <w:lang w:val="fr-CA"/>
                        </w:rPr>
                        <w:tab/>
                        <w:t>1d Information Sources</w:t>
                      </w:r>
                    </w:p>
                    <w:p w14:paraId="283853B4" w14:textId="77777777" w:rsidR="00B82D24" w:rsidRPr="007F6045" w:rsidRDefault="00B82D24" w:rsidP="00A56BB8">
                      <w:pPr>
                        <w:spacing w:before="0"/>
                        <w:rPr>
                          <w:rFonts w:ascii="Calibri" w:hAnsi="Calibri"/>
                          <w:color w:val="000000" w:themeColor="text1"/>
                          <w:lang w:val="fr-CA"/>
                        </w:rPr>
                      </w:pPr>
                      <w:r w:rsidRPr="007F6045">
                        <w:rPr>
                          <w:rFonts w:ascii="Calibri" w:hAnsi="Calibri"/>
                          <w:color w:val="000000" w:themeColor="text1"/>
                          <w:lang w:val="fr-CA"/>
                        </w:rPr>
                        <w:tab/>
                        <w:t>1e Communication Plan</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77696" behindDoc="0" locked="0" layoutInCell="1" allowOverlap="1" wp14:anchorId="72485D0D" wp14:editId="115C8029">
                <wp:simplePos x="0" y="0"/>
                <wp:positionH relativeFrom="column">
                  <wp:posOffset>1506220</wp:posOffset>
                </wp:positionH>
                <wp:positionV relativeFrom="paragraph">
                  <wp:posOffset>2438400</wp:posOffset>
                </wp:positionV>
                <wp:extent cx="4682490" cy="1051560"/>
                <wp:effectExtent l="0" t="0" r="3810" b="0"/>
                <wp:wrapNone/>
                <wp:docPr id="3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2">
                            <a:lumMod val="40000"/>
                            <a:lumOff val="60000"/>
                          </a:schemeClr>
                        </a:solidFill>
                        <a:ln w="38100" cap="flat" cmpd="sng" algn="ctr">
                          <a:noFill/>
                          <a:prstDash val="solid"/>
                        </a:ln>
                        <a:effectLst/>
                        <a:extLst/>
                      </wps:spPr>
                      <wps:txbx>
                        <w:txbxContent>
                          <w:p w14:paraId="73C4F020" w14:textId="77777777" w:rsidR="00676979" w:rsidRPr="007F6045" w:rsidRDefault="00676979" w:rsidP="007F6045">
                            <w:pPr>
                              <w:spacing w:before="0"/>
                              <w:ind w:firstLine="720"/>
                              <w:rPr>
                                <w:rFonts w:ascii="Calibri" w:hAnsi="Calibri"/>
                                <w:i/>
                                <w:color w:val="000000"/>
                              </w:rPr>
                            </w:pPr>
                            <w:r w:rsidRPr="007F6045">
                              <w:rPr>
                                <w:rFonts w:ascii="Calibri" w:hAnsi="Calibri"/>
                                <w:i/>
                                <w:color w:val="000000"/>
                              </w:rPr>
                              <w:t>Templates</w:t>
                            </w:r>
                          </w:p>
                          <w:p w14:paraId="653CFD06" w14:textId="77777777" w:rsidR="00676979" w:rsidRPr="007F6045" w:rsidRDefault="00676979" w:rsidP="007F6045">
                            <w:pPr>
                              <w:spacing w:before="0"/>
                              <w:rPr>
                                <w:rFonts w:ascii="Calibri" w:hAnsi="Calibri"/>
                                <w:color w:val="000000"/>
                              </w:rPr>
                            </w:pPr>
                            <w:r w:rsidRPr="007F6045">
                              <w:rPr>
                                <w:rFonts w:ascii="Calibri" w:hAnsi="Calibri"/>
                                <w:color w:val="000000"/>
                              </w:rPr>
                              <w:tab/>
                              <w:t>2b Estimat</w:t>
                            </w:r>
                            <w:r>
                              <w:rPr>
                                <w:rFonts w:ascii="Calibri" w:hAnsi="Calibri"/>
                                <w:color w:val="000000"/>
                              </w:rPr>
                              <w:t>ing</w:t>
                            </w:r>
                            <w:r w:rsidRPr="007F6045">
                              <w:rPr>
                                <w:rFonts w:ascii="Calibri" w:hAnsi="Calibri"/>
                                <w:color w:val="000000"/>
                              </w:rPr>
                              <w:t xml:space="preserve"> Current Relationships </w:t>
                            </w:r>
                          </w:p>
                          <w:p w14:paraId="6FC3C3B1" w14:textId="77777777" w:rsidR="00676979" w:rsidRPr="007F6045" w:rsidRDefault="00676979" w:rsidP="007F6045">
                            <w:pPr>
                              <w:spacing w:before="0"/>
                              <w:rPr>
                                <w:rFonts w:ascii="Calibri" w:hAnsi="Calibri"/>
                                <w:color w:val="000000"/>
                              </w:rPr>
                            </w:pPr>
                            <w:r w:rsidRPr="007F6045">
                              <w:rPr>
                                <w:rFonts w:ascii="Calibri" w:hAnsi="Calibri"/>
                                <w:color w:val="000000"/>
                              </w:rPr>
                              <w:tab/>
                              <w:t>2d Vulnerability Indicators</w:t>
                            </w:r>
                          </w:p>
                          <w:p w14:paraId="44374873" w14:textId="77777777" w:rsidR="00676979" w:rsidRPr="00BB3EFF" w:rsidRDefault="00676979" w:rsidP="007F6045">
                            <w:pPr>
                              <w:spacing w:before="0"/>
                              <w:rPr>
                                <w:rFonts w:ascii="Calibri" w:hAnsi="Calibri"/>
                                <w:color w:val="000000"/>
                                <w:lang w:val="en-US"/>
                              </w:rPr>
                            </w:pPr>
                            <w:r w:rsidRPr="007F6045">
                              <w:rPr>
                                <w:rFonts w:ascii="Calibri" w:hAnsi="Calibri"/>
                                <w:color w:val="000000"/>
                              </w:rPr>
                              <w:tab/>
                              <w:t>2e Effectiveness of Policies and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50" type="#_x0000_t202" style="position:absolute;margin-left:118.6pt;margin-top:192pt;width:368.7pt;height:8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" fillcolor="#e5b8b7 [1301]" stroked="f" strokeweight="3pt">
                <v:path arrowok="t"/>
                <v:textbox>
                  <w:txbxContent>
                    <w:p w14:paraId="73C4F020" w14:textId="77777777" w:rsidR="00B82D24" w:rsidRPr="007F6045" w:rsidRDefault="00B82D24" w:rsidP="007F6045">
                      <w:pPr>
                        <w:spacing w:before="0"/>
                        <w:ind w:firstLine="720"/>
                        <w:rPr>
                          <w:rFonts w:ascii="Calibri" w:hAnsi="Calibri"/>
                          <w:i/>
                          <w:color w:val="000000"/>
                        </w:rPr>
                      </w:pPr>
                      <w:r w:rsidRPr="007F6045">
                        <w:rPr>
                          <w:rFonts w:ascii="Calibri" w:hAnsi="Calibri"/>
                          <w:i/>
                          <w:color w:val="000000"/>
                        </w:rPr>
                        <w:t>Templates</w:t>
                      </w:r>
                    </w:p>
                    <w:p w14:paraId="653CFD06" w14:textId="77777777" w:rsidR="00B82D24" w:rsidRPr="007F6045" w:rsidRDefault="00B82D24" w:rsidP="007F6045">
                      <w:pPr>
                        <w:spacing w:before="0"/>
                        <w:rPr>
                          <w:rFonts w:ascii="Calibri" w:hAnsi="Calibri"/>
                          <w:color w:val="000000"/>
                        </w:rPr>
                      </w:pPr>
                      <w:r w:rsidRPr="007F6045">
                        <w:rPr>
                          <w:rFonts w:ascii="Calibri" w:hAnsi="Calibri"/>
                          <w:color w:val="000000"/>
                        </w:rPr>
                        <w:tab/>
                        <w:t>2b Estimat</w:t>
                      </w:r>
                      <w:r>
                        <w:rPr>
                          <w:rFonts w:ascii="Calibri" w:hAnsi="Calibri"/>
                          <w:color w:val="000000"/>
                        </w:rPr>
                        <w:t>ing</w:t>
                      </w:r>
                      <w:r w:rsidRPr="007F6045">
                        <w:rPr>
                          <w:rFonts w:ascii="Calibri" w:hAnsi="Calibri"/>
                          <w:color w:val="000000"/>
                        </w:rPr>
                        <w:t xml:space="preserve"> Current Relationships </w:t>
                      </w:r>
                    </w:p>
                    <w:p w14:paraId="6FC3C3B1" w14:textId="77777777" w:rsidR="00B82D24" w:rsidRPr="007F6045" w:rsidRDefault="00B82D24" w:rsidP="007F6045">
                      <w:pPr>
                        <w:spacing w:before="0"/>
                        <w:rPr>
                          <w:rFonts w:ascii="Calibri" w:hAnsi="Calibri"/>
                          <w:color w:val="000000"/>
                        </w:rPr>
                      </w:pPr>
                      <w:r w:rsidRPr="007F6045">
                        <w:rPr>
                          <w:rFonts w:ascii="Calibri" w:hAnsi="Calibri"/>
                          <w:color w:val="000000"/>
                        </w:rPr>
                        <w:tab/>
                        <w:t>2d Vulnerability Indicators</w:t>
                      </w:r>
                    </w:p>
                    <w:p w14:paraId="44374873" w14:textId="77777777" w:rsidR="00B82D24" w:rsidRPr="00BB3EFF" w:rsidRDefault="00B82D24" w:rsidP="007F6045">
                      <w:pPr>
                        <w:spacing w:before="0"/>
                        <w:rPr>
                          <w:rFonts w:ascii="Calibri" w:hAnsi="Calibri"/>
                          <w:color w:val="000000"/>
                          <w:lang w:val="en-US"/>
                        </w:rPr>
                      </w:pPr>
                      <w:r w:rsidRPr="007F6045">
                        <w:rPr>
                          <w:rFonts w:ascii="Calibri" w:hAnsi="Calibri"/>
                          <w:color w:val="000000"/>
                        </w:rPr>
                        <w:tab/>
                        <w:t>2e Effectiveness of Policies and Programs</w:t>
                      </w:r>
                    </w:p>
                  </w:txbxContent>
                </v:textbox>
              </v:shape>
            </w:pict>
          </mc:Fallback>
        </mc:AlternateContent>
      </w:r>
      <w:r w:rsidRPr="003F79C3">
        <w:rPr>
          <w:rFonts w:ascii="Calibri" w:eastAsia="MS Mincho" w:hAnsi="Calibri" w:cs="Times New Roman"/>
          <w:noProof/>
          <w:lang w:val="en-US" w:eastAsia="zh-CN"/>
        </w:rPr>
        <mc:AlternateContent>
          <mc:Choice Requires="wps">
            <w:drawing>
              <wp:anchor distT="0" distB="0" distL="114300" distR="114300" simplePos="0" relativeHeight="251683840" behindDoc="0" locked="0" layoutInCell="1" allowOverlap="1" wp14:anchorId="5D26B06A" wp14:editId="6C1D3AA6">
                <wp:simplePos x="0" y="0"/>
                <wp:positionH relativeFrom="column">
                  <wp:posOffset>1506220</wp:posOffset>
                </wp:positionH>
                <wp:positionV relativeFrom="paragraph">
                  <wp:posOffset>5854700</wp:posOffset>
                </wp:positionV>
                <wp:extent cx="4682490" cy="1051560"/>
                <wp:effectExtent l="0" t="0" r="3810" b="0"/>
                <wp:wrapNone/>
                <wp:docPr id="3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051560"/>
                        </a:xfrm>
                        <a:prstGeom prst="rect">
                          <a:avLst/>
                        </a:prstGeom>
                        <a:solidFill>
                          <a:schemeClr val="accent5">
                            <a:lumMod val="40000"/>
                            <a:lumOff val="60000"/>
                          </a:schemeClr>
                        </a:solidFill>
                        <a:ln w="38100" cap="flat" cmpd="sng" algn="ctr">
                          <a:noFill/>
                          <a:prstDash val="solid"/>
                        </a:ln>
                        <a:effectLst/>
                        <a:extLst/>
                      </wps:spPr>
                      <wps:txbx>
                        <w:txbxContent>
                          <w:p w14:paraId="024FB8A1" w14:textId="77777777" w:rsidR="00676979" w:rsidRPr="007F6045" w:rsidRDefault="00676979"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476AA1EC" w14:textId="77777777" w:rsidR="00676979" w:rsidRPr="007F6045" w:rsidRDefault="00676979" w:rsidP="007F6045">
                            <w:pPr>
                              <w:spacing w:before="0"/>
                              <w:rPr>
                                <w:rFonts w:ascii="Calibri" w:hAnsi="Calibri"/>
                                <w:color w:val="000000" w:themeColor="text1"/>
                              </w:rPr>
                            </w:pPr>
                            <w:r w:rsidRPr="007F6045">
                              <w:rPr>
                                <w:rFonts w:ascii="Calibri" w:hAnsi="Calibri"/>
                                <w:color w:val="000000" w:themeColor="text1"/>
                              </w:rPr>
                              <w:tab/>
                              <w:t>5a Monitoring Plan</w:t>
                            </w:r>
                          </w:p>
                          <w:p w14:paraId="60D2C5BC" w14:textId="77777777" w:rsidR="00676979" w:rsidRPr="007F6045" w:rsidRDefault="00676979" w:rsidP="007F6045">
                            <w:pPr>
                              <w:spacing w:before="0"/>
                              <w:rPr>
                                <w:rFonts w:ascii="Calibri" w:hAnsi="Calibri"/>
                                <w:color w:val="000000" w:themeColor="text1"/>
                              </w:rPr>
                            </w:pPr>
                            <w:r w:rsidRPr="007F6045">
                              <w:rPr>
                                <w:rFonts w:ascii="Calibri" w:hAnsi="Calibri"/>
                                <w:color w:val="000000" w:themeColor="text1"/>
                              </w:rPr>
                              <w:tab/>
                              <w:t>5b Monitoring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51" type="#_x0000_t202" style="position:absolute;margin-left:118.6pt;margin-top:461pt;width:368.7pt;height:8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" fillcolor="#b6dde8 [1304]" stroked="f" strokeweight="3pt">
                <v:path arrowok="t"/>
                <v:textbox>
                  <w:txbxContent>
                    <w:p w14:paraId="024FB8A1" w14:textId="77777777" w:rsidR="00B82D24" w:rsidRPr="007F6045" w:rsidRDefault="00B82D24" w:rsidP="007F6045">
                      <w:pPr>
                        <w:spacing w:before="0"/>
                        <w:ind w:firstLine="720"/>
                        <w:rPr>
                          <w:rFonts w:ascii="Calibri" w:hAnsi="Calibri"/>
                          <w:i/>
                          <w:color w:val="000000" w:themeColor="text1"/>
                        </w:rPr>
                      </w:pPr>
                      <w:r w:rsidRPr="007F6045">
                        <w:rPr>
                          <w:rFonts w:ascii="Calibri" w:hAnsi="Calibri"/>
                          <w:i/>
                          <w:color w:val="000000" w:themeColor="text1"/>
                        </w:rPr>
                        <w:t>Templates</w:t>
                      </w:r>
                    </w:p>
                    <w:p w14:paraId="476AA1EC" w14:textId="77777777" w:rsidR="00B82D24" w:rsidRPr="007F6045" w:rsidRDefault="00B82D24" w:rsidP="007F6045">
                      <w:pPr>
                        <w:spacing w:before="0"/>
                        <w:rPr>
                          <w:rFonts w:ascii="Calibri" w:hAnsi="Calibri"/>
                          <w:color w:val="000000" w:themeColor="text1"/>
                        </w:rPr>
                      </w:pPr>
                      <w:r w:rsidRPr="007F6045">
                        <w:rPr>
                          <w:rFonts w:ascii="Calibri" w:hAnsi="Calibri"/>
                          <w:color w:val="000000" w:themeColor="text1"/>
                        </w:rPr>
                        <w:tab/>
                        <w:t>5a Monitoring Plan</w:t>
                      </w:r>
                    </w:p>
                    <w:p w14:paraId="60D2C5BC" w14:textId="77777777" w:rsidR="00B82D24" w:rsidRPr="007F6045" w:rsidRDefault="00B82D24" w:rsidP="007F6045">
                      <w:pPr>
                        <w:spacing w:before="0"/>
                        <w:rPr>
                          <w:rFonts w:ascii="Calibri" w:hAnsi="Calibri"/>
                          <w:color w:val="000000" w:themeColor="text1"/>
                        </w:rPr>
                      </w:pPr>
                      <w:r w:rsidRPr="007F6045">
                        <w:rPr>
                          <w:rFonts w:ascii="Calibri" w:hAnsi="Calibri"/>
                          <w:color w:val="000000" w:themeColor="text1"/>
                        </w:rPr>
                        <w:tab/>
                        <w:t>5b Monitoring Indicators</w:t>
                      </w:r>
                    </w:p>
                  </w:txbxContent>
                </v:textbox>
              </v:shape>
            </w:pict>
          </mc:Fallback>
        </mc:AlternateContent>
      </w:r>
    </w:p>
    <w:p w14:paraId="1856B091" w14:textId="77777777" w:rsidR="003147C7" w:rsidRPr="003F79C3" w:rsidRDefault="003147C7">
      <w:pPr>
        <w:spacing w:before="200" w:after="200" w:line="276" w:lineRule="auto"/>
        <w:rPr>
          <w:lang w:val="en-US"/>
        </w:rPr>
      </w:pPr>
    </w:p>
    <w:p w14:paraId="50C06365" w14:textId="77777777" w:rsidR="003147C7" w:rsidRPr="003F79C3" w:rsidRDefault="003147C7">
      <w:pPr>
        <w:spacing w:before="200" w:after="200" w:line="276" w:lineRule="auto"/>
        <w:rPr>
          <w:lang w:val="en-US"/>
        </w:rPr>
      </w:pPr>
    </w:p>
    <w:p w14:paraId="7FB206C9" w14:textId="77777777" w:rsidR="003147C7" w:rsidRPr="003F79C3" w:rsidRDefault="003147C7">
      <w:pPr>
        <w:spacing w:before="200" w:after="200" w:line="276" w:lineRule="auto"/>
        <w:rPr>
          <w:lang w:val="en-US"/>
        </w:rPr>
      </w:pPr>
    </w:p>
    <w:p w14:paraId="6BBB38D7" w14:textId="77777777" w:rsidR="003147C7" w:rsidRPr="003F79C3" w:rsidRDefault="003147C7">
      <w:pPr>
        <w:spacing w:before="200" w:after="200" w:line="276" w:lineRule="auto"/>
        <w:rPr>
          <w:lang w:val="en-US"/>
        </w:rPr>
      </w:pPr>
    </w:p>
    <w:p w14:paraId="088078A2" w14:textId="77777777" w:rsidR="003147C7" w:rsidRPr="003F79C3" w:rsidRDefault="003147C7">
      <w:pPr>
        <w:spacing w:before="200" w:after="200" w:line="276" w:lineRule="auto"/>
        <w:rPr>
          <w:lang w:val="en-US"/>
        </w:rPr>
      </w:pPr>
    </w:p>
    <w:p w14:paraId="43A0A150" w14:textId="77777777" w:rsidR="003147C7" w:rsidRPr="003F79C3" w:rsidRDefault="003147C7">
      <w:pPr>
        <w:spacing w:before="200" w:after="200" w:line="276" w:lineRule="auto"/>
        <w:rPr>
          <w:lang w:val="en-US"/>
        </w:rPr>
      </w:pPr>
    </w:p>
    <w:p w14:paraId="04595854" w14:textId="77777777" w:rsidR="003147C7" w:rsidRPr="003F79C3" w:rsidRDefault="003147C7">
      <w:pPr>
        <w:spacing w:before="200" w:after="200" w:line="276" w:lineRule="auto"/>
        <w:rPr>
          <w:lang w:val="en-US"/>
        </w:rPr>
      </w:pPr>
    </w:p>
    <w:p w14:paraId="729E2EF5" w14:textId="77777777" w:rsidR="003147C7" w:rsidRPr="003F79C3" w:rsidRDefault="003147C7">
      <w:pPr>
        <w:spacing w:before="200" w:after="200" w:line="276" w:lineRule="auto"/>
        <w:rPr>
          <w:lang w:val="en-US"/>
        </w:rPr>
      </w:pPr>
    </w:p>
    <w:p w14:paraId="397C5FCB" w14:textId="77777777" w:rsidR="003147C7" w:rsidRPr="003F79C3" w:rsidRDefault="003147C7">
      <w:pPr>
        <w:spacing w:before="200" w:after="200" w:line="276" w:lineRule="auto"/>
        <w:rPr>
          <w:lang w:val="en-US"/>
        </w:rPr>
      </w:pPr>
    </w:p>
    <w:p w14:paraId="7373D312" w14:textId="77777777" w:rsidR="003147C7" w:rsidRPr="003F79C3" w:rsidRDefault="003147C7">
      <w:pPr>
        <w:spacing w:before="200" w:after="200" w:line="276" w:lineRule="auto"/>
        <w:rPr>
          <w:lang w:val="en-US"/>
        </w:rPr>
      </w:pPr>
    </w:p>
    <w:p w14:paraId="3D75620F" w14:textId="77777777" w:rsidR="003147C7" w:rsidRPr="003F79C3" w:rsidRDefault="003147C7">
      <w:pPr>
        <w:spacing w:before="200" w:after="200" w:line="276" w:lineRule="auto"/>
        <w:rPr>
          <w:lang w:val="en-US"/>
        </w:rPr>
      </w:pPr>
    </w:p>
    <w:p w14:paraId="5B3FB157" w14:textId="77777777" w:rsidR="003147C7" w:rsidRPr="003F79C3" w:rsidRDefault="003147C7">
      <w:pPr>
        <w:spacing w:before="200" w:after="200" w:line="276" w:lineRule="auto"/>
        <w:rPr>
          <w:lang w:val="en-US"/>
        </w:rPr>
      </w:pPr>
    </w:p>
    <w:p w14:paraId="358332EB" w14:textId="77777777" w:rsidR="003147C7" w:rsidRPr="003F79C3" w:rsidRDefault="003147C7">
      <w:pPr>
        <w:spacing w:before="200" w:after="200" w:line="276" w:lineRule="auto"/>
        <w:rPr>
          <w:lang w:val="en-US"/>
        </w:rPr>
      </w:pPr>
    </w:p>
    <w:p w14:paraId="054532D2" w14:textId="77777777" w:rsidR="003147C7" w:rsidRPr="003F79C3" w:rsidRDefault="003147C7">
      <w:pPr>
        <w:spacing w:before="200" w:after="200" w:line="276" w:lineRule="auto"/>
        <w:rPr>
          <w:lang w:val="en-US"/>
        </w:rPr>
      </w:pPr>
    </w:p>
    <w:p w14:paraId="4ABB66C6" w14:textId="77777777" w:rsidR="003147C7" w:rsidRPr="003F79C3" w:rsidRDefault="003147C7">
      <w:pPr>
        <w:spacing w:before="200" w:after="200" w:line="276" w:lineRule="auto"/>
        <w:rPr>
          <w:lang w:val="en-US"/>
        </w:rPr>
      </w:pPr>
    </w:p>
    <w:p w14:paraId="12629485" w14:textId="77777777" w:rsidR="003147C7" w:rsidRPr="003F79C3" w:rsidRDefault="003147C7">
      <w:pPr>
        <w:spacing w:before="200" w:after="200" w:line="276" w:lineRule="auto"/>
        <w:rPr>
          <w:lang w:val="en-US"/>
        </w:rPr>
      </w:pPr>
    </w:p>
    <w:p w14:paraId="6AE87CF1" w14:textId="77777777" w:rsidR="003147C7" w:rsidRPr="003F79C3" w:rsidRDefault="003147C7">
      <w:pPr>
        <w:spacing w:before="200" w:after="200" w:line="276" w:lineRule="auto"/>
        <w:rPr>
          <w:lang w:val="en-US"/>
        </w:rPr>
      </w:pPr>
    </w:p>
    <w:p w14:paraId="740E2674" w14:textId="77777777" w:rsidR="003147C7" w:rsidRPr="003F79C3" w:rsidRDefault="003147C7">
      <w:pPr>
        <w:spacing w:before="200" w:after="200" w:line="276" w:lineRule="auto"/>
        <w:rPr>
          <w:lang w:val="en-US"/>
        </w:rPr>
      </w:pPr>
    </w:p>
    <w:p w14:paraId="5DE6288D" w14:textId="31058FF9" w:rsidR="003147C7" w:rsidRPr="003F79C3" w:rsidRDefault="003147C7">
      <w:pPr>
        <w:spacing w:before="200" w:after="200" w:line="276" w:lineRule="auto"/>
        <w:rPr>
          <w:lang w:val="en-US"/>
        </w:rPr>
      </w:pPr>
    </w:p>
    <w:p w14:paraId="61AE7F2A" w14:textId="3D3F7BB8" w:rsidR="003147C7" w:rsidRPr="003F79C3" w:rsidRDefault="003147C7">
      <w:pPr>
        <w:spacing w:before="200" w:after="200" w:line="276" w:lineRule="auto"/>
        <w:rPr>
          <w:lang w:val="en-US"/>
        </w:rPr>
      </w:pPr>
    </w:p>
    <w:p w14:paraId="7E515535" w14:textId="3CAC7A28" w:rsidR="003147C7" w:rsidRPr="003F79C3" w:rsidRDefault="003147C7">
      <w:pPr>
        <w:spacing w:before="200" w:after="200" w:line="276" w:lineRule="auto"/>
        <w:rPr>
          <w:lang w:val="en-US"/>
        </w:rPr>
      </w:pPr>
    </w:p>
    <w:p w14:paraId="2729323D" w14:textId="5E8CC303" w:rsidR="003147C7" w:rsidRPr="003F79C3" w:rsidRDefault="003147C7">
      <w:pPr>
        <w:spacing w:before="200" w:after="200" w:line="276" w:lineRule="auto"/>
        <w:rPr>
          <w:lang w:val="en-US"/>
        </w:rPr>
      </w:pPr>
      <w:r w:rsidRPr="003F79C3">
        <w:rPr>
          <w:noProof/>
          <w:lang w:val="en-US" w:eastAsia="zh-CN"/>
        </w:rPr>
        <mc:AlternateContent>
          <mc:Choice Requires="wps">
            <w:drawing>
              <wp:anchor distT="0" distB="0" distL="114300" distR="114300" simplePos="0" relativeHeight="251778048" behindDoc="0" locked="0" layoutInCell="1" allowOverlap="1" wp14:anchorId="304AACA6" wp14:editId="123E5FCB">
                <wp:simplePos x="0" y="0"/>
                <wp:positionH relativeFrom="column">
                  <wp:posOffset>1489710</wp:posOffset>
                </wp:positionH>
                <wp:positionV relativeFrom="paragraph">
                  <wp:posOffset>123190</wp:posOffset>
                </wp:positionV>
                <wp:extent cx="4682490" cy="1266825"/>
                <wp:effectExtent l="0" t="0" r="3810" b="952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1266825"/>
                        </a:xfrm>
                        <a:prstGeom prst="rect">
                          <a:avLst/>
                        </a:prstGeom>
                        <a:solidFill>
                          <a:schemeClr val="accent6">
                            <a:lumMod val="40000"/>
                            <a:lumOff val="60000"/>
                          </a:schemeClr>
                        </a:solidFill>
                        <a:ln w="38100" cap="flat" cmpd="sng" algn="ctr">
                          <a:noFill/>
                          <a:prstDash val="solid"/>
                        </a:ln>
                        <a:effectLst/>
                        <a:extLst/>
                      </wps:spPr>
                      <wps:txbx>
                        <w:txbxContent>
                          <w:p w14:paraId="4DBDD5D2" w14:textId="77777777" w:rsidR="00676979" w:rsidRPr="007F6045" w:rsidRDefault="00676979" w:rsidP="003147C7">
                            <w:pPr>
                              <w:spacing w:before="0"/>
                              <w:ind w:left="-90" w:firstLine="810"/>
                              <w:rPr>
                                <w:rFonts w:ascii="Calibri" w:hAnsi="Calibri"/>
                                <w:i/>
                                <w:color w:val="000000"/>
                              </w:rPr>
                            </w:pPr>
                            <w:r w:rsidRPr="007F6045">
                              <w:rPr>
                                <w:rFonts w:ascii="Calibri" w:hAnsi="Calibri"/>
                                <w:i/>
                                <w:color w:val="000000"/>
                              </w:rPr>
                              <w:t>Templates</w:t>
                            </w:r>
                          </w:p>
                          <w:p w14:paraId="06C0C7F6" w14:textId="77777777" w:rsidR="00676979" w:rsidRPr="00F90A2C" w:rsidRDefault="00676979" w:rsidP="003147C7">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2CC3E6B6" w14:textId="77777777" w:rsidR="00676979" w:rsidRPr="00CA4446" w:rsidRDefault="00676979" w:rsidP="003147C7">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72768C63" w14:textId="77777777" w:rsidR="00676979" w:rsidRPr="00F90A2C" w:rsidRDefault="00676979" w:rsidP="003147C7">
                            <w:pPr>
                              <w:spacing w:before="0"/>
                              <w:rPr>
                                <w:rFonts w:ascii="Calibri" w:hAnsi="Calibri"/>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52" type="#_x0000_t202" style="position:absolute;margin-left:117.3pt;margin-top:9.7pt;width:368.7pt;height:99.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" fillcolor="#fbd4b4 [1305]" stroked="f" strokeweight="3pt">
                <v:path arrowok="t"/>
                <v:textbox>
                  <w:txbxContent>
                    <w:p w14:paraId="4DBDD5D2" w14:textId="77777777" w:rsidR="00B82D24" w:rsidRPr="007F6045" w:rsidRDefault="00B82D24" w:rsidP="003147C7">
                      <w:pPr>
                        <w:spacing w:before="0"/>
                        <w:ind w:left="-90" w:firstLine="810"/>
                        <w:rPr>
                          <w:rFonts w:ascii="Calibri" w:hAnsi="Calibri"/>
                          <w:i/>
                          <w:color w:val="000000"/>
                        </w:rPr>
                      </w:pPr>
                      <w:r w:rsidRPr="007F6045">
                        <w:rPr>
                          <w:rFonts w:ascii="Calibri" w:hAnsi="Calibri"/>
                          <w:i/>
                          <w:color w:val="000000"/>
                        </w:rPr>
                        <w:t>Templates</w:t>
                      </w:r>
                    </w:p>
                    <w:p w14:paraId="06C0C7F6" w14:textId="77777777" w:rsidR="00B82D24" w:rsidRPr="00F90A2C" w:rsidRDefault="00B82D24" w:rsidP="003147C7">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2CC3E6B6" w14:textId="77777777" w:rsidR="00B82D24" w:rsidRPr="00CA4446" w:rsidRDefault="00B82D24" w:rsidP="003147C7">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72768C63" w14:textId="77777777" w:rsidR="00B82D24" w:rsidRPr="00F90A2C" w:rsidRDefault="00B82D24" w:rsidP="003147C7">
                      <w:pPr>
                        <w:spacing w:before="0"/>
                        <w:rPr>
                          <w:rFonts w:ascii="Calibri" w:hAnsi="Calibri"/>
                          <w:color w:val="000000"/>
                          <w:lang w:val="en-US"/>
                        </w:rPr>
                      </w:pPr>
                    </w:p>
                  </w:txbxContent>
                </v:textbox>
              </v:shape>
            </w:pict>
          </mc:Fallback>
        </mc:AlternateContent>
      </w:r>
      <w:r w:rsidRPr="003F79C3">
        <w:rPr>
          <w:noProof/>
          <w:lang w:val="en-US" w:eastAsia="zh-CN"/>
        </w:rPr>
        <mc:AlternateContent>
          <mc:Choice Requires="wps">
            <w:drawing>
              <wp:anchor distT="0" distB="0" distL="114300" distR="114300" simplePos="0" relativeHeight="251779072" behindDoc="0" locked="0" layoutInCell="1" allowOverlap="1" wp14:anchorId="3BCE237D" wp14:editId="57B51E76">
                <wp:simplePos x="0" y="0"/>
                <wp:positionH relativeFrom="column">
                  <wp:posOffset>-24765</wp:posOffset>
                </wp:positionH>
                <wp:positionV relativeFrom="paragraph">
                  <wp:posOffset>123190</wp:posOffset>
                </wp:positionV>
                <wp:extent cx="1494790" cy="1266825"/>
                <wp:effectExtent l="0" t="0" r="0" b="952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790" cy="1266825"/>
                        </a:xfrm>
                        <a:prstGeom prst="rect">
                          <a:avLst/>
                        </a:prstGeom>
                        <a:solidFill>
                          <a:schemeClr val="accent6">
                            <a:lumMod val="40000"/>
                            <a:lumOff val="60000"/>
                          </a:schemeClr>
                        </a:solidFill>
                        <a:ln w="38100" cap="flat" cmpd="sng" algn="ctr">
                          <a:noFill/>
                          <a:prstDash val="solid"/>
                        </a:ln>
                        <a:effectLst/>
                        <a:extLst/>
                      </wps:spPr>
                      <wps:txbx>
                        <w:txbxContent>
                          <w:p w14:paraId="48F49B9D" w14:textId="77777777" w:rsidR="00676979" w:rsidRPr="002A5729" w:rsidRDefault="00676979" w:rsidP="003147C7">
                            <w:pPr>
                              <w:jc w:val="center"/>
                              <w:rPr>
                                <w:rFonts w:ascii="Calibri" w:hAnsi="Calibri"/>
                                <w:b/>
                                <w:color w:val="984806" w:themeColor="accent6" w:themeShade="80"/>
                                <w:sz w:val="24"/>
                                <w:szCs w:val="24"/>
                              </w:rPr>
                            </w:pPr>
                            <w:r w:rsidRPr="002A5729">
                              <w:rPr>
                                <w:rFonts w:ascii="Calibri" w:hAnsi="Calibri"/>
                                <w:b/>
                                <w:color w:val="984806" w:themeColor="accent6" w:themeShade="80"/>
                                <w:sz w:val="24"/>
                                <w:szCs w:val="24"/>
                              </w:rPr>
                              <w:t>Step 6: Examine health benefits &amp; co-harms of other sectors</w:t>
                            </w:r>
                          </w:p>
                          <w:p w14:paraId="6B02B438" w14:textId="77777777" w:rsidR="00676979" w:rsidRPr="007F6045" w:rsidRDefault="00676979" w:rsidP="003147C7">
                            <w:pPr>
                              <w:jc w:val="center"/>
                              <w:rPr>
                                <w:rFonts w:ascii="Calibri" w:hAnsi="Calibri"/>
                                <w:b/>
                                <w:color w:val="000000"/>
                                <w:sz w:val="24"/>
                                <w:szCs w:val="24"/>
                              </w:rPr>
                            </w:pPr>
                            <w:r>
                              <w:rPr>
                                <w:rFonts w:ascii="Calibri" w:hAnsi="Calibri"/>
                                <w:b/>
                                <w:color w:val="000000"/>
                                <w:sz w:val="24"/>
                                <w:szCs w:val="24"/>
                              </w:rPr>
                              <w:t>p.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53" type="#_x0000_t202" style="position:absolute;margin-left:-1.95pt;margin-top:9.7pt;width:117.7pt;height:99.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" fillcolor="#fbd4b4 [1305]" stroked="f" strokeweight="3pt">
                <v:path arrowok="t"/>
                <v:textbox>
                  <w:txbxContent>
                    <w:p w14:paraId="48F49B9D" w14:textId="77777777" w:rsidR="00B82D24" w:rsidRPr="002A5729" w:rsidRDefault="00B82D24" w:rsidP="003147C7">
                      <w:pPr>
                        <w:jc w:val="center"/>
                        <w:rPr>
                          <w:rFonts w:ascii="Calibri" w:hAnsi="Calibri"/>
                          <w:b/>
                          <w:color w:val="984806" w:themeColor="accent6" w:themeShade="80"/>
                          <w:sz w:val="24"/>
                          <w:szCs w:val="24"/>
                        </w:rPr>
                      </w:pPr>
                      <w:r w:rsidRPr="002A5729">
                        <w:rPr>
                          <w:rFonts w:ascii="Calibri" w:hAnsi="Calibri"/>
                          <w:b/>
                          <w:color w:val="984806" w:themeColor="accent6" w:themeShade="80"/>
                          <w:sz w:val="24"/>
                          <w:szCs w:val="24"/>
                        </w:rPr>
                        <w:t>Step 6: Examine health benefits &amp; co-harms of other sectors</w:t>
                      </w:r>
                    </w:p>
                    <w:p w14:paraId="6B02B438" w14:textId="77777777" w:rsidR="00B82D24" w:rsidRPr="007F6045" w:rsidRDefault="00B82D24" w:rsidP="003147C7">
                      <w:pPr>
                        <w:jc w:val="center"/>
                        <w:rPr>
                          <w:rFonts w:ascii="Calibri" w:hAnsi="Calibri"/>
                          <w:b/>
                          <w:color w:val="000000"/>
                          <w:sz w:val="24"/>
                          <w:szCs w:val="24"/>
                        </w:rPr>
                      </w:pPr>
                      <w:r>
                        <w:rPr>
                          <w:rFonts w:ascii="Calibri" w:hAnsi="Calibri"/>
                          <w:b/>
                          <w:color w:val="000000"/>
                          <w:sz w:val="24"/>
                          <w:szCs w:val="24"/>
                        </w:rPr>
                        <w:t>p. 25</w:t>
                      </w:r>
                    </w:p>
                  </w:txbxContent>
                </v:textbox>
              </v:shape>
            </w:pict>
          </mc:Fallback>
        </mc:AlternateContent>
      </w:r>
    </w:p>
    <w:p w14:paraId="72791783" w14:textId="09EDEA88" w:rsidR="003147C7" w:rsidRPr="003F79C3" w:rsidRDefault="003147C7">
      <w:pPr>
        <w:spacing w:before="200" w:after="200" w:line="276" w:lineRule="auto"/>
        <w:rPr>
          <w:lang w:val="en-US"/>
        </w:rPr>
      </w:pPr>
    </w:p>
    <w:p w14:paraId="113EC220" w14:textId="73FEB730" w:rsidR="003147C7" w:rsidRPr="003F79C3" w:rsidRDefault="003147C7">
      <w:pPr>
        <w:spacing w:before="200" w:after="200" w:line="276" w:lineRule="auto"/>
        <w:rPr>
          <w:lang w:val="en-US"/>
        </w:rPr>
      </w:pPr>
    </w:p>
    <w:p w14:paraId="6AE6704C" w14:textId="592241AD" w:rsidR="000D2317" w:rsidRPr="003F79C3" w:rsidRDefault="00AA30EB">
      <w:pPr>
        <w:spacing w:before="200" w:after="200" w:line="276" w:lineRule="auto"/>
        <w:rPr>
          <w:lang w:val="en-US"/>
        </w:rPr>
      </w:pPr>
      <w:ins w:id="6" w:author="Peter Berry" w:date="2017-05-08T13:27:00Z">
        <w:r w:rsidRPr="003F79C3">
          <w:rPr>
            <w:noProof/>
            <w:lang w:val="en-US" w:eastAsia="zh-CN"/>
          </w:rPr>
          <mc:AlternateContent>
            <mc:Choice Requires="wps">
              <w:drawing>
                <wp:anchor distT="0" distB="0" distL="114300" distR="114300" simplePos="0" relativeHeight="251783168" behindDoc="0" locked="0" layoutInCell="1" allowOverlap="1" wp14:anchorId="6CA1D05B" wp14:editId="4CF9CB28">
                  <wp:simplePos x="0" y="0"/>
                  <wp:positionH relativeFrom="column">
                    <wp:posOffset>1506275</wp:posOffset>
                  </wp:positionH>
                  <wp:positionV relativeFrom="paragraph">
                    <wp:posOffset>543422</wp:posOffset>
                  </wp:positionV>
                  <wp:extent cx="4682490" cy="747423"/>
                  <wp:effectExtent l="0" t="0" r="381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2490" cy="747423"/>
                          </a:xfrm>
                          <a:prstGeom prst="rect">
                            <a:avLst/>
                          </a:prstGeom>
                          <a:solidFill>
                            <a:schemeClr val="accent6">
                              <a:lumMod val="40000"/>
                              <a:lumOff val="60000"/>
                            </a:schemeClr>
                          </a:solidFill>
                          <a:ln w="38100" cap="flat" cmpd="sng" algn="ctr">
                            <a:noFill/>
                            <a:prstDash val="solid"/>
                          </a:ln>
                          <a:effectLst/>
                          <a:extLst/>
                        </wps:spPr>
                        <wps:txbx>
                          <w:txbxContent>
                            <w:p w14:paraId="6BCB65ED" w14:textId="77777777" w:rsidR="00676979" w:rsidRPr="00AA30EB" w:rsidRDefault="00676979" w:rsidP="00AA30EB">
                              <w:pPr>
                                <w:spacing w:before="0"/>
                                <w:ind w:left="-90" w:firstLine="810"/>
                                <w:rPr>
                                  <w:rFonts w:ascii="Calibri" w:hAnsi="Calibri"/>
                                  <w:i/>
                                  <w:color w:val="FF0000"/>
                                </w:rPr>
                              </w:pPr>
                              <w:r w:rsidRPr="00AA30EB">
                                <w:rPr>
                                  <w:rFonts w:ascii="Calibri" w:hAnsi="Calibri"/>
                                  <w:i/>
                                  <w:color w:val="FF0000"/>
                                </w:rPr>
                                <w:t>I – Vulnerable Populations</w:t>
                              </w:r>
                            </w:p>
                            <w:p w14:paraId="14FB43A8" w14:textId="4C9781F8" w:rsidR="00676979" w:rsidRPr="00AA30EB" w:rsidRDefault="00676979" w:rsidP="00AA30EB">
                              <w:pPr>
                                <w:spacing w:before="0"/>
                                <w:ind w:left="-90" w:firstLine="810"/>
                                <w:rPr>
                                  <w:rFonts w:ascii="Calibri" w:hAnsi="Calibri"/>
                                  <w:i/>
                                  <w:color w:val="FF0000"/>
                                </w:rPr>
                              </w:pPr>
                              <w:r w:rsidRPr="00AA30EB">
                                <w:rPr>
                                  <w:rFonts w:ascii="Calibri" w:hAnsi="Calibri"/>
                                  <w:i/>
                                  <w:color w:val="FF0000"/>
                                </w:rPr>
                                <w:t xml:space="preserve">II – Assessment Limitations and </w:t>
                              </w:r>
                              <w:proofErr w:type="spellStart"/>
                              <w:r w:rsidRPr="00AA30EB">
                                <w:rPr>
                                  <w:rFonts w:ascii="Calibri" w:hAnsi="Calibri"/>
                                  <w:i/>
                                  <w:color w:val="FF0000"/>
                                </w:rPr>
                                <w:t>SoIutions</w:t>
                              </w:r>
                              <w:proofErr w:type="spellEnd"/>
                              <w:r w:rsidRPr="00AA30EB">
                                <w:rPr>
                                  <w:rFonts w:ascii="Calibri" w:hAnsi="Calibri"/>
                                  <w:i/>
                                  <w:color w:val="FF0000"/>
                                </w:rPr>
                                <w:t xml:space="preserve"> </w:t>
                              </w:r>
                            </w:p>
                            <w:p w14:paraId="6B61E786" w14:textId="228A5B37" w:rsidR="00676979" w:rsidRPr="00AA30EB" w:rsidRDefault="00676979" w:rsidP="00AA30EB">
                              <w:pPr>
                                <w:spacing w:before="0"/>
                                <w:ind w:left="-90" w:firstLine="810"/>
                                <w:rPr>
                                  <w:rFonts w:ascii="Calibri" w:hAnsi="Calibri"/>
                                  <w:i/>
                                  <w:color w:val="FF0000"/>
                                </w:rPr>
                              </w:pPr>
                              <w:r w:rsidRPr="00AA30EB">
                                <w:rPr>
                                  <w:rFonts w:ascii="Calibri" w:hAnsi="Calibri"/>
                                  <w:i/>
                                  <w:color w:val="FF0000"/>
                                </w:rPr>
                                <w:t>III – Assessment Checklist</w:t>
                              </w:r>
                            </w:p>
                            <w:p w14:paraId="25F3A0D0" w14:textId="382B93FC" w:rsidR="00676979" w:rsidRPr="00AA30EB" w:rsidRDefault="00676979" w:rsidP="00AA30EB">
                              <w:pPr>
                                <w:spacing w:before="0"/>
                                <w:ind w:left="-90" w:firstLine="810"/>
                                <w:rPr>
                                  <w:rFonts w:ascii="Calibri" w:hAnsi="Calibri"/>
                                  <w:i/>
                                  <w:color w:val="FF0000"/>
                                </w:rPr>
                              </w:pPr>
                              <w:r w:rsidRPr="00AA30EB">
                                <w:rPr>
                                  <w:rFonts w:ascii="Calibri" w:hAnsi="Calibri"/>
                                  <w:i/>
                                  <w:color w:val="FF0000"/>
                                </w:rPr>
                                <w:t xml:space="preserve">IV – Assessment Templates </w:t>
                              </w:r>
                            </w:p>
                            <w:p w14:paraId="1068E0F2" w14:textId="77777777" w:rsidR="00676979" w:rsidRPr="007F6045" w:rsidRDefault="00676979" w:rsidP="00AA30EB">
                              <w:pPr>
                                <w:spacing w:before="0"/>
                                <w:ind w:left="-90" w:firstLine="810"/>
                                <w:rPr>
                                  <w:rFonts w:ascii="Calibri" w:hAnsi="Calibri"/>
                                  <w:i/>
                                  <w:color w:val="000000"/>
                                </w:rPr>
                              </w:pPr>
                            </w:p>
                            <w:p w14:paraId="065F3783" w14:textId="77777777" w:rsidR="00676979" w:rsidRPr="00F90A2C" w:rsidRDefault="00676979" w:rsidP="00AA30EB">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0DE147E7" w14:textId="77777777" w:rsidR="00676979" w:rsidRPr="00CA4446" w:rsidRDefault="00676979" w:rsidP="00AA30EB">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16901BF2" w14:textId="77777777" w:rsidR="00676979" w:rsidRPr="00F90A2C" w:rsidRDefault="00676979" w:rsidP="00AA30EB">
                              <w:pPr>
                                <w:spacing w:before="0"/>
                                <w:rPr>
                                  <w:rFonts w:ascii="Calibri" w:hAnsi="Calibri"/>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18.6pt;margin-top:42.8pt;width:368.7pt;height:58.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" fillcolor="#fbd4b4 [1305]" stroked="f" strokeweight="3pt">
                  <v:path arrowok="t"/>
                  <v:textbox>
                    <w:txbxContent>
                      <w:p w14:paraId="6BCB65ED" w14:textId="77777777" w:rsidR="00B82D24" w:rsidRPr="00AA30EB" w:rsidRDefault="00B82D24" w:rsidP="00AA30EB">
                        <w:pPr>
                          <w:spacing w:before="0"/>
                          <w:ind w:left="-90" w:firstLine="810"/>
                          <w:rPr>
                            <w:rFonts w:ascii="Calibri" w:hAnsi="Calibri"/>
                            <w:i/>
                            <w:color w:val="FF0000"/>
                          </w:rPr>
                        </w:pPr>
                        <w:r w:rsidRPr="00AA30EB">
                          <w:rPr>
                            <w:rFonts w:ascii="Calibri" w:hAnsi="Calibri"/>
                            <w:i/>
                            <w:color w:val="FF0000"/>
                          </w:rPr>
                          <w:t>I – Vulnerable Populations</w:t>
                        </w:r>
                      </w:p>
                      <w:p w14:paraId="14FB43A8" w14:textId="4C9781F8" w:rsidR="00B82D24" w:rsidRPr="00AA30EB" w:rsidRDefault="00B82D24" w:rsidP="00AA30EB">
                        <w:pPr>
                          <w:spacing w:before="0"/>
                          <w:ind w:left="-90" w:firstLine="810"/>
                          <w:rPr>
                            <w:rFonts w:ascii="Calibri" w:hAnsi="Calibri"/>
                            <w:i/>
                            <w:color w:val="FF0000"/>
                          </w:rPr>
                        </w:pPr>
                        <w:r w:rsidRPr="00AA30EB">
                          <w:rPr>
                            <w:rFonts w:ascii="Calibri" w:hAnsi="Calibri"/>
                            <w:i/>
                            <w:color w:val="FF0000"/>
                          </w:rPr>
                          <w:t xml:space="preserve">II – Assessment Limitations and </w:t>
                        </w:r>
                        <w:proofErr w:type="spellStart"/>
                        <w:r w:rsidRPr="00AA30EB">
                          <w:rPr>
                            <w:rFonts w:ascii="Calibri" w:hAnsi="Calibri"/>
                            <w:i/>
                            <w:color w:val="FF0000"/>
                          </w:rPr>
                          <w:t>SoIutions</w:t>
                        </w:r>
                        <w:proofErr w:type="spellEnd"/>
                        <w:r w:rsidRPr="00AA30EB">
                          <w:rPr>
                            <w:rFonts w:ascii="Calibri" w:hAnsi="Calibri"/>
                            <w:i/>
                            <w:color w:val="FF0000"/>
                          </w:rPr>
                          <w:t xml:space="preserve"> </w:t>
                        </w:r>
                      </w:p>
                      <w:p w14:paraId="6B61E786" w14:textId="228A5B37" w:rsidR="00B82D24" w:rsidRPr="00AA30EB" w:rsidRDefault="00B82D24" w:rsidP="00AA30EB">
                        <w:pPr>
                          <w:spacing w:before="0"/>
                          <w:ind w:left="-90" w:firstLine="810"/>
                          <w:rPr>
                            <w:rFonts w:ascii="Calibri" w:hAnsi="Calibri"/>
                            <w:i/>
                            <w:color w:val="FF0000"/>
                          </w:rPr>
                        </w:pPr>
                        <w:r w:rsidRPr="00AA30EB">
                          <w:rPr>
                            <w:rFonts w:ascii="Calibri" w:hAnsi="Calibri"/>
                            <w:i/>
                            <w:color w:val="FF0000"/>
                          </w:rPr>
                          <w:t>III – Assessment Checklist</w:t>
                        </w:r>
                      </w:p>
                      <w:p w14:paraId="25F3A0D0" w14:textId="382B93FC" w:rsidR="00B82D24" w:rsidRPr="00AA30EB" w:rsidRDefault="00B82D24" w:rsidP="00AA30EB">
                        <w:pPr>
                          <w:spacing w:before="0"/>
                          <w:ind w:left="-90" w:firstLine="810"/>
                          <w:rPr>
                            <w:rFonts w:ascii="Calibri" w:hAnsi="Calibri"/>
                            <w:i/>
                            <w:color w:val="FF0000"/>
                          </w:rPr>
                        </w:pPr>
                        <w:r w:rsidRPr="00AA30EB">
                          <w:rPr>
                            <w:rFonts w:ascii="Calibri" w:hAnsi="Calibri"/>
                            <w:i/>
                            <w:color w:val="FF0000"/>
                          </w:rPr>
                          <w:t xml:space="preserve">IV – Assessment Templates </w:t>
                        </w:r>
                      </w:p>
                      <w:p w14:paraId="1068E0F2" w14:textId="77777777" w:rsidR="00B82D24" w:rsidRPr="007F6045" w:rsidRDefault="00B82D24" w:rsidP="00AA30EB">
                        <w:pPr>
                          <w:spacing w:before="0"/>
                          <w:ind w:left="-90" w:firstLine="810"/>
                          <w:rPr>
                            <w:rFonts w:ascii="Calibri" w:hAnsi="Calibri"/>
                            <w:i/>
                            <w:color w:val="000000"/>
                          </w:rPr>
                        </w:pPr>
                      </w:p>
                      <w:p w14:paraId="065F3783" w14:textId="77777777" w:rsidR="00B82D24" w:rsidRPr="00F90A2C" w:rsidRDefault="00B82D24" w:rsidP="00AA30EB">
                        <w:pPr>
                          <w:spacing w:before="0"/>
                          <w:ind w:left="-90"/>
                          <w:rPr>
                            <w:b/>
                            <w:lang w:val="en-US"/>
                          </w:rPr>
                        </w:pPr>
                        <w:r w:rsidRPr="007F6045">
                          <w:rPr>
                            <w:rFonts w:ascii="Calibri" w:hAnsi="Calibri"/>
                            <w:color w:val="000000"/>
                          </w:rPr>
                          <w:tab/>
                        </w:r>
                        <w:r>
                          <w:rPr>
                            <w:rFonts w:ascii="Calibri" w:hAnsi="Calibri"/>
                            <w:color w:val="000000"/>
                          </w:rPr>
                          <w:tab/>
                          <w:t xml:space="preserve">6a </w:t>
                        </w:r>
                        <w:r>
                          <w:rPr>
                            <w:lang w:val="en-US"/>
                          </w:rPr>
                          <w:t>Health Benefits and Co-Harms</w:t>
                        </w:r>
                      </w:p>
                      <w:p w14:paraId="0DE147E7" w14:textId="77777777" w:rsidR="00B82D24" w:rsidRPr="00CA4446" w:rsidRDefault="00B82D24" w:rsidP="00AA30EB">
                        <w:pPr>
                          <w:spacing w:before="0"/>
                          <w:ind w:left="-90"/>
                          <w:rPr>
                            <w:lang w:val="en-US"/>
                          </w:rPr>
                        </w:pPr>
                        <w:r>
                          <w:rPr>
                            <w:rFonts w:ascii="Calibri" w:hAnsi="Calibri"/>
                            <w:color w:val="000000"/>
                          </w:rPr>
                          <w:tab/>
                        </w:r>
                        <w:r>
                          <w:rPr>
                            <w:rFonts w:ascii="Calibri" w:hAnsi="Calibri"/>
                            <w:color w:val="000000"/>
                          </w:rPr>
                          <w:tab/>
                        </w:r>
                        <w:r>
                          <w:rPr>
                            <w:lang w:val="en-US"/>
                          </w:rPr>
                          <w:t xml:space="preserve">6b </w:t>
                        </w:r>
                        <w:r w:rsidRPr="00CA4446">
                          <w:rPr>
                            <w:lang w:val="en-US"/>
                          </w:rPr>
                          <w:t>Synergies for Adap</w:t>
                        </w:r>
                        <w:r>
                          <w:rPr>
                            <w:lang w:val="en-US"/>
                          </w:rPr>
                          <w:t>tation and Mitigation Options</w:t>
                        </w:r>
                      </w:p>
                      <w:p w14:paraId="16901BF2" w14:textId="77777777" w:rsidR="00B82D24" w:rsidRPr="00F90A2C" w:rsidRDefault="00B82D24" w:rsidP="00AA30EB">
                        <w:pPr>
                          <w:spacing w:before="0"/>
                          <w:rPr>
                            <w:rFonts w:ascii="Calibri" w:hAnsi="Calibri"/>
                            <w:color w:val="000000"/>
                            <w:lang w:val="en-US"/>
                          </w:rPr>
                        </w:pPr>
                      </w:p>
                    </w:txbxContent>
                  </v:textbox>
                </v:shape>
              </w:pict>
            </mc:Fallback>
          </mc:AlternateContent>
        </w:r>
      </w:ins>
      <w:ins w:id="7" w:author="Peter Berry" w:date="2017-05-08T13:25:00Z">
        <w:r w:rsidRPr="003F79C3">
          <w:rPr>
            <w:noProof/>
            <w:lang w:val="en-US" w:eastAsia="zh-CN"/>
          </w:rPr>
          <mc:AlternateContent>
            <mc:Choice Requires="wps">
              <w:drawing>
                <wp:anchor distT="0" distB="0" distL="114300" distR="114300" simplePos="0" relativeHeight="251781120" behindDoc="0" locked="0" layoutInCell="1" allowOverlap="1" wp14:anchorId="065FE840" wp14:editId="3866EE75">
                  <wp:simplePos x="0" y="0"/>
                  <wp:positionH relativeFrom="column">
                    <wp:posOffset>-29210</wp:posOffset>
                  </wp:positionH>
                  <wp:positionV relativeFrom="paragraph">
                    <wp:posOffset>542925</wp:posOffset>
                  </wp:positionV>
                  <wp:extent cx="1494790" cy="6356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790" cy="635635"/>
                          </a:xfrm>
                          <a:prstGeom prst="rect">
                            <a:avLst/>
                          </a:prstGeom>
                          <a:solidFill>
                            <a:schemeClr val="accent6">
                              <a:lumMod val="40000"/>
                              <a:lumOff val="60000"/>
                            </a:schemeClr>
                          </a:solidFill>
                          <a:ln w="38100" cap="flat" cmpd="sng" algn="ctr">
                            <a:noFill/>
                            <a:prstDash val="solid"/>
                          </a:ln>
                          <a:effectLst/>
                          <a:extLst/>
                        </wps:spPr>
                        <wps:txbx>
                          <w:txbxContent>
                            <w:p w14:paraId="57CE42E9" w14:textId="6494649E" w:rsidR="00676979" w:rsidRDefault="00676979" w:rsidP="00AA30EB">
                              <w:pPr>
                                <w:jc w:val="center"/>
                                <w:rPr>
                                  <w:rFonts w:ascii="Calibri" w:hAnsi="Calibri"/>
                                  <w:b/>
                                  <w:color w:val="000000"/>
                                  <w:sz w:val="24"/>
                                  <w:szCs w:val="24"/>
                                </w:rPr>
                              </w:pPr>
                              <w:r>
                                <w:rPr>
                                  <w:rFonts w:ascii="Calibri" w:hAnsi="Calibri"/>
                                  <w:b/>
                                  <w:color w:val="000000"/>
                                  <w:sz w:val="24"/>
                                  <w:szCs w:val="24"/>
                                </w:rPr>
                                <w:t>Annexes</w:t>
                              </w:r>
                            </w:p>
                            <w:p w14:paraId="56BE7B7E" w14:textId="2BE4E50E" w:rsidR="00676979" w:rsidRPr="007F6045" w:rsidRDefault="00676979" w:rsidP="00AA30EB">
                              <w:pPr>
                                <w:jc w:val="center"/>
                                <w:rPr>
                                  <w:rFonts w:ascii="Calibri" w:hAnsi="Calibri"/>
                                  <w:b/>
                                  <w:color w:val="000000"/>
                                  <w:sz w:val="24"/>
                                  <w:szCs w:val="24"/>
                                </w:rPr>
                              </w:pPr>
                              <w:r>
                                <w:rPr>
                                  <w:rFonts w:ascii="Calibri" w:hAnsi="Calibri"/>
                                  <w:b/>
                                  <w:color w:val="000000"/>
                                  <w:sz w:val="24"/>
                                  <w:szCs w:val="24"/>
                                </w:rPr>
                                <w:t>p. 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3pt;margin-top:42.75pt;width:117.7pt;height:50.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" fillcolor="#fbd4b4 [1305]" stroked="f" strokeweight="3pt">
                  <v:path arrowok="t"/>
                  <v:textbox>
                    <w:txbxContent>
                      <w:p w14:paraId="57CE42E9" w14:textId="6494649E" w:rsidR="00676979" w:rsidRDefault="00676979" w:rsidP="00AA30EB">
                        <w:pPr>
                          <w:jc w:val="center"/>
                          <w:rPr>
                            <w:rFonts w:ascii="Calibri" w:hAnsi="Calibri"/>
                            <w:b/>
                            <w:color w:val="000000"/>
                            <w:sz w:val="24"/>
                            <w:szCs w:val="24"/>
                          </w:rPr>
                        </w:pPr>
                        <w:r>
                          <w:rPr>
                            <w:rFonts w:ascii="Calibri" w:hAnsi="Calibri"/>
                            <w:b/>
                            <w:color w:val="000000"/>
                            <w:sz w:val="24"/>
                            <w:szCs w:val="24"/>
                          </w:rPr>
                          <w:t>Annexes</w:t>
                        </w:r>
                      </w:p>
                      <w:p w14:paraId="56BE7B7E" w14:textId="2BE4E50E" w:rsidR="00676979" w:rsidRPr="007F6045" w:rsidRDefault="00676979" w:rsidP="00AA30EB">
                        <w:pPr>
                          <w:jc w:val="center"/>
                          <w:rPr>
                            <w:rFonts w:ascii="Calibri" w:hAnsi="Calibri"/>
                            <w:b/>
                            <w:color w:val="000000"/>
                            <w:sz w:val="24"/>
                            <w:szCs w:val="24"/>
                          </w:rPr>
                        </w:pPr>
                        <w:r>
                          <w:rPr>
                            <w:rFonts w:ascii="Calibri" w:hAnsi="Calibri"/>
                            <w:b/>
                            <w:color w:val="000000"/>
                            <w:sz w:val="24"/>
                            <w:szCs w:val="24"/>
                          </w:rPr>
                          <w:t>p. 38</w:t>
                        </w:r>
                      </w:p>
                    </w:txbxContent>
                  </v:textbox>
                </v:shape>
              </w:pict>
            </mc:Fallback>
          </mc:AlternateContent>
        </w:r>
      </w:ins>
      <w:r w:rsidR="000D2317" w:rsidRPr="003F79C3">
        <w:rPr>
          <w:lang w:val="en-US"/>
        </w:rPr>
        <w:br w:type="page"/>
      </w:r>
    </w:p>
    <w:p w14:paraId="4E6BAFC5" w14:textId="35620C4F" w:rsidR="00A43582"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72928" behindDoc="1" locked="0" layoutInCell="1" allowOverlap="1" wp14:anchorId="6E343B50" wp14:editId="79FE8C87">
                <wp:simplePos x="0" y="0"/>
                <wp:positionH relativeFrom="margin">
                  <wp:posOffset>0</wp:posOffset>
                </wp:positionH>
                <wp:positionV relativeFrom="paragraph">
                  <wp:posOffset>-12700</wp:posOffset>
                </wp:positionV>
                <wp:extent cx="6124575" cy="249555"/>
                <wp:effectExtent l="0" t="0" r="9525" b="0"/>
                <wp:wrapNone/>
                <wp:docPr id="3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C3BC81E" w14:textId="77777777" w:rsidR="00676979" w:rsidRPr="007F6045" w:rsidRDefault="00676979" w:rsidP="00A43582">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1pt;width:482.25pt;height:19.6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" fillcolor="#d8d8d8 [2732]" stroked="f" strokeweight="3pt">
                <v:path arrowok="t"/>
                <v:textbox>
                  <w:txbxContent>
                    <w:p w14:paraId="6C3BC81E" w14:textId="77777777" w:rsidR="00B82D24" w:rsidRPr="007F6045" w:rsidRDefault="00B82D24" w:rsidP="00A43582">
                      <w:pPr>
                        <w:jc w:val="center"/>
                        <w:rPr>
                          <w:rFonts w:ascii="Calibri" w:hAnsi="Calibri"/>
                          <w:b/>
                          <w:color w:val="000000"/>
                          <w:sz w:val="24"/>
                          <w:szCs w:val="24"/>
                        </w:rPr>
                      </w:pPr>
                    </w:p>
                  </w:txbxContent>
                </v:textbox>
                <w10:wrap anchorx="margin"/>
              </v:shape>
            </w:pict>
          </mc:Fallback>
        </mc:AlternateContent>
      </w:r>
      <w:r w:rsidR="009217FD" w:rsidRPr="003F79C3">
        <w:rPr>
          <w:lang w:val="en-US"/>
        </w:rPr>
        <w:t>List</w:t>
      </w:r>
      <w:r w:rsidR="00A43582" w:rsidRPr="003F79C3">
        <w:rPr>
          <w:lang w:val="en-US"/>
        </w:rPr>
        <w:t xml:space="preserve"> of </w:t>
      </w:r>
      <w:r w:rsidR="009217FD" w:rsidRPr="003F79C3">
        <w:rPr>
          <w:lang w:val="en-US"/>
        </w:rPr>
        <w:t>Figures</w:t>
      </w:r>
    </w:p>
    <w:p w14:paraId="1442FEEC" w14:textId="77777777" w:rsidR="00A43582" w:rsidRPr="003F79C3" w:rsidRDefault="00A43582" w:rsidP="000D2317">
      <w:pPr>
        <w:pStyle w:val="Heading1"/>
        <w:rPr>
          <w:lang w:val="en-US"/>
        </w:rPr>
      </w:pPr>
    </w:p>
    <w:p w14:paraId="693A5BDA" w14:textId="77777777" w:rsidR="007A16C8" w:rsidRPr="003F79C3" w:rsidRDefault="007A16C8" w:rsidP="009217FD">
      <w:pPr>
        <w:rPr>
          <w:rFonts w:ascii="Calibri" w:eastAsia="Malgun Gothic" w:hAnsi="Calibri" w:cs="Times New Roman"/>
          <w:b/>
          <w:lang w:val="en-US"/>
        </w:rPr>
      </w:pPr>
    </w:p>
    <w:p w14:paraId="7EE2BC44" w14:textId="77777777" w:rsidR="007A16C8" w:rsidRPr="003F79C3" w:rsidRDefault="007A16C8" w:rsidP="009217FD">
      <w:pPr>
        <w:rPr>
          <w:rFonts w:ascii="Calibri" w:eastAsia="Malgun Gothic" w:hAnsi="Calibri" w:cs="Times New Roman"/>
          <w:b/>
          <w:u w:val="single"/>
          <w:lang w:val="en-US"/>
        </w:rPr>
      </w:pPr>
      <w:r w:rsidRPr="003F79C3">
        <w:rPr>
          <w:rFonts w:ascii="Calibri" w:eastAsia="Malgun Gothic" w:hAnsi="Calibri" w:cs="Times New Roman"/>
          <w:b/>
          <w:u w:val="single"/>
          <w:lang w:val="en-US"/>
        </w:rPr>
        <w:t>Figures</w:t>
      </w:r>
    </w:p>
    <w:p w14:paraId="5B5D897E"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Figure 1: Primary exposure pathways by which climate change affects health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commentRangeStart w:id="8"/>
      <w:r w:rsidRPr="003F79C3">
        <w:rPr>
          <w:rFonts w:ascii="Calibri" w:eastAsia="Malgun Gothic" w:hAnsi="Calibri" w:cs="Times New Roman"/>
          <w:b/>
          <w:lang w:val="en-US"/>
        </w:rPr>
        <w:t>Page 2</w:t>
      </w:r>
      <w:commentRangeEnd w:id="8"/>
      <w:r w:rsidR="006B7F26" w:rsidRPr="003F79C3">
        <w:rPr>
          <w:rStyle w:val="CommentReference"/>
          <w:lang w:val="en-US"/>
        </w:rPr>
        <w:commentReference w:id="8"/>
      </w:r>
    </w:p>
    <w:p w14:paraId="2E708C4D" w14:textId="4E06DA41" w:rsidR="009217FD" w:rsidRDefault="00AA30EB" w:rsidP="009217FD">
      <w:pPr>
        <w:rPr>
          <w:ins w:id="9" w:author="Peter Berry" w:date="2017-05-08T13:32:00Z"/>
          <w:rFonts w:ascii="Calibri" w:eastAsia="Malgun Gothic" w:hAnsi="Calibri" w:cs="Times New Roman"/>
          <w:b/>
          <w:lang w:val="en-US"/>
        </w:rPr>
      </w:pPr>
      <w:ins w:id="10" w:author="Peter Berry" w:date="2017-05-08T13:32:00Z">
        <w:r>
          <w:rPr>
            <w:rFonts w:ascii="Calibri" w:eastAsia="Malgun Gothic" w:hAnsi="Calibri" w:cs="Times New Roman"/>
            <w:b/>
            <w:lang w:val="en-US"/>
          </w:rPr>
          <w:t>Figure B1: Number of reported cases of chikungunya by week in the Caribbean region</w:t>
        </w:r>
      </w:ins>
    </w:p>
    <w:p w14:paraId="6A36A939" w14:textId="1FB7B1E6" w:rsidR="00AA30EB" w:rsidRPr="003F79C3" w:rsidRDefault="00AA30EB" w:rsidP="009217FD">
      <w:pPr>
        <w:rPr>
          <w:rFonts w:ascii="Calibri" w:eastAsia="Malgun Gothic" w:hAnsi="Calibri" w:cs="Times New Roman"/>
          <w:b/>
          <w:lang w:val="en-US"/>
        </w:rPr>
      </w:pPr>
      <w:ins w:id="11" w:author="Peter Berry" w:date="2017-05-08T13:33:00Z">
        <w:r>
          <w:rPr>
            <w:rFonts w:ascii="Calibri" w:eastAsia="Malgun Gothic" w:hAnsi="Calibri" w:cs="Times New Roman"/>
            <w:b/>
            <w:lang w:val="en-US"/>
          </w:rPr>
          <w:t>Figure 2: Determinants of vulnerability</w:t>
        </w:r>
      </w:ins>
    </w:p>
    <w:p w14:paraId="2EC34489" w14:textId="77777777" w:rsidR="007A16C8" w:rsidRPr="003F79C3" w:rsidRDefault="007A16C8" w:rsidP="009217FD">
      <w:pPr>
        <w:rPr>
          <w:rFonts w:ascii="Calibri" w:eastAsia="Malgun Gothic" w:hAnsi="Calibri" w:cs="Times New Roman"/>
          <w:b/>
          <w:u w:val="single"/>
          <w:lang w:val="en-US"/>
        </w:rPr>
      </w:pPr>
      <w:r w:rsidRPr="003F79C3">
        <w:rPr>
          <w:rFonts w:ascii="Calibri" w:eastAsia="Malgun Gothic" w:hAnsi="Calibri" w:cs="Times New Roman"/>
          <w:b/>
          <w:u w:val="single"/>
          <w:lang w:val="en-US"/>
        </w:rPr>
        <w:t>Tables</w:t>
      </w:r>
    </w:p>
    <w:p w14:paraId="1428F817"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Table 1: Potential health risks of a changing climate in the Caribbean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3</w:t>
      </w:r>
    </w:p>
    <w:p w14:paraId="02C2464D"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Table 2: Key sources of information for the Dominica Assessment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11</w:t>
      </w:r>
    </w:p>
    <w:p w14:paraId="2A761E57" w14:textId="085A32AA" w:rsidR="00BA1F66" w:rsidRPr="003F79C3" w:rsidRDefault="00BA1F66" w:rsidP="009217FD">
      <w:pPr>
        <w:rPr>
          <w:rFonts w:ascii="Calibri" w:eastAsia="Malgun Gothic" w:hAnsi="Calibri" w:cs="Times New Roman"/>
          <w:b/>
          <w:lang w:val="en-US"/>
        </w:rPr>
      </w:pPr>
      <w:r w:rsidRPr="003F79C3">
        <w:rPr>
          <w:rFonts w:ascii="Calibri" w:eastAsia="Malgun Gothic" w:hAnsi="Calibri" w:cs="Times New Roman"/>
          <w:b/>
          <w:lang w:val="en-US"/>
        </w:rPr>
        <w:t>Table 3: General status of climate and weather information relevant for health decision-making</w:t>
      </w:r>
      <w:r w:rsidRPr="003F79C3">
        <w:rPr>
          <w:rFonts w:ascii="Calibri" w:eastAsia="Malgun Gothic" w:hAnsi="Calibri" w:cs="Times New Roman"/>
          <w:b/>
          <w:lang w:val="en-US"/>
        </w:rPr>
        <w:tab/>
        <w:t>Page ..</w:t>
      </w:r>
    </w:p>
    <w:p w14:paraId="720FB76F" w14:textId="14DBC03C" w:rsidR="009217FD" w:rsidRPr="003F79C3" w:rsidRDefault="00BA1F66" w:rsidP="009217FD">
      <w:pPr>
        <w:rPr>
          <w:rFonts w:ascii="Calibri" w:eastAsia="Malgun Gothic" w:hAnsi="Calibri" w:cs="Times New Roman"/>
          <w:b/>
          <w:lang w:val="en-US"/>
        </w:rPr>
      </w:pPr>
      <w:r w:rsidRPr="003F79C3">
        <w:rPr>
          <w:rFonts w:ascii="Calibri" w:eastAsia="Malgun Gothic" w:hAnsi="Calibri" w:cs="Times New Roman"/>
          <w:b/>
          <w:lang w:val="en-US"/>
        </w:rPr>
        <w:t>Table 4</w:t>
      </w:r>
      <w:r w:rsidR="009217FD" w:rsidRPr="003F79C3">
        <w:rPr>
          <w:rFonts w:ascii="Calibri" w:eastAsia="Malgun Gothic" w:hAnsi="Calibri" w:cs="Times New Roman"/>
          <w:b/>
          <w:lang w:val="en-US"/>
        </w:rPr>
        <w:t xml:space="preserve">: Overview of climate sensitive health outcomes examined in the Dominica V&amp;A Assessment … </w:t>
      </w:r>
      <w:r w:rsidR="009217FD" w:rsidRPr="003F79C3">
        <w:rPr>
          <w:rFonts w:ascii="Calibri" w:eastAsia="Malgun Gothic" w:hAnsi="Calibri" w:cs="Times New Roman"/>
          <w:b/>
          <w:lang w:val="en-US"/>
        </w:rPr>
        <w:tab/>
        <w:t>Page 13</w:t>
      </w:r>
    </w:p>
    <w:p w14:paraId="5FFD17C2" w14:textId="77777777" w:rsidR="009217FD" w:rsidRPr="003F79C3" w:rsidRDefault="009217FD" w:rsidP="009217FD">
      <w:pPr>
        <w:rPr>
          <w:rFonts w:ascii="Calibri" w:eastAsia="Malgun Gothic" w:hAnsi="Calibri" w:cs="Times New Roman"/>
          <w:b/>
          <w:lang w:val="en-US"/>
        </w:rPr>
      </w:pPr>
    </w:p>
    <w:p w14:paraId="0B8556C1" w14:textId="77777777" w:rsidR="007A16C8" w:rsidRPr="003F79C3" w:rsidRDefault="007A16C8" w:rsidP="009217FD">
      <w:pPr>
        <w:rPr>
          <w:rFonts w:ascii="Calibri" w:eastAsia="Malgun Gothic" w:hAnsi="Calibri" w:cs="Times New Roman"/>
          <w:b/>
          <w:u w:val="single"/>
          <w:lang w:val="en-US"/>
        </w:rPr>
      </w:pPr>
      <w:r w:rsidRPr="003F79C3">
        <w:rPr>
          <w:rFonts w:ascii="Calibri" w:eastAsia="Malgun Gothic" w:hAnsi="Calibri" w:cs="Times New Roman"/>
          <w:b/>
          <w:u w:val="single"/>
          <w:lang w:val="en-US"/>
        </w:rPr>
        <w:t>Boxes</w:t>
      </w:r>
    </w:p>
    <w:p w14:paraId="155DE576" w14:textId="03603ABF"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1: Caribbean Chikungunya </w:t>
      </w:r>
      <w:ins w:id="12" w:author="Peter Berry" w:date="2017-05-08T13:33:00Z">
        <w:r w:rsidR="002F144A">
          <w:rPr>
            <w:rFonts w:ascii="Calibri" w:eastAsia="Malgun Gothic" w:hAnsi="Calibri" w:cs="Times New Roman"/>
            <w:b/>
            <w:lang w:val="en-US"/>
          </w:rPr>
          <w:t>o</w:t>
        </w:r>
      </w:ins>
      <w:del w:id="13" w:author="Peter Berry" w:date="2017-05-08T13:33:00Z">
        <w:r w:rsidRPr="003F79C3" w:rsidDel="002F144A">
          <w:rPr>
            <w:rFonts w:ascii="Calibri" w:eastAsia="Malgun Gothic" w:hAnsi="Calibri" w:cs="Times New Roman"/>
            <w:b/>
            <w:lang w:val="en-US"/>
          </w:rPr>
          <w:delText>O</w:delText>
        </w:r>
      </w:del>
      <w:r w:rsidRPr="003F79C3">
        <w:rPr>
          <w:rFonts w:ascii="Calibri" w:eastAsia="Malgun Gothic" w:hAnsi="Calibri" w:cs="Times New Roman"/>
          <w:b/>
          <w:lang w:val="en-US"/>
        </w:rPr>
        <w:t xml:space="preserve">utbreak 2014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4</w:t>
      </w:r>
    </w:p>
    <w:p w14:paraId="4E388DF3"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2: Impacts of Tropical Storm Erika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6</w:t>
      </w:r>
    </w:p>
    <w:p w14:paraId="6AAA71F3"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3: Stakeholder workshops in Grenada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8</w:t>
      </w:r>
    </w:p>
    <w:p w14:paraId="27E26CD7"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4: Launch of the Dominica V&amp;A Assessment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10</w:t>
      </w:r>
    </w:p>
    <w:p w14:paraId="34764DB9" w14:textId="7B86AFA4"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5: Regional </w:t>
      </w:r>
      <w:ins w:id="14" w:author="Peter Berry" w:date="2017-05-08T13:33:00Z">
        <w:r w:rsidR="002F144A">
          <w:rPr>
            <w:rFonts w:ascii="Calibri" w:eastAsia="Malgun Gothic" w:hAnsi="Calibri" w:cs="Times New Roman"/>
            <w:b/>
            <w:lang w:val="en-US"/>
          </w:rPr>
          <w:t xml:space="preserve">climate </w:t>
        </w:r>
      </w:ins>
      <w:r w:rsidRPr="003F79C3">
        <w:rPr>
          <w:rFonts w:ascii="Calibri" w:eastAsia="Malgun Gothic" w:hAnsi="Calibri" w:cs="Times New Roman"/>
          <w:b/>
          <w:lang w:val="en-US"/>
        </w:rPr>
        <w:t xml:space="preserve">risk monitoring and management activities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002F144A">
        <w:rPr>
          <w:rFonts w:ascii="Calibri" w:eastAsia="Malgun Gothic" w:hAnsi="Calibri" w:cs="Times New Roman"/>
          <w:b/>
          <w:lang w:val="en-US"/>
        </w:rPr>
        <w:tab/>
      </w:r>
      <w:r w:rsidR="002F144A">
        <w:rPr>
          <w:rFonts w:ascii="Calibri" w:eastAsia="Malgun Gothic" w:hAnsi="Calibri" w:cs="Times New Roman"/>
          <w:b/>
          <w:lang w:val="en-US"/>
        </w:rPr>
        <w:tab/>
      </w:r>
      <w:r w:rsidRPr="003F79C3">
        <w:rPr>
          <w:rFonts w:ascii="Calibri" w:eastAsia="Malgun Gothic" w:hAnsi="Calibri" w:cs="Times New Roman"/>
          <w:b/>
          <w:lang w:val="en-US"/>
        </w:rPr>
        <w:t>Page 12</w:t>
      </w:r>
    </w:p>
    <w:p w14:paraId="39906EF9"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6: ‘Smart Hospitals’ Toolkit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15</w:t>
      </w:r>
    </w:p>
    <w:p w14:paraId="74FE2C35"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7: Useful resources for the Caribbean context … </w:t>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r>
      <w:r w:rsidRPr="003F79C3">
        <w:rPr>
          <w:rFonts w:ascii="Calibri" w:eastAsia="Malgun Gothic" w:hAnsi="Calibri" w:cs="Times New Roman"/>
          <w:b/>
          <w:lang w:val="en-US"/>
        </w:rPr>
        <w:tab/>
        <w:t>Page 16</w:t>
      </w:r>
    </w:p>
    <w:p w14:paraId="55F2E0B8"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8: Caribbean Institute for Meteorology and Hydrology / </w:t>
      </w:r>
      <w:commentRangeStart w:id="15"/>
      <w:r w:rsidRPr="003F79C3">
        <w:rPr>
          <w:rFonts w:ascii="Calibri" w:eastAsia="Malgun Gothic" w:hAnsi="Calibri" w:cs="Times New Roman"/>
          <w:b/>
          <w:lang w:val="en-US"/>
        </w:rPr>
        <w:t>Centre for Climate and Environment Si</w:t>
      </w:r>
      <w:r w:rsidR="007A16C8" w:rsidRPr="003F79C3">
        <w:rPr>
          <w:rFonts w:ascii="Calibri" w:eastAsia="Malgun Gothic" w:hAnsi="Calibri" w:cs="Times New Roman"/>
          <w:b/>
          <w:lang w:val="en-US"/>
        </w:rPr>
        <w:t xml:space="preserve">mulations </w:t>
      </w:r>
      <w:commentRangeEnd w:id="15"/>
      <w:r w:rsidR="002F144A">
        <w:rPr>
          <w:rStyle w:val="CommentReference"/>
        </w:rPr>
        <w:commentReference w:id="15"/>
      </w:r>
      <w:r w:rsidR="007A16C8" w:rsidRPr="003F79C3">
        <w:rPr>
          <w:rFonts w:ascii="Calibri" w:eastAsia="Malgun Gothic" w:hAnsi="Calibri" w:cs="Times New Roman"/>
          <w:b/>
          <w:lang w:val="en-US"/>
        </w:rPr>
        <w:t>…</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19</w:t>
      </w:r>
    </w:p>
    <w:p w14:paraId="61A3C93C"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9: Applying a risk matrix exercise to estimate future climate risks to health in Dominica … </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19</w:t>
      </w:r>
    </w:p>
    <w:p w14:paraId="636BED31"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 xml:space="preserve">Box 10: Adaptation options to reduce risks to health from climate change in Dominica … </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21</w:t>
      </w:r>
    </w:p>
    <w:p w14:paraId="3E776E4E" w14:textId="790D19E4"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Box 11: Examples of indicators for measuring the effectiveness of a heat alert and response system</w:t>
      </w:r>
      <w:del w:id="16" w:author="Peter Berry" w:date="2017-05-08T13:34:00Z">
        <w:r w:rsidRPr="003F79C3" w:rsidDel="002F144A">
          <w:rPr>
            <w:rFonts w:ascii="Calibri" w:eastAsia="Malgun Gothic" w:hAnsi="Calibri" w:cs="Times New Roman"/>
            <w:b/>
            <w:lang w:val="en-US"/>
          </w:rPr>
          <w:delText>s</w:delText>
        </w:r>
      </w:del>
      <w:r w:rsidRPr="003F79C3">
        <w:rPr>
          <w:rFonts w:ascii="Calibri" w:eastAsia="Malgun Gothic" w:hAnsi="Calibri" w:cs="Times New Roman"/>
          <w:b/>
          <w:lang w:val="en-US"/>
        </w:rPr>
        <w:t xml:space="preserve"> …</w:t>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24</w:t>
      </w:r>
    </w:p>
    <w:p w14:paraId="06CF89B2" w14:textId="77777777" w:rsidR="009217FD" w:rsidRPr="003F79C3" w:rsidRDefault="009217FD" w:rsidP="009217FD">
      <w:pPr>
        <w:rPr>
          <w:rFonts w:ascii="Calibri" w:eastAsia="Malgun Gothic" w:hAnsi="Calibri" w:cs="Times New Roman"/>
          <w:b/>
          <w:lang w:val="en-US"/>
        </w:rPr>
      </w:pPr>
      <w:r w:rsidRPr="003F79C3">
        <w:rPr>
          <w:rFonts w:ascii="Calibri" w:eastAsia="Malgun Gothic" w:hAnsi="Calibri" w:cs="Times New Roman"/>
          <w:b/>
          <w:lang w:val="en-US"/>
        </w:rPr>
        <w:t>Box 12: Measuring the economic cost of climate change on health in the Caribbean …</w:t>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007A16C8" w:rsidRPr="003F79C3">
        <w:rPr>
          <w:rFonts w:ascii="Calibri" w:eastAsia="Malgun Gothic" w:hAnsi="Calibri" w:cs="Times New Roman"/>
          <w:b/>
          <w:lang w:val="en-US"/>
        </w:rPr>
        <w:tab/>
      </w:r>
      <w:r w:rsidRPr="003F79C3">
        <w:rPr>
          <w:rFonts w:ascii="Calibri" w:eastAsia="Malgun Gothic" w:hAnsi="Calibri" w:cs="Times New Roman"/>
          <w:b/>
          <w:lang w:val="en-US"/>
        </w:rPr>
        <w:t>Page 26</w:t>
      </w:r>
    </w:p>
    <w:p w14:paraId="62E21F98" w14:textId="77777777" w:rsidR="00A43582" w:rsidRPr="003F79C3" w:rsidRDefault="00A43582" w:rsidP="00A43582">
      <w:pPr>
        <w:rPr>
          <w:lang w:val="en-US"/>
        </w:rPr>
      </w:pPr>
    </w:p>
    <w:p w14:paraId="17E2F153" w14:textId="77777777" w:rsidR="00A43582" w:rsidRPr="003F79C3" w:rsidRDefault="00A43582" w:rsidP="00A43582">
      <w:pPr>
        <w:rPr>
          <w:lang w:val="en-US"/>
        </w:rPr>
      </w:pPr>
    </w:p>
    <w:p w14:paraId="7850AE3A" w14:textId="77777777" w:rsidR="00A43582" w:rsidRPr="003F79C3" w:rsidRDefault="00A43582" w:rsidP="00A43582">
      <w:pPr>
        <w:rPr>
          <w:lang w:val="en-US"/>
        </w:rPr>
      </w:pPr>
    </w:p>
    <w:p w14:paraId="4A38E64C" w14:textId="77777777" w:rsidR="00A43582" w:rsidRPr="003F79C3" w:rsidRDefault="00A43582" w:rsidP="00A43582">
      <w:pPr>
        <w:rPr>
          <w:lang w:val="en-US"/>
        </w:rPr>
      </w:pPr>
    </w:p>
    <w:p w14:paraId="03E7DBF0" w14:textId="77777777" w:rsidR="00A43582" w:rsidRPr="003F79C3" w:rsidRDefault="00A43582" w:rsidP="00A43582">
      <w:pPr>
        <w:rPr>
          <w:lang w:val="en-US"/>
        </w:rPr>
      </w:pPr>
    </w:p>
    <w:p w14:paraId="70ED2FFF" w14:textId="77777777" w:rsidR="00A43582" w:rsidRPr="003F79C3" w:rsidRDefault="00A43582" w:rsidP="00A43582">
      <w:pPr>
        <w:rPr>
          <w:lang w:val="en-US"/>
        </w:rPr>
      </w:pPr>
    </w:p>
    <w:p w14:paraId="5657311D" w14:textId="3732B903" w:rsidR="000D2317" w:rsidRPr="003F79C3" w:rsidRDefault="000D2317">
      <w:pPr>
        <w:spacing w:before="200" w:after="200" w:line="276" w:lineRule="auto"/>
        <w:rPr>
          <w:lang w:val="en-US"/>
        </w:rPr>
      </w:pPr>
      <w:r w:rsidRPr="003F79C3">
        <w:rPr>
          <w:lang w:val="en-US"/>
        </w:rPr>
        <w:br w:type="page"/>
      </w:r>
    </w:p>
    <w:p w14:paraId="4F6E5918" w14:textId="1D38FB75" w:rsidR="000D2317"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77024" behindDoc="1" locked="0" layoutInCell="1" allowOverlap="1" wp14:anchorId="3978D057" wp14:editId="77BCB357">
                <wp:simplePos x="0" y="0"/>
                <wp:positionH relativeFrom="margin">
                  <wp:posOffset>0</wp:posOffset>
                </wp:positionH>
                <wp:positionV relativeFrom="paragraph">
                  <wp:posOffset>-12700</wp:posOffset>
                </wp:positionV>
                <wp:extent cx="6124575" cy="249555"/>
                <wp:effectExtent l="0" t="0" r="9525" b="0"/>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ADD674E" w14:textId="77777777" w:rsidR="00676979" w:rsidRPr="007F6045" w:rsidRDefault="00676979" w:rsidP="000D2317">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1pt;width:482.25pt;height:19.6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" fillcolor="#d8d8d8 [2732]" stroked="f" strokeweight="3pt">
                <v:path arrowok="t"/>
                <v:textbox>
                  <w:txbxContent>
                    <w:p w14:paraId="6ADD674E" w14:textId="77777777" w:rsidR="00B82D24" w:rsidRPr="007F6045" w:rsidRDefault="00B82D24" w:rsidP="000D2317">
                      <w:pPr>
                        <w:jc w:val="center"/>
                        <w:rPr>
                          <w:rFonts w:ascii="Calibri" w:hAnsi="Calibri"/>
                          <w:b/>
                          <w:color w:val="000000"/>
                          <w:sz w:val="24"/>
                          <w:szCs w:val="24"/>
                        </w:rPr>
                      </w:pPr>
                    </w:p>
                  </w:txbxContent>
                </v:textbox>
                <w10:wrap anchorx="margin"/>
              </v:shape>
            </w:pict>
          </mc:Fallback>
        </mc:AlternateContent>
      </w:r>
      <w:r w:rsidR="000D2317" w:rsidRPr="003F79C3">
        <w:rPr>
          <w:lang w:val="en-US"/>
        </w:rPr>
        <w:t>Acronyms</w:t>
      </w:r>
    </w:p>
    <w:p w14:paraId="3588A1A3" w14:textId="77777777" w:rsidR="0075247C" w:rsidRPr="003F79C3" w:rsidRDefault="0075247C" w:rsidP="00A43582">
      <w:pPr>
        <w:rPr>
          <w:lang w:val="en-US"/>
        </w:rPr>
      </w:pPr>
    </w:p>
    <w:p w14:paraId="70B5CBA5" w14:textId="6C0ACB8E"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BAT</w:t>
      </w:r>
      <w:r w:rsidRPr="003F79C3">
        <w:rPr>
          <w:rStyle w:val="PageNumber"/>
          <w:lang w:val="en-US"/>
        </w:rPr>
        <w:tab/>
      </w:r>
      <w:r w:rsidR="0059478F" w:rsidRPr="003F79C3">
        <w:rPr>
          <w:rStyle w:val="PageNumber"/>
          <w:lang w:val="en-US"/>
        </w:rPr>
        <w:tab/>
      </w:r>
      <w:r w:rsidRPr="003F79C3">
        <w:rPr>
          <w:rStyle w:val="PageNumber"/>
          <w:lang w:val="en-US"/>
        </w:rPr>
        <w:t>Baseline assessment tool</w:t>
      </w:r>
    </w:p>
    <w:p w14:paraId="09527626" w14:textId="753007AF"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CADRIM</w:t>
      </w:r>
      <w:r w:rsidRPr="003F79C3">
        <w:rPr>
          <w:rStyle w:val="PageNumber"/>
          <w:lang w:val="en-US"/>
        </w:rPr>
        <w:tab/>
      </w:r>
      <w:r w:rsidR="0059478F" w:rsidRPr="003F79C3">
        <w:rPr>
          <w:rStyle w:val="PageNumber"/>
          <w:lang w:val="en-US"/>
        </w:rPr>
        <w:tab/>
      </w:r>
      <w:r w:rsidRPr="003F79C3">
        <w:rPr>
          <w:rStyle w:val="PageNumber"/>
          <w:lang w:val="en-US"/>
        </w:rPr>
        <w:t>Red Cross Caribbean Disaster Risk Management Reference Centre</w:t>
      </w:r>
    </w:p>
    <w:p w14:paraId="3B8B575D" w14:textId="4EA3C39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CariCOF</w:t>
      </w:r>
      <w:r w:rsidRPr="003F79C3">
        <w:rPr>
          <w:rStyle w:val="PageNumber"/>
          <w:lang w:val="en-US"/>
        </w:rPr>
        <w:tab/>
      </w:r>
      <w:r w:rsidR="0059478F" w:rsidRPr="003F79C3">
        <w:rPr>
          <w:rStyle w:val="PageNumber"/>
          <w:lang w:val="en-US"/>
        </w:rPr>
        <w:tab/>
      </w:r>
      <w:r w:rsidRPr="003F79C3">
        <w:rPr>
          <w:rStyle w:val="PageNumber"/>
          <w:lang w:val="en-US"/>
        </w:rPr>
        <w:t>Caribbean Climate Outlook Forum</w:t>
      </w:r>
    </w:p>
    <w:p w14:paraId="6BA3502B" w14:textId="7B92DA1B"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CCCCC</w:t>
      </w:r>
      <w:r w:rsidRPr="003F79C3">
        <w:rPr>
          <w:rStyle w:val="PageNumber"/>
          <w:lang w:val="en-US"/>
        </w:rPr>
        <w:tab/>
      </w:r>
      <w:r w:rsidR="0059478F" w:rsidRPr="003F79C3">
        <w:rPr>
          <w:rStyle w:val="PageNumber"/>
          <w:lang w:val="en-US"/>
        </w:rPr>
        <w:tab/>
      </w:r>
      <w:r w:rsidRPr="003F79C3">
        <w:rPr>
          <w:rStyle w:val="PageNumber"/>
          <w:lang w:val="en-US"/>
        </w:rPr>
        <w:t>Caribbean Community Climate Change Centre</w:t>
      </w:r>
    </w:p>
    <w:p w14:paraId="7347631A" w14:textId="4BC639BD"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CCCES</w:t>
      </w:r>
      <w:r w:rsidRPr="003F79C3">
        <w:rPr>
          <w:rStyle w:val="PageNumber"/>
          <w:lang w:val="en-US"/>
        </w:rPr>
        <w:tab/>
      </w:r>
      <w:r w:rsidR="0059478F" w:rsidRPr="003F79C3">
        <w:rPr>
          <w:rStyle w:val="PageNumber"/>
          <w:lang w:val="en-US"/>
        </w:rPr>
        <w:tab/>
      </w:r>
      <w:r w:rsidRPr="003F79C3">
        <w:rPr>
          <w:rStyle w:val="PageNumber"/>
          <w:lang w:val="en-US"/>
        </w:rPr>
        <w:t>Caribbean Center for Climate and Environmental Simulations</w:t>
      </w:r>
    </w:p>
    <w:p w14:paraId="14B1C26D" w14:textId="0EA1F223"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CCORAL</w:t>
      </w:r>
      <w:r w:rsidRPr="003F79C3">
        <w:rPr>
          <w:rStyle w:val="PageNumber"/>
          <w:lang w:val="en-US"/>
        </w:rPr>
        <w:tab/>
      </w:r>
      <w:r w:rsidR="0059478F" w:rsidRPr="003F79C3">
        <w:rPr>
          <w:rStyle w:val="PageNumber"/>
          <w:lang w:val="en-US"/>
        </w:rPr>
        <w:tab/>
      </w:r>
      <w:r w:rsidRPr="003F79C3">
        <w:rPr>
          <w:rStyle w:val="PageNumber"/>
          <w:lang w:val="en-US"/>
        </w:rPr>
        <w:t>Caribbean Climate Online Risk and Adaptation Tool</w:t>
      </w:r>
    </w:p>
    <w:p w14:paraId="027C8B52" w14:textId="75D2E07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CDC</w:t>
      </w:r>
      <w:r w:rsidRPr="003F79C3">
        <w:rPr>
          <w:rStyle w:val="PageNumber"/>
          <w:lang w:val="en-US"/>
        </w:rPr>
        <w:tab/>
      </w:r>
      <w:r w:rsidR="0059478F" w:rsidRPr="003F79C3">
        <w:rPr>
          <w:rStyle w:val="PageNumber"/>
          <w:lang w:val="en-US"/>
        </w:rPr>
        <w:tab/>
      </w:r>
      <w:r w:rsidRPr="003F79C3">
        <w:rPr>
          <w:rStyle w:val="PageNumber"/>
          <w:lang w:val="en-US"/>
        </w:rPr>
        <w:t>Center for Disease Control</w:t>
      </w:r>
    </w:p>
    <w:p w14:paraId="7EF97358" w14:textId="35F9EE1A"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CDEMA</w:t>
      </w:r>
      <w:r w:rsidRPr="003F79C3">
        <w:rPr>
          <w:rStyle w:val="PageNumber"/>
          <w:lang w:val="en-US"/>
        </w:rPr>
        <w:tab/>
      </w:r>
      <w:r w:rsidR="0059478F" w:rsidRPr="003F79C3">
        <w:rPr>
          <w:rStyle w:val="PageNumber"/>
          <w:lang w:val="en-US"/>
        </w:rPr>
        <w:tab/>
      </w:r>
      <w:r w:rsidRPr="003F79C3">
        <w:rPr>
          <w:rStyle w:val="PageNumber"/>
          <w:lang w:val="en-US"/>
        </w:rPr>
        <w:t>Caribbean Disaster Emergency Management Agency</w:t>
      </w:r>
    </w:p>
    <w:p w14:paraId="42CAFDC4" w14:textId="50303030"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CIMH</w:t>
      </w:r>
      <w:r w:rsidRPr="003F79C3">
        <w:rPr>
          <w:rStyle w:val="PageNumber"/>
          <w:lang w:val="en-US"/>
        </w:rPr>
        <w:tab/>
      </w:r>
      <w:r w:rsidR="0059478F" w:rsidRPr="003F79C3">
        <w:rPr>
          <w:rStyle w:val="PageNumber"/>
          <w:lang w:val="en-US"/>
        </w:rPr>
        <w:tab/>
      </w:r>
      <w:r w:rsidRPr="003F79C3">
        <w:rPr>
          <w:lang w:val="en-US"/>
        </w:rPr>
        <w:t>Caribbean Institute for Meteorology &amp; Hydrology</w:t>
      </w:r>
    </w:p>
    <w:p w14:paraId="00763048" w14:textId="6E1F60E7"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ENSO</w:t>
      </w:r>
      <w:r w:rsidRPr="003F79C3">
        <w:rPr>
          <w:rStyle w:val="PageNumber"/>
          <w:lang w:val="en-US"/>
        </w:rPr>
        <w:tab/>
      </w:r>
      <w:r w:rsidR="0059478F" w:rsidRPr="003F79C3">
        <w:rPr>
          <w:rStyle w:val="PageNumber"/>
          <w:lang w:val="en-US"/>
        </w:rPr>
        <w:tab/>
      </w:r>
      <w:r w:rsidRPr="003F79C3">
        <w:rPr>
          <w:rStyle w:val="PageNumber"/>
          <w:lang w:val="en-US"/>
        </w:rPr>
        <w:t>El N</w:t>
      </w:r>
      <w:r w:rsidR="0059478F" w:rsidRPr="003F79C3">
        <w:rPr>
          <w:rStyle w:val="PageNumber"/>
          <w:lang w:val="en-US"/>
        </w:rPr>
        <w:t>iñ</w:t>
      </w:r>
      <w:r w:rsidRPr="003F79C3">
        <w:rPr>
          <w:rStyle w:val="PageNumber"/>
          <w:lang w:val="en-US"/>
        </w:rPr>
        <w:t>o Southern Oscillation</w:t>
      </w:r>
    </w:p>
    <w:p w14:paraId="5126F918" w14:textId="31CDA00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EWE</w:t>
      </w:r>
      <w:r w:rsidRPr="003F79C3">
        <w:rPr>
          <w:rStyle w:val="PageNumber"/>
          <w:lang w:val="en-US"/>
        </w:rPr>
        <w:tab/>
      </w:r>
      <w:r w:rsidR="0059478F" w:rsidRPr="003F79C3">
        <w:rPr>
          <w:rStyle w:val="PageNumber"/>
          <w:lang w:val="en-US"/>
        </w:rPr>
        <w:tab/>
      </w:r>
      <w:r w:rsidRPr="003F79C3">
        <w:rPr>
          <w:rStyle w:val="PageNumber"/>
          <w:lang w:val="en-US"/>
        </w:rPr>
        <w:t xml:space="preserve">Extreme </w:t>
      </w:r>
      <w:ins w:id="17" w:author="Peter Berry" w:date="2017-05-08T13:34:00Z">
        <w:r w:rsidR="002F144A">
          <w:rPr>
            <w:rStyle w:val="PageNumber"/>
            <w:lang w:val="en-US"/>
          </w:rPr>
          <w:t>w</w:t>
        </w:r>
      </w:ins>
      <w:del w:id="18" w:author="Peter Berry" w:date="2017-05-08T13:34:00Z">
        <w:r w:rsidRPr="003F79C3" w:rsidDel="002F144A">
          <w:rPr>
            <w:rStyle w:val="PageNumber"/>
            <w:lang w:val="en-US"/>
          </w:rPr>
          <w:delText>W</w:delText>
        </w:r>
      </w:del>
      <w:r w:rsidRPr="003F79C3">
        <w:rPr>
          <w:rStyle w:val="PageNumber"/>
          <w:lang w:val="en-US"/>
        </w:rPr>
        <w:t xml:space="preserve">eather </w:t>
      </w:r>
      <w:ins w:id="19" w:author="Peter Berry" w:date="2017-05-08T13:34:00Z">
        <w:r w:rsidR="002F144A">
          <w:rPr>
            <w:rStyle w:val="PageNumber"/>
            <w:lang w:val="en-US"/>
          </w:rPr>
          <w:t>e</w:t>
        </w:r>
      </w:ins>
      <w:del w:id="20" w:author="Peter Berry" w:date="2017-05-08T13:34:00Z">
        <w:r w:rsidRPr="003F79C3" w:rsidDel="002F144A">
          <w:rPr>
            <w:rStyle w:val="PageNumber"/>
            <w:lang w:val="en-US"/>
          </w:rPr>
          <w:delText>E</w:delText>
        </w:r>
      </w:del>
      <w:r w:rsidRPr="003F79C3">
        <w:rPr>
          <w:rStyle w:val="PageNumber"/>
          <w:lang w:val="en-US"/>
        </w:rPr>
        <w:t>vents</w:t>
      </w:r>
    </w:p>
    <w:p w14:paraId="5F2EFDBC" w14:textId="4DF535C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GDP</w:t>
      </w:r>
      <w:r w:rsidRPr="003F79C3">
        <w:rPr>
          <w:rStyle w:val="PageNumber"/>
          <w:lang w:val="en-US"/>
        </w:rPr>
        <w:tab/>
      </w:r>
      <w:r w:rsidR="0059478F" w:rsidRPr="003F79C3">
        <w:rPr>
          <w:rStyle w:val="PageNumber"/>
          <w:lang w:val="en-US"/>
        </w:rPr>
        <w:tab/>
      </w:r>
      <w:r w:rsidRPr="003F79C3">
        <w:rPr>
          <w:rStyle w:val="PageNumber"/>
          <w:lang w:val="en-US"/>
        </w:rPr>
        <w:t>Gross domestic product</w:t>
      </w:r>
    </w:p>
    <w:p w14:paraId="28C90FCE" w14:textId="531C7FF6"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GIS</w:t>
      </w:r>
      <w:r w:rsidRPr="003F79C3">
        <w:rPr>
          <w:rStyle w:val="PageNumber"/>
          <w:lang w:val="en-US"/>
        </w:rPr>
        <w:tab/>
      </w:r>
      <w:r w:rsidR="0059478F" w:rsidRPr="003F79C3">
        <w:rPr>
          <w:rStyle w:val="PageNumber"/>
          <w:lang w:val="en-US"/>
        </w:rPr>
        <w:tab/>
      </w:r>
      <w:r w:rsidRPr="003F79C3">
        <w:rPr>
          <w:rStyle w:val="PageNumber"/>
          <w:lang w:val="en-US"/>
        </w:rPr>
        <w:t>Geographic information system</w:t>
      </w:r>
    </w:p>
    <w:p w14:paraId="44702B00" w14:textId="0765DF7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GIZ</w:t>
      </w:r>
      <w:r w:rsidRPr="003F79C3">
        <w:rPr>
          <w:rStyle w:val="PageNumber"/>
          <w:lang w:val="en-US"/>
        </w:rPr>
        <w:tab/>
      </w:r>
      <w:r w:rsidR="0059478F" w:rsidRPr="003F79C3">
        <w:rPr>
          <w:rStyle w:val="PageNumber"/>
          <w:lang w:val="en-US"/>
        </w:rPr>
        <w:tab/>
      </w:r>
      <w:r w:rsidRPr="003F79C3">
        <w:rPr>
          <w:rStyle w:val="PageNumber"/>
          <w:lang w:val="en-US"/>
        </w:rPr>
        <w:t>Deutsche Gesellschaft für Internationale Zusammenarbeit GmbH</w:t>
      </w:r>
    </w:p>
    <w:p w14:paraId="1E2E7EB0" w14:textId="6A3A2BDF"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IFRC</w:t>
      </w:r>
      <w:r w:rsidRPr="003F79C3">
        <w:rPr>
          <w:rStyle w:val="PageNumber"/>
          <w:lang w:val="en-US"/>
        </w:rPr>
        <w:tab/>
      </w:r>
      <w:r w:rsidR="0059478F" w:rsidRPr="003F79C3">
        <w:rPr>
          <w:rStyle w:val="PageNumber"/>
          <w:lang w:val="en-US"/>
        </w:rPr>
        <w:tab/>
      </w:r>
      <w:r w:rsidRPr="003F79C3">
        <w:rPr>
          <w:rStyle w:val="PageNumber"/>
          <w:lang w:val="en-US"/>
        </w:rPr>
        <w:t>International Federation of the Red Cross</w:t>
      </w:r>
    </w:p>
    <w:p w14:paraId="78BED7B0" w14:textId="54B1F5D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IPCC</w:t>
      </w:r>
      <w:r w:rsidRPr="003F79C3">
        <w:rPr>
          <w:rStyle w:val="PageNumber"/>
          <w:lang w:val="en-US"/>
        </w:rPr>
        <w:tab/>
      </w:r>
      <w:r w:rsidR="0059478F" w:rsidRPr="003F79C3">
        <w:rPr>
          <w:rStyle w:val="PageNumber"/>
          <w:lang w:val="en-US"/>
        </w:rPr>
        <w:tab/>
      </w:r>
      <w:r w:rsidRPr="003F79C3">
        <w:rPr>
          <w:rStyle w:val="PageNumber"/>
          <w:lang w:val="en-US"/>
        </w:rPr>
        <w:t>Intergovernmental Panel on Climate Change</w:t>
      </w:r>
    </w:p>
    <w:p w14:paraId="4C656C27" w14:textId="4A30D4D4"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MoH</w:t>
      </w:r>
      <w:r w:rsidR="0059478F" w:rsidRPr="003F79C3">
        <w:rPr>
          <w:rStyle w:val="PageNumber"/>
          <w:b/>
          <w:lang w:val="en-US"/>
        </w:rPr>
        <w:tab/>
      </w:r>
      <w:r w:rsidRPr="003F79C3">
        <w:rPr>
          <w:rStyle w:val="PageNumber"/>
          <w:lang w:val="en-US"/>
        </w:rPr>
        <w:tab/>
        <w:t>Ministry of Health</w:t>
      </w:r>
    </w:p>
    <w:p w14:paraId="69F2FFB0" w14:textId="4E61AACC" w:rsidR="006B7F26" w:rsidRPr="003F79C3" w:rsidRDefault="006B7F26" w:rsidP="00531B45">
      <w:pPr>
        <w:rPr>
          <w:rStyle w:val="PageNumber"/>
          <w:lang w:val="en-US"/>
        </w:rPr>
      </w:pPr>
      <w:r w:rsidRPr="003F79C3">
        <w:rPr>
          <w:rStyle w:val="PageNumber"/>
          <w:b/>
          <w:lang w:val="en-US"/>
        </w:rPr>
        <w:t>NAH</w:t>
      </w:r>
      <w:r w:rsidRPr="003F79C3">
        <w:rPr>
          <w:rStyle w:val="PageNumber"/>
          <w:lang w:val="en-US"/>
        </w:rPr>
        <w:t xml:space="preserve"> </w:t>
      </w:r>
      <w:r w:rsidR="0059478F" w:rsidRPr="003F79C3">
        <w:rPr>
          <w:rStyle w:val="PageNumber"/>
          <w:lang w:val="en-US"/>
        </w:rPr>
        <w:tab/>
      </w:r>
      <w:r w:rsidRPr="003F79C3">
        <w:rPr>
          <w:rStyle w:val="PageNumber"/>
          <w:lang w:val="en-US"/>
        </w:rPr>
        <w:tab/>
        <w:t>North Atlantic subtropical high</w:t>
      </w:r>
    </w:p>
    <w:p w14:paraId="2A47F5E1" w14:textId="13E22F86"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NAP</w:t>
      </w:r>
      <w:r w:rsidR="0059478F" w:rsidRPr="003F79C3">
        <w:rPr>
          <w:rStyle w:val="PageNumber"/>
          <w:b/>
          <w:lang w:val="en-US"/>
        </w:rPr>
        <w:tab/>
      </w:r>
      <w:r w:rsidRPr="003F79C3">
        <w:rPr>
          <w:rStyle w:val="PageNumber"/>
          <w:lang w:val="en-US"/>
        </w:rPr>
        <w:tab/>
        <w:t>National adaptation plan</w:t>
      </w:r>
    </w:p>
    <w:p w14:paraId="25B084A4" w14:textId="6745F23B" w:rsidR="006B7F26" w:rsidRPr="003F79C3" w:rsidRDefault="006B7F26" w:rsidP="00531B45">
      <w:pPr>
        <w:rPr>
          <w:rStyle w:val="PageNumber"/>
          <w:lang w:val="en-US"/>
        </w:rPr>
      </w:pPr>
      <w:r w:rsidRPr="003F79C3">
        <w:rPr>
          <w:rStyle w:val="PageNumber"/>
          <w:b/>
          <w:lang w:val="en-US"/>
        </w:rPr>
        <w:t>PAHO</w:t>
      </w:r>
      <w:r w:rsidRPr="003F79C3">
        <w:rPr>
          <w:rStyle w:val="PageNumber"/>
          <w:lang w:val="en-US"/>
        </w:rPr>
        <w:tab/>
      </w:r>
      <w:r w:rsidR="0059478F" w:rsidRPr="003F79C3">
        <w:rPr>
          <w:rStyle w:val="PageNumber"/>
          <w:lang w:val="en-US"/>
        </w:rPr>
        <w:tab/>
      </w:r>
      <w:r w:rsidRPr="003F79C3">
        <w:rPr>
          <w:rStyle w:val="PageNumber"/>
          <w:lang w:val="en-US"/>
        </w:rPr>
        <w:t>Pan American Health Organization</w:t>
      </w:r>
    </w:p>
    <w:p w14:paraId="7FDD617D" w14:textId="016AB760" w:rsidR="006B7F26" w:rsidRPr="003F79C3" w:rsidRDefault="006B7F26" w:rsidP="00531B45">
      <w:pPr>
        <w:rPr>
          <w:rStyle w:val="PageNumber"/>
          <w:lang w:val="en-US"/>
        </w:rPr>
      </w:pPr>
      <w:r w:rsidRPr="003F79C3">
        <w:rPr>
          <w:rStyle w:val="PageNumber"/>
          <w:b/>
          <w:lang w:val="en-US"/>
        </w:rPr>
        <w:t>SIDS</w:t>
      </w:r>
      <w:r w:rsidRPr="003F79C3">
        <w:rPr>
          <w:rStyle w:val="PageNumber"/>
          <w:lang w:val="en-US"/>
        </w:rPr>
        <w:tab/>
      </w:r>
      <w:r w:rsidR="0059478F" w:rsidRPr="003F79C3">
        <w:rPr>
          <w:rStyle w:val="PageNumber"/>
          <w:lang w:val="en-US"/>
        </w:rPr>
        <w:tab/>
      </w:r>
      <w:r w:rsidRPr="003F79C3">
        <w:rPr>
          <w:rStyle w:val="PageNumber"/>
          <w:lang w:val="en-US"/>
        </w:rPr>
        <w:t>Small island developing states</w:t>
      </w:r>
    </w:p>
    <w:p w14:paraId="6AF1F769" w14:textId="76098D9A"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SLR</w:t>
      </w:r>
      <w:r w:rsidRPr="003F79C3">
        <w:rPr>
          <w:rStyle w:val="PageNumber"/>
          <w:lang w:val="en-US"/>
        </w:rPr>
        <w:tab/>
      </w:r>
      <w:r w:rsidR="0059478F" w:rsidRPr="003F79C3">
        <w:rPr>
          <w:rStyle w:val="PageNumber"/>
          <w:lang w:val="en-US"/>
        </w:rPr>
        <w:tab/>
      </w:r>
      <w:r w:rsidRPr="003F79C3">
        <w:rPr>
          <w:rStyle w:val="PageNumber"/>
          <w:lang w:val="en-US"/>
        </w:rPr>
        <w:t>Sea level rise</w:t>
      </w:r>
    </w:p>
    <w:p w14:paraId="5FAD72D9" w14:textId="678A41D5"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SST</w:t>
      </w:r>
      <w:r w:rsidR="0059478F" w:rsidRPr="003F79C3">
        <w:rPr>
          <w:rStyle w:val="PageNumber"/>
          <w:b/>
          <w:lang w:val="en-US"/>
        </w:rPr>
        <w:tab/>
      </w:r>
      <w:r w:rsidRPr="003F79C3">
        <w:rPr>
          <w:rStyle w:val="PageNumber"/>
          <w:lang w:val="en-US"/>
        </w:rPr>
        <w:tab/>
        <w:t>Sea surface temperature</w:t>
      </w:r>
      <w:r w:rsidRPr="003F79C3">
        <w:rPr>
          <w:rStyle w:val="PageNumber"/>
          <w:lang w:val="en-US"/>
        </w:rPr>
        <w:tab/>
      </w:r>
    </w:p>
    <w:p w14:paraId="1C1BEAD7" w14:textId="3E0C7B8B" w:rsidR="006B7F26" w:rsidRPr="003F79C3" w:rsidRDefault="006B7F26" w:rsidP="00531B45">
      <w:pPr>
        <w:rPr>
          <w:rStyle w:val="PageNumber"/>
          <w:lang w:val="en-US"/>
        </w:rPr>
      </w:pPr>
      <w:r w:rsidRPr="003F79C3">
        <w:rPr>
          <w:rStyle w:val="PageNumber"/>
          <w:b/>
          <w:lang w:val="en-US"/>
        </w:rPr>
        <w:t>V&amp;A</w:t>
      </w:r>
      <w:r w:rsidR="0059478F" w:rsidRPr="003F79C3">
        <w:rPr>
          <w:rStyle w:val="PageNumber"/>
          <w:b/>
          <w:lang w:val="en-US"/>
        </w:rPr>
        <w:tab/>
      </w:r>
      <w:r w:rsidRPr="003F79C3">
        <w:rPr>
          <w:rStyle w:val="PageNumber"/>
          <w:lang w:val="en-US"/>
        </w:rPr>
        <w:tab/>
        <w:t>Vulnerability and adaptation assessment</w:t>
      </w:r>
    </w:p>
    <w:p w14:paraId="760D052E" w14:textId="7FEC644D" w:rsidR="006B7F26" w:rsidRPr="003F79C3" w:rsidRDefault="006B7F26" w:rsidP="00531B45">
      <w:pPr>
        <w:rPr>
          <w:rStyle w:val="PageNumber"/>
          <w:lang w:val="en-US"/>
        </w:rPr>
      </w:pPr>
      <w:r w:rsidRPr="003F79C3">
        <w:rPr>
          <w:rStyle w:val="PageNumber"/>
          <w:b/>
          <w:lang w:val="en-US"/>
        </w:rPr>
        <w:t>WHA</w:t>
      </w:r>
      <w:r w:rsidRPr="003F79C3">
        <w:rPr>
          <w:rStyle w:val="PageNumber"/>
          <w:lang w:val="en-US"/>
        </w:rPr>
        <w:tab/>
      </w:r>
      <w:r w:rsidR="0059478F" w:rsidRPr="003F79C3">
        <w:rPr>
          <w:rStyle w:val="PageNumber"/>
          <w:lang w:val="en-US"/>
        </w:rPr>
        <w:tab/>
      </w:r>
      <w:r w:rsidRPr="003F79C3">
        <w:rPr>
          <w:rStyle w:val="PageNumber"/>
          <w:lang w:val="en-US"/>
        </w:rPr>
        <w:t>World Health Assembly</w:t>
      </w:r>
    </w:p>
    <w:p w14:paraId="6C8CB610" w14:textId="2AD0D1E3" w:rsidR="006B7F26" w:rsidRPr="003F79C3" w:rsidRDefault="006B7F26" w:rsidP="00531B45">
      <w:pPr>
        <w:rPr>
          <w:rStyle w:val="PageNumber"/>
          <w:lang w:val="en-US"/>
        </w:rPr>
      </w:pPr>
      <w:r w:rsidRPr="003F79C3">
        <w:rPr>
          <w:rStyle w:val="PageNumber"/>
          <w:b/>
          <w:lang w:val="en-US"/>
        </w:rPr>
        <w:t>WHO</w:t>
      </w:r>
      <w:r w:rsidRPr="003F79C3">
        <w:rPr>
          <w:rStyle w:val="PageNumber"/>
          <w:lang w:val="en-US"/>
        </w:rPr>
        <w:tab/>
      </w:r>
      <w:r w:rsidR="0059478F" w:rsidRPr="003F79C3">
        <w:rPr>
          <w:rStyle w:val="PageNumber"/>
          <w:lang w:val="en-US"/>
        </w:rPr>
        <w:tab/>
      </w:r>
      <w:r w:rsidRPr="003F79C3">
        <w:rPr>
          <w:rStyle w:val="PageNumber"/>
          <w:lang w:val="en-US"/>
        </w:rPr>
        <w:t>World Health Organization</w:t>
      </w:r>
    </w:p>
    <w:p w14:paraId="6D31637E" w14:textId="2810CB4E" w:rsidR="006B7F26" w:rsidRPr="003F79C3" w:rsidRDefault="006B7F26" w:rsidP="00531B45">
      <w:pPr>
        <w:tabs>
          <w:tab w:val="left" w:pos="708"/>
          <w:tab w:val="left" w:pos="1416"/>
          <w:tab w:val="left" w:pos="2124"/>
          <w:tab w:val="left" w:pos="2832"/>
          <w:tab w:val="center" w:pos="4535"/>
        </w:tabs>
        <w:rPr>
          <w:rStyle w:val="PageNumber"/>
          <w:lang w:val="en-US"/>
        </w:rPr>
      </w:pPr>
      <w:r w:rsidRPr="003F79C3">
        <w:rPr>
          <w:rStyle w:val="PageNumber"/>
          <w:b/>
          <w:lang w:val="en-US"/>
        </w:rPr>
        <w:t>WMO</w:t>
      </w:r>
      <w:r w:rsidRPr="003F79C3">
        <w:rPr>
          <w:rStyle w:val="PageNumber"/>
          <w:lang w:val="en-US"/>
        </w:rPr>
        <w:tab/>
      </w:r>
      <w:r w:rsidR="0059478F" w:rsidRPr="003F79C3">
        <w:rPr>
          <w:rStyle w:val="PageNumber"/>
          <w:lang w:val="en-US"/>
        </w:rPr>
        <w:tab/>
      </w:r>
      <w:r w:rsidRPr="003F79C3">
        <w:rPr>
          <w:rStyle w:val="PageNumber"/>
          <w:lang w:val="en-US"/>
        </w:rPr>
        <w:t>World Meteorological Organization</w:t>
      </w:r>
    </w:p>
    <w:p w14:paraId="55ADABC7" w14:textId="77777777" w:rsidR="0075247C" w:rsidRPr="003F79C3" w:rsidRDefault="0075247C" w:rsidP="00A43582">
      <w:pPr>
        <w:rPr>
          <w:lang w:val="en-US"/>
        </w:rPr>
      </w:pPr>
    </w:p>
    <w:p w14:paraId="02A3C8AA" w14:textId="77777777" w:rsidR="0075247C" w:rsidRPr="003F79C3" w:rsidRDefault="0075247C" w:rsidP="00A43582">
      <w:pPr>
        <w:rPr>
          <w:lang w:val="en-US"/>
        </w:rPr>
      </w:pPr>
    </w:p>
    <w:p w14:paraId="6055CD4A" w14:textId="77777777" w:rsidR="0075247C" w:rsidRPr="003F79C3" w:rsidRDefault="0075247C" w:rsidP="00A43582">
      <w:pPr>
        <w:rPr>
          <w:lang w:val="en-US"/>
        </w:rPr>
      </w:pPr>
    </w:p>
    <w:p w14:paraId="56B17E2E" w14:textId="77777777" w:rsidR="0075247C" w:rsidRPr="003F79C3" w:rsidRDefault="0075247C" w:rsidP="00A43582">
      <w:pPr>
        <w:rPr>
          <w:lang w:val="en-US"/>
        </w:rPr>
      </w:pPr>
    </w:p>
    <w:p w14:paraId="72428393" w14:textId="77777777" w:rsidR="0075247C" w:rsidRPr="003F79C3" w:rsidRDefault="0075247C" w:rsidP="00A43582">
      <w:pPr>
        <w:rPr>
          <w:lang w:val="en-US"/>
        </w:rPr>
      </w:pPr>
    </w:p>
    <w:p w14:paraId="7CBE8893" w14:textId="77777777" w:rsidR="0075247C" w:rsidRPr="003F79C3" w:rsidRDefault="0075247C" w:rsidP="00A43582">
      <w:pPr>
        <w:rPr>
          <w:lang w:val="en-US"/>
        </w:rPr>
      </w:pPr>
    </w:p>
    <w:p w14:paraId="348A5814" w14:textId="77777777" w:rsidR="0075247C" w:rsidRPr="003F79C3" w:rsidRDefault="0075247C" w:rsidP="00A43582">
      <w:pPr>
        <w:rPr>
          <w:lang w:val="en-US"/>
        </w:rPr>
        <w:sectPr w:rsidR="0075247C" w:rsidRPr="003F79C3" w:rsidSect="00FB34E9">
          <w:footerReference w:type="default" r:id="rId13"/>
          <w:pgSz w:w="11900" w:h="16840" w:code="1"/>
          <w:pgMar w:top="1134" w:right="1134" w:bottom="1134" w:left="1134" w:header="709" w:footer="709" w:gutter="0"/>
          <w:pgNumType w:start="1" w:chapStyle="1"/>
          <w:cols w:space="1077"/>
          <w:docGrid w:linePitch="360"/>
        </w:sectPr>
      </w:pPr>
    </w:p>
    <w:p w14:paraId="3A61C7AA" w14:textId="338FD2B9" w:rsidR="005A18B2"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46304" behindDoc="1" locked="0" layoutInCell="1" allowOverlap="1" wp14:anchorId="64D46226" wp14:editId="42E057A9">
                <wp:simplePos x="0" y="0"/>
                <wp:positionH relativeFrom="margin">
                  <wp:posOffset>0</wp:posOffset>
                </wp:positionH>
                <wp:positionV relativeFrom="paragraph">
                  <wp:posOffset>-12700</wp:posOffset>
                </wp:positionV>
                <wp:extent cx="6124575" cy="249555"/>
                <wp:effectExtent l="0" t="0" r="9525"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3DF663A9" w14:textId="77777777" w:rsidR="00676979" w:rsidRPr="007F6045" w:rsidRDefault="0067697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3" o:spid="_x0000_s1058" type="#_x0000_t202" style="position:absolute;left:0;text-align:left;margin-left:0;margin-top:-1pt;width:482.25pt;height:19.6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" fillcolor="#d8d8d8 [2732]" stroked="f" strokeweight="3pt">
                <v:path arrowok="t"/>
                <v:textbox>
                  <w:txbxContent>
                    <w:p w14:paraId="3DF663A9" w14:textId="77777777" w:rsidR="00B82D24" w:rsidRPr="007F6045" w:rsidRDefault="00B82D24" w:rsidP="008408E5">
                      <w:pPr>
                        <w:jc w:val="center"/>
                        <w:rPr>
                          <w:rFonts w:ascii="Calibri" w:hAnsi="Calibri"/>
                          <w:b/>
                          <w:color w:val="000000"/>
                          <w:sz w:val="24"/>
                          <w:szCs w:val="24"/>
                        </w:rPr>
                      </w:pPr>
                    </w:p>
                  </w:txbxContent>
                </v:textbox>
                <w10:wrap anchorx="margin"/>
              </v:shape>
            </w:pict>
          </mc:Fallback>
        </mc:AlternateContent>
      </w:r>
      <w:r w:rsidR="005A18B2" w:rsidRPr="003F79C3">
        <w:rPr>
          <w:lang w:val="en-US"/>
        </w:rPr>
        <w:t>Introduction</w:t>
      </w:r>
    </w:p>
    <w:p w14:paraId="54359AC6" w14:textId="77777777" w:rsidR="005A18B2" w:rsidRPr="003F79C3" w:rsidRDefault="005A18B2" w:rsidP="005A18B2">
      <w:pPr>
        <w:spacing w:before="200" w:after="200" w:line="276" w:lineRule="auto"/>
        <w:rPr>
          <w:rStyle w:val="Strong"/>
          <w:color w:val="auto"/>
          <w:lang w:val="en-US"/>
        </w:rPr>
      </w:pPr>
      <w:r w:rsidRPr="003F79C3">
        <w:rPr>
          <w:rStyle w:val="Strong"/>
          <w:color w:val="auto"/>
          <w:lang w:val="en-US"/>
        </w:rPr>
        <w:t>How to use this workbook</w:t>
      </w:r>
    </w:p>
    <w:p w14:paraId="277F8BDA" w14:textId="146B216F" w:rsidR="005A18B2" w:rsidRPr="003F79C3" w:rsidRDefault="00325DA9" w:rsidP="002A2938">
      <w:pPr>
        <w:jc w:val="both"/>
        <w:rPr>
          <w:lang w:val="en-US"/>
        </w:rPr>
      </w:pPr>
      <w:r w:rsidRPr="003F79C3">
        <w:rPr>
          <w:lang w:val="en-US"/>
        </w:rPr>
        <w:t>The six steps laid out in the workbook provide a streamlined, rigorous assessment process that can be followed by health officials and key partners from other sectors. The steps can be implemented in full in the order presented, or modified to use selected steps tailored to meet specific research questions or best reflect the population or context under assessment. However, considering all steps will strengthen the relevance and usefulness of the assessment in efforts to raise awareness among decision makers, societal groups and the public of the risks to health from climate change and to inform the development of effective adaptation measures. Due to the inherent nature of climate change and fluctuating vulnerability conditions, performing the assessment constitutes an iterative process that should be repeated.</w:t>
      </w:r>
    </w:p>
    <w:p w14:paraId="6324EF94" w14:textId="77777777" w:rsidR="005A18B2" w:rsidRPr="003F79C3" w:rsidRDefault="005A18B2" w:rsidP="002A2938">
      <w:pPr>
        <w:jc w:val="both"/>
        <w:rPr>
          <w:lang w:val="en-US"/>
        </w:rPr>
      </w:pPr>
      <w:r w:rsidRPr="003F79C3">
        <w:rPr>
          <w:lang w:val="en-US"/>
        </w:rPr>
        <w:t>Most climate change and health vulnerability and adaptation assessments are conducted by a lead organization, a research team and an advisory or stakeholder group. This workbook provides summary information on how to conduct each step that can be shared and used by all of the people involved in the assessment. In order to minimize the need for external support, and to facilitate data collection, organization and analysis, the individual steps have been supplemented with fillable templates</w:t>
      </w:r>
      <w:r w:rsidR="009F6719" w:rsidRPr="003F79C3">
        <w:rPr>
          <w:lang w:val="en-US"/>
        </w:rPr>
        <w:t xml:space="preserve"> (Annex IV)</w:t>
      </w:r>
      <w:r w:rsidRPr="003F79C3">
        <w:rPr>
          <w:lang w:val="en-US"/>
        </w:rPr>
        <w:t xml:space="preserve">. These can either be filled in directly using the PDF file, or used at workshops and assessment meetings </w:t>
      </w:r>
      <w:r w:rsidR="00164176" w:rsidRPr="003F79C3">
        <w:rPr>
          <w:lang w:val="en-US"/>
        </w:rPr>
        <w:t>to facilitate needed</w:t>
      </w:r>
      <w:r w:rsidRPr="003F79C3">
        <w:rPr>
          <w:lang w:val="en-US"/>
        </w:rPr>
        <w:t xml:space="preserve"> data collection. The templates present a simple structure for data collection; however, the information and indicators listed serve as examples, and do not provide an exhaustive representation of all the factors that affect human health. Specific risk indicators and health determinants that need to be considered in an assessment may differ across national contexts. The six steps in the workbook therefore provide flexible guidance so that the assessment can be tailored to the circumstances, resources, and interests of health units and stakeholders in specific countries.</w:t>
      </w:r>
    </w:p>
    <w:p w14:paraId="1B07E240" w14:textId="77777777" w:rsidR="005A18B2" w:rsidRPr="003F79C3" w:rsidRDefault="005A18B2" w:rsidP="002A2938">
      <w:pPr>
        <w:jc w:val="both"/>
        <w:rPr>
          <w:lang w:val="en-US"/>
        </w:rPr>
      </w:pPr>
      <w:r w:rsidRPr="003F79C3">
        <w:rPr>
          <w:lang w:val="en-US"/>
        </w:rPr>
        <w:t xml:space="preserve">Sufficient time and effort should be devoted at the start of the assessment to deciding the health outcomes that will be included. Increases in the frequency and intensity of extreme weather and climate events, particularly heat events, droughts, or hurricanes, mean that including the health risks of climate variability may be particularly relevant. There may be pre-existing concerns about vector-borne and waterborne diseases, or other climate-sensitive health outcomes. Priorities will need to be set when there are more concerns than available time and resources. The choice of the health outcome(s) will determine the range of stakeholders and skill sets needed in the project team that will conduct the assessment. </w:t>
      </w:r>
    </w:p>
    <w:p w14:paraId="187F70CB" w14:textId="427F7C69" w:rsidR="005A18B2" w:rsidRPr="003F79C3" w:rsidRDefault="005A18B2" w:rsidP="002A2938">
      <w:pPr>
        <w:jc w:val="both"/>
        <w:rPr>
          <w:lang w:val="en-US"/>
        </w:rPr>
      </w:pPr>
      <w:r w:rsidRPr="003F79C3">
        <w:rPr>
          <w:lang w:val="en-US"/>
        </w:rPr>
        <w:t xml:space="preserve">The ultimate aim of performing a V&amp;A assessment is to provide relevant and actionable recommendations for health policymakers on how they can strengthen health systems and increase the resilience of populations vulnerable to the health impacts of climate change. Because an important component of an assessment is informing the public and policymakers of these risks and of actions available to reduce these risks, the assessment should deliver not just a report, but also </w:t>
      </w:r>
      <w:ins w:id="21" w:author="Peter Berry" w:date="2017-05-08T13:36:00Z">
        <w:r w:rsidR="002F144A">
          <w:rPr>
            <w:lang w:val="en-US"/>
          </w:rPr>
          <w:t xml:space="preserve">other communications products with </w:t>
        </w:r>
      </w:ins>
      <w:r w:rsidRPr="003F79C3">
        <w:rPr>
          <w:lang w:val="en-US"/>
        </w:rPr>
        <w:t>key messages to inform the public and media of the process and outcomes. Communication is generally more effective when it is started at the beginning of the assessment</w:t>
      </w:r>
      <w:r w:rsidR="00164176" w:rsidRPr="003F79C3">
        <w:rPr>
          <w:lang w:val="en-US"/>
        </w:rPr>
        <w:t xml:space="preserve"> and provides</w:t>
      </w:r>
      <w:r w:rsidRPr="003F79C3">
        <w:rPr>
          <w:lang w:val="en-US"/>
        </w:rPr>
        <w:t xml:space="preserve"> information throughout the process to interested stakeholders and the public. </w:t>
      </w:r>
    </w:p>
    <w:p w14:paraId="6C16D06B" w14:textId="23F9095E" w:rsidR="002A2938" w:rsidRPr="003F79C3" w:rsidRDefault="005A18B2" w:rsidP="002A2938">
      <w:pPr>
        <w:jc w:val="both"/>
        <w:rPr>
          <w:lang w:val="en-US"/>
        </w:rPr>
      </w:pPr>
      <w:r w:rsidRPr="003F79C3">
        <w:rPr>
          <w:lang w:val="en-US"/>
        </w:rPr>
        <w:t>The six assessment steps are described in the following sections, including the choices that need to be made, the methods and approaches that can be used, and informative case studies</w:t>
      </w:r>
      <w:r w:rsidR="00325DA9" w:rsidRPr="003F79C3">
        <w:rPr>
          <w:lang w:val="en-US"/>
        </w:rPr>
        <w:t xml:space="preserve"> from the Caribbean region</w:t>
      </w:r>
      <w:r w:rsidRPr="003F79C3">
        <w:rPr>
          <w:lang w:val="en-US"/>
        </w:rPr>
        <w:t xml:space="preserve">. </w:t>
      </w:r>
      <w:r w:rsidR="000944A7" w:rsidRPr="003F79C3">
        <w:rPr>
          <w:lang w:val="en-US"/>
        </w:rPr>
        <w:t xml:space="preserve">Annex II presents challenges </w:t>
      </w:r>
      <w:r w:rsidR="00325DA9" w:rsidRPr="003F79C3">
        <w:rPr>
          <w:lang w:val="en-US"/>
        </w:rPr>
        <w:t>encountered while</w:t>
      </w:r>
      <w:r w:rsidR="000944A7" w:rsidRPr="003F79C3">
        <w:rPr>
          <w:lang w:val="en-US"/>
        </w:rPr>
        <w:t xml:space="preserve"> conducting an assessment </w:t>
      </w:r>
      <w:r w:rsidR="00325DA9" w:rsidRPr="003F79C3">
        <w:rPr>
          <w:lang w:val="en-US"/>
        </w:rPr>
        <w:t xml:space="preserve">in Dominica, </w:t>
      </w:r>
      <w:r w:rsidR="000944A7" w:rsidRPr="003F79C3">
        <w:rPr>
          <w:lang w:val="en-US"/>
        </w:rPr>
        <w:t xml:space="preserve">and tips for overcoming </w:t>
      </w:r>
      <w:ins w:id="22" w:author="Peter Berry" w:date="2017-05-08T13:36:00Z">
        <w:r w:rsidR="002F144A">
          <w:rPr>
            <w:lang w:val="en-US"/>
          </w:rPr>
          <w:t>such challenges in other assessments</w:t>
        </w:r>
      </w:ins>
      <w:del w:id="23" w:author="Peter Berry" w:date="2017-05-08T13:36:00Z">
        <w:r w:rsidR="000944A7" w:rsidRPr="003F79C3" w:rsidDel="002F144A">
          <w:rPr>
            <w:lang w:val="en-US"/>
          </w:rPr>
          <w:delText>them</w:delText>
        </w:r>
      </w:del>
      <w:r w:rsidR="000944A7" w:rsidRPr="003F79C3">
        <w:rPr>
          <w:lang w:val="en-US"/>
        </w:rPr>
        <w:t xml:space="preserve">. </w:t>
      </w:r>
      <w:r w:rsidRPr="003F79C3">
        <w:rPr>
          <w:lang w:val="en-US"/>
        </w:rPr>
        <w:t xml:space="preserve">Annex </w:t>
      </w:r>
      <w:r w:rsidR="000944A7" w:rsidRPr="003F79C3">
        <w:rPr>
          <w:lang w:val="en-US"/>
        </w:rPr>
        <w:t>III</w:t>
      </w:r>
      <w:r w:rsidRPr="003F79C3">
        <w:rPr>
          <w:lang w:val="en-US"/>
        </w:rPr>
        <w:t xml:space="preserve"> provides a summary checklist of the activities</w:t>
      </w:r>
      <w:r w:rsidR="000944A7" w:rsidRPr="003F79C3">
        <w:rPr>
          <w:lang w:val="en-US"/>
        </w:rPr>
        <w:t xml:space="preserve"> and</w:t>
      </w:r>
      <w:r w:rsidRPr="003F79C3">
        <w:rPr>
          <w:lang w:val="en-US"/>
        </w:rPr>
        <w:t xml:space="preserve"> actions required to undertake a climate change and health vulnerability and adaptation assessment</w:t>
      </w:r>
      <w:r w:rsidR="00164176" w:rsidRPr="003F79C3">
        <w:rPr>
          <w:lang w:val="en-US"/>
        </w:rPr>
        <w:t xml:space="preserve"> that can be used for developing an assessment work plan</w:t>
      </w:r>
      <w:r w:rsidRPr="003F79C3">
        <w:rPr>
          <w:lang w:val="en-US"/>
        </w:rPr>
        <w:t xml:space="preserve">. </w:t>
      </w:r>
      <w:r w:rsidR="009F6719" w:rsidRPr="003F79C3">
        <w:rPr>
          <w:lang w:val="en-US"/>
        </w:rPr>
        <w:t xml:space="preserve">Annex IV </w:t>
      </w:r>
      <w:r w:rsidR="00164176" w:rsidRPr="003F79C3">
        <w:rPr>
          <w:lang w:val="en-US"/>
        </w:rPr>
        <w:t>provides</w:t>
      </w:r>
      <w:r w:rsidR="00B11BD1" w:rsidRPr="003F79C3">
        <w:rPr>
          <w:lang w:val="en-US"/>
        </w:rPr>
        <w:t xml:space="preserve"> detailed</w:t>
      </w:r>
      <w:r w:rsidR="00164176" w:rsidRPr="003F79C3">
        <w:rPr>
          <w:lang w:val="en-US"/>
        </w:rPr>
        <w:t xml:space="preserve"> </w:t>
      </w:r>
      <w:r w:rsidR="009F6719" w:rsidRPr="003F79C3">
        <w:rPr>
          <w:lang w:val="en-US"/>
        </w:rPr>
        <w:t>templates for assessment steps 1-6</w:t>
      </w:r>
      <w:r w:rsidR="00B11BD1" w:rsidRPr="003F79C3">
        <w:rPr>
          <w:lang w:val="en-US"/>
        </w:rPr>
        <w:t>, some of which have been prefilled with indicators relevant to Caribbean SIDS. Boxes in the left margin indicate the templates corresponding to the specific assessment steps.</w:t>
      </w:r>
    </w:p>
    <w:p w14:paraId="42468D4F" w14:textId="4CC64B67" w:rsidR="005A18B2" w:rsidRPr="003F79C3" w:rsidRDefault="005A18B2" w:rsidP="002A2938">
      <w:pPr>
        <w:rPr>
          <w:rStyle w:val="Strong"/>
          <w:color w:val="auto"/>
          <w:lang w:val="en-US"/>
        </w:rPr>
      </w:pPr>
      <w:r w:rsidRPr="003F79C3">
        <w:rPr>
          <w:rStyle w:val="Strong"/>
          <w:color w:val="auto"/>
          <w:lang w:val="en-US"/>
        </w:rPr>
        <w:br w:type="page"/>
      </w:r>
      <w:r w:rsidRPr="003F79C3">
        <w:rPr>
          <w:rStyle w:val="Strong"/>
          <w:color w:val="auto"/>
          <w:lang w:val="en-US"/>
        </w:rPr>
        <w:lastRenderedPageBreak/>
        <w:t>Climate change impacts on health</w:t>
      </w:r>
      <w:r w:rsidR="00B11BD1" w:rsidRPr="003F79C3">
        <w:rPr>
          <w:rStyle w:val="Strong"/>
          <w:color w:val="auto"/>
          <w:lang w:val="en-US"/>
        </w:rPr>
        <w:t xml:space="preserve"> in the Caribbean</w:t>
      </w:r>
    </w:p>
    <w:p w14:paraId="27A7F408" w14:textId="43E2083F" w:rsidR="005A18B2" w:rsidRPr="003F79C3" w:rsidRDefault="005A18B2" w:rsidP="005A18B2">
      <w:pPr>
        <w:jc w:val="both"/>
        <w:rPr>
          <w:rFonts w:ascii="Calibri" w:eastAsia="Malgun Gothic" w:hAnsi="Calibri" w:cs="Times New Roman"/>
          <w:lang w:val="en-US"/>
        </w:rPr>
      </w:pPr>
      <w:r w:rsidRPr="003F79C3">
        <w:rPr>
          <w:rFonts w:ascii="Calibri" w:eastAsia="Malgun Gothic" w:hAnsi="Calibri" w:cs="Times New Roman"/>
          <w:lang w:val="en-US"/>
        </w:rPr>
        <w:t>Evidence o</w:t>
      </w:r>
      <w:ins w:id="24" w:author="Peter Berry" w:date="2017-05-08T13:36:00Z">
        <w:r w:rsidR="002F144A">
          <w:rPr>
            <w:rFonts w:ascii="Calibri" w:eastAsia="Malgun Gothic" w:hAnsi="Calibri" w:cs="Times New Roman"/>
            <w:lang w:val="en-US"/>
          </w:rPr>
          <w:t>f</w:t>
        </w:r>
      </w:ins>
      <w:del w:id="25" w:author="Peter Berry" w:date="2017-05-08T13:36:00Z">
        <w:r w:rsidRPr="003F79C3" w:rsidDel="002F144A">
          <w:rPr>
            <w:rFonts w:ascii="Calibri" w:eastAsia="Malgun Gothic" w:hAnsi="Calibri" w:cs="Times New Roman"/>
            <w:lang w:val="en-US"/>
          </w:rPr>
          <w:delText>n</w:delText>
        </w:r>
      </w:del>
      <w:r w:rsidRPr="003F79C3">
        <w:rPr>
          <w:rFonts w:ascii="Calibri" w:eastAsia="Malgun Gothic" w:hAnsi="Calibri" w:cs="Times New Roman"/>
          <w:lang w:val="en-US"/>
        </w:rPr>
        <w:t xml:space="preserve"> the health impacts of climate change has been accumulating at an increasing rate, with the World Health Organization (WHO) identifying climate change as the defining issue for public health in this century. Climate variability and change have been associated with a host of both direct and indirect adverse human health impacts. Direct effects from extreme weather events that can be exacerbated by climate change such as heat stress and storms can increase morbidity and mortality</w:t>
      </w:r>
      <w:r w:rsidR="00164176" w:rsidRPr="003F79C3">
        <w:rPr>
          <w:rFonts w:ascii="Calibri" w:eastAsia="Malgun Gothic" w:hAnsi="Calibri" w:cs="Times New Roman"/>
          <w:lang w:val="en-US"/>
        </w:rPr>
        <w:t xml:space="preserve">, </w:t>
      </w:r>
      <w:r w:rsidRPr="003F79C3">
        <w:rPr>
          <w:rFonts w:ascii="Calibri" w:eastAsia="Malgun Gothic" w:hAnsi="Calibri" w:cs="Times New Roman"/>
          <w:lang w:val="en-US"/>
        </w:rPr>
        <w:t xml:space="preserve">while indirect impacts may be brought about by changing disease ecology and geography, allowing for the proliferation of vector-borne, waterborne, and foodborne diseases. Climate change can also increase the pressures on health systems and infrastructures by testing their resilience and capacity.  In essence, climate change acts as a “risk multiplier” by amplifying climate hazards that impact health, and by highlighting the vulnerabilities of communities and critical systems to these hazards </w:t>
      </w:r>
      <w:sdt>
        <w:sdtPr>
          <w:rPr>
            <w:rFonts w:ascii="Calibri" w:eastAsia="Malgun Gothic" w:hAnsi="Calibri" w:cs="Times New Roman"/>
            <w:lang w:val="en-US"/>
          </w:rPr>
          <w:id w:val="-412093467"/>
          <w:citation/>
        </w:sdtPr>
        <w:sdtEndPr/>
        <w:sdtContent>
          <w:r w:rsidR="00A41AB0"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Lub15 \l 1033 </w:instrText>
          </w:r>
          <w:r w:rsidR="00A41AB0" w:rsidRPr="003F79C3">
            <w:rPr>
              <w:rFonts w:ascii="Calibri" w:eastAsia="Malgun Gothic" w:hAnsi="Calibri" w:cs="Times New Roman"/>
              <w:lang w:val="en-US"/>
            </w:rPr>
            <w:fldChar w:fldCharType="separate"/>
          </w:r>
          <w:r w:rsidR="005A2515" w:rsidRPr="003F79C3">
            <w:rPr>
              <w:rFonts w:ascii="Calibri" w:eastAsia="Malgun Gothic" w:hAnsi="Calibri" w:cs="Times New Roman"/>
              <w:lang w:val="en-US"/>
            </w:rPr>
            <w:t>(Luber, et al., 2015)</w:t>
          </w:r>
          <w:r w:rsidR="00A41AB0"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The figure below illustrates the exposure pathways by which clima</w:t>
      </w:r>
      <w:r w:rsidR="00B46BFC" w:rsidRPr="003F79C3">
        <w:rPr>
          <w:rFonts w:ascii="Calibri" w:eastAsia="Malgun Gothic" w:hAnsi="Calibri" w:cs="Times New Roman"/>
          <w:lang w:val="en-US"/>
        </w:rPr>
        <w:t>te change affects human health, and table 1 indicates the main health risks resulting from climate change in Caribbean SIDS.</w:t>
      </w:r>
    </w:p>
    <w:p w14:paraId="694E3A06" w14:textId="77777777" w:rsidR="00B46BFC" w:rsidRPr="003F79C3" w:rsidRDefault="00B46BFC" w:rsidP="005A18B2">
      <w:pPr>
        <w:jc w:val="both"/>
        <w:rPr>
          <w:rFonts w:ascii="Calibri" w:eastAsia="Malgun Gothic" w:hAnsi="Calibri" w:cs="Times New Roman"/>
          <w:lang w:val="en-US"/>
        </w:rPr>
      </w:pPr>
    </w:p>
    <w:p w14:paraId="27E3B432" w14:textId="15A97A9B" w:rsidR="00B46BFC" w:rsidRPr="003F79C3" w:rsidRDefault="00B46BFC" w:rsidP="00136EE4">
      <w:pPr>
        <w:widowControl w:val="0"/>
        <w:autoSpaceDE w:val="0"/>
        <w:autoSpaceDN w:val="0"/>
        <w:adjustRightInd w:val="0"/>
        <w:spacing w:before="0"/>
        <w:jc w:val="both"/>
        <w:rPr>
          <w:rFonts w:ascii="Calibri" w:eastAsia="Malgun Gothic" w:hAnsi="Calibri" w:cs="Times New Roman"/>
          <w:lang w:val="en-US"/>
        </w:rPr>
      </w:pPr>
      <w:r w:rsidRPr="003F79C3">
        <w:rPr>
          <w:rFonts w:ascii="Calibri" w:eastAsia="Malgun Gothic" w:hAnsi="Calibri" w:cs="Times New Roman"/>
          <w:lang w:val="en-US"/>
        </w:rPr>
        <w:t xml:space="preserve">Caribbean small island developing states </w:t>
      </w:r>
      <w:r w:rsidR="00136EE4" w:rsidRPr="003F79C3">
        <w:rPr>
          <w:rFonts w:ascii="Calibri" w:eastAsia="Malgun Gothic" w:hAnsi="Calibri" w:cs="Times New Roman"/>
          <w:lang w:val="en-US"/>
        </w:rPr>
        <w:t xml:space="preserve">(SIDS) </w:t>
      </w:r>
      <w:r w:rsidRPr="003F79C3">
        <w:rPr>
          <w:rFonts w:ascii="Calibri" w:eastAsia="Malgun Gothic" w:hAnsi="Calibri" w:cs="Times New Roman"/>
          <w:lang w:val="en-US"/>
        </w:rPr>
        <w:t xml:space="preserve">are </w:t>
      </w:r>
      <w:r w:rsidR="00962F1E" w:rsidRPr="003F79C3">
        <w:rPr>
          <w:rFonts w:ascii="Calibri" w:eastAsia="Malgun Gothic" w:hAnsi="Calibri" w:cs="Times New Roman"/>
          <w:lang w:val="en-US"/>
        </w:rPr>
        <w:t>already suffering the consequences of</w:t>
      </w:r>
      <w:r w:rsidRPr="003F79C3">
        <w:rPr>
          <w:rFonts w:ascii="Calibri" w:eastAsia="Malgun Gothic" w:hAnsi="Calibri" w:cs="Times New Roman"/>
          <w:lang w:val="en-US"/>
        </w:rPr>
        <w:t xml:space="preserve"> rising sea levels and dwindling supplies of potable water. </w:t>
      </w:r>
      <w:r w:rsidR="00962F1E" w:rsidRPr="003F79C3">
        <w:rPr>
          <w:rFonts w:ascii="Calibri" w:eastAsia="Malgun Gothic" w:hAnsi="Calibri" w:cs="Times New Roman"/>
          <w:lang w:val="en-US"/>
        </w:rPr>
        <w:t>Longer dry periods coupled with more intense rainfall may lead to lowered crop yields, impacting food availability and affecting nutrit</w:t>
      </w:r>
      <w:r w:rsidR="00B344CE" w:rsidRPr="003F79C3">
        <w:rPr>
          <w:rFonts w:ascii="Calibri" w:eastAsia="Malgun Gothic" w:hAnsi="Calibri" w:cs="Times New Roman"/>
          <w:lang w:val="en-US"/>
        </w:rPr>
        <w:t xml:space="preserve">ion. Lower socioeconomic groups will be especially affected and may even become displaced. Vector-borne diseases such as dengue, chikungunya, Zika, yellow fever and malaria require particular attention in light of changing geographical distributions and recent outbreaks. These health vulnerabilities must be identified and assessed for countries to be able to create adequate public health responses. WHO recommends the development of national plans of action </w:t>
      </w:r>
      <w:ins w:id="26" w:author="Peter Berry" w:date="2017-05-08T13:41:00Z">
        <w:r w:rsidR="002F144A">
          <w:rPr>
            <w:rFonts w:ascii="Calibri" w:eastAsia="Malgun Gothic" w:hAnsi="Calibri" w:cs="Times New Roman"/>
            <w:lang w:val="en-US"/>
          </w:rPr>
          <w:t>and/</w:t>
        </w:r>
      </w:ins>
      <w:r w:rsidR="00B344CE" w:rsidRPr="003F79C3">
        <w:rPr>
          <w:rFonts w:ascii="Calibri" w:eastAsia="Malgun Gothic" w:hAnsi="Calibri" w:cs="Times New Roman"/>
          <w:lang w:val="en-US"/>
        </w:rPr>
        <w:t xml:space="preserve">or health national adaptation plans to protect the population’s health against the risks of climate change. </w:t>
      </w:r>
    </w:p>
    <w:p w14:paraId="714992B2" w14:textId="77777777" w:rsidR="005A18B2" w:rsidRPr="003F79C3" w:rsidRDefault="005A18B2" w:rsidP="005A18B2">
      <w:pPr>
        <w:rPr>
          <w:rFonts w:ascii="Times New Roman" w:hAnsi="Times New Roman" w:cs="Times New Roman"/>
          <w:color w:val="191919"/>
          <w:sz w:val="24"/>
          <w:szCs w:val="24"/>
          <w:lang w:val="en-US"/>
        </w:rPr>
      </w:pPr>
    </w:p>
    <w:p w14:paraId="2FFC6008" w14:textId="77777777" w:rsidR="00B344CE" w:rsidRPr="003F79C3" w:rsidRDefault="00B344CE" w:rsidP="005A18B2">
      <w:pPr>
        <w:rPr>
          <w:rFonts w:ascii="Calibri" w:eastAsia="Malgun Gothic" w:hAnsi="Calibri" w:cs="Times New Roman"/>
          <w:lang w:val="en-US"/>
        </w:rPr>
      </w:pPr>
    </w:p>
    <w:p w14:paraId="2E8DB4EB" w14:textId="3BAA2820" w:rsidR="005A18B2" w:rsidRPr="003F79C3" w:rsidRDefault="003147C7" w:rsidP="005A18B2">
      <w:pPr>
        <w:jc w:val="center"/>
        <w:rPr>
          <w:rFonts w:ascii="Calibri" w:eastAsia="Malgun Gothic" w:hAnsi="Calibri" w:cs="Times New Roman"/>
          <w:lang w:val="en-US"/>
        </w:rPr>
      </w:pPr>
      <w:r w:rsidRPr="003F79C3">
        <w:rPr>
          <w:rFonts w:ascii="Calibri" w:eastAsia="Malgun Gothic" w:hAnsi="Calibri" w:cs="Times New Roman"/>
          <w:noProof/>
          <w:lang w:val="en-US" w:eastAsia="zh-CN"/>
        </w:rPr>
        <mc:AlternateContent>
          <mc:Choice Requires="wpc">
            <w:drawing>
              <wp:inline distT="0" distB="0" distL="0" distR="0" wp14:anchorId="4825EB06" wp14:editId="1A07E35D">
                <wp:extent cx="5580380" cy="4276725"/>
                <wp:effectExtent l="0" t="3810" r="4445" b="0"/>
                <wp:docPr id="87" name="Canvas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3"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78" cy="41918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xmlns:mv="urn:schemas-microsoft-com:mac:vml" xmlns:mo="http://schemas.microsoft.com/office/mac/office/2008/main">
            <w:pict>
              <v:group id="Canvas 36" o:spid="_x0000_s1026" editas="canvas" style="width:439.4pt;height:336.75pt;mso-position-horizontal-relative:char;mso-position-vertical-relative:line" coordsize="55803,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803;height:42767;visibility:visible;mso-wrap-style:square">
                  <v:fill o:detectmouseclick="t"/>
                  <v:path o:connecttype="none"/>
                </v:shape>
                <v:shape id="Picture 18" o:spid="_x0000_s1028" type="#_x0000_t75" style="position:absolute;width:54673;height:41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4nnCAAAA2wAAAA8AAABkcnMvZG93bnJldi54bWxEj0GLwjAUhO/C/ofwFrxpuhZEukaRZRf0&#10;olhFr2+bZ1tsXkoStf57Iwgeh5n5hpnOO9OIKzlfW1bwNUxAEBdW11wq2O/+BhMQPiBrbCyTgjt5&#10;mM8+elPMtL3xlq55KEWEsM9QQRVCm0npi4oM+qFtiaN3ss5giNKVUju8Rbhp5ChJxtJgzXGhwpZ+&#10;KirO+cUoWNF2c6jdOpfHZi83/7+Hs09HSvU/u8U3iEBdeIdf7aVWkKbw/BJ/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uJ5wgAAANsAAAAPAAAAAAAAAAAAAAAAAJ8C&#10;AABkcnMvZG93bnJldi54bWxQSwUGAAAAAAQABAD3AAAAjgMAAAAA&#10;">
                  <v:imagedata r:id="rId15" o:title=""/>
                </v:shape>
                <w10:anchorlock/>
              </v:group>
            </w:pict>
          </mc:Fallback>
        </mc:AlternateContent>
      </w:r>
    </w:p>
    <w:p w14:paraId="0D6277C3" w14:textId="77777777" w:rsidR="005A18B2" w:rsidRPr="003F79C3" w:rsidRDefault="005A18B2" w:rsidP="005A18B2">
      <w:pPr>
        <w:rPr>
          <w:rFonts w:ascii="Calibri" w:eastAsia="Malgun Gothic" w:hAnsi="Calibri" w:cs="Times New Roman"/>
          <w:lang w:val="en-US"/>
        </w:rPr>
      </w:pPr>
      <w:r w:rsidRPr="003F79C3">
        <w:rPr>
          <w:rFonts w:ascii="Calibri" w:eastAsia="Malgun Gothic" w:hAnsi="Calibri" w:cs="Times New Roman"/>
          <w:sz w:val="16"/>
          <w:szCs w:val="16"/>
          <w:lang w:val="en-US"/>
        </w:rPr>
        <w:annotationRef/>
      </w:r>
    </w:p>
    <w:p w14:paraId="159925E5" w14:textId="77777777" w:rsidR="005A18B2" w:rsidRPr="003F79C3" w:rsidRDefault="005A18B2" w:rsidP="005A18B2">
      <w:pPr>
        <w:rPr>
          <w:rFonts w:ascii="Calibri" w:eastAsia="Malgun Gothic" w:hAnsi="Calibri" w:cs="Times New Roman"/>
          <w:b/>
          <w:lang w:val="en-US"/>
        </w:rPr>
      </w:pPr>
      <w:r w:rsidRPr="003F79C3">
        <w:rPr>
          <w:rFonts w:ascii="Calibri" w:eastAsia="Malgun Gothic" w:hAnsi="Calibri" w:cs="Times New Roman"/>
          <w:b/>
          <w:lang w:val="en-US"/>
        </w:rPr>
        <w:t>Figure 1: Primary exposure pathways by which climate change affects health</w:t>
      </w:r>
    </w:p>
    <w:p w14:paraId="71F89082" w14:textId="2EF5757E" w:rsidR="0009590D" w:rsidRPr="003F79C3" w:rsidRDefault="005A18B2" w:rsidP="000944A7">
      <w:pPr>
        <w:rPr>
          <w:rFonts w:ascii="Calibri" w:eastAsia="Malgun Gothic" w:hAnsi="Calibri" w:cs="Times New Roman"/>
          <w:color w:val="0000FF"/>
          <w:u w:val="single"/>
          <w:lang w:val="en-US"/>
        </w:rPr>
      </w:pPr>
      <w:r w:rsidRPr="003F79C3">
        <w:rPr>
          <w:rFonts w:ascii="Calibri" w:eastAsia="Malgun Gothic" w:hAnsi="Calibri" w:cs="Times New Roman"/>
          <w:lang w:val="en-US"/>
        </w:rPr>
        <w:t xml:space="preserve">(Source: </w:t>
      </w:r>
      <w:r w:rsidR="00EB53D0" w:rsidRPr="003F79C3">
        <w:rPr>
          <w:rFonts w:ascii="Calibri" w:eastAsia="Malgun Gothic" w:hAnsi="Calibri" w:cs="Times New Roman"/>
          <w:lang w:val="en-US"/>
        </w:rPr>
        <w:t xml:space="preserve">Climate </w:t>
      </w:r>
      <w:r w:rsidR="00B47023" w:rsidRPr="003F79C3">
        <w:rPr>
          <w:rFonts w:ascii="Calibri" w:eastAsia="Malgun Gothic" w:hAnsi="Calibri" w:cs="Times New Roman"/>
          <w:lang w:val="en-US"/>
        </w:rPr>
        <w:t xml:space="preserve">and Health Assessment, </w:t>
      </w:r>
      <w:hyperlink r:id="rId16" w:history="1">
        <w:r w:rsidRPr="003F79C3">
          <w:rPr>
            <w:rFonts w:ascii="Calibri" w:eastAsia="Malgun Gothic" w:hAnsi="Calibri" w:cs="Times New Roman"/>
            <w:color w:val="0000FF"/>
            <w:u w:val="single"/>
            <w:lang w:val="en-US"/>
          </w:rPr>
          <w:t>https://health2016.globalchange.gov/downloads</w:t>
        </w:r>
      </w:hyperlink>
    </w:p>
    <w:p w14:paraId="6F0EB2F1" w14:textId="77777777" w:rsidR="005A18B2" w:rsidRPr="003F79C3" w:rsidRDefault="005A18B2" w:rsidP="000944A7">
      <w:pPr>
        <w:rPr>
          <w:lang w:val="en-US"/>
        </w:rPr>
      </w:pPr>
    </w:p>
    <w:tbl>
      <w:tblPr>
        <w:tblStyle w:val="LightList-Accent4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20"/>
        <w:gridCol w:w="3791"/>
        <w:gridCol w:w="2937"/>
      </w:tblGrid>
      <w:tr w:rsidR="00511151" w:rsidRPr="003F79C3" w14:paraId="1C1B78B7" w14:textId="12DD2FF8" w:rsidTr="00511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000000" w:themeFill="text1"/>
          </w:tcPr>
          <w:p w14:paraId="4A8603C0" w14:textId="4AF1BC07" w:rsidR="00511151" w:rsidRPr="003F79C3" w:rsidRDefault="00511151" w:rsidP="00A35655">
            <w:pPr>
              <w:spacing w:line="276" w:lineRule="auto"/>
              <w:rPr>
                <w:rFonts w:ascii="Calibri" w:eastAsia="Malgun Gothic" w:hAnsi="Calibri" w:cs="Times New Roman"/>
                <w:sz w:val="22"/>
                <w:lang w:val="en-US"/>
              </w:rPr>
            </w:pPr>
            <w:r w:rsidRPr="003F79C3">
              <w:rPr>
                <w:rFonts w:ascii="Calibri" w:eastAsia="Malgun Gothic" w:hAnsi="Calibri" w:cs="Times New Roman"/>
                <w:sz w:val="22"/>
                <w:lang w:val="en-US"/>
              </w:rPr>
              <w:t>Table 1: Potential health risks of a changing climate in the Caribbean</w:t>
            </w:r>
          </w:p>
        </w:tc>
      </w:tr>
      <w:tr w:rsidR="00511151" w:rsidRPr="003F79C3" w14:paraId="4D2E13F0" w14:textId="124AC19B" w:rsidTr="00C00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vAlign w:val="center"/>
          </w:tcPr>
          <w:p w14:paraId="4330CCE3" w14:textId="042F836D" w:rsidR="00511151" w:rsidRPr="003F79C3" w:rsidRDefault="00511151" w:rsidP="00A35655">
            <w:pPr>
              <w:spacing w:line="276" w:lineRule="auto"/>
              <w:rPr>
                <w:rFonts w:ascii="Calibri" w:eastAsia="Malgun Gothic" w:hAnsi="Calibri" w:cs="Times New Roman"/>
                <w:lang w:val="en-US"/>
              </w:rPr>
            </w:pPr>
            <w:r w:rsidRPr="003F79C3">
              <w:rPr>
                <w:rFonts w:ascii="Calibri" w:eastAsia="Malgun Gothic" w:hAnsi="Calibri" w:cs="Times New Roman"/>
                <w:b w:val="0"/>
                <w:lang w:val="en-US"/>
              </w:rPr>
              <w:t>Climate drivers</w:t>
            </w:r>
          </w:p>
        </w:tc>
        <w:tc>
          <w:tcPr>
            <w:tcW w:w="1925" w:type="pct"/>
            <w:vAlign w:val="center"/>
          </w:tcPr>
          <w:p w14:paraId="64F2B4BB" w14:textId="3457C18F" w:rsidR="00511151" w:rsidRPr="003F79C3" w:rsidRDefault="00511151" w:rsidP="00A35655">
            <w:pPr>
              <w:spacing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Health risks</w:t>
            </w:r>
          </w:p>
        </w:tc>
        <w:tc>
          <w:tcPr>
            <w:tcW w:w="1491" w:type="pct"/>
            <w:vAlign w:val="center"/>
          </w:tcPr>
          <w:p w14:paraId="4E0C693C" w14:textId="25A96B75" w:rsidR="00511151" w:rsidRPr="003F79C3" w:rsidRDefault="00511151" w:rsidP="00A35655">
            <w:pPr>
              <w:spacing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Health Impacts</w:t>
            </w:r>
          </w:p>
        </w:tc>
      </w:tr>
      <w:tr w:rsidR="00511151" w:rsidRPr="003F79C3" w14:paraId="7A277D3B" w14:textId="5B63325C" w:rsidTr="00C008B9">
        <w:tc>
          <w:tcPr>
            <w:cnfStyle w:val="001000000000" w:firstRow="0" w:lastRow="0" w:firstColumn="1" w:lastColumn="0" w:oddVBand="0" w:evenVBand="0" w:oddHBand="0" w:evenHBand="0" w:firstRowFirstColumn="0" w:firstRowLastColumn="0" w:lastRowFirstColumn="0" w:lastRowLastColumn="0"/>
            <w:tcW w:w="1584" w:type="pct"/>
            <w:vAlign w:val="center"/>
          </w:tcPr>
          <w:p w14:paraId="2DD1A253" w14:textId="77777777" w:rsidR="00511151" w:rsidRPr="003F79C3" w:rsidRDefault="00511151" w:rsidP="00AA30EB">
            <w:pPr>
              <w:spacing w:line="276" w:lineRule="auto"/>
              <w:rPr>
                <w:rFonts w:ascii="Calibri" w:eastAsia="Malgun Gothic" w:hAnsi="Calibri" w:cs="Times New Roman"/>
                <w:i/>
                <w:lang w:val="en-US"/>
              </w:rPr>
            </w:pPr>
            <w:r w:rsidRPr="003F79C3">
              <w:rPr>
                <w:rFonts w:ascii="Calibri" w:eastAsia="Malgun Gothic" w:hAnsi="Calibri" w:cs="Times New Roman"/>
                <w:i/>
                <w:lang w:val="en-US"/>
              </w:rPr>
              <w:t>Increased temperatures</w:t>
            </w:r>
          </w:p>
          <w:p w14:paraId="5E4D06B1"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Extreme heat</w:t>
            </w:r>
          </w:p>
          <w:p w14:paraId="3EFE9F5F"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Air quality</w:t>
            </w:r>
          </w:p>
          <w:p w14:paraId="6A55E725" w14:textId="4934DB86"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Warmer seas</w:t>
            </w:r>
          </w:p>
        </w:tc>
        <w:tc>
          <w:tcPr>
            <w:tcW w:w="1925" w:type="pct"/>
            <w:vAlign w:val="center"/>
          </w:tcPr>
          <w:p w14:paraId="54FF6C4E" w14:textId="77777777"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Excess heat related mortality</w:t>
            </w:r>
          </w:p>
          <w:p w14:paraId="133B1B9C" w14:textId="4230EF37"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Heat stress and heat related illnesses</w:t>
            </w:r>
          </w:p>
          <w:p w14:paraId="0D8B5E91" w14:textId="77777777"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Exacerbated cardiovascular and respiratory diseases</w:t>
            </w:r>
          </w:p>
          <w:p w14:paraId="247BD3D0" w14:textId="2296C835"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Algal blooms; ciguatera</w:t>
            </w:r>
          </w:p>
        </w:tc>
        <w:tc>
          <w:tcPr>
            <w:tcW w:w="1491" w:type="pct"/>
            <w:vAlign w:val="center"/>
          </w:tcPr>
          <w:p w14:paraId="507D836B" w14:textId="3BD54CAD" w:rsidR="00511151" w:rsidRPr="003F79C3" w:rsidRDefault="00511151" w:rsidP="00511151">
            <w:pPr>
              <w:spacing w:before="0" w:line="276" w:lineRule="auto"/>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Greater risks of disease and death due to extreme heat and bad air quality</w:t>
            </w:r>
          </w:p>
        </w:tc>
      </w:tr>
      <w:tr w:rsidR="00511151" w:rsidRPr="003F79C3" w14:paraId="72B2070A" w14:textId="3385CC38" w:rsidTr="00C00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pct"/>
            <w:vAlign w:val="center"/>
          </w:tcPr>
          <w:p w14:paraId="7A98E047" w14:textId="36B794D4" w:rsidR="00511151" w:rsidRPr="003F79C3" w:rsidRDefault="00511151" w:rsidP="00AA30EB">
            <w:pPr>
              <w:spacing w:line="276" w:lineRule="auto"/>
              <w:rPr>
                <w:rFonts w:ascii="Calibri" w:eastAsia="Malgun Gothic" w:hAnsi="Calibri" w:cs="Times New Roman"/>
                <w:i/>
                <w:lang w:val="en-US"/>
              </w:rPr>
            </w:pPr>
            <w:r w:rsidRPr="003F79C3">
              <w:rPr>
                <w:rFonts w:ascii="Calibri" w:eastAsia="Malgun Gothic" w:hAnsi="Calibri" w:cs="Times New Roman"/>
                <w:i/>
                <w:lang w:val="en-US"/>
              </w:rPr>
              <w:t>Extreme precipitation</w:t>
            </w:r>
          </w:p>
          <w:p w14:paraId="55E0F1C9" w14:textId="770F6B14"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 xml:space="preserve">Tropical </w:t>
            </w:r>
            <w:ins w:id="27" w:author="Peter Berry" w:date="2017-05-08T13:41:00Z">
              <w:r w:rsidR="002F144A">
                <w:rPr>
                  <w:rFonts w:ascii="Calibri" w:eastAsia="Malgun Gothic" w:hAnsi="Calibri" w:cs="Times New Roman"/>
                  <w:i/>
                  <w:lang w:val="en-US"/>
                </w:rPr>
                <w:t>s</w:t>
              </w:r>
            </w:ins>
            <w:del w:id="28" w:author="Peter Berry" w:date="2017-05-08T13:41:00Z">
              <w:r w:rsidRPr="003F79C3" w:rsidDel="002F144A">
                <w:rPr>
                  <w:rFonts w:ascii="Calibri" w:eastAsia="Malgun Gothic" w:hAnsi="Calibri" w:cs="Times New Roman"/>
                  <w:i/>
                  <w:lang w:val="en-US"/>
                </w:rPr>
                <w:delText>S</w:delText>
              </w:r>
            </w:del>
            <w:r w:rsidRPr="003F79C3">
              <w:rPr>
                <w:rFonts w:ascii="Calibri" w:eastAsia="Malgun Gothic" w:hAnsi="Calibri" w:cs="Times New Roman"/>
                <w:i/>
                <w:lang w:val="en-US"/>
              </w:rPr>
              <w:t>torms</w:t>
            </w:r>
          </w:p>
          <w:p w14:paraId="31A89EBC"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Hurricanes</w:t>
            </w:r>
          </w:p>
          <w:p w14:paraId="421F5E8F" w14:textId="77777777"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Floods</w:t>
            </w:r>
          </w:p>
          <w:p w14:paraId="72DAB11D" w14:textId="487B6E2A" w:rsidR="00511151" w:rsidRPr="003F79C3" w:rsidRDefault="00511151" w:rsidP="001920A5">
            <w:pPr>
              <w:numPr>
                <w:ilvl w:val="0"/>
                <w:numId w:val="30"/>
              </w:numPr>
              <w:spacing w:before="0" w:line="276" w:lineRule="auto"/>
              <w:ind w:left="318" w:hanging="284"/>
              <w:rPr>
                <w:rFonts w:ascii="Calibri" w:eastAsia="Malgun Gothic" w:hAnsi="Calibri" w:cs="Times New Roman"/>
                <w:i/>
                <w:lang w:val="en-US"/>
              </w:rPr>
            </w:pPr>
            <w:r w:rsidRPr="003F79C3">
              <w:rPr>
                <w:rFonts w:ascii="Calibri" w:eastAsia="Malgun Gothic" w:hAnsi="Calibri" w:cs="Times New Roman"/>
                <w:i/>
                <w:lang w:val="en-US"/>
              </w:rPr>
              <w:t>Storm surges</w:t>
            </w:r>
          </w:p>
        </w:tc>
        <w:tc>
          <w:tcPr>
            <w:tcW w:w="1925" w:type="pct"/>
            <w:vAlign w:val="center"/>
          </w:tcPr>
          <w:p w14:paraId="23C8D68B" w14:textId="06724DDD"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Shifting geographic and seasonal distribution of vector</w:t>
            </w:r>
            <w:ins w:id="29" w:author="Peter Berry" w:date="2017-05-08T13:43:00Z">
              <w:r w:rsidR="002F144A">
                <w:rPr>
                  <w:rFonts w:ascii="Calibri" w:eastAsia="Malgun Gothic" w:hAnsi="Calibri" w:cs="Times New Roman"/>
                  <w:b/>
                  <w:lang w:val="en-US"/>
                </w:rPr>
                <w:t>-</w:t>
              </w:r>
            </w:ins>
            <w:del w:id="30" w:author="Peter Berry" w:date="2017-05-08T13:43:00Z">
              <w:r w:rsidRPr="003F79C3" w:rsidDel="002F144A">
                <w:rPr>
                  <w:rFonts w:ascii="Calibri" w:eastAsia="Malgun Gothic" w:hAnsi="Calibri" w:cs="Times New Roman"/>
                  <w:b/>
                  <w:lang w:val="en-US"/>
                </w:rPr>
                <w:delText xml:space="preserve"> </w:delText>
              </w:r>
            </w:del>
            <w:r w:rsidRPr="003F79C3">
              <w:rPr>
                <w:rFonts w:ascii="Calibri" w:eastAsia="Malgun Gothic" w:hAnsi="Calibri" w:cs="Times New Roman"/>
                <w:b/>
                <w:lang w:val="en-US"/>
              </w:rPr>
              <w:t xml:space="preserve">borne and water-related diseases (e.g. </w:t>
            </w:r>
            <w:ins w:id="31" w:author="Peter Berry" w:date="2017-05-08T13:45:00Z">
              <w:r w:rsidR="00214BB9">
                <w:rPr>
                  <w:rFonts w:ascii="Calibri" w:eastAsia="Malgun Gothic" w:hAnsi="Calibri" w:cs="Times New Roman"/>
                  <w:b/>
                  <w:lang w:val="en-US"/>
                </w:rPr>
                <w:t>d</w:t>
              </w:r>
            </w:ins>
            <w:del w:id="32" w:author="Peter Berry" w:date="2017-05-08T13:45:00Z">
              <w:r w:rsidRPr="003F79C3" w:rsidDel="00214BB9">
                <w:rPr>
                  <w:rFonts w:ascii="Calibri" w:eastAsia="Malgun Gothic" w:hAnsi="Calibri" w:cs="Times New Roman"/>
                  <w:b/>
                  <w:lang w:val="en-US"/>
                </w:rPr>
                <w:delText>D</w:delText>
              </w:r>
            </w:del>
            <w:r w:rsidRPr="003F79C3">
              <w:rPr>
                <w:rFonts w:ascii="Calibri" w:eastAsia="Malgun Gothic" w:hAnsi="Calibri" w:cs="Times New Roman"/>
                <w:b/>
                <w:lang w:val="en-US"/>
              </w:rPr>
              <w:t xml:space="preserve">engue, </w:t>
            </w:r>
            <w:ins w:id="33" w:author="Peter Berry" w:date="2017-05-08T13:45:00Z">
              <w:r w:rsidR="00214BB9">
                <w:rPr>
                  <w:rFonts w:ascii="Calibri" w:eastAsia="Malgun Gothic" w:hAnsi="Calibri" w:cs="Times New Roman"/>
                  <w:b/>
                  <w:lang w:val="en-US"/>
                </w:rPr>
                <w:t>c</w:t>
              </w:r>
            </w:ins>
            <w:del w:id="34" w:author="Peter Berry" w:date="2017-05-08T13:45:00Z">
              <w:r w:rsidRPr="003F79C3" w:rsidDel="00214BB9">
                <w:rPr>
                  <w:rFonts w:ascii="Calibri" w:eastAsia="Malgun Gothic" w:hAnsi="Calibri" w:cs="Times New Roman"/>
                  <w:b/>
                  <w:lang w:val="en-US"/>
                </w:rPr>
                <w:delText>C</w:delText>
              </w:r>
            </w:del>
            <w:r w:rsidRPr="003F79C3">
              <w:rPr>
                <w:rFonts w:ascii="Calibri" w:eastAsia="Malgun Gothic" w:hAnsi="Calibri" w:cs="Times New Roman"/>
                <w:b/>
                <w:lang w:val="en-US"/>
              </w:rPr>
              <w:t xml:space="preserve">hikungunya, </w:t>
            </w:r>
            <w:proofErr w:type="spellStart"/>
            <w:r w:rsidRPr="003F79C3">
              <w:rPr>
                <w:rFonts w:ascii="Calibri" w:eastAsia="Malgun Gothic" w:hAnsi="Calibri" w:cs="Times New Roman"/>
                <w:b/>
                <w:lang w:val="en-US"/>
              </w:rPr>
              <w:t>Zika</w:t>
            </w:r>
            <w:proofErr w:type="spellEnd"/>
            <w:r w:rsidRPr="003F79C3">
              <w:rPr>
                <w:rFonts w:ascii="Calibri" w:eastAsia="Malgun Gothic" w:hAnsi="Calibri" w:cs="Times New Roman"/>
                <w:b/>
                <w:lang w:val="en-US"/>
              </w:rPr>
              <w:t xml:space="preserve">; </w:t>
            </w:r>
            <w:ins w:id="35" w:author="Peter Berry" w:date="2017-05-08T13:47:00Z">
              <w:r w:rsidR="00214BB9">
                <w:rPr>
                  <w:rFonts w:ascii="Calibri" w:eastAsia="Malgun Gothic" w:hAnsi="Calibri" w:cs="Times New Roman"/>
                  <w:b/>
                  <w:lang w:val="en-US"/>
                </w:rPr>
                <w:t>l</w:t>
              </w:r>
            </w:ins>
            <w:del w:id="36" w:author="Peter Berry" w:date="2017-05-08T13:47:00Z">
              <w:r w:rsidRPr="003F79C3" w:rsidDel="00214BB9">
                <w:rPr>
                  <w:rFonts w:ascii="Calibri" w:eastAsia="Malgun Gothic" w:hAnsi="Calibri" w:cs="Times New Roman"/>
                  <w:b/>
                  <w:lang w:val="en-US"/>
                </w:rPr>
                <w:delText>L</w:delText>
              </w:r>
            </w:del>
            <w:r w:rsidRPr="003F79C3">
              <w:rPr>
                <w:rFonts w:ascii="Calibri" w:eastAsia="Malgun Gothic" w:hAnsi="Calibri" w:cs="Times New Roman"/>
                <w:b/>
                <w:lang w:val="en-US"/>
              </w:rPr>
              <w:t>eptospirosis)</w:t>
            </w:r>
          </w:p>
          <w:p w14:paraId="2E664B11" w14:textId="12B458BC"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 xml:space="preserve">Damage to water and sanitation infrastructure and contamination of water sources </w:t>
            </w:r>
            <w:r w:rsidR="00C008B9" w:rsidRPr="003F79C3">
              <w:rPr>
                <w:rFonts w:ascii="Calibri" w:eastAsia="Malgun Gothic" w:hAnsi="Calibri" w:cs="Times New Roman"/>
                <w:b/>
                <w:lang w:val="en-US"/>
              </w:rPr>
              <w:t>leading to diarrheal diseases</w:t>
            </w:r>
          </w:p>
          <w:p w14:paraId="255A8672" w14:textId="77777777"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Loss of livelihoods</w:t>
            </w:r>
          </w:p>
          <w:p w14:paraId="0414DA85" w14:textId="1CE490E4" w:rsidR="00511151" w:rsidRPr="003F79C3" w:rsidRDefault="00511151" w:rsidP="001920A5">
            <w:pPr>
              <w:numPr>
                <w:ilvl w:val="0"/>
                <w:numId w:val="30"/>
              </w:numPr>
              <w:spacing w:before="0" w:line="276" w:lineRule="auto"/>
              <w:ind w:left="426"/>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Stress and damage of health infrastructure</w:t>
            </w:r>
          </w:p>
        </w:tc>
        <w:tc>
          <w:tcPr>
            <w:tcW w:w="1491" w:type="pct"/>
            <w:vAlign w:val="center"/>
          </w:tcPr>
          <w:p w14:paraId="18363593" w14:textId="3B3A5F41" w:rsidR="00511151" w:rsidRPr="003F79C3" w:rsidRDefault="00511151" w:rsidP="002F144A">
            <w:pPr>
              <w:spacing w:before="0"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 xml:space="preserve">Greater risks of death and injury due to extreme weather events, </w:t>
            </w:r>
            <w:r w:rsidR="00C008B9" w:rsidRPr="003F79C3">
              <w:rPr>
                <w:rFonts w:ascii="Calibri" w:eastAsia="Malgun Gothic" w:hAnsi="Calibri" w:cs="Times New Roman"/>
                <w:lang w:val="en-US"/>
              </w:rPr>
              <w:t>increased risks of vector</w:t>
            </w:r>
            <w:ins w:id="37" w:author="Peter Berry" w:date="2017-05-08T13:43:00Z">
              <w:r w:rsidR="002F144A">
                <w:rPr>
                  <w:rFonts w:ascii="Calibri" w:eastAsia="Malgun Gothic" w:hAnsi="Calibri" w:cs="Times New Roman"/>
                  <w:lang w:val="en-US"/>
                </w:rPr>
                <w:t>-</w:t>
              </w:r>
            </w:ins>
            <w:del w:id="38" w:author="Peter Berry" w:date="2017-05-08T13:43:00Z">
              <w:r w:rsidR="00C008B9" w:rsidRPr="003F79C3" w:rsidDel="002F144A">
                <w:rPr>
                  <w:rFonts w:ascii="Calibri" w:eastAsia="Malgun Gothic" w:hAnsi="Calibri" w:cs="Times New Roman"/>
                  <w:lang w:val="en-US"/>
                </w:rPr>
                <w:delText xml:space="preserve"> </w:delText>
              </w:r>
            </w:del>
            <w:r w:rsidR="00C008B9" w:rsidRPr="003F79C3">
              <w:rPr>
                <w:rFonts w:ascii="Calibri" w:eastAsia="Malgun Gothic" w:hAnsi="Calibri" w:cs="Times New Roman"/>
                <w:lang w:val="en-US"/>
              </w:rPr>
              <w:t>borne diseases and diarrheal diseases; increasing mental health problems due to trauma and loss of livelihoods</w:t>
            </w:r>
          </w:p>
        </w:tc>
      </w:tr>
      <w:tr w:rsidR="00511151" w:rsidRPr="003F79C3" w14:paraId="5AFC994C" w14:textId="06D6E3B3" w:rsidTr="00C008B9">
        <w:tc>
          <w:tcPr>
            <w:cnfStyle w:val="001000000000" w:firstRow="0" w:lastRow="0" w:firstColumn="1" w:lastColumn="0" w:oddVBand="0" w:evenVBand="0" w:oddHBand="0" w:evenHBand="0" w:firstRowFirstColumn="0" w:firstRowLastColumn="0" w:lastRowFirstColumn="0" w:lastRowLastColumn="0"/>
            <w:tcW w:w="1584" w:type="pct"/>
            <w:vAlign w:val="center"/>
          </w:tcPr>
          <w:p w14:paraId="306A4923" w14:textId="763E1899" w:rsidR="00511151" w:rsidRPr="003F79C3" w:rsidRDefault="00511151" w:rsidP="002F144A">
            <w:pPr>
              <w:spacing w:before="0" w:line="276" w:lineRule="auto"/>
              <w:rPr>
                <w:rFonts w:ascii="Calibri" w:eastAsia="Malgun Gothic" w:hAnsi="Calibri" w:cs="Times New Roman"/>
                <w:b w:val="0"/>
                <w:lang w:val="en-US"/>
              </w:rPr>
            </w:pPr>
            <w:r w:rsidRPr="003F79C3">
              <w:rPr>
                <w:rFonts w:ascii="Calibri" w:eastAsia="Malgun Gothic" w:hAnsi="Calibri" w:cs="Times New Roman"/>
                <w:lang w:val="en-US"/>
              </w:rPr>
              <w:t xml:space="preserve">Drought &amp; </w:t>
            </w:r>
            <w:ins w:id="39" w:author="Peter Berry" w:date="2017-05-08T13:41:00Z">
              <w:r w:rsidR="002F144A">
                <w:rPr>
                  <w:rFonts w:ascii="Calibri" w:eastAsia="Malgun Gothic" w:hAnsi="Calibri" w:cs="Times New Roman"/>
                  <w:lang w:val="en-US"/>
                </w:rPr>
                <w:t>w</w:t>
              </w:r>
            </w:ins>
            <w:del w:id="40" w:author="Peter Berry" w:date="2017-05-08T13:41:00Z">
              <w:r w:rsidRPr="003F79C3" w:rsidDel="002F144A">
                <w:rPr>
                  <w:rFonts w:ascii="Calibri" w:eastAsia="Malgun Gothic" w:hAnsi="Calibri" w:cs="Times New Roman"/>
                  <w:lang w:val="en-US"/>
                </w:rPr>
                <w:delText>W</w:delText>
              </w:r>
            </w:del>
            <w:r w:rsidRPr="003F79C3">
              <w:rPr>
                <w:rFonts w:ascii="Calibri" w:eastAsia="Malgun Gothic" w:hAnsi="Calibri" w:cs="Times New Roman"/>
                <w:lang w:val="en-US"/>
              </w:rPr>
              <w:t xml:space="preserve">ater </w:t>
            </w:r>
            <w:ins w:id="41" w:author="Peter Berry" w:date="2017-05-08T13:41:00Z">
              <w:r w:rsidR="002F144A">
                <w:rPr>
                  <w:rFonts w:ascii="Calibri" w:eastAsia="Malgun Gothic" w:hAnsi="Calibri" w:cs="Times New Roman"/>
                  <w:lang w:val="en-US"/>
                </w:rPr>
                <w:t>s</w:t>
              </w:r>
            </w:ins>
            <w:del w:id="42" w:author="Peter Berry" w:date="2017-05-08T13:41:00Z">
              <w:r w:rsidRPr="003F79C3" w:rsidDel="002F144A">
                <w:rPr>
                  <w:rFonts w:ascii="Calibri" w:eastAsia="Malgun Gothic" w:hAnsi="Calibri" w:cs="Times New Roman"/>
                  <w:lang w:val="en-US"/>
                </w:rPr>
                <w:delText>S</w:delText>
              </w:r>
            </w:del>
            <w:r w:rsidRPr="003F79C3">
              <w:rPr>
                <w:rFonts w:ascii="Calibri" w:eastAsia="Malgun Gothic" w:hAnsi="Calibri" w:cs="Times New Roman"/>
                <w:lang w:val="en-US"/>
              </w:rPr>
              <w:t>carcity</w:t>
            </w:r>
          </w:p>
        </w:tc>
        <w:tc>
          <w:tcPr>
            <w:tcW w:w="1925" w:type="pct"/>
            <w:vAlign w:val="center"/>
          </w:tcPr>
          <w:p w14:paraId="07974DA1" w14:textId="4AC987C4"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Water insecurity</w:t>
            </w:r>
          </w:p>
          <w:p w14:paraId="5289C1F3" w14:textId="2BBCCCC2"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Food insecurity</w:t>
            </w:r>
          </w:p>
          <w:p w14:paraId="0800F912" w14:textId="465E69B1"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Vector</w:t>
            </w:r>
            <w:ins w:id="43" w:author="Peter Berry" w:date="2017-05-08T13:43:00Z">
              <w:r w:rsidR="002F144A">
                <w:rPr>
                  <w:rFonts w:ascii="Calibri" w:eastAsia="Malgun Gothic" w:hAnsi="Calibri" w:cs="Times New Roman"/>
                  <w:b/>
                  <w:lang w:val="en-US"/>
                </w:rPr>
                <w:t>-</w:t>
              </w:r>
            </w:ins>
            <w:del w:id="44" w:author="Peter Berry" w:date="2017-05-08T13:43:00Z">
              <w:r w:rsidRPr="003F79C3" w:rsidDel="002F144A">
                <w:rPr>
                  <w:rFonts w:ascii="Calibri" w:eastAsia="Malgun Gothic" w:hAnsi="Calibri" w:cs="Times New Roman"/>
                  <w:b/>
                  <w:lang w:val="en-US"/>
                </w:rPr>
                <w:delText xml:space="preserve"> </w:delText>
              </w:r>
            </w:del>
            <w:r w:rsidRPr="003F79C3">
              <w:rPr>
                <w:rFonts w:ascii="Calibri" w:eastAsia="Malgun Gothic" w:hAnsi="Calibri" w:cs="Times New Roman"/>
                <w:b/>
                <w:lang w:val="en-US"/>
              </w:rPr>
              <w:t>borne diseases (e.g. dengue)</w:t>
            </w:r>
          </w:p>
          <w:p w14:paraId="324F7D14" w14:textId="285FCF41" w:rsidR="00511151" w:rsidRPr="003F79C3" w:rsidRDefault="00511151" w:rsidP="001920A5">
            <w:pPr>
              <w:numPr>
                <w:ilvl w:val="0"/>
                <w:numId w:val="30"/>
              </w:numPr>
              <w:spacing w:before="0" w:line="276" w:lineRule="auto"/>
              <w:ind w:left="432"/>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Loss of livelihoods</w:t>
            </w:r>
          </w:p>
        </w:tc>
        <w:tc>
          <w:tcPr>
            <w:tcW w:w="1491" w:type="pct"/>
            <w:vAlign w:val="center"/>
          </w:tcPr>
          <w:p w14:paraId="35DF84F6" w14:textId="1C7BF9C9" w:rsidR="00511151" w:rsidRPr="003F79C3" w:rsidRDefault="00C008B9" w:rsidP="002F144A">
            <w:pPr>
              <w:spacing w:before="0" w:line="276" w:lineRule="auto"/>
              <w:cnfStyle w:val="000000000000" w:firstRow="0" w:lastRow="0" w:firstColumn="0" w:lastColumn="0" w:oddVBand="0" w:evenVBand="0" w:oddHBand="0"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Nutritional deficiencies and hygiene related issues due to water scarcity and food insecurity, morbidity and mortality due to vector</w:t>
            </w:r>
            <w:ins w:id="45" w:author="Peter Berry" w:date="2017-05-08T13:43:00Z">
              <w:r w:rsidR="002F144A">
                <w:rPr>
                  <w:rFonts w:ascii="Calibri" w:eastAsia="Malgun Gothic" w:hAnsi="Calibri" w:cs="Times New Roman"/>
                  <w:lang w:val="en-US"/>
                </w:rPr>
                <w:t>-</w:t>
              </w:r>
            </w:ins>
            <w:del w:id="46" w:author="Peter Berry" w:date="2017-05-08T13:43:00Z">
              <w:r w:rsidRPr="003F79C3" w:rsidDel="002F144A">
                <w:rPr>
                  <w:rFonts w:ascii="Calibri" w:eastAsia="Malgun Gothic" w:hAnsi="Calibri" w:cs="Times New Roman"/>
                  <w:lang w:val="en-US"/>
                </w:rPr>
                <w:delText xml:space="preserve"> </w:delText>
              </w:r>
            </w:del>
            <w:r w:rsidRPr="003F79C3">
              <w:rPr>
                <w:rFonts w:ascii="Calibri" w:eastAsia="Malgun Gothic" w:hAnsi="Calibri" w:cs="Times New Roman"/>
                <w:lang w:val="en-US"/>
              </w:rPr>
              <w:t>borne diseases</w:t>
            </w:r>
          </w:p>
        </w:tc>
      </w:tr>
      <w:tr w:rsidR="00511151" w:rsidRPr="003F79C3" w14:paraId="1FC46B82" w14:textId="39EDF5AC" w:rsidTr="00C008B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584" w:type="pct"/>
            <w:vAlign w:val="center"/>
          </w:tcPr>
          <w:p w14:paraId="13693914" w14:textId="5ADC69D0" w:rsidR="00511151" w:rsidRPr="003F79C3" w:rsidRDefault="00511151" w:rsidP="00511151">
            <w:pPr>
              <w:spacing w:before="0" w:line="276" w:lineRule="auto"/>
              <w:rPr>
                <w:rFonts w:ascii="Calibri" w:eastAsia="Malgun Gothic" w:hAnsi="Calibri" w:cs="Times New Roman"/>
                <w:b w:val="0"/>
                <w:lang w:val="en-US"/>
              </w:rPr>
            </w:pPr>
            <w:r w:rsidRPr="003F79C3">
              <w:rPr>
                <w:rFonts w:ascii="Calibri" w:eastAsia="Malgun Gothic" w:hAnsi="Calibri" w:cs="Times New Roman"/>
                <w:i/>
                <w:lang w:val="en-US"/>
              </w:rPr>
              <w:t>Sea level rise</w:t>
            </w:r>
          </w:p>
        </w:tc>
        <w:tc>
          <w:tcPr>
            <w:tcW w:w="1925" w:type="pct"/>
            <w:vAlign w:val="center"/>
          </w:tcPr>
          <w:p w14:paraId="39C2269E" w14:textId="7884A2DF"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Loss of arable land</w:t>
            </w:r>
          </w:p>
          <w:p w14:paraId="226B3E9F" w14:textId="368EB375" w:rsidR="00511151" w:rsidRPr="003F79C3" w:rsidRDefault="00511151" w:rsidP="001920A5">
            <w:pPr>
              <w:numPr>
                <w:ilvl w:val="0"/>
                <w:numId w:val="30"/>
              </w:numPr>
              <w:spacing w:before="0" w:line="276" w:lineRule="auto"/>
              <w:ind w:left="432"/>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b/>
                <w:lang w:val="en-US"/>
              </w:rPr>
            </w:pPr>
            <w:r w:rsidRPr="003F79C3">
              <w:rPr>
                <w:rFonts w:ascii="Calibri" w:eastAsia="Malgun Gothic" w:hAnsi="Calibri" w:cs="Times New Roman"/>
                <w:b/>
                <w:lang w:val="en-US"/>
              </w:rPr>
              <w:t>Population displacement</w:t>
            </w:r>
          </w:p>
        </w:tc>
        <w:tc>
          <w:tcPr>
            <w:tcW w:w="1491" w:type="pct"/>
            <w:vAlign w:val="center"/>
          </w:tcPr>
          <w:p w14:paraId="628EEA6E" w14:textId="4979E829" w:rsidR="00511151" w:rsidRPr="003F79C3" w:rsidRDefault="00C008B9" w:rsidP="00C008B9">
            <w:pPr>
              <w:spacing w:line="276" w:lineRule="auto"/>
              <w:cnfStyle w:val="000000100000" w:firstRow="0" w:lastRow="0" w:firstColumn="0" w:lastColumn="0" w:oddVBand="0" w:evenVBand="0" w:oddHBand="1" w:evenHBand="0" w:firstRowFirstColumn="0" w:firstRowLastColumn="0" w:lastRowFirstColumn="0" w:lastRowLastColumn="0"/>
              <w:rPr>
                <w:rFonts w:ascii="Calibri" w:eastAsia="Malgun Gothic" w:hAnsi="Calibri" w:cs="Times New Roman"/>
                <w:lang w:val="en-US"/>
              </w:rPr>
            </w:pPr>
            <w:r w:rsidRPr="003F79C3">
              <w:rPr>
                <w:rFonts w:ascii="Calibri" w:eastAsia="Malgun Gothic" w:hAnsi="Calibri" w:cs="Times New Roman"/>
                <w:lang w:val="en-US"/>
              </w:rPr>
              <w:t>Risk of psychological illnesses and distress; diminished food production; larger vulnerable population</w:t>
            </w:r>
          </w:p>
        </w:tc>
      </w:tr>
      <w:tr w:rsidR="00C008B9" w:rsidRPr="003F79C3" w14:paraId="36F87FEF" w14:textId="25C35F6B" w:rsidTr="00C008B9">
        <w:tc>
          <w:tcPr>
            <w:cnfStyle w:val="001000000000" w:firstRow="0" w:lastRow="0" w:firstColumn="1" w:lastColumn="0" w:oddVBand="0" w:evenVBand="0" w:oddHBand="0" w:evenHBand="0" w:firstRowFirstColumn="0" w:firstRowLastColumn="0" w:lastRowFirstColumn="0" w:lastRowLastColumn="0"/>
            <w:tcW w:w="5000" w:type="pct"/>
            <w:gridSpan w:val="3"/>
          </w:tcPr>
          <w:p w14:paraId="09199F14" w14:textId="3C5CF3BD" w:rsidR="00C008B9" w:rsidRPr="003F79C3" w:rsidRDefault="00C008B9" w:rsidP="00C008B9">
            <w:pPr>
              <w:spacing w:line="276" w:lineRule="auto"/>
              <w:jc w:val="right"/>
              <w:rPr>
                <w:rFonts w:ascii="Calibri" w:eastAsia="Malgun Gothic" w:hAnsi="Calibri" w:cs="Times New Roman"/>
                <w:i/>
                <w:lang w:val="en-US"/>
              </w:rPr>
            </w:pPr>
            <w:r w:rsidRPr="003F79C3">
              <w:rPr>
                <w:rFonts w:ascii="Calibri" w:eastAsia="Malgun Gothic" w:hAnsi="Calibri" w:cs="Times New Roman"/>
                <w:b w:val="0"/>
                <w:i/>
                <w:lang w:val="en-US"/>
              </w:rPr>
              <w:t>Source: Modified from Taylor et al., 2009</w:t>
            </w:r>
          </w:p>
        </w:tc>
      </w:tr>
    </w:tbl>
    <w:p w14:paraId="7650BA1B" w14:textId="77777777" w:rsidR="005A18B2" w:rsidRPr="003F79C3" w:rsidRDefault="005A18B2" w:rsidP="005A18B2">
      <w:pPr>
        <w:rPr>
          <w:rFonts w:ascii="Calibri" w:eastAsia="Malgun Gothic" w:hAnsi="Calibri" w:cs="Times New Roman"/>
          <w:lang w:val="en-US"/>
        </w:rPr>
      </w:pPr>
    </w:p>
    <w:p w14:paraId="45AA2764" w14:textId="6A21DA6B" w:rsidR="0037296F" w:rsidRPr="003F79C3" w:rsidRDefault="0037296F" w:rsidP="0037296F">
      <w:pPr>
        <w:jc w:val="both"/>
        <w:rPr>
          <w:rFonts w:ascii="Calibri" w:eastAsia="Malgun Gothic" w:hAnsi="Calibri" w:cs="Times New Roman"/>
          <w:lang w:val="en-US"/>
        </w:rPr>
      </w:pPr>
      <w:r w:rsidRPr="003F79C3">
        <w:rPr>
          <w:rFonts w:ascii="Calibri" w:eastAsia="Malgun Gothic" w:hAnsi="Calibri" w:cs="Times New Roman"/>
          <w:lang w:val="en-US"/>
        </w:rPr>
        <w:t>In 2008</w:t>
      </w:r>
      <w:r w:rsidR="00B344CE" w:rsidRPr="003F79C3">
        <w:rPr>
          <w:rFonts w:ascii="Calibri" w:eastAsia="Malgun Gothic" w:hAnsi="Calibri" w:cs="Times New Roman"/>
          <w:lang w:val="en-US"/>
        </w:rPr>
        <w:t>, the Pan American Health Organization (PAHO)</w:t>
      </w:r>
      <w:r w:rsidRPr="003F79C3">
        <w:rPr>
          <w:rFonts w:ascii="Calibri" w:eastAsia="Malgun Gothic" w:hAnsi="Calibri" w:cs="Times New Roman"/>
          <w:lang w:val="en-US"/>
        </w:rPr>
        <w:t xml:space="preserve"> proposed a Regional Plan of Action to Protect Health from the Effects of Climate Change – the same year in which the World Health Assembly adopted the first resolution (WHA</w:t>
      </w:r>
      <w:ins w:id="47" w:author="Peter Berry" w:date="2017-05-08T13:48:00Z">
        <w:r w:rsidR="00214BB9">
          <w:rPr>
            <w:rFonts w:ascii="Calibri" w:eastAsia="Malgun Gothic" w:hAnsi="Calibri" w:cs="Times New Roman"/>
            <w:lang w:val="en-US"/>
          </w:rPr>
          <w:t xml:space="preserve"> </w:t>
        </w:r>
      </w:ins>
      <w:r w:rsidRPr="003F79C3">
        <w:rPr>
          <w:rFonts w:ascii="Calibri" w:eastAsia="Malgun Gothic" w:hAnsi="Calibri" w:cs="Times New Roman"/>
          <w:lang w:val="en-US"/>
        </w:rPr>
        <w:t xml:space="preserve">61.19) on climate change </w:t>
      </w:r>
      <w:r w:rsidR="00136EE4" w:rsidRPr="003F79C3">
        <w:rPr>
          <w:rFonts w:ascii="Calibri" w:eastAsia="Malgun Gothic" w:hAnsi="Calibri" w:cs="Times New Roman"/>
          <w:lang w:val="en-US"/>
        </w:rPr>
        <w:t>and</w:t>
      </w:r>
      <w:r w:rsidRPr="003F79C3">
        <w:rPr>
          <w:rFonts w:ascii="Calibri" w:eastAsia="Malgun Gothic" w:hAnsi="Calibri" w:cs="Times New Roman"/>
          <w:lang w:val="en-US"/>
        </w:rPr>
        <w:t xml:space="preserve"> health. Three years later, this plan was revised based on experiences at the national, </w:t>
      </w:r>
      <w:r w:rsidR="003F79C3" w:rsidRPr="003F79C3">
        <w:rPr>
          <w:rFonts w:ascii="Calibri" w:eastAsia="Malgun Gothic" w:hAnsi="Calibri" w:cs="Times New Roman"/>
          <w:lang w:val="en-US"/>
        </w:rPr>
        <w:t>sub regional</w:t>
      </w:r>
      <w:r w:rsidRPr="003F79C3">
        <w:rPr>
          <w:rFonts w:ascii="Calibri" w:eastAsia="Malgun Gothic" w:hAnsi="Calibri" w:cs="Times New Roman"/>
          <w:lang w:val="en-US"/>
        </w:rPr>
        <w:t xml:space="preserve">, and regional levels and on the WHO </w:t>
      </w:r>
      <w:r w:rsidR="003F79C3" w:rsidRPr="003F79C3">
        <w:rPr>
          <w:rFonts w:ascii="Calibri" w:eastAsia="Malgun Gothic" w:hAnsi="Calibri" w:cs="Times New Roman"/>
          <w:lang w:val="en-US"/>
        </w:rPr>
        <w:t>work plan</w:t>
      </w:r>
      <w:r w:rsidRPr="003F79C3">
        <w:rPr>
          <w:rFonts w:ascii="Calibri" w:eastAsia="Malgun Gothic" w:hAnsi="Calibri" w:cs="Times New Roman"/>
          <w:lang w:val="en-US"/>
        </w:rPr>
        <w:t xml:space="preserve"> on climate change and health (WHA62.11). The result was a Strategy and Plan of Action on Climate Change (PAHO CD51.6), which equips and strengthens national and local health systems in dealing with climate risks. It further supports the development and implementation of key actions at local, national, and regional levels to minimize the impacts of climate change on health, and encourages the health sector to adopt energy management measures to mitigate climate change and avoid additional, potentially disastrous impacts on health. </w:t>
      </w:r>
      <w:r w:rsidR="00F36FA7" w:rsidRPr="003F79C3">
        <w:rPr>
          <w:rFonts w:ascii="Calibri" w:eastAsia="Malgun Gothic" w:hAnsi="Calibri" w:cs="Times New Roman"/>
          <w:lang w:val="en-US"/>
        </w:rPr>
        <w:t xml:space="preserve">The plan of action can be used as a model to develop nationally tailored action plans.  </w:t>
      </w:r>
    </w:p>
    <w:p w14:paraId="12008630" w14:textId="561F5305" w:rsidR="005A18B2" w:rsidRPr="003F79C3" w:rsidRDefault="003147C7" w:rsidP="000267D1">
      <w:pPr>
        <w:spacing w:before="0" w:line="276" w:lineRule="auto"/>
        <w:rPr>
          <w:rFonts w:ascii="Calibri" w:eastAsia="Malgun Gothic" w:hAnsi="Calibri" w:cs="Times New Roman"/>
          <w:b/>
          <w:bCs/>
          <w:color w:val="7030A0"/>
          <w:sz w:val="24"/>
          <w:lang w:val="en-US"/>
        </w:rPr>
      </w:pPr>
      <w:r w:rsidRPr="003F79C3">
        <w:rPr>
          <w:rFonts w:ascii="Calibri" w:eastAsia="Malgun Gothic" w:hAnsi="Calibri" w:cs="Times New Roman"/>
          <w:noProof/>
          <w:lang w:val="en-US" w:eastAsia="zh-CN"/>
        </w:rPr>
        <w:lastRenderedPageBreak/>
        <mc:AlternateContent>
          <mc:Choice Requires="wps">
            <w:drawing>
              <wp:inline distT="0" distB="0" distL="0" distR="0" wp14:anchorId="74FE7B65" wp14:editId="3F205310">
                <wp:extent cx="6197600" cy="9261475"/>
                <wp:effectExtent l="15240" t="15240" r="16510" b="1968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926147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AC5BF26" w14:textId="77777777" w:rsidR="00676979" w:rsidRPr="00D10B0C" w:rsidRDefault="00676979" w:rsidP="007F6045">
                            <w:pPr>
                              <w:pStyle w:val="Subtitle"/>
                              <w:rPr>
                                <w:color w:val="auto"/>
                              </w:rPr>
                            </w:pPr>
                            <w:r w:rsidRPr="00D10B0C">
                              <w:rPr>
                                <w:rStyle w:val="Strong1"/>
                                <w:i w:val="0"/>
                                <w:color w:val="auto"/>
                              </w:rPr>
                              <w:t>BOX 1: Caribbean Chikungunya Outbreak 2014</w:t>
                            </w:r>
                          </w:p>
                          <w:p w14:paraId="5F42C761" w14:textId="77777777" w:rsidR="00676979" w:rsidRPr="004F0DA6" w:rsidRDefault="00676979" w:rsidP="005A18B2">
                            <w:pPr>
                              <w:pStyle w:val="CommentText"/>
                              <w:rPr>
                                <w:rFonts w:ascii="Calibri" w:hAnsi="Calibri"/>
                              </w:rPr>
                            </w:pPr>
                            <w:r w:rsidRPr="004F0DA6">
                              <w:rPr>
                                <w:rFonts w:ascii="Calibri" w:hAnsi="Calibri"/>
                                <w:noProof/>
                                <w:lang w:val="en-US" w:eastAsia="zh-CN"/>
                              </w:rPr>
                              <w:drawing>
                                <wp:inline distT="0" distB="0" distL="0" distR="0" wp14:anchorId="33F7F191" wp14:editId="49FB11C8">
                                  <wp:extent cx="2295525" cy="1530350"/>
                                  <wp:effectExtent l="0" t="0" r="0" b="0"/>
                                  <wp:docPr id="50" name="Picture 24" descr="http://d15h3ts9pue03r.cloudfront.net/wp-content/uploads/chikungunya.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15h3ts9pue03r.cloudfront.net/wp-content/uploads/chikungunya.jpg?f047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755" cy="1530504"/>
                                          </a:xfrm>
                                          <a:prstGeom prst="rect">
                                            <a:avLst/>
                                          </a:prstGeom>
                                          <a:noFill/>
                                          <a:ln>
                                            <a:noFill/>
                                          </a:ln>
                                        </pic:spPr>
                                      </pic:pic>
                                    </a:graphicData>
                                  </a:graphic>
                                </wp:inline>
                              </w:drawing>
                            </w:r>
                          </w:p>
                          <w:p w14:paraId="1FE7C562" w14:textId="77777777" w:rsidR="00676979" w:rsidRPr="004F0DA6" w:rsidRDefault="00676979" w:rsidP="005A18B2">
                            <w:pPr>
                              <w:pStyle w:val="CommentText"/>
                              <w:jc w:val="both"/>
                              <w:rPr>
                                <w:rFonts w:ascii="Calibri" w:hAnsi="Calibri"/>
                              </w:rPr>
                            </w:pPr>
                            <w:r w:rsidRPr="004F0DA6">
                              <w:rPr>
                                <w:rFonts w:ascii="Calibri" w:hAnsi="Calibri"/>
                              </w:rPr>
                              <w:t xml:space="preserve">In December 2013 autochthonous transmission </w:t>
                            </w:r>
                            <w:r>
                              <w:rPr>
                                <w:rFonts w:ascii="Calibri" w:hAnsi="Calibri"/>
                              </w:rPr>
                              <w:t xml:space="preserve">(i.e., </w:t>
                            </w:r>
                            <w:r>
                              <w:t>disease spread from one individual and acquired in another individual in the same place)</w:t>
                            </w:r>
                            <w:r w:rsidRPr="004F0DA6">
                              <w:rPr>
                                <w:rFonts w:ascii="Calibri" w:hAnsi="Calibri"/>
                              </w:rPr>
                              <w:t xml:space="preserve"> of chikungunya was first reported on the Caribbean island of Saint Martin</w:t>
                            </w:r>
                            <w:sdt>
                              <w:sdtPr>
                                <w:rPr>
                                  <w:rFonts w:ascii="Calibri" w:hAnsi="Calibri"/>
                                </w:rPr>
                                <w:id w:val="1536697565"/>
                                <w:citation/>
                              </w:sdtPr>
                              <w:sdtEndPr/>
                              <w:sdtContent>
                                <w:r w:rsidRPr="004F0DA6">
                                  <w:rPr>
                                    <w:rFonts w:ascii="Calibri" w:hAnsi="Calibri"/>
                                  </w:rPr>
                                  <w:fldChar w:fldCharType="begin"/>
                                </w:r>
                                <w:r w:rsidRPr="004F0DA6">
                                  <w:rPr>
                                    <w:rFonts w:ascii="Calibri" w:hAnsi="Calibri"/>
                                  </w:rPr>
                                  <w:instrText xml:space="preserve"> CITATION WHO13 \l 1033 </w:instrText>
                                </w:r>
                                <w:r w:rsidRPr="004F0DA6">
                                  <w:rPr>
                                    <w:rFonts w:ascii="Calibri" w:hAnsi="Calibri"/>
                                  </w:rPr>
                                  <w:fldChar w:fldCharType="separate"/>
                                </w:r>
                                <w:r>
                                  <w:rPr>
                                    <w:rFonts w:ascii="Calibri" w:hAnsi="Calibri"/>
                                    <w:noProof/>
                                  </w:rPr>
                                  <w:t xml:space="preserve"> </w:t>
                                </w:r>
                                <w:r w:rsidRPr="005A2515">
                                  <w:rPr>
                                    <w:rFonts w:ascii="Calibri" w:hAnsi="Calibri"/>
                                    <w:noProof/>
                                  </w:rPr>
                                  <w:t>(WHO, 2013)</w:t>
                                </w:r>
                                <w:r w:rsidRPr="004F0DA6">
                                  <w:rPr>
                                    <w:rFonts w:ascii="Calibri" w:hAnsi="Calibri"/>
                                  </w:rPr>
                                  <w:fldChar w:fldCharType="end"/>
                                </w:r>
                              </w:sdtContent>
                            </w:sdt>
                            <w:r w:rsidRPr="004F0DA6">
                              <w:rPr>
                                <w:rFonts w:ascii="Calibri" w:hAnsi="Calibri"/>
                              </w:rPr>
                              <w:t xml:space="preserve">. Chikungunya is a viral disease endemic to sub-Saharan Africa and South East Asia, and is transmitted by the bite of </w:t>
                            </w:r>
                            <w:r w:rsidRPr="004F0DA6">
                              <w:rPr>
                                <w:rFonts w:ascii="Calibri" w:hAnsi="Calibri"/>
                                <w:i/>
                              </w:rPr>
                              <w:t>Aedes</w:t>
                            </w:r>
                            <w:r w:rsidRPr="004F0DA6">
                              <w:rPr>
                                <w:rFonts w:ascii="Calibri" w:hAnsi="Calibri"/>
                              </w:rPr>
                              <w:t xml:space="preserve"> mosquitoes, which are active during the day. The outbreak in the Caribbean saw over 5294 laboratory confirmed cases, and hundreds of thousands of suspected cases across the region by the end of the summer. As of September 2014, 27 Caribbean countries had reported autochthonous transmission of chikungunya </w:t>
                            </w:r>
                            <w:sdt>
                              <w:sdtPr>
                                <w:rPr>
                                  <w:rFonts w:ascii="Calibri" w:hAnsi="Calibri"/>
                                </w:rPr>
                                <w:id w:val="2056665932"/>
                                <w:citation/>
                              </w:sdtPr>
                              <w:sdtEndPr/>
                              <w:sdtContent>
                                <w:r w:rsidRPr="004F0DA6">
                                  <w:rPr>
                                    <w:rFonts w:ascii="Calibri" w:hAnsi="Calibri"/>
                                  </w:rPr>
                                  <w:fldChar w:fldCharType="begin"/>
                                </w:r>
                                <w:r w:rsidRPr="004F0DA6">
                                  <w:rPr>
                                    <w:rFonts w:ascii="Calibri" w:hAnsi="Calibri"/>
                                  </w:rPr>
                                  <w:instrText xml:space="preserve"> CITATION PAH14 \l 1033 </w:instrText>
                                </w:r>
                                <w:r w:rsidRPr="004F0DA6">
                                  <w:rPr>
                                    <w:rFonts w:ascii="Calibri" w:hAnsi="Calibri"/>
                                  </w:rPr>
                                  <w:fldChar w:fldCharType="separate"/>
                                </w:r>
                                <w:r w:rsidRPr="005A2515">
                                  <w:rPr>
                                    <w:rFonts w:ascii="Calibri" w:hAnsi="Calibri"/>
                                    <w:noProof/>
                                  </w:rPr>
                                  <w:t>(PAHO, 29 August 2014)</w:t>
                                </w:r>
                                <w:r w:rsidRPr="004F0DA6">
                                  <w:rPr>
                                    <w:rFonts w:ascii="Calibri" w:hAnsi="Calibri"/>
                                  </w:rPr>
                                  <w:fldChar w:fldCharType="end"/>
                                </w:r>
                              </w:sdtContent>
                            </w:sdt>
                            <w:r>
                              <w:rPr>
                                <w:rFonts w:ascii="Calibri" w:hAnsi="Calibri"/>
                              </w:rPr>
                              <w:t xml:space="preserve">. </w:t>
                            </w:r>
                          </w:p>
                          <w:p w14:paraId="198BFEB8" w14:textId="434503C9" w:rsidR="00676979" w:rsidRPr="004F0DA6" w:rsidRDefault="00676979" w:rsidP="005A18B2">
                            <w:pPr>
                              <w:pStyle w:val="CommentText"/>
                              <w:jc w:val="both"/>
                              <w:rPr>
                                <w:rFonts w:ascii="Calibri" w:hAnsi="Calibri"/>
                              </w:rPr>
                            </w:pPr>
                            <w:r w:rsidRPr="004F0DA6">
                              <w:rPr>
                                <w:rFonts w:ascii="Calibri" w:hAnsi="Calibri"/>
                              </w:rPr>
                              <w:t xml:space="preserve">The quick progression of the 2014 outbreak has been associated with the expanding geographic range of the </w:t>
                            </w:r>
                            <w:proofErr w:type="spellStart"/>
                            <w:r w:rsidRPr="004F0DA6">
                              <w:rPr>
                                <w:rFonts w:ascii="Calibri" w:hAnsi="Calibri"/>
                                <w:i/>
                              </w:rPr>
                              <w:t>Aedes</w:t>
                            </w:r>
                            <w:proofErr w:type="spellEnd"/>
                            <w:r w:rsidRPr="004F0DA6">
                              <w:rPr>
                                <w:rFonts w:ascii="Calibri" w:hAnsi="Calibri"/>
                              </w:rPr>
                              <w:t xml:space="preserve"> mosquito vector</w:t>
                            </w:r>
                            <w:r>
                              <w:rPr>
                                <w:rFonts w:ascii="Calibri" w:hAnsi="Calibri"/>
                              </w:rPr>
                              <w:t>,</w:t>
                            </w:r>
                            <w:del w:id="48" w:author="Peter Berry" w:date="2017-05-08T13:50:00Z">
                              <w:r w:rsidRPr="004F0DA6" w:rsidDel="00214BB9">
                                <w:rPr>
                                  <w:rFonts w:ascii="Calibri" w:hAnsi="Calibri"/>
                                </w:rPr>
                                <w:delText>;</w:delText>
                              </w:r>
                            </w:del>
                            <w:r w:rsidRPr="004F0DA6">
                              <w:rPr>
                                <w:rFonts w:ascii="Calibri" w:hAnsi="Calibri"/>
                              </w:rPr>
                              <w:t xml:space="preserve"> a phenomenon thought to be a consequence of climate change and globalization </w:t>
                            </w:r>
                            <w:sdt>
                              <w:sdtPr>
                                <w:rPr>
                                  <w:rFonts w:ascii="Calibri" w:hAnsi="Calibri"/>
                                </w:rPr>
                                <w:id w:val="797655371"/>
                                <w:citation/>
                              </w:sdtPr>
                              <w:sdtEnd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While research into the biology of </w:t>
                            </w:r>
                            <w:r w:rsidRPr="004F0DA6">
                              <w:rPr>
                                <w:rFonts w:ascii="Calibri" w:hAnsi="Calibri"/>
                                <w:i/>
                              </w:rPr>
                              <w:t>Aedes</w:t>
                            </w:r>
                            <w:r w:rsidRPr="004F0DA6">
                              <w:rPr>
                                <w:rFonts w:ascii="Calibri" w:hAnsi="Calibri"/>
                              </w:rPr>
                              <w:t xml:space="preserve"> mosquitos and the specific climatic conditions that would support autochthonous transmission is still limited, higher temperatures, such as those experienced under climate change conditions, is thought to shorten the extrinsic incubation period of the mosquitoes (i.e.</w:t>
                            </w:r>
                            <w:r>
                              <w:rPr>
                                <w:rFonts w:ascii="Calibri" w:hAnsi="Calibri"/>
                              </w:rPr>
                              <w:t>,</w:t>
                            </w:r>
                            <w:r w:rsidRPr="004F0DA6">
                              <w:rPr>
                                <w:rFonts w:ascii="Calibri" w:hAnsi="Calibri"/>
                              </w:rPr>
                              <w:t xml:space="preserve"> the time it takes when the vector takes up virus from an infectious patient, and when that vector can transmit the virus to another human host) </w:t>
                            </w:r>
                            <w:sdt>
                              <w:sdtPr>
                                <w:rPr>
                                  <w:rFonts w:ascii="Calibri" w:hAnsi="Calibri"/>
                                </w:rPr>
                                <w:id w:val="757173259"/>
                                <w:citation/>
                              </w:sdtPr>
                              <w:sdtEnd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t>
                            </w:r>
                          </w:p>
                          <w:p w14:paraId="2AB7A293" w14:textId="77777777" w:rsidR="00676979" w:rsidRPr="004F0DA6" w:rsidRDefault="00676979" w:rsidP="005A18B2">
                            <w:pPr>
                              <w:pStyle w:val="CommentText"/>
                              <w:rPr>
                                <w:rFonts w:ascii="Calibri" w:hAnsi="Calibri"/>
                              </w:rPr>
                            </w:pPr>
                          </w:p>
                          <w:p w14:paraId="61E4B10D" w14:textId="77777777" w:rsidR="00676979" w:rsidRPr="004F0DA6" w:rsidRDefault="00676979" w:rsidP="005A18B2">
                            <w:pPr>
                              <w:pStyle w:val="CommentText"/>
                              <w:rPr>
                                <w:rFonts w:ascii="Calibri" w:hAnsi="Calibri"/>
                              </w:rPr>
                            </w:pPr>
                            <w:r w:rsidRPr="004F0DA6">
                              <w:rPr>
                                <w:rFonts w:ascii="Calibri" w:hAnsi="Calibri"/>
                                <w:noProof/>
                                <w:lang w:val="en-US" w:eastAsia="zh-CN"/>
                              </w:rPr>
                              <w:drawing>
                                <wp:inline distT="0" distB="0" distL="0" distR="0" wp14:anchorId="3FE5F1C9" wp14:editId="73797479">
                                  <wp:extent cx="6315075" cy="384810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075" cy="3848100"/>
                                          </a:xfrm>
                                          <a:prstGeom prst="rect">
                                            <a:avLst/>
                                          </a:prstGeom>
                                          <a:noFill/>
                                          <a:ln>
                                            <a:noFill/>
                                          </a:ln>
                                        </pic:spPr>
                                      </pic:pic>
                                    </a:graphicData>
                                  </a:graphic>
                                </wp:inline>
                              </w:drawing>
                            </w:r>
                          </w:p>
                          <w:p w14:paraId="1D691CC9" w14:textId="249E2E67" w:rsidR="00676979" w:rsidRPr="004F0DA6" w:rsidRDefault="00676979" w:rsidP="005A18B2">
                            <w:pPr>
                              <w:pStyle w:val="CommentText"/>
                              <w:rPr>
                                <w:rFonts w:ascii="Calibri" w:hAnsi="Calibri"/>
                              </w:rPr>
                            </w:pPr>
                            <w:r w:rsidRPr="004F0DA6">
                              <w:rPr>
                                <w:rFonts w:ascii="Calibri" w:hAnsi="Calibri"/>
                              </w:rPr>
                              <w:t>Figure B1</w:t>
                            </w:r>
                            <w:r>
                              <w:rPr>
                                <w:rFonts w:ascii="Calibri" w:hAnsi="Calibri"/>
                              </w:rPr>
                              <w:t>:</w:t>
                            </w:r>
                            <w:r w:rsidRPr="004F0DA6">
                              <w:rPr>
                                <w:rFonts w:ascii="Calibri" w:hAnsi="Calibri"/>
                              </w:rPr>
                              <w:t xml:space="preserve"> Number of reported cases of chikungunya by week in the Caribbean region (</w:t>
                            </w:r>
                            <w:r>
                              <w:rPr>
                                <w:rFonts w:ascii="Calibri" w:hAnsi="Calibri"/>
                              </w:rPr>
                              <w:t>Nov 2013-June 2014</w:t>
                            </w:r>
                            <w:r w:rsidRPr="004F0DA6">
                              <w:rPr>
                                <w:rFonts w:ascii="Calibri" w:hAnsi="Calibri"/>
                              </w:rPr>
                              <w:t xml:space="preserve">) </w:t>
                            </w:r>
                            <w:sdt>
                              <w:sdtPr>
                                <w:rPr>
                                  <w:rFonts w:ascii="Calibri" w:hAnsi="Calibri"/>
                                </w:rPr>
                                <w:id w:val="-337931027"/>
                                <w:citation/>
                              </w:sdtPr>
                              <w:sdtEndPr/>
                              <w:sdtContent>
                                <w:r w:rsidRPr="004F0DA6">
                                  <w:rPr>
                                    <w:rFonts w:ascii="Calibri" w:hAnsi="Calibri"/>
                                  </w:rPr>
                                  <w:fldChar w:fldCharType="begin"/>
                                </w:r>
                                <w:r w:rsidRPr="004F0DA6">
                                  <w:rPr>
                                    <w:rFonts w:ascii="Calibri" w:hAnsi="Calibri"/>
                                  </w:rPr>
                                  <w:instrText xml:space="preserve"> CITATION ECD14 \l 1033 </w:instrText>
                                </w:r>
                                <w:r w:rsidRPr="004F0DA6">
                                  <w:rPr>
                                    <w:rFonts w:ascii="Calibri" w:hAnsi="Calibri"/>
                                  </w:rPr>
                                  <w:fldChar w:fldCharType="separate"/>
                                </w:r>
                                <w:r w:rsidRPr="005A2515">
                                  <w:rPr>
                                    <w:rFonts w:ascii="Calibri" w:hAnsi="Calibri"/>
                                    <w:noProof/>
                                  </w:rPr>
                                  <w:t>(ECDC, 2014)</w:t>
                                </w:r>
                                <w:r w:rsidRPr="004F0DA6">
                                  <w:rPr>
                                    <w:rFonts w:ascii="Calibri" w:hAnsi="Calibri"/>
                                  </w:rPr>
                                  <w:fldChar w:fldCharType="end"/>
                                </w:r>
                              </w:sdtContent>
                            </w:sdt>
                          </w:p>
                        </w:txbxContent>
                      </wps:txbx>
                      <wps:bodyPr rot="0" vert="horz" wrap="square" lIns="91440" tIns="45720" rIns="91440" bIns="45720" anchor="ctr" anchorCtr="0" upright="1">
                        <a:noAutofit/>
                      </wps:bodyPr>
                    </wps:wsp>
                  </a:graphicData>
                </a:graphic>
              </wp:inline>
            </w:drawing>
          </mc:Choice>
          <mc:Fallback>
            <w:pict>
              <v:shape id="Text Box 2" o:spid="_x0000_s1059" type="#_x0000_t202" style="width:488pt;height:7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" fillcolor="white [3201]" strokecolor="black [3200]" strokeweight="2pt">
                <v:textbox>
                  <w:txbxContent>
                    <w:p w14:paraId="0AC5BF26" w14:textId="77777777" w:rsidR="00676979" w:rsidRPr="00D10B0C" w:rsidRDefault="00676979" w:rsidP="007F6045">
                      <w:pPr>
                        <w:pStyle w:val="Subtitle"/>
                        <w:rPr>
                          <w:color w:val="auto"/>
                        </w:rPr>
                      </w:pPr>
                      <w:r w:rsidRPr="00D10B0C">
                        <w:rPr>
                          <w:rStyle w:val="Strong1"/>
                          <w:i w:val="0"/>
                          <w:color w:val="auto"/>
                        </w:rPr>
                        <w:t>BOX 1: Caribbean Chikungunya Outbreak 2014</w:t>
                      </w:r>
                    </w:p>
                    <w:p w14:paraId="5F42C761" w14:textId="77777777" w:rsidR="00676979" w:rsidRPr="004F0DA6" w:rsidRDefault="00676979" w:rsidP="005A18B2">
                      <w:pPr>
                        <w:pStyle w:val="CommentText"/>
                        <w:rPr>
                          <w:rFonts w:ascii="Calibri" w:hAnsi="Calibri"/>
                        </w:rPr>
                      </w:pPr>
                      <w:r w:rsidRPr="004F0DA6">
                        <w:rPr>
                          <w:rFonts w:ascii="Calibri" w:hAnsi="Calibri"/>
                          <w:noProof/>
                          <w:lang w:val="en-US" w:eastAsia="zh-CN"/>
                        </w:rPr>
                        <w:drawing>
                          <wp:inline distT="0" distB="0" distL="0" distR="0" wp14:anchorId="33F7F191" wp14:editId="49FB11C8">
                            <wp:extent cx="2295525" cy="1530350"/>
                            <wp:effectExtent l="0" t="0" r="0" b="0"/>
                            <wp:docPr id="50" name="Picture 24" descr="http://d15h3ts9pue03r.cloudfront.net/wp-content/uploads/chikungunya.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15h3ts9pue03r.cloudfront.net/wp-content/uploads/chikungunya.jpg?f047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755" cy="1530504"/>
                                    </a:xfrm>
                                    <a:prstGeom prst="rect">
                                      <a:avLst/>
                                    </a:prstGeom>
                                    <a:noFill/>
                                    <a:ln>
                                      <a:noFill/>
                                    </a:ln>
                                  </pic:spPr>
                                </pic:pic>
                              </a:graphicData>
                            </a:graphic>
                          </wp:inline>
                        </w:drawing>
                      </w:r>
                    </w:p>
                    <w:p w14:paraId="1FE7C562" w14:textId="77777777" w:rsidR="00676979" w:rsidRPr="004F0DA6" w:rsidRDefault="00676979" w:rsidP="005A18B2">
                      <w:pPr>
                        <w:pStyle w:val="CommentText"/>
                        <w:jc w:val="both"/>
                        <w:rPr>
                          <w:rFonts w:ascii="Calibri" w:hAnsi="Calibri"/>
                        </w:rPr>
                      </w:pPr>
                      <w:r w:rsidRPr="004F0DA6">
                        <w:rPr>
                          <w:rFonts w:ascii="Calibri" w:hAnsi="Calibri"/>
                        </w:rPr>
                        <w:t xml:space="preserve">In December 2013 autochthonous transmission </w:t>
                      </w:r>
                      <w:r>
                        <w:rPr>
                          <w:rFonts w:ascii="Calibri" w:hAnsi="Calibri"/>
                        </w:rPr>
                        <w:t xml:space="preserve">(i.e., </w:t>
                      </w:r>
                      <w:r>
                        <w:t>disease spread from one individual and acquired in another individual in the same place)</w:t>
                      </w:r>
                      <w:r w:rsidRPr="004F0DA6">
                        <w:rPr>
                          <w:rFonts w:ascii="Calibri" w:hAnsi="Calibri"/>
                        </w:rPr>
                        <w:t xml:space="preserve"> of chikungunya was first reported on the Caribbean island of Saint Martin</w:t>
                      </w:r>
                      <w:sdt>
                        <w:sdtPr>
                          <w:rPr>
                            <w:rFonts w:ascii="Calibri" w:hAnsi="Calibri"/>
                          </w:rPr>
                          <w:id w:val="1536697565"/>
                          <w:citation/>
                        </w:sdtPr>
                        <w:sdtEndPr/>
                        <w:sdtContent>
                          <w:r w:rsidRPr="004F0DA6">
                            <w:rPr>
                              <w:rFonts w:ascii="Calibri" w:hAnsi="Calibri"/>
                            </w:rPr>
                            <w:fldChar w:fldCharType="begin"/>
                          </w:r>
                          <w:r w:rsidRPr="004F0DA6">
                            <w:rPr>
                              <w:rFonts w:ascii="Calibri" w:hAnsi="Calibri"/>
                            </w:rPr>
                            <w:instrText xml:space="preserve"> CITATION WHO13 \l 1033 </w:instrText>
                          </w:r>
                          <w:r w:rsidRPr="004F0DA6">
                            <w:rPr>
                              <w:rFonts w:ascii="Calibri" w:hAnsi="Calibri"/>
                            </w:rPr>
                            <w:fldChar w:fldCharType="separate"/>
                          </w:r>
                          <w:r>
                            <w:rPr>
                              <w:rFonts w:ascii="Calibri" w:hAnsi="Calibri"/>
                              <w:noProof/>
                            </w:rPr>
                            <w:t xml:space="preserve"> </w:t>
                          </w:r>
                          <w:r w:rsidRPr="005A2515">
                            <w:rPr>
                              <w:rFonts w:ascii="Calibri" w:hAnsi="Calibri"/>
                              <w:noProof/>
                            </w:rPr>
                            <w:t>(WHO, 2013)</w:t>
                          </w:r>
                          <w:r w:rsidRPr="004F0DA6">
                            <w:rPr>
                              <w:rFonts w:ascii="Calibri" w:hAnsi="Calibri"/>
                            </w:rPr>
                            <w:fldChar w:fldCharType="end"/>
                          </w:r>
                        </w:sdtContent>
                      </w:sdt>
                      <w:r w:rsidRPr="004F0DA6">
                        <w:rPr>
                          <w:rFonts w:ascii="Calibri" w:hAnsi="Calibri"/>
                        </w:rPr>
                        <w:t xml:space="preserve">. Chikungunya is a viral disease endemic to sub-Saharan Africa and South East Asia, and is transmitted by the bite of </w:t>
                      </w:r>
                      <w:r w:rsidRPr="004F0DA6">
                        <w:rPr>
                          <w:rFonts w:ascii="Calibri" w:hAnsi="Calibri"/>
                          <w:i/>
                        </w:rPr>
                        <w:t>Aedes</w:t>
                      </w:r>
                      <w:r w:rsidRPr="004F0DA6">
                        <w:rPr>
                          <w:rFonts w:ascii="Calibri" w:hAnsi="Calibri"/>
                        </w:rPr>
                        <w:t xml:space="preserve"> mosquitoes, which are active during the day. The outbreak in the Caribbean saw over 5294 laboratory confirmed cases, and hundreds of thousands of suspected cases across the region by the end of the summer. As of September 2014, 27 Caribbean countries had reported autochthonous transmission of chikungunya </w:t>
                      </w:r>
                      <w:sdt>
                        <w:sdtPr>
                          <w:rPr>
                            <w:rFonts w:ascii="Calibri" w:hAnsi="Calibri"/>
                          </w:rPr>
                          <w:id w:val="2056665932"/>
                          <w:citation/>
                        </w:sdtPr>
                        <w:sdtEndPr/>
                        <w:sdtContent>
                          <w:r w:rsidRPr="004F0DA6">
                            <w:rPr>
                              <w:rFonts w:ascii="Calibri" w:hAnsi="Calibri"/>
                            </w:rPr>
                            <w:fldChar w:fldCharType="begin"/>
                          </w:r>
                          <w:r w:rsidRPr="004F0DA6">
                            <w:rPr>
                              <w:rFonts w:ascii="Calibri" w:hAnsi="Calibri"/>
                            </w:rPr>
                            <w:instrText xml:space="preserve"> CITATION PAH14 \l 1033 </w:instrText>
                          </w:r>
                          <w:r w:rsidRPr="004F0DA6">
                            <w:rPr>
                              <w:rFonts w:ascii="Calibri" w:hAnsi="Calibri"/>
                            </w:rPr>
                            <w:fldChar w:fldCharType="separate"/>
                          </w:r>
                          <w:r w:rsidRPr="005A2515">
                            <w:rPr>
                              <w:rFonts w:ascii="Calibri" w:hAnsi="Calibri"/>
                              <w:noProof/>
                            </w:rPr>
                            <w:t>(PAHO, 29 August 2014)</w:t>
                          </w:r>
                          <w:r w:rsidRPr="004F0DA6">
                            <w:rPr>
                              <w:rFonts w:ascii="Calibri" w:hAnsi="Calibri"/>
                            </w:rPr>
                            <w:fldChar w:fldCharType="end"/>
                          </w:r>
                        </w:sdtContent>
                      </w:sdt>
                      <w:r>
                        <w:rPr>
                          <w:rFonts w:ascii="Calibri" w:hAnsi="Calibri"/>
                        </w:rPr>
                        <w:t xml:space="preserve">. </w:t>
                      </w:r>
                    </w:p>
                    <w:p w14:paraId="198BFEB8" w14:textId="434503C9" w:rsidR="00676979" w:rsidRPr="004F0DA6" w:rsidRDefault="00676979" w:rsidP="005A18B2">
                      <w:pPr>
                        <w:pStyle w:val="CommentText"/>
                        <w:jc w:val="both"/>
                        <w:rPr>
                          <w:rFonts w:ascii="Calibri" w:hAnsi="Calibri"/>
                        </w:rPr>
                      </w:pPr>
                      <w:r w:rsidRPr="004F0DA6">
                        <w:rPr>
                          <w:rFonts w:ascii="Calibri" w:hAnsi="Calibri"/>
                        </w:rPr>
                        <w:t xml:space="preserve">The quick progression of the 2014 outbreak has been associated with the expanding geographic range of the </w:t>
                      </w:r>
                      <w:proofErr w:type="spellStart"/>
                      <w:r w:rsidRPr="004F0DA6">
                        <w:rPr>
                          <w:rFonts w:ascii="Calibri" w:hAnsi="Calibri"/>
                          <w:i/>
                        </w:rPr>
                        <w:t>Aedes</w:t>
                      </w:r>
                      <w:proofErr w:type="spellEnd"/>
                      <w:r w:rsidRPr="004F0DA6">
                        <w:rPr>
                          <w:rFonts w:ascii="Calibri" w:hAnsi="Calibri"/>
                        </w:rPr>
                        <w:t xml:space="preserve"> mosquito vector</w:t>
                      </w:r>
                      <w:r>
                        <w:rPr>
                          <w:rFonts w:ascii="Calibri" w:hAnsi="Calibri"/>
                        </w:rPr>
                        <w:t>,</w:t>
                      </w:r>
                      <w:del w:id="49" w:author="Peter Berry" w:date="2017-05-08T13:50:00Z">
                        <w:r w:rsidRPr="004F0DA6" w:rsidDel="00214BB9">
                          <w:rPr>
                            <w:rFonts w:ascii="Calibri" w:hAnsi="Calibri"/>
                          </w:rPr>
                          <w:delText>;</w:delText>
                        </w:r>
                      </w:del>
                      <w:r w:rsidRPr="004F0DA6">
                        <w:rPr>
                          <w:rFonts w:ascii="Calibri" w:hAnsi="Calibri"/>
                        </w:rPr>
                        <w:t xml:space="preserve"> a phenomenon thought to be a consequence of climate change and globalization </w:t>
                      </w:r>
                      <w:sdt>
                        <w:sdtPr>
                          <w:rPr>
                            <w:rFonts w:ascii="Calibri" w:hAnsi="Calibri"/>
                          </w:rPr>
                          <w:id w:val="797655371"/>
                          <w:citation/>
                        </w:sdtPr>
                        <w:sdtEnd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While research into the biology of </w:t>
                      </w:r>
                      <w:r w:rsidRPr="004F0DA6">
                        <w:rPr>
                          <w:rFonts w:ascii="Calibri" w:hAnsi="Calibri"/>
                          <w:i/>
                        </w:rPr>
                        <w:t>Aedes</w:t>
                      </w:r>
                      <w:r w:rsidRPr="004F0DA6">
                        <w:rPr>
                          <w:rFonts w:ascii="Calibri" w:hAnsi="Calibri"/>
                        </w:rPr>
                        <w:t xml:space="preserve"> mosquitos and the specific climatic conditions that would support autochthonous transmission is still limited, higher temperatures, such as those experienced under climate change conditions, is thought to shorten the extrinsic incubation period of the mosquitoes (i.e.</w:t>
                      </w:r>
                      <w:r>
                        <w:rPr>
                          <w:rFonts w:ascii="Calibri" w:hAnsi="Calibri"/>
                        </w:rPr>
                        <w:t>,</w:t>
                      </w:r>
                      <w:r w:rsidRPr="004F0DA6">
                        <w:rPr>
                          <w:rFonts w:ascii="Calibri" w:hAnsi="Calibri"/>
                        </w:rPr>
                        <w:t xml:space="preserve"> the time it takes when the vector takes up virus from an infectious patient, and when that vector can transmit the virus to another human host) </w:t>
                      </w:r>
                      <w:sdt>
                        <w:sdtPr>
                          <w:rPr>
                            <w:rFonts w:ascii="Calibri" w:hAnsi="Calibri"/>
                          </w:rPr>
                          <w:id w:val="757173259"/>
                          <w:citation/>
                        </w:sdtPr>
                        <w:sdtEndPr/>
                        <w:sdtContent>
                          <w:r w:rsidRPr="004F0DA6">
                            <w:rPr>
                              <w:rFonts w:ascii="Calibri" w:hAnsi="Calibri"/>
                            </w:rPr>
                            <w:fldChar w:fldCharType="begin"/>
                          </w:r>
                          <w:r w:rsidRPr="004F0DA6">
                            <w:rPr>
                              <w:rFonts w:ascii="Calibri" w:hAnsi="Calibri"/>
                            </w:rPr>
                            <w:instrText xml:space="preserve"> CITATION Kha14 \l 1033 </w:instrText>
                          </w:r>
                          <w:r w:rsidRPr="004F0DA6">
                            <w:rPr>
                              <w:rFonts w:ascii="Calibri" w:hAnsi="Calibri"/>
                            </w:rPr>
                            <w:fldChar w:fldCharType="separate"/>
                          </w:r>
                          <w:r w:rsidRPr="005A2515">
                            <w:rPr>
                              <w:rFonts w:ascii="Calibri" w:hAnsi="Calibri"/>
                              <w:noProof/>
                            </w:rPr>
                            <w:t>(Khan, et al., 2014)</w:t>
                          </w:r>
                          <w:r w:rsidRPr="004F0DA6">
                            <w:rPr>
                              <w:rFonts w:ascii="Calibri" w:hAnsi="Calibri"/>
                            </w:rPr>
                            <w:fldChar w:fldCharType="end"/>
                          </w:r>
                        </w:sdtContent>
                      </w:sdt>
                      <w:r w:rsidRPr="004F0DA6">
                        <w:rPr>
                          <w:rFonts w:ascii="Calibri" w:hAnsi="Calibri"/>
                        </w:rPr>
                        <w:t xml:space="preserve">. </w:t>
                      </w:r>
                    </w:p>
                    <w:p w14:paraId="2AB7A293" w14:textId="77777777" w:rsidR="00676979" w:rsidRPr="004F0DA6" w:rsidRDefault="00676979" w:rsidP="005A18B2">
                      <w:pPr>
                        <w:pStyle w:val="CommentText"/>
                        <w:rPr>
                          <w:rFonts w:ascii="Calibri" w:hAnsi="Calibri"/>
                        </w:rPr>
                      </w:pPr>
                    </w:p>
                    <w:p w14:paraId="61E4B10D" w14:textId="77777777" w:rsidR="00676979" w:rsidRPr="004F0DA6" w:rsidRDefault="00676979" w:rsidP="005A18B2">
                      <w:pPr>
                        <w:pStyle w:val="CommentText"/>
                        <w:rPr>
                          <w:rFonts w:ascii="Calibri" w:hAnsi="Calibri"/>
                        </w:rPr>
                      </w:pPr>
                      <w:r w:rsidRPr="004F0DA6">
                        <w:rPr>
                          <w:rFonts w:ascii="Calibri" w:hAnsi="Calibri"/>
                          <w:noProof/>
                          <w:lang w:val="en-US" w:eastAsia="zh-CN"/>
                        </w:rPr>
                        <w:drawing>
                          <wp:inline distT="0" distB="0" distL="0" distR="0" wp14:anchorId="3FE5F1C9" wp14:editId="73797479">
                            <wp:extent cx="6315075" cy="384810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075" cy="3848100"/>
                                    </a:xfrm>
                                    <a:prstGeom prst="rect">
                                      <a:avLst/>
                                    </a:prstGeom>
                                    <a:noFill/>
                                    <a:ln>
                                      <a:noFill/>
                                    </a:ln>
                                  </pic:spPr>
                                </pic:pic>
                              </a:graphicData>
                            </a:graphic>
                          </wp:inline>
                        </w:drawing>
                      </w:r>
                    </w:p>
                    <w:p w14:paraId="1D691CC9" w14:textId="249E2E67" w:rsidR="00676979" w:rsidRPr="004F0DA6" w:rsidRDefault="00676979" w:rsidP="005A18B2">
                      <w:pPr>
                        <w:pStyle w:val="CommentText"/>
                        <w:rPr>
                          <w:rFonts w:ascii="Calibri" w:hAnsi="Calibri"/>
                        </w:rPr>
                      </w:pPr>
                      <w:r w:rsidRPr="004F0DA6">
                        <w:rPr>
                          <w:rFonts w:ascii="Calibri" w:hAnsi="Calibri"/>
                        </w:rPr>
                        <w:t>Figure B1</w:t>
                      </w:r>
                      <w:r>
                        <w:rPr>
                          <w:rFonts w:ascii="Calibri" w:hAnsi="Calibri"/>
                        </w:rPr>
                        <w:t>:</w:t>
                      </w:r>
                      <w:r w:rsidRPr="004F0DA6">
                        <w:rPr>
                          <w:rFonts w:ascii="Calibri" w:hAnsi="Calibri"/>
                        </w:rPr>
                        <w:t xml:space="preserve"> Number of reported cases of chikungunya by week in the Caribbean region (</w:t>
                      </w:r>
                      <w:r>
                        <w:rPr>
                          <w:rFonts w:ascii="Calibri" w:hAnsi="Calibri"/>
                        </w:rPr>
                        <w:t>Nov 2013-June 2014</w:t>
                      </w:r>
                      <w:r w:rsidRPr="004F0DA6">
                        <w:rPr>
                          <w:rFonts w:ascii="Calibri" w:hAnsi="Calibri"/>
                        </w:rPr>
                        <w:t xml:space="preserve">) </w:t>
                      </w:r>
                      <w:sdt>
                        <w:sdtPr>
                          <w:rPr>
                            <w:rFonts w:ascii="Calibri" w:hAnsi="Calibri"/>
                          </w:rPr>
                          <w:id w:val="-337931027"/>
                          <w:citation/>
                        </w:sdtPr>
                        <w:sdtEndPr/>
                        <w:sdtContent>
                          <w:r w:rsidRPr="004F0DA6">
                            <w:rPr>
                              <w:rFonts w:ascii="Calibri" w:hAnsi="Calibri"/>
                            </w:rPr>
                            <w:fldChar w:fldCharType="begin"/>
                          </w:r>
                          <w:r w:rsidRPr="004F0DA6">
                            <w:rPr>
                              <w:rFonts w:ascii="Calibri" w:hAnsi="Calibri"/>
                            </w:rPr>
                            <w:instrText xml:space="preserve"> CITATION ECD14 \l 1033 </w:instrText>
                          </w:r>
                          <w:r w:rsidRPr="004F0DA6">
                            <w:rPr>
                              <w:rFonts w:ascii="Calibri" w:hAnsi="Calibri"/>
                            </w:rPr>
                            <w:fldChar w:fldCharType="separate"/>
                          </w:r>
                          <w:r w:rsidRPr="005A2515">
                            <w:rPr>
                              <w:rFonts w:ascii="Calibri" w:hAnsi="Calibri"/>
                              <w:noProof/>
                            </w:rPr>
                            <w:t>(ECDC, 2014)</w:t>
                          </w:r>
                          <w:r w:rsidRPr="004F0DA6">
                            <w:rPr>
                              <w:rFonts w:ascii="Calibri" w:hAnsi="Calibri"/>
                            </w:rPr>
                            <w:fldChar w:fldCharType="end"/>
                          </w:r>
                        </w:sdtContent>
                      </w:sdt>
                    </w:p>
                  </w:txbxContent>
                </v:textbox>
                <w10:anchorlock/>
              </v:shape>
            </w:pict>
          </mc:Fallback>
        </mc:AlternateContent>
      </w:r>
    </w:p>
    <w:p w14:paraId="392893F7" w14:textId="6926A7FC" w:rsidR="005A18B2" w:rsidRPr="003F79C3" w:rsidDel="00E50B40" w:rsidRDefault="003147C7" w:rsidP="000D2317">
      <w:pPr>
        <w:pStyle w:val="Heading1"/>
        <w:rPr>
          <w:del w:id="50" w:author="Peter Berry" w:date="2017-05-08T13:55:00Z"/>
          <w:lang w:val="en-US"/>
        </w:rPr>
      </w:pPr>
      <w:del w:id="51" w:author="Peter Berry" w:date="2017-05-08T13:55:00Z">
        <w:r w:rsidRPr="003F79C3" w:rsidDel="00E50B40">
          <w:rPr>
            <w:rFonts w:ascii="Calibri" w:eastAsia="MS Mincho" w:hAnsi="Calibri" w:cs="Times New Roman"/>
            <w:b w:val="0"/>
            <w:bCs w:val="0"/>
            <w:noProof/>
            <w:lang w:val="en-US" w:eastAsia="zh-CN"/>
            <w:rPrChange w:id="52">
              <w:rPr>
                <w:b w:val="0"/>
                <w:bCs w:val="0"/>
                <w:noProof/>
                <w:lang w:val="en-US" w:eastAsia="zh-CN"/>
              </w:rPr>
            </w:rPrChange>
          </w:rPr>
          <w:lastRenderedPageBreak/>
          <mc:AlternateContent>
            <mc:Choice Requires="wps">
              <w:drawing>
                <wp:anchor distT="0" distB="0" distL="114300" distR="114300" simplePos="0" relativeHeight="251748352" behindDoc="1" locked="0" layoutInCell="1" allowOverlap="1" wp14:anchorId="61D0D796" wp14:editId="3AFCE798">
                  <wp:simplePos x="0" y="0"/>
                  <wp:positionH relativeFrom="margin">
                    <wp:posOffset>0</wp:posOffset>
                  </wp:positionH>
                  <wp:positionV relativeFrom="paragraph">
                    <wp:posOffset>-12700</wp:posOffset>
                  </wp:positionV>
                  <wp:extent cx="6124575" cy="249555"/>
                  <wp:effectExtent l="0" t="0" r="9525"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D7CB83B" w14:textId="77777777" w:rsidR="00676979" w:rsidRPr="007F6045" w:rsidRDefault="0067697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4" o:spid="_x0000_s1060" type="#_x0000_t202" style="position:absolute;left:0;text-align:left;margin-left:0;margin-top:-1pt;width:482.25pt;height:19.6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" fillcolor="#d8d8d8 [2732]" stroked="f" strokeweight="3pt">
                  <v:path arrowok="t"/>
                  <v:textbox>
                    <w:txbxContent>
                      <w:p w14:paraId="6D7CB83B" w14:textId="77777777" w:rsidR="00B82D24" w:rsidRPr="007F6045" w:rsidRDefault="00B82D24" w:rsidP="008408E5">
                        <w:pPr>
                          <w:jc w:val="center"/>
                          <w:rPr>
                            <w:rFonts w:ascii="Calibri" w:hAnsi="Calibri"/>
                            <w:b/>
                            <w:color w:val="000000"/>
                            <w:sz w:val="24"/>
                            <w:szCs w:val="24"/>
                          </w:rPr>
                        </w:pPr>
                      </w:p>
                    </w:txbxContent>
                  </v:textbox>
                  <w10:wrap anchorx="margin"/>
                </v:shape>
              </w:pict>
            </mc:Fallback>
          </mc:AlternateContent>
        </w:r>
        <w:r w:rsidR="005A18B2" w:rsidRPr="003F79C3" w:rsidDel="00E50B40">
          <w:rPr>
            <w:lang w:val="en-US"/>
          </w:rPr>
          <w:delText xml:space="preserve">Climate </w:delText>
        </w:r>
        <w:r w:rsidR="00136EE4" w:rsidRPr="003F79C3" w:rsidDel="00E50B40">
          <w:rPr>
            <w:lang w:val="en-US"/>
          </w:rPr>
          <w:delText xml:space="preserve">and climate </w:delText>
        </w:r>
        <w:r w:rsidR="005A18B2" w:rsidRPr="003F79C3" w:rsidDel="00E50B40">
          <w:rPr>
            <w:lang w:val="en-US"/>
          </w:rPr>
          <w:delText>change in the Caribbean</w:delText>
        </w:r>
      </w:del>
    </w:p>
    <w:p w14:paraId="64C12ADE" w14:textId="77777777" w:rsidR="005A18B2" w:rsidRPr="003F79C3" w:rsidRDefault="005A18B2" w:rsidP="005A18B2">
      <w:pPr>
        <w:spacing w:before="0"/>
        <w:rPr>
          <w:rFonts w:ascii="Calibri" w:eastAsia="Malgun Gothic" w:hAnsi="Calibri" w:cs="Times New Roman"/>
          <w:i/>
          <w:lang w:val="en-US"/>
        </w:rPr>
      </w:pPr>
    </w:p>
    <w:p w14:paraId="5EAAD038" w14:textId="4E565FA6" w:rsidR="00E50B40" w:rsidRDefault="00E50B40" w:rsidP="005A18B2">
      <w:pPr>
        <w:spacing w:before="0"/>
        <w:rPr>
          <w:ins w:id="53" w:author="Peter Berry" w:date="2017-05-08T13:55:00Z"/>
          <w:rStyle w:val="Strong"/>
          <w:color w:val="auto"/>
          <w:lang w:val="en-US"/>
        </w:rPr>
      </w:pPr>
      <w:ins w:id="54" w:author="Peter Berry" w:date="2017-05-08T13:55:00Z">
        <w:r>
          <w:rPr>
            <w:rStyle w:val="Strong"/>
            <w:color w:val="auto"/>
            <w:lang w:val="en-US"/>
          </w:rPr>
          <w:t>Climate and climate change in the Caribbean</w:t>
        </w:r>
      </w:ins>
    </w:p>
    <w:p w14:paraId="5A02DA78" w14:textId="77777777" w:rsidR="00E50B40" w:rsidRDefault="00E50B40" w:rsidP="005A18B2">
      <w:pPr>
        <w:spacing w:before="0"/>
        <w:rPr>
          <w:ins w:id="55" w:author="Peter Berry" w:date="2017-05-08T13:55:00Z"/>
          <w:rStyle w:val="Strong"/>
          <w:color w:val="auto"/>
          <w:lang w:val="en-US"/>
        </w:rPr>
      </w:pPr>
    </w:p>
    <w:p w14:paraId="61967311" w14:textId="77777777" w:rsidR="005A18B2" w:rsidRPr="003F79C3" w:rsidRDefault="005A18B2" w:rsidP="005A18B2">
      <w:pPr>
        <w:spacing w:before="0"/>
        <w:rPr>
          <w:rStyle w:val="Strong"/>
          <w:color w:val="auto"/>
          <w:lang w:val="en-US"/>
        </w:rPr>
      </w:pPr>
      <w:r w:rsidRPr="003F79C3">
        <w:rPr>
          <w:rStyle w:val="Strong"/>
          <w:color w:val="auto"/>
          <w:lang w:val="en-US"/>
        </w:rPr>
        <w:t>Current climate of Caribbean SIDS</w:t>
      </w:r>
    </w:p>
    <w:p w14:paraId="63C94D02" w14:textId="77777777" w:rsidR="005A18B2" w:rsidRPr="003F79C3" w:rsidRDefault="005A18B2" w:rsidP="005A18B2">
      <w:pPr>
        <w:spacing w:before="0"/>
        <w:rPr>
          <w:rFonts w:ascii="Calibri" w:eastAsia="Malgun Gothic" w:hAnsi="Calibri" w:cs="Times New Roman"/>
          <w:lang w:val="en-US"/>
        </w:rPr>
      </w:pPr>
    </w:p>
    <w:p w14:paraId="2669B5AD" w14:textId="74D4A284"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lang w:val="en-US"/>
        </w:rPr>
        <w:t xml:space="preserve">Caribbean SIDS experience a Marine Tropical Climate characterized by warm to hot year round temperatures, with dry winters and wet summers. Ocean-atmosphere interactions play a major role in determining the climate of Caribbean SIDS. The dominant synoptic influence arises from the North Atlantic subtropical high (NAH), which is southernmost during the winter and moves north during the summer, giving rise to the dry and wet seasons, respectively </w:t>
      </w:r>
      <w:sdt>
        <w:sdtPr>
          <w:rPr>
            <w:rFonts w:ascii="Calibri" w:eastAsia="Malgun Gothic" w:hAnsi="Calibri" w:cs="Times New Roman"/>
            <w:lang w:val="en-US"/>
          </w:rPr>
          <w:id w:val="-1883397727"/>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IPC07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(Solomon, et al.,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Storms and hurricanes during June to November represent the primary rainfall source for the Caribbean islands and coincide with their main rainy season. Interannual variability of rainfall in the Caribbean is mainly influenced by the El Niño Southern Oscillation (ENSO) and its effect on sea surface temperatures (SST) in the Atlantic and Caribbean Basins. Within the ENSO cycle, El Niño years typically experience a drier rainy season with diminished tropical cyclone activity, while La Niña years result in a wetter rainy season </w:t>
      </w:r>
      <w:sdt>
        <w:sdtPr>
          <w:rPr>
            <w:rFonts w:ascii="Calibri" w:eastAsia="Malgun Gothic" w:hAnsi="Calibri" w:cs="Times New Roman"/>
            <w:lang w:val="en-US"/>
          </w:rPr>
          <w:id w:val="668524411"/>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IPC07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(Solomon, et al.,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w:t>
      </w:r>
    </w:p>
    <w:p w14:paraId="4E737854" w14:textId="77777777" w:rsidR="005A18B2" w:rsidRPr="003F79C3" w:rsidRDefault="005A18B2" w:rsidP="005A18B2">
      <w:pPr>
        <w:spacing w:before="0"/>
        <w:jc w:val="both"/>
        <w:rPr>
          <w:rFonts w:ascii="Calibri" w:eastAsia="Malgun Gothic" w:hAnsi="Calibri" w:cs="Times New Roman"/>
          <w:b/>
          <w:lang w:val="en-US"/>
        </w:rPr>
      </w:pPr>
    </w:p>
    <w:p w14:paraId="3EDC0343" w14:textId="77777777" w:rsidR="005A18B2" w:rsidRPr="003F79C3" w:rsidRDefault="005A18B2" w:rsidP="005A18B2">
      <w:pPr>
        <w:spacing w:before="0"/>
        <w:jc w:val="both"/>
        <w:rPr>
          <w:rStyle w:val="Strong"/>
          <w:color w:val="auto"/>
          <w:lang w:val="en-US"/>
        </w:rPr>
      </w:pPr>
      <w:r w:rsidRPr="003F79C3">
        <w:rPr>
          <w:rStyle w:val="Strong"/>
          <w:color w:val="auto"/>
          <w:lang w:val="en-US"/>
        </w:rPr>
        <w:t>Caribbean climate trends and projections</w:t>
      </w:r>
    </w:p>
    <w:p w14:paraId="1975E587" w14:textId="77777777" w:rsidR="005A18B2" w:rsidRPr="003F79C3" w:rsidRDefault="005A18B2" w:rsidP="005A18B2">
      <w:pPr>
        <w:spacing w:before="0"/>
        <w:jc w:val="both"/>
        <w:rPr>
          <w:rFonts w:ascii="Calibri" w:eastAsia="Malgun Gothic" w:hAnsi="Calibri" w:cs="Times New Roman"/>
          <w:lang w:val="en-US"/>
        </w:rPr>
      </w:pPr>
    </w:p>
    <w:p w14:paraId="214AFCE0" w14:textId="4EB48B76" w:rsidR="004128B4" w:rsidRPr="003F79C3" w:rsidRDefault="0090371C" w:rsidP="004128B4">
      <w:pPr>
        <w:spacing w:before="0"/>
        <w:jc w:val="both"/>
        <w:rPr>
          <w:rFonts w:ascii="Calibri" w:eastAsia="Malgun Gothic" w:hAnsi="Calibri" w:cs="Times New Roman"/>
          <w:lang w:val="en-US"/>
        </w:rPr>
      </w:pPr>
      <w:r w:rsidRPr="003F79C3">
        <w:rPr>
          <w:rFonts w:ascii="Calibri" w:eastAsia="Malgun Gothic" w:hAnsi="Calibri" w:cs="Times New Roman"/>
          <w:i/>
          <w:lang w:val="en-US"/>
        </w:rPr>
        <w:t xml:space="preserve">Land and </w:t>
      </w:r>
      <w:ins w:id="56" w:author="Peter Berry" w:date="2017-05-08T13:57:00Z">
        <w:r w:rsidR="00E50B40">
          <w:rPr>
            <w:rFonts w:ascii="Calibri" w:eastAsia="Malgun Gothic" w:hAnsi="Calibri" w:cs="Times New Roman"/>
            <w:i/>
            <w:lang w:val="en-US"/>
          </w:rPr>
          <w:t>s</w:t>
        </w:r>
      </w:ins>
      <w:del w:id="57" w:author="Peter Berry" w:date="2017-05-08T13:57:00Z">
        <w:r w:rsidRPr="003F79C3" w:rsidDel="00E50B40">
          <w:rPr>
            <w:rFonts w:ascii="Calibri" w:eastAsia="Malgun Gothic" w:hAnsi="Calibri" w:cs="Times New Roman"/>
            <w:i/>
            <w:lang w:val="en-US"/>
          </w:rPr>
          <w:delText>S</w:delText>
        </w:r>
      </w:del>
      <w:r w:rsidRPr="003F79C3">
        <w:rPr>
          <w:rFonts w:ascii="Calibri" w:eastAsia="Malgun Gothic" w:hAnsi="Calibri" w:cs="Times New Roman"/>
          <w:i/>
          <w:lang w:val="en-US"/>
        </w:rPr>
        <w:t xml:space="preserve">ea </w:t>
      </w:r>
      <w:ins w:id="58" w:author="Peter Berry" w:date="2017-05-08T13:57:00Z">
        <w:r w:rsidR="00E50B40">
          <w:rPr>
            <w:rFonts w:ascii="Calibri" w:eastAsia="Malgun Gothic" w:hAnsi="Calibri" w:cs="Times New Roman"/>
            <w:i/>
            <w:lang w:val="en-US"/>
          </w:rPr>
          <w:t>t</w:t>
        </w:r>
      </w:ins>
      <w:del w:id="59" w:author="Peter Berry" w:date="2017-05-08T13:57:00Z">
        <w:r w:rsidR="004128B4" w:rsidRPr="003F79C3" w:rsidDel="00E50B40">
          <w:rPr>
            <w:rFonts w:ascii="Calibri" w:eastAsia="Malgun Gothic" w:hAnsi="Calibri" w:cs="Times New Roman"/>
            <w:i/>
            <w:lang w:val="en-US"/>
          </w:rPr>
          <w:delText>T</w:delText>
        </w:r>
      </w:del>
      <w:r w:rsidR="004128B4" w:rsidRPr="003F79C3">
        <w:rPr>
          <w:rFonts w:ascii="Calibri" w:eastAsia="Malgun Gothic" w:hAnsi="Calibri" w:cs="Times New Roman"/>
          <w:i/>
          <w:lang w:val="en-US"/>
        </w:rPr>
        <w:t>emperature</w:t>
      </w:r>
    </w:p>
    <w:p w14:paraId="54D3E947" w14:textId="45A1DB22" w:rsidR="004128B4" w:rsidRPr="003F79C3" w:rsidRDefault="004128B4" w:rsidP="004128B4">
      <w:pPr>
        <w:spacing w:before="0"/>
        <w:jc w:val="both"/>
        <w:rPr>
          <w:rFonts w:ascii="Calibri" w:eastAsia="Arial Unicode MS" w:hAnsi="Calibri" w:cs="Arial Unicode MS"/>
          <w:i/>
          <w:lang w:val="en-US"/>
        </w:rPr>
      </w:pPr>
      <w:r w:rsidRPr="003F79C3">
        <w:rPr>
          <w:rFonts w:ascii="Calibri" w:eastAsia="Malgun Gothic" w:hAnsi="Calibri" w:cs="Times New Roman"/>
          <w:lang w:val="en-US"/>
        </w:rPr>
        <w:t>During 1900-1995, the Caribbean islands experienced an increase in mean annual temperature of more than 0.5</w:t>
      </w:r>
      <w:r w:rsidRPr="003F79C3">
        <w:rPr>
          <w:rFonts w:ascii="Calibri" w:eastAsia="Malgun Gothic" w:hAnsi="Calibri" w:cs="Times New Roman"/>
          <w:lang w:val="en-US"/>
        </w:rPr>
        <w:sym w:font="Symbol" w:char="F0B0"/>
      </w:r>
      <w:r w:rsidRPr="003F79C3">
        <w:rPr>
          <w:rFonts w:ascii="Calibri" w:eastAsia="Malgun Gothic" w:hAnsi="Calibri" w:cs="Times New Roman"/>
          <w:lang w:val="en-US"/>
        </w:rPr>
        <w:t xml:space="preserve">C </w:t>
      </w:r>
      <w:sdt>
        <w:sdtPr>
          <w:rPr>
            <w:rFonts w:ascii="Calibri" w:eastAsia="Malgun Gothic" w:hAnsi="Calibri" w:cs="Times New Roman"/>
            <w:lang w:val="en-US"/>
          </w:rPr>
          <w:id w:val="174927776"/>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(IPCC,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compared to pre-industrial period levels. By the end of the century the IPCC (2007) projects temperature increases from 1.4</w:t>
      </w:r>
      <w:r w:rsidRPr="003F79C3">
        <w:rPr>
          <w:rFonts w:ascii="Calibri" w:eastAsia="Malgun Gothic" w:hAnsi="Calibri" w:cs="Times New Roman"/>
          <w:lang w:val="en-US"/>
        </w:rPr>
        <w:sym w:font="Symbol" w:char="F0B0"/>
      </w:r>
      <w:r w:rsidRPr="003F79C3">
        <w:rPr>
          <w:rFonts w:ascii="Calibri" w:eastAsia="Malgun Gothic" w:hAnsi="Calibri" w:cs="Times New Roman"/>
          <w:lang w:val="en-US"/>
        </w:rPr>
        <w:t>C to 3.2</w:t>
      </w:r>
      <w:r w:rsidRPr="003F79C3">
        <w:rPr>
          <w:rFonts w:ascii="Calibri" w:eastAsia="Malgun Gothic" w:hAnsi="Calibri" w:cs="Times New Roman"/>
          <w:lang w:val="en-US"/>
        </w:rPr>
        <w:sym w:font="Symbol" w:char="F0B0"/>
      </w:r>
      <w:r w:rsidRPr="003F79C3">
        <w:rPr>
          <w:rFonts w:ascii="Calibri" w:eastAsia="Malgun Gothic" w:hAnsi="Calibri" w:cs="Times New Roman"/>
          <w:lang w:val="en-US"/>
        </w:rPr>
        <w:t>C in the Caribbean, with a median of 2.0</w:t>
      </w:r>
      <w:r w:rsidRPr="003F79C3">
        <w:rPr>
          <w:rFonts w:ascii="Calibri" w:eastAsia="Malgun Gothic" w:hAnsi="Calibri" w:cs="Times New Roman"/>
          <w:lang w:val="en-US"/>
        </w:rPr>
        <w:sym w:font="Symbol" w:char="F0B0"/>
      </w:r>
      <w:r w:rsidR="0090371C" w:rsidRPr="003F79C3">
        <w:rPr>
          <w:rFonts w:ascii="Calibri" w:eastAsia="Malgun Gothic" w:hAnsi="Calibri" w:cs="Times New Roman"/>
          <w:lang w:val="en-US"/>
        </w:rPr>
        <w:t xml:space="preserve">C. Similarly, </w:t>
      </w:r>
      <w:r w:rsidR="0041224B" w:rsidRPr="003F79C3">
        <w:rPr>
          <w:rFonts w:ascii="Calibri" w:eastAsia="Malgun Gothic" w:hAnsi="Calibri" w:cs="Times New Roman"/>
          <w:lang w:val="en-US"/>
        </w:rPr>
        <w:t xml:space="preserve">between </w:t>
      </w:r>
      <w:r w:rsidR="0090371C" w:rsidRPr="003F79C3">
        <w:rPr>
          <w:rFonts w:ascii="Calibri" w:eastAsia="Arial Unicode MS" w:hAnsi="Calibri" w:cs="Arial Unicode MS"/>
          <w:lang w:val="en-US"/>
        </w:rPr>
        <w:t>1901 and 2012</w:t>
      </w:r>
      <w:r w:rsidR="0041224B" w:rsidRPr="003F79C3">
        <w:rPr>
          <w:rFonts w:ascii="Calibri" w:eastAsia="Arial Unicode MS" w:hAnsi="Calibri" w:cs="Arial Unicode MS"/>
          <w:lang w:val="en-US"/>
        </w:rPr>
        <w:t>,</w:t>
      </w:r>
      <w:r w:rsidR="0090371C" w:rsidRPr="003F79C3">
        <w:rPr>
          <w:rFonts w:ascii="Calibri" w:eastAsia="Arial Unicode MS" w:hAnsi="Calibri" w:cs="Arial Unicode MS"/>
          <w:lang w:val="en-US"/>
        </w:rPr>
        <w:t xml:space="preserve"> sea-surface temperature</w:t>
      </w:r>
      <w:r w:rsidR="0041224B" w:rsidRPr="003F79C3">
        <w:rPr>
          <w:rFonts w:ascii="Calibri" w:eastAsia="Arial Unicode MS" w:hAnsi="Calibri" w:cs="Arial Unicode MS"/>
          <w:lang w:val="en-US"/>
        </w:rPr>
        <w:t>s</w:t>
      </w:r>
      <w:r w:rsidR="0090371C" w:rsidRPr="003F79C3">
        <w:rPr>
          <w:rFonts w:ascii="Calibri" w:eastAsia="Arial Unicode MS" w:hAnsi="Calibri" w:cs="Arial Unicode MS"/>
          <w:lang w:val="en-US"/>
        </w:rPr>
        <w:t xml:space="preserve"> in the Caribbean warmed by about 0.8</w:t>
      </w:r>
      <w:r w:rsidR="0090371C" w:rsidRPr="003F79C3">
        <w:rPr>
          <w:rFonts w:ascii="Calibri" w:eastAsia="Malgun Gothic" w:hAnsi="Calibri" w:cs="Times New Roman"/>
          <w:lang w:val="en-US"/>
        </w:rPr>
        <w:sym w:font="Symbol" w:char="F0B0"/>
      </w:r>
      <w:r w:rsidR="0090371C" w:rsidRPr="003F79C3">
        <w:rPr>
          <w:rFonts w:ascii="Calibri" w:eastAsia="Malgun Gothic" w:hAnsi="Calibri" w:cs="Times New Roman"/>
          <w:lang w:val="en-US"/>
        </w:rPr>
        <w:t xml:space="preserve">C </w:t>
      </w:r>
      <w:sdt>
        <w:sdtPr>
          <w:rPr>
            <w:rFonts w:ascii="Calibri" w:eastAsia="Malgun Gothic" w:hAnsi="Calibri" w:cs="Times New Roman"/>
            <w:lang w:val="en-US"/>
          </w:rPr>
          <w:id w:val="521130542"/>
          <w:citation/>
        </w:sdtPr>
        <w:sdtEndPr/>
        <w:sdtContent>
          <w:r w:rsidR="0090371C" w:rsidRPr="003F79C3">
            <w:rPr>
              <w:rFonts w:ascii="Calibri" w:eastAsia="Malgun Gothic" w:hAnsi="Calibri" w:cs="Times New Roman"/>
              <w:lang w:val="en-US"/>
            </w:rPr>
            <w:fldChar w:fldCharType="begin"/>
          </w:r>
          <w:r w:rsidR="0090371C" w:rsidRPr="003F79C3">
            <w:rPr>
              <w:rFonts w:ascii="Calibri" w:eastAsia="Malgun Gothic" w:hAnsi="Calibri" w:cs="Times New Roman"/>
              <w:lang w:val="en-US"/>
            </w:rPr>
            <w:instrText xml:space="preserve"> CITATION IPC14 \l 1033 </w:instrText>
          </w:r>
          <w:r w:rsidR="0090371C" w:rsidRPr="003F79C3">
            <w:rPr>
              <w:rFonts w:ascii="Calibri" w:eastAsia="Malgun Gothic" w:hAnsi="Calibri" w:cs="Times New Roman"/>
              <w:lang w:val="en-US"/>
            </w:rPr>
            <w:fldChar w:fldCharType="separate"/>
          </w:r>
          <w:r w:rsidR="0090371C" w:rsidRPr="003F79C3">
            <w:rPr>
              <w:rFonts w:ascii="Calibri" w:eastAsia="Malgun Gothic" w:hAnsi="Calibri" w:cs="Times New Roman"/>
              <w:lang w:val="en-US"/>
            </w:rPr>
            <w:t>(IPCC, 2014)</w:t>
          </w:r>
          <w:r w:rsidR="0090371C" w:rsidRPr="003F79C3">
            <w:rPr>
              <w:rFonts w:ascii="Calibri" w:eastAsia="Malgun Gothic" w:hAnsi="Calibri" w:cs="Times New Roman"/>
              <w:lang w:val="en-US"/>
            </w:rPr>
            <w:fldChar w:fldCharType="end"/>
          </w:r>
        </w:sdtContent>
      </w:sdt>
      <w:r w:rsidR="0041224B" w:rsidRPr="003F79C3">
        <w:rPr>
          <w:rFonts w:ascii="Calibri" w:eastAsia="Malgun Gothic" w:hAnsi="Calibri" w:cs="Times New Roman"/>
          <w:lang w:val="en-US"/>
        </w:rPr>
        <w:t>, with trends showing continu</w:t>
      </w:r>
      <w:r w:rsidR="009B3F6A" w:rsidRPr="003F79C3">
        <w:rPr>
          <w:rFonts w:ascii="Calibri" w:eastAsia="Malgun Gothic" w:hAnsi="Calibri" w:cs="Times New Roman"/>
          <w:lang w:val="en-US"/>
        </w:rPr>
        <w:t xml:space="preserve">ed temperature </w:t>
      </w:r>
      <w:r w:rsidR="0041224B" w:rsidRPr="003F79C3">
        <w:rPr>
          <w:rFonts w:ascii="Calibri" w:eastAsia="Malgun Gothic" w:hAnsi="Calibri" w:cs="Times New Roman"/>
          <w:lang w:val="en-US"/>
        </w:rPr>
        <w:t xml:space="preserve">increases. </w:t>
      </w:r>
      <w:r w:rsidR="009B3F6A" w:rsidRPr="003F79C3">
        <w:rPr>
          <w:rFonts w:ascii="Calibri" w:eastAsia="Malgun Gothic" w:hAnsi="Calibri" w:cs="Times New Roman"/>
          <w:lang w:val="en-US"/>
        </w:rPr>
        <w:t>Associated with these</w:t>
      </w:r>
      <w:r w:rsidRPr="003F79C3">
        <w:rPr>
          <w:rFonts w:ascii="Calibri" w:eastAsia="Malgun Gothic" w:hAnsi="Calibri" w:cs="Times New Roman"/>
          <w:lang w:val="en-US"/>
        </w:rPr>
        <w:t xml:space="preserve"> change</w:t>
      </w:r>
      <w:r w:rsidR="009B3F6A" w:rsidRPr="003F79C3">
        <w:rPr>
          <w:rFonts w:ascii="Calibri" w:eastAsia="Malgun Gothic" w:hAnsi="Calibri" w:cs="Times New Roman"/>
          <w:lang w:val="en-US"/>
        </w:rPr>
        <w:t>s</w:t>
      </w:r>
      <w:r w:rsidRPr="003F79C3">
        <w:rPr>
          <w:rFonts w:ascii="Calibri" w:eastAsia="Malgun Gothic" w:hAnsi="Calibri" w:cs="Times New Roman"/>
          <w:lang w:val="en-US"/>
        </w:rPr>
        <w:t xml:space="preserve">, the Caribbean region may experience a decrease in mean rainfall </w:t>
      </w:r>
      <w:r w:rsidR="009B3F6A" w:rsidRPr="003F79C3">
        <w:rPr>
          <w:rFonts w:ascii="Calibri" w:eastAsia="Malgun Gothic" w:hAnsi="Calibri" w:cs="Times New Roman"/>
          <w:lang w:val="en-US"/>
        </w:rPr>
        <w:t>by the end of the century, as well as warming seas and ocean acidification.</w:t>
      </w:r>
    </w:p>
    <w:p w14:paraId="60A922B5" w14:textId="77777777" w:rsidR="004128B4" w:rsidRPr="003F79C3" w:rsidRDefault="004128B4" w:rsidP="004128B4">
      <w:pPr>
        <w:spacing w:before="0"/>
        <w:jc w:val="both"/>
        <w:rPr>
          <w:rFonts w:ascii="Calibri" w:eastAsia="Malgun Gothic" w:hAnsi="Calibri" w:cs="Times New Roman"/>
          <w:lang w:val="en-US"/>
        </w:rPr>
      </w:pPr>
    </w:p>
    <w:p w14:paraId="53A55265" w14:textId="77777777" w:rsidR="004128B4" w:rsidRPr="003F79C3" w:rsidRDefault="004128B4" w:rsidP="004128B4">
      <w:pPr>
        <w:spacing w:before="0"/>
        <w:jc w:val="both"/>
        <w:rPr>
          <w:rFonts w:ascii="Calibri" w:eastAsia="Malgun Gothic" w:hAnsi="Calibri" w:cs="Times New Roman"/>
          <w:i/>
          <w:lang w:val="en-US"/>
        </w:rPr>
      </w:pPr>
      <w:r w:rsidRPr="003F79C3">
        <w:rPr>
          <w:rFonts w:ascii="Calibri" w:eastAsia="Malgun Gothic" w:hAnsi="Calibri" w:cs="Times New Roman"/>
          <w:i/>
          <w:lang w:val="en-US"/>
        </w:rPr>
        <w:t>Precipitation</w:t>
      </w:r>
    </w:p>
    <w:p w14:paraId="0856C1F7" w14:textId="09EE803B"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lang w:val="en-US"/>
        </w:rPr>
        <w:t>During 1900-1995 the Caribbean islands saw a decrease in mean annual total rainfall by about 250 mm</w:t>
      </w:r>
      <w:sdt>
        <w:sdtPr>
          <w:rPr>
            <w:rFonts w:ascii="Calibri" w:eastAsia="Malgun Gothic" w:hAnsi="Calibri" w:cs="Times New Roman"/>
            <w:lang w:val="en-US"/>
          </w:rPr>
          <w:id w:val="455608704"/>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 xml:space="preserve"> (IPCC,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compared to pre-industrial period levels. Climate models suggest that summer rainfall in the Caribbean is likely to decrease in the vicinity of the Greater Antilles but changes elsewhere and in winter are uncertain</w:t>
      </w:r>
      <w:sdt>
        <w:sdtPr>
          <w:rPr>
            <w:rFonts w:ascii="Calibri" w:eastAsia="Malgun Gothic" w:hAnsi="Calibri" w:cs="Times New Roman"/>
            <w:lang w:val="en-US"/>
          </w:rPr>
          <w:id w:val="1405025755"/>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IPCC07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 xml:space="preserve"> (IPCC, 2007)</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The IPCC (2007) found that most models project decreases in annual precipitation, while a few project increases, with an overall variation from -39 to +11%, with a median of -12%. More confidence exists in Caribbean temperature projections than in rainfall projections under future climate change </w:t>
      </w:r>
      <w:sdt>
        <w:sdtPr>
          <w:rPr>
            <w:rFonts w:ascii="Calibri" w:eastAsia="Malgun Gothic" w:hAnsi="Calibri" w:cs="Times New Roman"/>
            <w:lang w:val="en-US"/>
          </w:rPr>
          <w:id w:val="18692058"/>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Tay12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(Taylor, et al., 2012)</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w:t>
      </w:r>
    </w:p>
    <w:p w14:paraId="035BC8F9" w14:textId="77777777" w:rsidR="004128B4" w:rsidRPr="003F79C3" w:rsidRDefault="004128B4" w:rsidP="004128B4">
      <w:pPr>
        <w:spacing w:before="0"/>
        <w:jc w:val="both"/>
        <w:rPr>
          <w:rFonts w:ascii="Calibri" w:eastAsia="Malgun Gothic" w:hAnsi="Calibri" w:cs="Times New Roman"/>
          <w:i/>
          <w:lang w:val="en-US"/>
        </w:rPr>
      </w:pPr>
    </w:p>
    <w:p w14:paraId="73399A52" w14:textId="77777777" w:rsidR="004128B4" w:rsidRPr="003F79C3" w:rsidRDefault="004128B4" w:rsidP="004128B4">
      <w:pPr>
        <w:spacing w:before="0"/>
        <w:jc w:val="both"/>
        <w:rPr>
          <w:rFonts w:ascii="Calibri" w:eastAsia="Malgun Gothic" w:hAnsi="Calibri" w:cs="Times New Roman"/>
          <w:i/>
          <w:lang w:val="en-US"/>
        </w:rPr>
      </w:pPr>
      <w:r w:rsidRPr="003F79C3">
        <w:rPr>
          <w:rFonts w:ascii="Calibri" w:eastAsia="Malgun Gothic" w:hAnsi="Calibri" w:cs="Times New Roman"/>
          <w:i/>
          <w:lang w:val="en-US"/>
        </w:rPr>
        <w:t>Sea level rise (SLR)</w:t>
      </w:r>
    </w:p>
    <w:p w14:paraId="03E23FE4" w14:textId="77777777"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lang w:val="en-US"/>
        </w:rPr>
        <w:t xml:space="preserve">Sea levels are likely to continue to rise on average during the century around most SIDS, including those in the Caribbean Sea. The most recent projections </w:t>
      </w:r>
      <w:sdt>
        <w:sdtPr>
          <w:rPr>
            <w:rFonts w:ascii="Calibri" w:eastAsia="Malgun Gothic" w:hAnsi="Calibri" w:cs="Times New Roman"/>
            <w:lang w:val="en-US"/>
          </w:rPr>
          <w:id w:val="-180123048"/>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IPC14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(IPCC, 2014)</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suggest a sea level rise in the region of 0.5 to 0.6m by the year 2100, similar to global SLR projections of 0.41 to 0.71m during this timeframe. Some studies project greater sea-level rise in the Caribbean due to its proximity to the equator. </w:t>
      </w:r>
    </w:p>
    <w:p w14:paraId="6B0467A1" w14:textId="77777777" w:rsidR="003F6E9F" w:rsidRPr="003F79C3" w:rsidRDefault="003F6E9F" w:rsidP="004128B4">
      <w:pPr>
        <w:spacing w:before="0"/>
        <w:jc w:val="both"/>
        <w:rPr>
          <w:rFonts w:ascii="Calibri" w:eastAsia="Malgun Gothic" w:hAnsi="Calibri" w:cs="Times New Roman"/>
          <w:i/>
          <w:lang w:val="en-US"/>
        </w:rPr>
      </w:pPr>
    </w:p>
    <w:p w14:paraId="07928F7E" w14:textId="77777777" w:rsidR="004128B4" w:rsidRPr="003F79C3" w:rsidRDefault="004128B4" w:rsidP="004128B4">
      <w:pPr>
        <w:spacing w:before="0"/>
        <w:jc w:val="both"/>
        <w:rPr>
          <w:rFonts w:ascii="Calibri" w:eastAsia="Malgun Gothic" w:hAnsi="Calibri" w:cs="Times New Roman"/>
          <w:lang w:val="en-US"/>
        </w:rPr>
      </w:pPr>
      <w:r w:rsidRPr="003F79C3">
        <w:rPr>
          <w:rFonts w:ascii="Calibri" w:eastAsia="Malgun Gothic" w:hAnsi="Calibri" w:cs="Times New Roman"/>
          <w:i/>
          <w:lang w:val="en-US"/>
        </w:rPr>
        <w:t>Hurricanes</w:t>
      </w:r>
    </w:p>
    <w:p w14:paraId="1C978C00" w14:textId="27452124" w:rsidR="004128B4" w:rsidRPr="003F79C3" w:rsidRDefault="004128B4" w:rsidP="004128B4">
      <w:pPr>
        <w:spacing w:before="0"/>
        <w:jc w:val="both"/>
        <w:rPr>
          <w:rFonts w:ascii="Calibri" w:eastAsia="Arial Unicode MS" w:hAnsi="Calibri" w:cs="Arial Unicode MS"/>
          <w:lang w:val="en-US"/>
        </w:rPr>
      </w:pPr>
      <w:r w:rsidRPr="003F79C3">
        <w:rPr>
          <w:rFonts w:ascii="Calibri" w:eastAsia="Malgun Gothic" w:hAnsi="Calibri" w:cs="Times New Roman"/>
          <w:lang w:val="en-US"/>
        </w:rPr>
        <w:t xml:space="preserve">The north tropical Atlantic is likely to experience more frequent and intense hurricanes with higher wind spends and heavier rainfall </w:t>
      </w:r>
      <w:sdt>
        <w:sdtPr>
          <w:rPr>
            <w:rFonts w:ascii="Calibri" w:eastAsia="Malgun Gothic" w:hAnsi="Calibri" w:cs="Times New Roman"/>
            <w:lang w:val="en-US"/>
          </w:rPr>
          <w:id w:val="-123234933"/>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Tay12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(Taylor, et al., 2012)</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This projection is linked to increases in sea surface temperature (SST) and increased atmospheric water </w:t>
      </w:r>
      <w:r w:rsidR="003F79C3" w:rsidRPr="003F79C3">
        <w:rPr>
          <w:rFonts w:ascii="Calibri" w:eastAsia="Malgun Gothic" w:hAnsi="Calibri" w:cs="Times New Roman"/>
          <w:lang w:val="en-US"/>
        </w:rPr>
        <w:t>vapor</w:t>
      </w:r>
      <w:r w:rsidRPr="003F79C3">
        <w:rPr>
          <w:rFonts w:ascii="Calibri" w:eastAsia="Malgun Gothic" w:hAnsi="Calibri" w:cs="Times New Roman"/>
          <w:lang w:val="en-US"/>
        </w:rPr>
        <w:t xml:space="preserve"> content. There has been a statistically significant increase in the frequency and duration of recent hurricanes in the Caribbean region, and a general increase in the wind speeds and precipitation intensity of major hurricanes in this region over the last 30 years</w:t>
      </w:r>
      <w:sdt>
        <w:sdtPr>
          <w:rPr>
            <w:rFonts w:ascii="Calibri" w:eastAsia="Malgun Gothic" w:hAnsi="Calibri" w:cs="Times New Roman"/>
            <w:lang w:val="en-US"/>
          </w:rPr>
          <w:id w:val="1587796089"/>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Sim12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 xml:space="preserve"> (Simpson, et al., 2012)</w:t>
          </w:r>
          <w:r w:rsidRPr="003F79C3">
            <w:rPr>
              <w:rFonts w:ascii="Calibri" w:eastAsia="Malgun Gothic" w:hAnsi="Calibri" w:cs="Times New Roman"/>
              <w:lang w:val="en-US"/>
            </w:rPr>
            <w:fldChar w:fldCharType="end"/>
          </w:r>
        </w:sdtContent>
      </w:sdt>
      <w:r w:rsidRPr="003F79C3">
        <w:rPr>
          <w:rFonts w:ascii="Calibri" w:eastAsia="Arial Unicode MS" w:hAnsi="Calibri" w:cs="Arial Unicode MS"/>
          <w:lang w:val="en-US"/>
        </w:rPr>
        <w:t xml:space="preserve">. A recent study found that increased SST in Atlantic and Caribbean oceans will cause increased rainfall and more destructive storm surges within the next 50-100 years </w:t>
      </w:r>
      <w:sdt>
        <w:sdtPr>
          <w:rPr>
            <w:rFonts w:ascii="Calibri" w:eastAsia="Arial Unicode MS" w:hAnsi="Calibri" w:cs="Arial Unicode MS"/>
            <w:lang w:val="en-US"/>
          </w:rPr>
          <w:id w:val="-1089383152"/>
          <w:citation/>
        </w:sdtPr>
        <w:sdtEndPr/>
        <w:sdtContent>
          <w:r w:rsidRPr="003F79C3">
            <w:rPr>
              <w:rFonts w:ascii="Calibri" w:eastAsia="Arial Unicode MS" w:hAnsi="Calibri" w:cs="Arial Unicode MS"/>
              <w:lang w:val="en-US"/>
            </w:rPr>
            <w:fldChar w:fldCharType="begin"/>
          </w:r>
          <w:r w:rsidRPr="003F79C3">
            <w:rPr>
              <w:rFonts w:ascii="Calibri" w:eastAsia="Arial Unicode MS" w:hAnsi="Calibri" w:cs="Arial Unicode MS"/>
              <w:lang w:val="en-US"/>
            </w:rPr>
            <w:instrText xml:space="preserve">CITATION Lau \l 1033 </w:instrText>
          </w:r>
          <w:r w:rsidRPr="003F79C3">
            <w:rPr>
              <w:rFonts w:ascii="Calibri" w:eastAsia="Arial Unicode MS" w:hAnsi="Calibri" w:cs="Arial Unicode MS"/>
              <w:lang w:val="en-US"/>
            </w:rPr>
            <w:fldChar w:fldCharType="separate"/>
          </w:r>
          <w:r w:rsidRPr="003F79C3">
            <w:rPr>
              <w:rFonts w:ascii="Calibri" w:eastAsia="Arial Unicode MS" w:hAnsi="Calibri" w:cs="Arial Unicode MS"/>
              <w:lang w:val="en-US"/>
            </w:rPr>
            <w:t>(Lau, et al., 2016)</w:t>
          </w:r>
          <w:r w:rsidRPr="003F79C3">
            <w:rPr>
              <w:rFonts w:ascii="Calibri" w:eastAsia="Arial Unicode MS" w:hAnsi="Calibri" w:cs="Arial Unicode MS"/>
              <w:lang w:val="en-US"/>
            </w:rPr>
            <w:fldChar w:fldCharType="end"/>
          </w:r>
        </w:sdtContent>
      </w:sdt>
      <w:r w:rsidRPr="003F79C3">
        <w:rPr>
          <w:rFonts w:ascii="Calibri" w:eastAsia="Arial Unicode MS" w:hAnsi="Calibri" w:cs="Arial Unicode MS"/>
          <w:lang w:val="en-US"/>
        </w:rPr>
        <w:t>.</w:t>
      </w:r>
    </w:p>
    <w:p w14:paraId="297E1E9F" w14:textId="4001D4BC" w:rsidR="005A18B2" w:rsidRPr="003F79C3" w:rsidRDefault="005A18B2" w:rsidP="005A18B2">
      <w:pPr>
        <w:spacing w:before="0"/>
        <w:jc w:val="both"/>
        <w:rPr>
          <w:rFonts w:ascii="Calibri" w:eastAsia="Arial Unicode MS" w:hAnsi="Calibri" w:cs="Arial Unicode MS"/>
          <w:lang w:val="en-US"/>
        </w:rPr>
      </w:pPr>
    </w:p>
    <w:p w14:paraId="37E4AB6C" w14:textId="6F826412" w:rsidR="003F6E9F" w:rsidRPr="003F79C3" w:rsidDel="00F05D36" w:rsidRDefault="003F6E9F" w:rsidP="005A18B2">
      <w:pPr>
        <w:spacing w:before="0"/>
        <w:jc w:val="both"/>
        <w:rPr>
          <w:del w:id="60" w:author="Peter Berry" w:date="2017-05-08T14:04:00Z"/>
          <w:rFonts w:ascii="Calibri" w:eastAsia="Arial Unicode MS" w:hAnsi="Calibri" w:cs="Arial Unicode MS"/>
          <w:lang w:val="en-US"/>
        </w:rPr>
      </w:pPr>
    </w:p>
    <w:p w14:paraId="5A913170" w14:textId="790C7F73" w:rsidR="003F6E9F" w:rsidDel="00F05D36" w:rsidRDefault="000902E5" w:rsidP="005A18B2">
      <w:pPr>
        <w:spacing w:before="0"/>
        <w:jc w:val="both"/>
        <w:rPr>
          <w:del w:id="61" w:author="Peter Berry" w:date="2017-05-08T14:04:00Z"/>
          <w:rFonts w:ascii="Calibri" w:eastAsia="Arial Unicode MS" w:hAnsi="Calibri" w:cs="Arial Unicode MS"/>
          <w:lang w:val="en-US"/>
        </w:rPr>
      </w:pPr>
      <w:ins w:id="62" w:author="Peter Berry" w:date="2017-05-08T14:04:00Z">
        <w:r>
          <w:rPr>
            <w:rFonts w:ascii="Calibri" w:eastAsia="Arial Unicode MS" w:hAnsi="Calibri" w:cs="Arial Unicode MS"/>
            <w:lang w:val="en-US"/>
          </w:rPr>
          <w:t>Key risks to small islands from climate change include</w:t>
        </w:r>
        <w:r w:rsidR="00F05D36">
          <w:rPr>
            <w:rFonts w:ascii="Calibri" w:eastAsia="Arial Unicode MS" w:hAnsi="Calibri" w:cs="Arial Unicode MS"/>
            <w:lang w:val="en-US"/>
          </w:rPr>
          <w:t xml:space="preserve">, </w:t>
        </w:r>
      </w:ins>
    </w:p>
    <w:p w14:paraId="78460C22" w14:textId="77777777" w:rsidR="00F05D36" w:rsidRPr="003F79C3" w:rsidRDefault="00F05D36" w:rsidP="005A18B2">
      <w:pPr>
        <w:spacing w:before="0"/>
        <w:jc w:val="both"/>
        <w:rPr>
          <w:ins w:id="63" w:author="Peter Berry" w:date="2017-05-08T14:04:00Z"/>
          <w:rFonts w:ascii="Calibri" w:eastAsia="Arial Unicode MS" w:hAnsi="Calibri" w:cs="Arial Unicode MS"/>
          <w:lang w:val="en-US"/>
        </w:rPr>
      </w:pPr>
    </w:p>
    <w:p w14:paraId="66697002" w14:textId="41FDDCB6" w:rsidR="005A18B2" w:rsidRPr="003F79C3" w:rsidRDefault="003F6E9F">
      <w:pPr>
        <w:spacing w:before="0"/>
        <w:jc w:val="both"/>
        <w:rPr>
          <w:rFonts w:ascii="Calibri" w:eastAsia="Arial Unicode MS" w:hAnsi="Calibri" w:cs="Times New Roman"/>
          <w:i/>
          <w:lang w:val="en-US"/>
        </w:rPr>
        <w:pPrChange w:id="64" w:author="Peter Berry" w:date="2017-05-08T14:04:00Z">
          <w:pPr>
            <w:jc w:val="both"/>
          </w:pPr>
        </w:pPrChange>
      </w:pPr>
      <w:commentRangeStart w:id="65"/>
      <w:r w:rsidRPr="003F79C3">
        <w:rPr>
          <w:rFonts w:ascii="Calibri" w:eastAsia="Arial Unicode MS" w:hAnsi="Calibri" w:cs="Times New Roman"/>
          <w:i/>
          <w:lang w:val="en-US"/>
        </w:rPr>
        <w:t>“Loss of livelihoods, coastal settlements, infrastructure, ecosystem services, and economic stability (high confidence)”</w:t>
      </w:r>
      <w:commentRangeEnd w:id="65"/>
      <w:r w:rsidR="00F05D36">
        <w:rPr>
          <w:rStyle w:val="CommentReference"/>
        </w:rPr>
        <w:commentReference w:id="65"/>
      </w:r>
    </w:p>
    <w:p w14:paraId="4308FB9F" w14:textId="2EF02A5A" w:rsidR="003F6E9F" w:rsidRPr="003F79C3" w:rsidRDefault="003F6E9F" w:rsidP="003F6E9F">
      <w:pPr>
        <w:ind w:left="5760" w:firstLine="720"/>
        <w:jc w:val="both"/>
        <w:rPr>
          <w:rFonts w:ascii="Calibri" w:eastAsia="Arial Unicode MS" w:hAnsi="Calibri" w:cs="Times New Roman"/>
          <w:lang w:val="en-US"/>
        </w:rPr>
      </w:pPr>
      <w:r w:rsidRPr="003F79C3">
        <w:rPr>
          <w:rFonts w:ascii="Calibri" w:eastAsia="Arial Unicode MS" w:hAnsi="Calibri" w:cs="Times New Roman"/>
          <w:lang w:val="en-US"/>
        </w:rPr>
        <w:t>- IPCC AR5 WGII Ch. 29.6</w:t>
      </w:r>
    </w:p>
    <w:p w14:paraId="75FAEA0B" w14:textId="41EDA42D" w:rsidR="005A18B2" w:rsidRPr="003F79C3" w:rsidRDefault="003147C7" w:rsidP="005A18B2">
      <w:pPr>
        <w:rPr>
          <w:rFonts w:ascii="Calibri" w:eastAsia="Malgun Gothic" w:hAnsi="Calibri" w:cs="Times New Roman"/>
          <w:highlight w:val="yellow"/>
          <w:lang w:val="en-US"/>
        </w:rPr>
      </w:pPr>
      <w:r w:rsidRPr="003F79C3">
        <w:rPr>
          <w:rFonts w:ascii="Calibri" w:eastAsia="Malgun Gothic" w:hAnsi="Calibri" w:cs="Times New Roman"/>
          <w:noProof/>
          <w:lang w:val="en-US" w:eastAsia="zh-CN"/>
        </w:rPr>
        <w:lastRenderedPageBreak/>
        <mc:AlternateContent>
          <mc:Choice Requires="wps">
            <w:drawing>
              <wp:inline distT="0" distB="0" distL="0" distR="0" wp14:anchorId="1D84BA3D" wp14:editId="30D04B83">
                <wp:extent cx="6228715" cy="6297295"/>
                <wp:effectExtent l="15240" t="15240" r="13970" b="21590"/>
                <wp:docPr id="3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8715" cy="629729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36F4A35" w14:textId="77777777" w:rsidR="00676979" w:rsidRPr="00D10B0C" w:rsidRDefault="00676979" w:rsidP="002A5729">
                            <w:pPr>
                              <w:pStyle w:val="Title"/>
                              <w:rPr>
                                <w:rStyle w:val="Strong1"/>
                                <w:color w:val="auto"/>
                                <w:szCs w:val="22"/>
                              </w:rPr>
                            </w:pPr>
                            <w:r w:rsidRPr="00D10B0C">
                              <w:rPr>
                                <w:rStyle w:val="Strong1"/>
                                <w:color w:val="auto"/>
                                <w:szCs w:val="22"/>
                              </w:rPr>
                              <w:t>BOX 2: Impacts of Tropical Storm Erika</w:t>
                            </w:r>
                            <w:r w:rsidRPr="00D10B0C">
                              <w:rPr>
                                <w:rStyle w:val="Strong1"/>
                                <w:color w:val="auto"/>
                                <w:szCs w:val="22"/>
                              </w:rPr>
                              <w:annotationRef/>
                            </w:r>
                          </w:p>
                          <w:p w14:paraId="5F7E7C2A" w14:textId="77777777" w:rsidR="00676979" w:rsidRPr="004F0DA6" w:rsidRDefault="00676979" w:rsidP="00CE21C1">
                            <w:r w:rsidRPr="004F0DA6">
                              <w:t xml:space="preserve">Tropical Storm Erika struck a number of Leeward Islands in the Caribbean in August 2015. Several islands experienced heavy rainfall during the passing of Erika, with Dominica being the most affected. Dominica received over 320mm of rainfall within a 12-hour period, causing extensive flooding and landslides. The passing of the storm resulted in local governments issuing tropical storm watches or warnings. </w:t>
                            </w:r>
                          </w:p>
                          <w:p w14:paraId="126E37D8" w14:textId="6366F1D8" w:rsidR="00676979" w:rsidRPr="004F0DA6" w:rsidRDefault="00676979" w:rsidP="00CE21C1">
                            <w:r w:rsidRPr="004F0DA6">
                              <w:t xml:space="preserve">In Dominica alone, the storm affected </w:t>
                            </w:r>
                            <w:r>
                              <w:t xml:space="preserve">more than </w:t>
                            </w:r>
                            <w:r w:rsidRPr="004F0DA6">
                              <w:t xml:space="preserve">7200 persons in special disaster areas, leaving 13 dead, 17 missing, and 20 injured. Furthermore, 574 people were rendered homeless by the storm, which damaged or destroyed more than 2500 homes </w:t>
                            </w:r>
                            <w:sdt>
                              <w:sdtPr>
                                <w:id w:val="-374927183"/>
                                <w:citation/>
                              </w:sdtPr>
                              <w:sdtEndPr/>
                              <w:sdtContent>
                                <w:r>
                                  <w:fldChar w:fldCharType="begin"/>
                                </w:r>
                                <w:r>
                                  <w:instrText xml:space="preserve"> CITATION CDE15 \l 1033 </w:instrText>
                                </w:r>
                                <w:r>
                                  <w:fldChar w:fldCharType="separate"/>
                                </w:r>
                                <w:r>
                                  <w:rPr>
                                    <w:noProof/>
                                  </w:rPr>
                                  <w:t>(CDEMA, 28 September 2015)</w:t>
                                </w:r>
                                <w:r>
                                  <w:rPr>
                                    <w:noProof/>
                                  </w:rPr>
                                  <w:fldChar w:fldCharType="end"/>
                                </w:r>
                              </w:sdtContent>
                            </w:sdt>
                            <w:r w:rsidRPr="004F0DA6">
                              <w:t>. Power outages affected 80% of the island, and many communities were left without potable water. Total damages to Dominica from the storm are estimated at $483 million, or 90% of the country’s gross domestic product (GDP)</w:t>
                            </w:r>
                            <w:sdt>
                              <w:sdtPr>
                                <w:id w:val="-1842233206"/>
                                <w:citation/>
                              </w:sdtPr>
                              <w:sdtEndPr/>
                              <w:sdtContent>
                                <w:r>
                                  <w:fldChar w:fldCharType="begin"/>
                                </w:r>
                                <w:r>
                                  <w:instrText xml:space="preserve"> CITATION IFR16 \l 1033 </w:instrText>
                                </w:r>
                                <w:r>
                                  <w:fldChar w:fldCharType="separate"/>
                                </w:r>
                                <w:r>
                                  <w:rPr>
                                    <w:noProof/>
                                  </w:rPr>
                                  <w:t xml:space="preserve"> (IFRC, 21 January 2016)</w:t>
                                </w:r>
                                <w:r>
                                  <w:rPr>
                                    <w:noProof/>
                                  </w:rPr>
                                  <w:fldChar w:fldCharType="end"/>
                                </w:r>
                              </w:sdtContent>
                            </w:sdt>
                            <w:r w:rsidRPr="004F0DA6">
                              <w:t xml:space="preserve">. </w:t>
                            </w:r>
                          </w:p>
                          <w:p w14:paraId="2961121E" w14:textId="632CBE15" w:rsidR="00676979" w:rsidRDefault="00676979" w:rsidP="00CE21C1">
                            <w:r w:rsidRPr="004F0DA6">
                              <w:t>Tropical Storm Erika significantly affected the health care system in Dominica. Many facilities sustained infrastructure damages, but were able to reopen within two weeks of the storm. The most significant public health challenge arose from</w:t>
                            </w:r>
                            <w:r>
                              <w:t xml:space="preserve"> the</w:t>
                            </w:r>
                            <w:r w:rsidRPr="004F0DA6">
                              <w:t xml:space="preserve"> lack of access to clean water, and disruption of solid waste collection, sparking concerns about waterborne diseases. Water supply also remained an urgent need for many health facilities and this became the focus of disaster response efforts to ensure health services for the public were maintained.</w:t>
                            </w:r>
                          </w:p>
                          <w:p w14:paraId="0C00C8AA" w14:textId="77777777" w:rsidR="00676979" w:rsidRDefault="00676979" w:rsidP="00CE21C1">
                            <w:r w:rsidRPr="004F0DA6">
                              <w:t>In wake of the storm, increased surveillance reported 54 cases of gastroenteritis, 8 cases of acute respiratory illness, and 11 cases of undifferentiated fever</w:t>
                            </w:r>
                            <w:sdt>
                              <w:sdtPr>
                                <w:id w:val="-592087098"/>
                                <w:citation/>
                              </w:sdtPr>
                              <w:sdtEndPr/>
                              <w:sdtContent>
                                <w:r>
                                  <w:fldChar w:fldCharType="begin"/>
                                </w:r>
                                <w:r>
                                  <w:instrText xml:space="preserve"> CITATION PAH15 \l 1033 </w:instrText>
                                </w:r>
                                <w:r>
                                  <w:fldChar w:fldCharType="separate"/>
                                </w:r>
                                <w:r>
                                  <w:rPr>
                                    <w:noProof/>
                                  </w:rPr>
                                  <w:t xml:space="preserve"> (PAHO, 8 September 2015)</w:t>
                                </w:r>
                                <w:r>
                                  <w:rPr>
                                    <w:noProof/>
                                  </w:rPr>
                                  <w:fldChar w:fldCharType="end"/>
                                </w:r>
                              </w:sdtContent>
                            </w:sdt>
                            <w:r w:rsidRPr="004F0DA6">
                              <w:t xml:space="preserve">. It is unclear whether these were directly linked to impacts from Tropical Storm Erika. </w:t>
                            </w:r>
                          </w:p>
                          <w:p w14:paraId="151EEB57" w14:textId="77777777" w:rsidR="00676979" w:rsidRPr="004F0DA6" w:rsidRDefault="00676979" w:rsidP="00CE21C1"/>
                          <w:p w14:paraId="5E372A51" w14:textId="77777777" w:rsidR="00676979" w:rsidRPr="004F0DA6" w:rsidRDefault="00676979" w:rsidP="00CE21C1">
                            <w:r w:rsidRPr="004F0DA6">
                              <w:rPr>
                                <w:noProof/>
                                <w:lang w:val="en-US" w:eastAsia="zh-CN"/>
                              </w:rPr>
                              <w:drawing>
                                <wp:inline distT="0" distB="0" distL="0" distR="0" wp14:anchorId="1576389A" wp14:editId="73661C1F">
                                  <wp:extent cx="3000409" cy="1998921"/>
                                  <wp:effectExtent l="0" t="0" r="0" b="1905"/>
                                  <wp:docPr id="52" name="Picture 34" descr="http://d15h3ts9pue03r.cloudfront.net/wp-content/uploads/2015/08/dom-fri-1.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15h3ts9pue03r.cloudfront.net/wp-content/uploads/2015/08/dom-fri-1.jpg?f047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4897" cy="2001911"/>
                                          </a:xfrm>
                                          <a:prstGeom prst="rect">
                                            <a:avLst/>
                                          </a:prstGeom>
                                          <a:noFill/>
                                          <a:ln>
                                            <a:noFill/>
                                          </a:ln>
                                        </pic:spPr>
                                      </pic:pic>
                                    </a:graphicData>
                                  </a:graphic>
                                </wp:inline>
                              </w:drawing>
                            </w:r>
                            <w:r w:rsidRPr="004F0DA6">
                              <w:rPr>
                                <w:noProof/>
                                <w:lang w:val="en-US" w:eastAsia="zh-CN"/>
                              </w:rPr>
                              <w:drawing>
                                <wp:inline distT="0" distB="0" distL="0" distR="0" wp14:anchorId="2F51C999" wp14:editId="6FAFC1A1">
                                  <wp:extent cx="2998381" cy="1997569"/>
                                  <wp:effectExtent l="0" t="0" r="0" b="3175"/>
                                  <wp:docPr id="53" name="Picture 33" descr="http://d15h3ts9pue03r.cloudfront.net/wp-content/uploads/2015/08/dom-fr-3.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15h3ts9pue03r.cloudfront.net/wp-content/uploads/2015/08/dom-fr-3.jpg?f047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5730" cy="2002465"/>
                                          </a:xfrm>
                                          <a:prstGeom prst="rect">
                                            <a:avLst/>
                                          </a:prstGeom>
                                          <a:noFill/>
                                          <a:ln>
                                            <a:noFill/>
                                          </a:ln>
                                        </pic:spPr>
                                      </pic:pic>
                                    </a:graphicData>
                                  </a:graphic>
                                </wp:inline>
                              </w:drawing>
                            </w:r>
                            <w:r w:rsidRPr="004F0DA6">
                              <w:tab/>
                            </w:r>
                          </w:p>
                          <w:p w14:paraId="055F4ABC" w14:textId="77777777" w:rsidR="00676979" w:rsidRPr="004F0DA6" w:rsidRDefault="00676979" w:rsidP="00CE21C1">
                            <w:r w:rsidRPr="004F0DA6">
                              <w:t>Image source: Caribbean360/Facebook</w:t>
                            </w:r>
                          </w:p>
                        </w:txbxContent>
                      </wps:txbx>
                      <wps:bodyPr rot="0" vert="horz" wrap="square" lIns="91440" tIns="45720" rIns="91440" bIns="45720" anchor="ctr" anchorCtr="0" upright="1">
                        <a:noAutofit/>
                      </wps:bodyPr>
                    </wps:wsp>
                  </a:graphicData>
                </a:graphic>
              </wp:inline>
            </w:drawing>
          </mc:Choice>
          <mc:Fallback>
            <w:pict>
              <v:shape id="Text Box 110" o:spid="_x0000_s1061" type="#_x0000_t202" style="width:490.45pt;height:49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" fillcolor="white [3201]" strokecolor="black [3200]" strokeweight="2pt">
                <v:textbox>
                  <w:txbxContent>
                    <w:p w14:paraId="036F4A35" w14:textId="77777777" w:rsidR="00676979" w:rsidRPr="00D10B0C" w:rsidRDefault="00676979" w:rsidP="002A5729">
                      <w:pPr>
                        <w:pStyle w:val="Title"/>
                        <w:rPr>
                          <w:rStyle w:val="Strong1"/>
                          <w:color w:val="auto"/>
                          <w:szCs w:val="22"/>
                        </w:rPr>
                      </w:pPr>
                      <w:r w:rsidRPr="00D10B0C">
                        <w:rPr>
                          <w:rStyle w:val="Strong1"/>
                          <w:color w:val="auto"/>
                          <w:szCs w:val="22"/>
                        </w:rPr>
                        <w:t>BOX 2: Impacts of Tropical Storm Erika</w:t>
                      </w:r>
                      <w:r w:rsidRPr="00D10B0C">
                        <w:rPr>
                          <w:rStyle w:val="Strong1"/>
                          <w:color w:val="auto"/>
                          <w:szCs w:val="22"/>
                        </w:rPr>
                        <w:annotationRef/>
                      </w:r>
                    </w:p>
                    <w:p w14:paraId="5F7E7C2A" w14:textId="77777777" w:rsidR="00676979" w:rsidRPr="004F0DA6" w:rsidRDefault="00676979" w:rsidP="00CE21C1">
                      <w:r w:rsidRPr="004F0DA6">
                        <w:t xml:space="preserve">Tropical Storm Erika struck a number of Leeward Islands in the Caribbean in August 2015. Several islands experienced heavy rainfall during the passing of Erika, with Dominica being the most affected. Dominica received over 320mm of rainfall within a 12-hour period, causing extensive flooding and landslides. The passing of the storm resulted in local governments issuing tropical storm watches or warnings. </w:t>
                      </w:r>
                    </w:p>
                    <w:p w14:paraId="126E37D8" w14:textId="6366F1D8" w:rsidR="00676979" w:rsidRPr="004F0DA6" w:rsidRDefault="00676979" w:rsidP="00CE21C1">
                      <w:r w:rsidRPr="004F0DA6">
                        <w:t xml:space="preserve">In Dominica alone, the storm affected </w:t>
                      </w:r>
                      <w:r>
                        <w:t xml:space="preserve">more than </w:t>
                      </w:r>
                      <w:r w:rsidRPr="004F0DA6">
                        <w:t xml:space="preserve">7200 persons in special disaster areas, leaving 13 dead, 17 missing, and 20 injured. Furthermore, 574 people were rendered homeless by the storm, which damaged or destroyed more than 2500 homes </w:t>
                      </w:r>
                      <w:sdt>
                        <w:sdtPr>
                          <w:id w:val="-374927183"/>
                          <w:citation/>
                        </w:sdtPr>
                        <w:sdtEndPr/>
                        <w:sdtContent>
                          <w:r>
                            <w:fldChar w:fldCharType="begin"/>
                          </w:r>
                          <w:r>
                            <w:instrText xml:space="preserve"> CITATION CDE15 \l 1033 </w:instrText>
                          </w:r>
                          <w:r>
                            <w:fldChar w:fldCharType="separate"/>
                          </w:r>
                          <w:r>
                            <w:rPr>
                              <w:noProof/>
                            </w:rPr>
                            <w:t>(CDEMA, 28 September 2015)</w:t>
                          </w:r>
                          <w:r>
                            <w:rPr>
                              <w:noProof/>
                            </w:rPr>
                            <w:fldChar w:fldCharType="end"/>
                          </w:r>
                        </w:sdtContent>
                      </w:sdt>
                      <w:r w:rsidRPr="004F0DA6">
                        <w:t>. Power outages affected 80% of the island, and many communities were left without potable water. Total damages to Dominica from the storm are estimated at $483 million, or 90% of the country’s gross domestic product (GDP)</w:t>
                      </w:r>
                      <w:sdt>
                        <w:sdtPr>
                          <w:id w:val="-1842233206"/>
                          <w:citation/>
                        </w:sdtPr>
                        <w:sdtEndPr/>
                        <w:sdtContent>
                          <w:r>
                            <w:fldChar w:fldCharType="begin"/>
                          </w:r>
                          <w:r>
                            <w:instrText xml:space="preserve"> CITATION IFR16 \l 1033 </w:instrText>
                          </w:r>
                          <w:r>
                            <w:fldChar w:fldCharType="separate"/>
                          </w:r>
                          <w:r>
                            <w:rPr>
                              <w:noProof/>
                            </w:rPr>
                            <w:t xml:space="preserve"> (IFRC, 21 January 2016)</w:t>
                          </w:r>
                          <w:r>
                            <w:rPr>
                              <w:noProof/>
                            </w:rPr>
                            <w:fldChar w:fldCharType="end"/>
                          </w:r>
                        </w:sdtContent>
                      </w:sdt>
                      <w:r w:rsidRPr="004F0DA6">
                        <w:t xml:space="preserve">. </w:t>
                      </w:r>
                    </w:p>
                    <w:p w14:paraId="2961121E" w14:textId="632CBE15" w:rsidR="00676979" w:rsidRDefault="00676979" w:rsidP="00CE21C1">
                      <w:r w:rsidRPr="004F0DA6">
                        <w:t>Tropical Storm Erika significantly affected the health care system in Dominica. Many facilities sustained infrastructure damages, but were able to reopen within two weeks of the storm. The most significant public health challenge arose from</w:t>
                      </w:r>
                      <w:r>
                        <w:t xml:space="preserve"> the</w:t>
                      </w:r>
                      <w:r w:rsidRPr="004F0DA6">
                        <w:t xml:space="preserve"> lack of access to clean water, and disruption of solid waste collection, sparking concerns about waterborne diseases. Water supply also remained an urgent need for many health facilities and this became the focus of disaster response efforts to ensure health services for the public were maintained.</w:t>
                      </w:r>
                    </w:p>
                    <w:p w14:paraId="0C00C8AA" w14:textId="77777777" w:rsidR="00676979" w:rsidRDefault="00676979" w:rsidP="00CE21C1">
                      <w:r w:rsidRPr="004F0DA6">
                        <w:t>In wake of the storm, increased surveillance reported 54 cases of gastroenteritis, 8 cases of acute respiratory illness, and 11 cases of undifferentiated fever</w:t>
                      </w:r>
                      <w:sdt>
                        <w:sdtPr>
                          <w:id w:val="-592087098"/>
                          <w:citation/>
                        </w:sdtPr>
                        <w:sdtEndPr/>
                        <w:sdtContent>
                          <w:r>
                            <w:fldChar w:fldCharType="begin"/>
                          </w:r>
                          <w:r>
                            <w:instrText xml:space="preserve"> CITATION PAH15 \l 1033 </w:instrText>
                          </w:r>
                          <w:r>
                            <w:fldChar w:fldCharType="separate"/>
                          </w:r>
                          <w:r>
                            <w:rPr>
                              <w:noProof/>
                            </w:rPr>
                            <w:t xml:space="preserve"> (PAHO, 8 September 2015)</w:t>
                          </w:r>
                          <w:r>
                            <w:rPr>
                              <w:noProof/>
                            </w:rPr>
                            <w:fldChar w:fldCharType="end"/>
                          </w:r>
                        </w:sdtContent>
                      </w:sdt>
                      <w:r w:rsidRPr="004F0DA6">
                        <w:t xml:space="preserve">. It is unclear whether these were directly linked to impacts from Tropical Storm Erika. </w:t>
                      </w:r>
                    </w:p>
                    <w:p w14:paraId="151EEB57" w14:textId="77777777" w:rsidR="00676979" w:rsidRPr="004F0DA6" w:rsidRDefault="00676979" w:rsidP="00CE21C1"/>
                    <w:p w14:paraId="5E372A51" w14:textId="77777777" w:rsidR="00676979" w:rsidRPr="004F0DA6" w:rsidRDefault="00676979" w:rsidP="00CE21C1">
                      <w:r w:rsidRPr="004F0DA6">
                        <w:rPr>
                          <w:noProof/>
                          <w:lang w:val="en-US" w:eastAsia="zh-CN"/>
                        </w:rPr>
                        <w:drawing>
                          <wp:inline distT="0" distB="0" distL="0" distR="0" wp14:anchorId="1576389A" wp14:editId="73661C1F">
                            <wp:extent cx="3000409" cy="1998921"/>
                            <wp:effectExtent l="0" t="0" r="0" b="1905"/>
                            <wp:docPr id="52" name="Picture 34" descr="http://d15h3ts9pue03r.cloudfront.net/wp-content/uploads/2015/08/dom-fri-1.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15h3ts9pue03r.cloudfront.net/wp-content/uploads/2015/08/dom-fri-1.jpg?f047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4897" cy="2001911"/>
                                    </a:xfrm>
                                    <a:prstGeom prst="rect">
                                      <a:avLst/>
                                    </a:prstGeom>
                                    <a:noFill/>
                                    <a:ln>
                                      <a:noFill/>
                                    </a:ln>
                                  </pic:spPr>
                                </pic:pic>
                              </a:graphicData>
                            </a:graphic>
                          </wp:inline>
                        </w:drawing>
                      </w:r>
                      <w:r w:rsidRPr="004F0DA6">
                        <w:rPr>
                          <w:noProof/>
                          <w:lang w:val="en-US" w:eastAsia="zh-CN"/>
                        </w:rPr>
                        <w:drawing>
                          <wp:inline distT="0" distB="0" distL="0" distR="0" wp14:anchorId="2F51C999" wp14:editId="6FAFC1A1">
                            <wp:extent cx="2998381" cy="1997569"/>
                            <wp:effectExtent l="0" t="0" r="0" b="3175"/>
                            <wp:docPr id="53" name="Picture 33" descr="http://d15h3ts9pue03r.cloudfront.net/wp-content/uploads/2015/08/dom-fr-3.jpg?f04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15h3ts9pue03r.cloudfront.net/wp-content/uploads/2015/08/dom-fr-3.jpg?f047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5730" cy="2002465"/>
                                    </a:xfrm>
                                    <a:prstGeom prst="rect">
                                      <a:avLst/>
                                    </a:prstGeom>
                                    <a:noFill/>
                                    <a:ln>
                                      <a:noFill/>
                                    </a:ln>
                                  </pic:spPr>
                                </pic:pic>
                              </a:graphicData>
                            </a:graphic>
                          </wp:inline>
                        </w:drawing>
                      </w:r>
                      <w:r w:rsidRPr="004F0DA6">
                        <w:tab/>
                      </w:r>
                    </w:p>
                    <w:p w14:paraId="055F4ABC" w14:textId="77777777" w:rsidR="00676979" w:rsidRPr="004F0DA6" w:rsidRDefault="00676979" w:rsidP="00CE21C1">
                      <w:r w:rsidRPr="004F0DA6">
                        <w:t>Image source: Caribbean360/Facebook</w:t>
                      </w:r>
                    </w:p>
                  </w:txbxContent>
                </v:textbox>
                <w10:anchorlock/>
              </v:shape>
            </w:pict>
          </mc:Fallback>
        </mc:AlternateContent>
      </w:r>
    </w:p>
    <w:p w14:paraId="35F1A8B9" w14:textId="77777777" w:rsidR="00CE21C1" w:rsidRPr="003F79C3" w:rsidRDefault="00CE21C1" w:rsidP="005A18B2">
      <w:pPr>
        <w:rPr>
          <w:rFonts w:ascii="Calibri" w:eastAsia="Malgun Gothic" w:hAnsi="Calibri" w:cs="Times New Roman"/>
          <w:highlight w:val="yellow"/>
          <w:lang w:val="en-US"/>
        </w:rPr>
      </w:pPr>
    </w:p>
    <w:p w14:paraId="12E29D72" w14:textId="77777777" w:rsidR="00CE21C1" w:rsidRPr="003F79C3" w:rsidRDefault="00CE21C1" w:rsidP="005A18B2">
      <w:pPr>
        <w:rPr>
          <w:rFonts w:ascii="Calibri" w:eastAsia="Malgun Gothic" w:hAnsi="Calibri" w:cs="Times New Roman"/>
          <w:highlight w:val="yellow"/>
          <w:lang w:val="en-US"/>
        </w:rPr>
      </w:pPr>
    </w:p>
    <w:p w14:paraId="1ABEE8E5" w14:textId="77777777" w:rsidR="005A18B2" w:rsidRPr="003F79C3" w:rsidRDefault="005A18B2" w:rsidP="005A18B2">
      <w:pPr>
        <w:rPr>
          <w:rStyle w:val="Strong"/>
          <w:color w:val="auto"/>
          <w:lang w:val="en-US"/>
        </w:rPr>
      </w:pPr>
      <w:r w:rsidRPr="003F79C3">
        <w:rPr>
          <w:rStyle w:val="Strong"/>
          <w:color w:val="auto"/>
          <w:highlight w:val="yellow"/>
          <w:lang w:val="en-US"/>
        </w:rPr>
        <w:br w:type="page"/>
      </w:r>
      <w:r w:rsidRPr="003F79C3">
        <w:rPr>
          <w:rStyle w:val="Strong"/>
          <w:color w:val="auto"/>
          <w:lang w:val="en-US"/>
        </w:rPr>
        <w:lastRenderedPageBreak/>
        <w:t>Understanding and managing the risks of climate change</w:t>
      </w:r>
    </w:p>
    <w:p w14:paraId="06B4FAFD" w14:textId="77777777"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 xml:space="preserve">The magnitude and pattern of climate change risks to health are a function of the </w:t>
      </w:r>
      <w:sdt>
        <w:sdtPr>
          <w:rPr>
            <w:rFonts w:ascii="Calibri" w:eastAsia="Malgun Gothic" w:hAnsi="Calibri" w:cs="Times New Roman"/>
            <w:lang w:val="en-US"/>
          </w:rPr>
          <w:id w:val="1398316484"/>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IPC14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(IPCC, 2014)</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w:t>
      </w:r>
    </w:p>
    <w:p w14:paraId="680D67E4" w14:textId="77777777" w:rsidR="004128B4" w:rsidRPr="003F79C3" w:rsidRDefault="004128B4" w:rsidP="001920A5">
      <w:pPr>
        <w:numPr>
          <w:ilvl w:val="0"/>
          <w:numId w:val="26"/>
        </w:numPr>
        <w:spacing w:before="0"/>
        <w:ind w:left="450" w:hanging="450"/>
        <w:contextualSpacing/>
        <w:jc w:val="both"/>
        <w:rPr>
          <w:rFonts w:ascii="Calibri" w:eastAsia="Malgun Gothic" w:hAnsi="Calibri" w:cs="Times New Roman"/>
          <w:lang w:val="en-US"/>
        </w:rPr>
      </w:pPr>
      <w:r w:rsidRPr="003F79C3">
        <w:rPr>
          <w:rFonts w:ascii="Calibri" w:eastAsia="Malgun Gothic" w:hAnsi="Calibri" w:cs="Times New Roman"/>
          <w:b/>
          <w:lang w:val="en-US"/>
        </w:rPr>
        <w:t>Hazards</w:t>
      </w:r>
      <w:r w:rsidRPr="003F79C3">
        <w:rPr>
          <w:rFonts w:ascii="Calibri" w:eastAsia="Malgun Gothic" w:hAnsi="Calibri" w:cs="Times New Roman"/>
          <w:lang w:val="en-US"/>
        </w:rPr>
        <w:t xml:space="preserve"> resulting from a changing climate, such as changing precipitation patterns, and increases in the frequency, intensity, and duration of heat events; </w:t>
      </w:r>
    </w:p>
    <w:p w14:paraId="65578791" w14:textId="77777777" w:rsidR="004128B4" w:rsidRPr="003F79C3" w:rsidRDefault="004128B4" w:rsidP="001920A5">
      <w:pPr>
        <w:numPr>
          <w:ilvl w:val="0"/>
          <w:numId w:val="26"/>
        </w:numPr>
        <w:spacing w:before="0"/>
        <w:ind w:left="450" w:hanging="450"/>
        <w:contextualSpacing/>
        <w:jc w:val="both"/>
        <w:rPr>
          <w:rFonts w:ascii="Calibri" w:eastAsia="Malgun Gothic" w:hAnsi="Calibri" w:cs="Times New Roman"/>
          <w:lang w:val="en-US"/>
        </w:rPr>
      </w:pPr>
      <w:r w:rsidRPr="003F79C3">
        <w:rPr>
          <w:rFonts w:ascii="Calibri" w:eastAsia="Malgun Gothic" w:hAnsi="Calibri" w:cs="Times New Roman"/>
          <w:b/>
          <w:lang w:val="en-US"/>
        </w:rPr>
        <w:t xml:space="preserve">Exposure </w:t>
      </w:r>
      <w:r w:rsidRPr="003F79C3">
        <w:rPr>
          <w:rFonts w:ascii="Calibri" w:eastAsia="Malgun Gothic" w:hAnsi="Calibri" w:cs="Times New Roman"/>
          <w:lang w:val="en-US"/>
        </w:rPr>
        <w:t xml:space="preserve">of populations to those hazards; </w:t>
      </w:r>
    </w:p>
    <w:p w14:paraId="69F8BB89" w14:textId="77777777" w:rsidR="004128B4" w:rsidRPr="003F79C3" w:rsidRDefault="004128B4" w:rsidP="001920A5">
      <w:pPr>
        <w:numPr>
          <w:ilvl w:val="0"/>
          <w:numId w:val="26"/>
        </w:numPr>
        <w:spacing w:before="0"/>
        <w:ind w:left="450" w:hanging="450"/>
        <w:contextualSpacing/>
        <w:jc w:val="both"/>
        <w:rPr>
          <w:rFonts w:ascii="Calibri" w:eastAsia="Malgun Gothic" w:hAnsi="Calibri" w:cs="Times New Roman"/>
          <w:lang w:val="en-US"/>
        </w:rPr>
      </w:pPr>
      <w:r w:rsidRPr="003F79C3">
        <w:rPr>
          <w:rFonts w:ascii="Calibri" w:eastAsia="Malgun Gothic" w:hAnsi="Calibri" w:cs="Times New Roman"/>
          <w:b/>
          <w:lang w:val="en-US"/>
        </w:rPr>
        <w:t>Vulnerability</w:t>
      </w:r>
      <w:r w:rsidRPr="003F79C3">
        <w:rPr>
          <w:rFonts w:ascii="Calibri" w:eastAsia="Malgun Gothic" w:hAnsi="Calibri" w:cs="Times New Roman"/>
          <w:lang w:val="en-US"/>
        </w:rPr>
        <w:t xml:space="preserve"> of these exposed populations. Vulnerability is determined by population sensitivity to the exposure due to individual physiological factors, demographic structure, and other factors. It is also determined by the ability of individuals and institutions to prepare for, cope with, respond to, and recover from the exposure</w:t>
      </w:r>
    </w:p>
    <w:p w14:paraId="063F6C43" w14:textId="48CD90AD"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 xml:space="preserve">Small island developing states have been identified as particularly vulnerable to the impacts of climate change </w:t>
      </w:r>
      <w:sdt>
        <w:sdtPr>
          <w:rPr>
            <w:rFonts w:ascii="Calibri" w:eastAsia="Malgun Gothic" w:hAnsi="Calibri" w:cs="Times New Roman"/>
            <w:lang w:val="en-US"/>
          </w:rPr>
          <w:id w:val="18692196"/>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 CITATION IPCC14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(Nurse, et al., 2014)</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Climate change impacts will likely increase the loss of adaptive capacity and ecosystem services that are critical to the lives and livelihoods </w:t>
      </w:r>
      <w:ins w:id="66" w:author="Peter Berry" w:date="2017-05-08T14:15:00Z">
        <w:r w:rsidR="00AB1A83">
          <w:rPr>
            <w:rFonts w:ascii="Calibri" w:eastAsia="Malgun Gothic" w:hAnsi="Calibri" w:cs="Times New Roman"/>
            <w:lang w:val="en-US"/>
          </w:rPr>
          <w:t xml:space="preserve">of people </w:t>
        </w:r>
      </w:ins>
      <w:r w:rsidRPr="003F79C3">
        <w:rPr>
          <w:rFonts w:ascii="Calibri" w:eastAsia="Malgun Gothic" w:hAnsi="Calibri" w:cs="Times New Roman"/>
          <w:lang w:val="en-US"/>
        </w:rPr>
        <w:t xml:space="preserve">on the islands. They will be exacerbated in countries with resource scarcity, poor infrastructure, higher exposure to extreme weather events (EWE) such as </w:t>
      </w:r>
      <w:r w:rsidR="00D2115B" w:rsidRPr="003F79C3">
        <w:rPr>
          <w:rFonts w:ascii="Calibri" w:eastAsia="Malgun Gothic" w:hAnsi="Calibri" w:cs="Times New Roman"/>
          <w:lang w:val="en-US"/>
        </w:rPr>
        <w:t>hurricanes</w:t>
      </w:r>
      <w:r w:rsidRPr="003F79C3">
        <w:rPr>
          <w:rFonts w:ascii="Calibri" w:eastAsia="Malgun Gothic" w:hAnsi="Calibri" w:cs="Times New Roman"/>
          <w:lang w:val="en-US"/>
        </w:rPr>
        <w:t xml:space="preserve">, and </w:t>
      </w:r>
      <w:ins w:id="67" w:author="Peter Berry" w:date="2017-05-08T14:16:00Z">
        <w:r w:rsidR="00AB1A83">
          <w:rPr>
            <w:rFonts w:ascii="Calibri" w:eastAsia="Malgun Gothic" w:hAnsi="Calibri" w:cs="Times New Roman"/>
            <w:lang w:val="en-US"/>
          </w:rPr>
          <w:t xml:space="preserve">located </w:t>
        </w:r>
      </w:ins>
      <w:r w:rsidRPr="003F79C3">
        <w:rPr>
          <w:rFonts w:ascii="Calibri" w:eastAsia="Malgun Gothic" w:hAnsi="Calibri" w:cs="Times New Roman"/>
          <w:lang w:val="en-US"/>
        </w:rPr>
        <w:t xml:space="preserve">significant distances from large market economies </w:t>
      </w:r>
      <w:sdt>
        <w:sdtPr>
          <w:rPr>
            <w:rFonts w:ascii="Calibri" w:eastAsia="Malgun Gothic" w:hAnsi="Calibri" w:cs="Times New Roman"/>
            <w:lang w:val="en-US"/>
          </w:rPr>
          <w:id w:val="18692197"/>
          <w:citation/>
        </w:sdtPr>
        <w:sdtEndPr/>
        <w:sdtContent>
          <w:r w:rsidRPr="003F79C3">
            <w:rPr>
              <w:rFonts w:ascii="Calibri" w:eastAsia="Malgun Gothic" w:hAnsi="Calibri" w:cs="Times New Roman"/>
              <w:lang w:val="en-US"/>
            </w:rPr>
            <w:fldChar w:fldCharType="begin"/>
          </w:r>
          <w:r w:rsidRPr="003F79C3">
            <w:rPr>
              <w:rFonts w:ascii="Calibri" w:eastAsia="Malgun Gothic" w:hAnsi="Calibri" w:cs="Times New Roman"/>
              <w:lang w:val="en-US"/>
            </w:rPr>
            <w:instrText xml:space="preserve">CITATION Ebi06 \l 1033 </w:instrText>
          </w:r>
          <w:r w:rsidRPr="003F79C3">
            <w:rPr>
              <w:rFonts w:ascii="Calibri" w:eastAsia="Malgun Gothic" w:hAnsi="Calibri" w:cs="Times New Roman"/>
              <w:lang w:val="en-US"/>
            </w:rPr>
            <w:fldChar w:fldCharType="separate"/>
          </w:r>
          <w:r w:rsidRPr="003F79C3">
            <w:rPr>
              <w:rFonts w:ascii="Calibri" w:eastAsia="Malgun Gothic" w:hAnsi="Calibri" w:cs="Times New Roman"/>
              <w:lang w:val="en-US"/>
            </w:rPr>
            <w:t>(Ebi, et al., 2006)</w:t>
          </w:r>
          <w:r w:rsidRPr="003F79C3">
            <w:rPr>
              <w:rFonts w:ascii="Calibri" w:eastAsia="Malgun Gothic" w:hAnsi="Calibri" w:cs="Times New Roman"/>
              <w:lang w:val="en-US"/>
            </w:rPr>
            <w:fldChar w:fldCharType="end"/>
          </w:r>
        </w:sdtContent>
      </w:sdt>
      <w:r w:rsidRPr="003F79C3">
        <w:rPr>
          <w:rFonts w:ascii="Calibri" w:eastAsia="Malgun Gothic" w:hAnsi="Calibri" w:cs="Times New Roman"/>
          <w:lang w:val="en-US"/>
        </w:rPr>
        <w:t xml:space="preserve">. </w:t>
      </w:r>
    </w:p>
    <w:p w14:paraId="4A28F29F" w14:textId="77777777"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Climate change risks to health are heightened in the Caribbean as over half of the population (40 million people) lives within 1.5 km of the coastline, resulting in high levels of exposure to EWEs and sea-level rise. Climate-related disasters can have catastrophic impacts on countries in the region (Box 2). Some populations are much more vulnerable to the health impacts of climate change due to existing health status, socioeconomic conditions and related factors. Annex I highlights populations vulnerable to climate change, with examples of factors that increase vulnerability in those groups.</w:t>
      </w:r>
    </w:p>
    <w:p w14:paraId="269A1CF0" w14:textId="371C1FD1" w:rsidR="005A18B2" w:rsidRPr="003F79C3" w:rsidRDefault="004128B4" w:rsidP="004128B4">
      <w:pPr>
        <w:jc w:val="both"/>
        <w:rPr>
          <w:lang w:val="en-US"/>
        </w:rPr>
      </w:pPr>
      <w:r w:rsidRPr="003F79C3">
        <w:rPr>
          <w:rFonts w:ascii="Calibri" w:eastAsia="Arial Unicode MS" w:hAnsi="Calibri" w:cs="Times New Roman"/>
          <w:lang w:val="en-US"/>
        </w:rPr>
        <w:t xml:space="preserve">The six steps for comprehensively assessing climate change and health vulnerability in Caribbean SIDS are presented in this workbook and are described further in the WHO technical guidance document </w:t>
      </w:r>
      <w:hyperlink r:id="rId21" w:history="1">
        <w:r w:rsidRPr="003F79C3">
          <w:rPr>
            <w:rStyle w:val="Hyperlink"/>
            <w:lang w:val="en-US"/>
          </w:rPr>
          <w:t>http://www.who.int/globalchange/publications/vulnerability-adaptation/en/</w:t>
        </w:r>
      </w:hyperlink>
      <w:r w:rsidRPr="003F79C3">
        <w:rPr>
          <w:lang w:val="en-US"/>
        </w:rPr>
        <w:t xml:space="preserve">. </w:t>
      </w:r>
      <w:r w:rsidRPr="003F79C3">
        <w:rPr>
          <w:rFonts w:ascii="Calibri" w:eastAsia="Malgun Gothic" w:hAnsi="Calibri" w:cs="Times New Roman"/>
          <w:lang w:val="en-US"/>
        </w:rPr>
        <w:t>They include:</w:t>
      </w:r>
    </w:p>
    <w:p w14:paraId="0154E700" w14:textId="77777777" w:rsidR="005A18B2" w:rsidRPr="003F79C3" w:rsidRDefault="005A18B2" w:rsidP="00CE21C1">
      <w:pPr>
        <w:ind w:left="450" w:hanging="450"/>
        <w:rPr>
          <w:rFonts w:ascii="Calibri" w:eastAsia="Malgun Gothic" w:hAnsi="Calibri" w:cs="Times New Roman"/>
          <w:lang w:val="en-US"/>
        </w:rPr>
      </w:pPr>
    </w:p>
    <w:p w14:paraId="312EAD3D"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4F81BD" w:themeColor="accent1"/>
          <w:lang w:val="en-US"/>
        </w:rPr>
      </w:pPr>
      <w:r w:rsidRPr="003F79C3">
        <w:rPr>
          <w:rFonts w:ascii="Calibri" w:eastAsia="Malgun Gothic" w:hAnsi="Calibri" w:cs="Times New Roman"/>
          <w:b/>
          <w:color w:val="4F81BD" w:themeColor="accent1"/>
          <w:lang w:val="en-US"/>
        </w:rPr>
        <w:t xml:space="preserve">Frame and scope the assessment; </w:t>
      </w:r>
    </w:p>
    <w:p w14:paraId="66B8C684"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C0504D" w:themeColor="accent2"/>
          <w:lang w:val="en-US"/>
        </w:rPr>
      </w:pPr>
      <w:r w:rsidRPr="003F79C3">
        <w:rPr>
          <w:rFonts w:ascii="Calibri" w:eastAsia="Malgun Gothic" w:hAnsi="Calibri" w:cs="Times New Roman"/>
          <w:b/>
          <w:color w:val="C0504D" w:themeColor="accent2"/>
          <w:lang w:val="en-US"/>
        </w:rPr>
        <w:t xml:space="preserve">Describe current risks, including vulnerabilities and capacities; </w:t>
      </w:r>
    </w:p>
    <w:p w14:paraId="59A494A0"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9BBB59" w:themeColor="accent3"/>
          <w:lang w:val="en-US"/>
        </w:rPr>
      </w:pPr>
      <w:r w:rsidRPr="003F79C3">
        <w:rPr>
          <w:rFonts w:ascii="Calibri" w:eastAsia="Malgun Gothic" w:hAnsi="Calibri" w:cs="Times New Roman"/>
          <w:b/>
          <w:color w:val="9BBB59" w:themeColor="accent3"/>
          <w:lang w:val="en-US"/>
        </w:rPr>
        <w:t xml:space="preserve">Project future health risks; </w:t>
      </w:r>
    </w:p>
    <w:p w14:paraId="19E6980B"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8064A2" w:themeColor="accent4"/>
          <w:lang w:val="en-US"/>
        </w:rPr>
      </w:pPr>
      <w:r w:rsidRPr="003F79C3">
        <w:rPr>
          <w:rFonts w:ascii="Calibri" w:eastAsia="Malgun Gothic" w:hAnsi="Calibri" w:cs="Times New Roman"/>
          <w:b/>
          <w:color w:val="8064A2" w:themeColor="accent4"/>
          <w:lang w:val="en-US"/>
        </w:rPr>
        <w:t xml:space="preserve">Identify and prioritize policies and programs to manage the additional health risks associated with a changing climate; </w:t>
      </w:r>
    </w:p>
    <w:p w14:paraId="3E639046"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4BACC6" w:themeColor="accent5"/>
          <w:lang w:val="en-US"/>
        </w:rPr>
      </w:pPr>
      <w:r w:rsidRPr="003F79C3">
        <w:rPr>
          <w:rFonts w:ascii="Calibri" w:eastAsia="Malgun Gothic" w:hAnsi="Calibri" w:cs="Times New Roman"/>
          <w:b/>
          <w:color w:val="4BACC6" w:themeColor="accent5"/>
          <w:lang w:val="en-US"/>
        </w:rPr>
        <w:t xml:space="preserve">Establish an iterative process for managing and monitoring health risks; </w:t>
      </w:r>
    </w:p>
    <w:p w14:paraId="0CA2A2B4" w14:textId="77777777" w:rsidR="005A18B2" w:rsidRPr="003F79C3" w:rsidRDefault="005A18B2" w:rsidP="001920A5">
      <w:pPr>
        <w:numPr>
          <w:ilvl w:val="0"/>
          <w:numId w:val="27"/>
        </w:numPr>
        <w:spacing w:before="0" w:after="120"/>
        <w:ind w:left="446" w:hanging="446"/>
        <w:rPr>
          <w:rFonts w:ascii="Calibri" w:eastAsia="Malgun Gothic" w:hAnsi="Calibri" w:cs="Times New Roman"/>
          <w:b/>
          <w:color w:val="F79646" w:themeColor="accent6"/>
          <w:lang w:val="en-US"/>
        </w:rPr>
      </w:pPr>
      <w:r w:rsidRPr="003F79C3">
        <w:rPr>
          <w:rFonts w:ascii="Calibri" w:eastAsia="Malgun Gothic" w:hAnsi="Calibri" w:cs="Times New Roman"/>
          <w:b/>
          <w:color w:val="F79646" w:themeColor="accent6"/>
          <w:lang w:val="en-US"/>
        </w:rPr>
        <w:t xml:space="preserve">Examine the potential health benefits and co-harms of adaptation and mitigation options implemented in other sectors. </w:t>
      </w:r>
    </w:p>
    <w:p w14:paraId="56487BA0" w14:textId="77777777" w:rsidR="005A18B2" w:rsidRPr="003F79C3" w:rsidRDefault="005A18B2" w:rsidP="005A18B2">
      <w:pPr>
        <w:spacing w:before="0"/>
        <w:rPr>
          <w:rFonts w:ascii="Calibri" w:eastAsia="Malgun Gothic" w:hAnsi="Calibri" w:cs="Times New Roman"/>
          <w:lang w:val="en-US"/>
        </w:rPr>
      </w:pPr>
    </w:p>
    <w:p w14:paraId="62234B8D" w14:textId="68E435AF" w:rsidR="004128B4" w:rsidRPr="003F79C3" w:rsidRDefault="004128B4" w:rsidP="004128B4">
      <w:pPr>
        <w:jc w:val="both"/>
        <w:rPr>
          <w:rFonts w:ascii="Calibri" w:eastAsia="Malgun Gothic" w:hAnsi="Calibri" w:cs="Times New Roman"/>
          <w:lang w:val="en-US"/>
        </w:rPr>
      </w:pPr>
      <w:r w:rsidRPr="003F79C3">
        <w:rPr>
          <w:rFonts w:ascii="Calibri" w:eastAsia="Malgun Gothic" w:hAnsi="Calibri" w:cs="Times New Roman"/>
          <w:lang w:val="en-US"/>
        </w:rPr>
        <w:t xml:space="preserve">A V&amp;A assessment is not only about understanding the potential implications of future climate change, but assessing vulnerability factors that can interact with climate, and be modified through interventions, or lack thereof, to increase or decrease risks to health. Based upon analysis of risks to health from climate change, it is important to consider the full range of options for mitigating and managing risks, including those that could be taken by other sectors. For example, the health risks of tropical </w:t>
      </w:r>
      <w:r w:rsidR="00D2115B" w:rsidRPr="003F79C3">
        <w:rPr>
          <w:rFonts w:ascii="Calibri" w:eastAsia="Malgun Gothic" w:hAnsi="Calibri" w:cs="Times New Roman"/>
          <w:lang w:val="en-US"/>
        </w:rPr>
        <w:t>hurricanes</w:t>
      </w:r>
      <w:r w:rsidRPr="003F79C3">
        <w:rPr>
          <w:rFonts w:ascii="Calibri" w:eastAsia="Malgun Gothic" w:hAnsi="Calibri" w:cs="Times New Roman"/>
          <w:lang w:val="en-US"/>
        </w:rPr>
        <w:t xml:space="preserve"> and storm surges can be exacerbated by weak sanitation systems; </w:t>
      </w:r>
      <w:del w:id="68" w:author="Peter Berry" w:date="2017-05-08T14:20:00Z">
        <w:r w:rsidRPr="003F79C3" w:rsidDel="00AB1A83">
          <w:rPr>
            <w:rFonts w:ascii="Calibri" w:eastAsia="Malgun Gothic" w:hAnsi="Calibri" w:cs="Times New Roman"/>
            <w:lang w:val="en-US"/>
          </w:rPr>
          <w:delText xml:space="preserve">structural </w:delText>
        </w:r>
      </w:del>
      <w:r w:rsidRPr="003F79C3">
        <w:rPr>
          <w:rFonts w:ascii="Calibri" w:eastAsia="Malgun Gothic" w:hAnsi="Calibri" w:cs="Times New Roman"/>
          <w:lang w:val="en-US"/>
        </w:rPr>
        <w:t>improvements to the infrastructure to make sanitation systems leakage proof and more resilient to damage from heavy rainfall could reduce the risks of waterborne diseases.</w:t>
      </w:r>
    </w:p>
    <w:p w14:paraId="35BB97B8" w14:textId="2CDE2AF9" w:rsidR="005A18B2" w:rsidRPr="003F79C3" w:rsidRDefault="005A18B2" w:rsidP="005A18B2">
      <w:pPr>
        <w:jc w:val="both"/>
        <w:rPr>
          <w:rFonts w:ascii="Calibri" w:eastAsia="Malgun Gothic" w:hAnsi="Calibri" w:cs="Times New Roman"/>
          <w:lang w:val="en-US"/>
        </w:rPr>
      </w:pPr>
    </w:p>
    <w:p w14:paraId="78B84B93" w14:textId="77777777" w:rsidR="00AE2CD5" w:rsidRPr="003F79C3" w:rsidRDefault="005A18B2" w:rsidP="00CA0F28">
      <w:pPr>
        <w:rPr>
          <w:rFonts w:ascii="Calibri" w:eastAsia="Malgun Gothic" w:hAnsi="Calibri" w:cs="Times New Roman"/>
          <w:lang w:val="en-US"/>
        </w:rPr>
      </w:pPr>
      <w:r w:rsidRPr="003F79C3">
        <w:rPr>
          <w:rFonts w:ascii="Calibri" w:eastAsia="Malgun Gothic" w:hAnsi="Calibri" w:cs="Times New Roman"/>
          <w:lang w:val="en-US"/>
        </w:rPr>
        <w:br w:type="page"/>
      </w:r>
    </w:p>
    <w:p w14:paraId="51384F85" w14:textId="30F07A0D" w:rsidR="00B96FF4"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50400" behindDoc="1" locked="0" layoutInCell="1" allowOverlap="1" wp14:anchorId="07E97661" wp14:editId="0D34781C">
                <wp:simplePos x="0" y="0"/>
                <wp:positionH relativeFrom="margin">
                  <wp:posOffset>0</wp:posOffset>
                </wp:positionH>
                <wp:positionV relativeFrom="paragraph">
                  <wp:posOffset>-12700</wp:posOffset>
                </wp:positionV>
                <wp:extent cx="6124575" cy="249555"/>
                <wp:effectExtent l="0" t="0" r="9525"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accent1">
                            <a:lumMod val="40000"/>
                            <a:lumOff val="60000"/>
                          </a:schemeClr>
                        </a:solidFill>
                        <a:ln w="38100" cap="flat" cmpd="sng" algn="ctr">
                          <a:noFill/>
                          <a:prstDash val="solid"/>
                        </a:ln>
                        <a:effectLst/>
                        <a:extLst/>
                      </wps:spPr>
                      <wps:txbx>
                        <w:txbxContent>
                          <w:p w14:paraId="4F23B689" w14:textId="77777777" w:rsidR="00676979" w:rsidRPr="007F6045" w:rsidRDefault="00676979" w:rsidP="008408E5">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062" type="#_x0000_t202" style="position:absolute;left:0;text-align:left;margin-left:0;margin-top:-1pt;width:482.25pt;height:19.6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" fillcolor="#b8cce4 [1300]" stroked="f" strokeweight="3pt">
                <v:path arrowok="t"/>
                <v:textbox>
                  <w:txbxContent>
                    <w:p w14:paraId="4F23B689" w14:textId="77777777" w:rsidR="00B82D24" w:rsidRPr="007F6045" w:rsidRDefault="00B82D24" w:rsidP="008408E5">
                      <w:pPr>
                        <w:jc w:val="center"/>
                        <w:rPr>
                          <w:rFonts w:ascii="Calibri" w:hAnsi="Calibri"/>
                          <w:b/>
                          <w:color w:val="000000"/>
                          <w:sz w:val="24"/>
                          <w:szCs w:val="24"/>
                        </w:rPr>
                      </w:pPr>
                    </w:p>
                  </w:txbxContent>
                </v:textbox>
                <w10:wrap anchorx="margin"/>
              </v:shape>
            </w:pict>
          </mc:Fallback>
        </mc:AlternateContent>
      </w:r>
      <w:r w:rsidR="00AE2CD5" w:rsidRPr="003F79C3">
        <w:rPr>
          <w:lang w:val="en-US"/>
        </w:rPr>
        <w:t>Step 1: Frame and Scope the Assessment</w:t>
      </w:r>
    </w:p>
    <w:p w14:paraId="784F8ABD" w14:textId="77777777" w:rsidR="00A64878" w:rsidRPr="003F79C3" w:rsidRDefault="00A64878" w:rsidP="00A031CD">
      <w:pPr>
        <w:spacing w:before="0"/>
        <w:rPr>
          <w:rStyle w:val="Strong"/>
          <w:lang w:val="en-US"/>
        </w:rPr>
      </w:pPr>
    </w:p>
    <w:p w14:paraId="1E8A644E" w14:textId="77777777" w:rsidR="00564305" w:rsidRPr="003F79C3" w:rsidRDefault="00564305" w:rsidP="007718BD">
      <w:pPr>
        <w:spacing w:before="0"/>
        <w:ind w:left="1701"/>
        <w:rPr>
          <w:rStyle w:val="Strong"/>
          <w:color w:val="4F81BD" w:themeColor="accent1"/>
          <w:lang w:val="en-US"/>
        </w:rPr>
      </w:pPr>
      <w:r w:rsidRPr="003F79C3">
        <w:rPr>
          <w:rStyle w:val="Strong"/>
          <w:color w:val="4F81BD" w:themeColor="accent1"/>
          <w:lang w:val="en-US"/>
        </w:rPr>
        <w:t>Step 1: Overview</w:t>
      </w:r>
    </w:p>
    <w:p w14:paraId="3E36D0B0" w14:textId="5281FDD8" w:rsidR="00A64878" w:rsidRPr="003F79C3" w:rsidRDefault="007F441B" w:rsidP="007718BD">
      <w:pPr>
        <w:ind w:left="1701"/>
        <w:jc w:val="both"/>
        <w:rPr>
          <w:lang w:val="en-US"/>
        </w:rPr>
      </w:pPr>
      <w:r w:rsidRPr="003F79C3">
        <w:rPr>
          <w:lang w:val="en-US"/>
        </w:rPr>
        <w:t>Before an assessment is initiated, the assessment needs to be framed and scoped</w:t>
      </w:r>
      <w:r w:rsidR="00FD03BC" w:rsidRPr="003F79C3">
        <w:rPr>
          <w:lang w:val="en-US"/>
        </w:rPr>
        <w:t>.</w:t>
      </w:r>
      <w:r w:rsidR="009C0BE7" w:rsidRPr="003F79C3">
        <w:rPr>
          <w:lang w:val="en-US"/>
        </w:rPr>
        <w:t xml:space="preserve"> </w:t>
      </w:r>
      <w:r w:rsidR="00C57C39" w:rsidRPr="003F79C3">
        <w:rPr>
          <w:lang w:val="en-US"/>
        </w:rPr>
        <w:t>The project leads should</w:t>
      </w:r>
      <w:r w:rsidR="002938E8" w:rsidRPr="003F79C3">
        <w:rPr>
          <w:lang w:val="en-US"/>
        </w:rPr>
        <w:t>:</w:t>
      </w:r>
      <w:r w:rsidR="00C57C39" w:rsidRPr="003F79C3">
        <w:rPr>
          <w:lang w:val="en-US"/>
        </w:rPr>
        <w:t xml:space="preserve"> </w:t>
      </w:r>
      <w:r w:rsidR="00136EE4" w:rsidRPr="003F79C3">
        <w:rPr>
          <w:lang w:val="en-US"/>
        </w:rPr>
        <w:t>identify health risks of climate change of most interest</w:t>
      </w:r>
      <w:r w:rsidR="002938E8" w:rsidRPr="003F79C3">
        <w:rPr>
          <w:lang w:val="en-US"/>
        </w:rPr>
        <w:t>, determine</w:t>
      </w:r>
      <w:r w:rsidR="00136EE4" w:rsidRPr="003F79C3">
        <w:rPr>
          <w:lang w:val="en-US"/>
        </w:rPr>
        <w:t xml:space="preserve"> </w:t>
      </w:r>
      <w:r w:rsidR="002938E8" w:rsidRPr="003F79C3">
        <w:rPr>
          <w:lang w:val="en-US"/>
        </w:rPr>
        <w:t xml:space="preserve">how the assessment will be managed, establish a </w:t>
      </w:r>
      <w:r w:rsidR="003F79C3" w:rsidRPr="003F79C3">
        <w:rPr>
          <w:lang w:val="en-US"/>
        </w:rPr>
        <w:t>work plan</w:t>
      </w:r>
      <w:r w:rsidR="002938E8" w:rsidRPr="003F79C3">
        <w:rPr>
          <w:lang w:val="en-US"/>
        </w:rPr>
        <w:t xml:space="preserve"> including a timeframe, identify key information sources and</w:t>
      </w:r>
      <w:r w:rsidR="004A3A1F" w:rsidRPr="003F79C3">
        <w:rPr>
          <w:lang w:val="en-US"/>
        </w:rPr>
        <w:t xml:space="preserve"> </w:t>
      </w:r>
      <w:r w:rsidRPr="003F79C3">
        <w:rPr>
          <w:lang w:val="en-US"/>
        </w:rPr>
        <w:t>adaptation needs</w:t>
      </w:r>
      <w:r w:rsidR="004A3A1F" w:rsidRPr="003F79C3">
        <w:rPr>
          <w:lang w:val="en-US"/>
        </w:rPr>
        <w:t xml:space="preserve"> to be considered, </w:t>
      </w:r>
      <w:r w:rsidRPr="003F79C3">
        <w:rPr>
          <w:lang w:val="en-US"/>
        </w:rPr>
        <w:t xml:space="preserve">and </w:t>
      </w:r>
      <w:r w:rsidR="002938E8" w:rsidRPr="003F79C3">
        <w:rPr>
          <w:lang w:val="en-US"/>
        </w:rPr>
        <w:t xml:space="preserve">outline </w:t>
      </w:r>
      <w:r w:rsidRPr="003F79C3">
        <w:rPr>
          <w:lang w:val="en-US"/>
        </w:rPr>
        <w:t>a communication</w:t>
      </w:r>
      <w:r w:rsidR="002938E8" w:rsidRPr="003F79C3">
        <w:rPr>
          <w:lang w:val="en-US"/>
        </w:rPr>
        <w:t>s</w:t>
      </w:r>
      <w:r w:rsidRPr="003F79C3">
        <w:rPr>
          <w:lang w:val="en-US"/>
        </w:rPr>
        <w:t xml:space="preserve"> plan for informing stakeholders.</w:t>
      </w:r>
    </w:p>
    <w:p w14:paraId="57F0CD4C" w14:textId="77777777" w:rsidR="00A64878" w:rsidRPr="003F79C3" w:rsidRDefault="00A64878" w:rsidP="007718BD">
      <w:pPr>
        <w:spacing w:before="0"/>
        <w:ind w:left="1701"/>
        <w:rPr>
          <w:rStyle w:val="Strong"/>
          <w:lang w:val="en-US"/>
        </w:rPr>
      </w:pPr>
    </w:p>
    <w:p w14:paraId="4C00C2E3" w14:textId="77777777" w:rsidR="00D1354F" w:rsidRPr="003F79C3" w:rsidRDefault="00D1354F" w:rsidP="007718BD">
      <w:pPr>
        <w:spacing w:before="0"/>
        <w:ind w:left="1701"/>
        <w:rPr>
          <w:rStyle w:val="Strong"/>
          <w:color w:val="4F81BD" w:themeColor="accent1"/>
          <w:lang w:val="en-US"/>
        </w:rPr>
      </w:pPr>
      <w:r w:rsidRPr="003F79C3">
        <w:rPr>
          <w:rStyle w:val="Strong"/>
          <w:color w:val="4F81BD" w:themeColor="accent1"/>
          <w:lang w:val="en-US"/>
        </w:rPr>
        <w:t>Step 1a: Decide Which Health Outcomes to Include</w:t>
      </w:r>
    </w:p>
    <w:p w14:paraId="544155FB" w14:textId="173601EC" w:rsidR="007F441B" w:rsidRPr="003F79C3" w:rsidRDefault="003147C7" w:rsidP="007718BD">
      <w:pPr>
        <w:ind w:left="1701"/>
        <w:jc w:val="both"/>
        <w:rPr>
          <w:lang w:val="en-US"/>
        </w:rPr>
      </w:pPr>
      <w:r w:rsidRPr="003F79C3">
        <w:rPr>
          <w:noProof/>
          <w:lang w:val="en-US" w:eastAsia="zh-CN"/>
        </w:rPr>
        <mc:AlternateContent>
          <mc:Choice Requires="wps">
            <w:drawing>
              <wp:anchor distT="0" distB="0" distL="0" distR="0" simplePos="0" relativeHeight="251611648" behindDoc="0" locked="0" layoutInCell="1" allowOverlap="1" wp14:anchorId="226F0DE7" wp14:editId="3FABB302">
                <wp:simplePos x="0" y="0"/>
                <wp:positionH relativeFrom="column">
                  <wp:posOffset>-36195</wp:posOffset>
                </wp:positionH>
                <wp:positionV relativeFrom="paragraph">
                  <wp:posOffset>135890</wp:posOffset>
                </wp:positionV>
                <wp:extent cx="990600" cy="711200"/>
                <wp:effectExtent l="0" t="0" r="19050" b="1270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362C08AC" w14:textId="77777777" w:rsidR="00676979" w:rsidRPr="00D10B0C" w:rsidRDefault="00676979" w:rsidP="002C7940">
                            <w:pPr>
                              <w:spacing w:before="0"/>
                              <w:rPr>
                                <w:color w:val="4F81BD" w:themeColor="accent1"/>
                              </w:rPr>
                            </w:pPr>
                            <w:r w:rsidRPr="00D10B0C">
                              <w:rPr>
                                <w:color w:val="4F81BD" w:themeColor="accent1"/>
                              </w:rPr>
                              <w:t>Use Template 1A</w:t>
                            </w:r>
                            <w:r w:rsidRPr="00D10B0C">
                              <w:rPr>
                                <w:color w:val="4F81BD" w:themeColor="accent1"/>
                              </w:rPr>
                              <w:br/>
                              <w:t>Priority Health Hazards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63" type="#_x0000_t202" style="position:absolute;left:0;text-align:left;margin-left:-2.85pt;margin-top:10.7pt;width:78pt;height:56pt;z-index:251611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" fillcolor="white [3201]" strokecolor="#4f81bd [3204]" strokeweight=".5pt">
                <v:path arrowok="t"/>
                <v:textbox inset="1mm,1mm,1mm,1mm">
                  <w:txbxContent>
                    <w:p w14:paraId="362C08AC" w14:textId="77777777" w:rsidR="00B82D24" w:rsidRPr="00D10B0C" w:rsidRDefault="00B82D24" w:rsidP="002C7940">
                      <w:pPr>
                        <w:spacing w:before="0"/>
                        <w:rPr>
                          <w:color w:val="4F81BD" w:themeColor="accent1"/>
                        </w:rPr>
                      </w:pPr>
                      <w:r w:rsidRPr="00D10B0C">
                        <w:rPr>
                          <w:color w:val="4F81BD" w:themeColor="accent1"/>
                        </w:rPr>
                        <w:t>Use Template 1A</w:t>
                      </w:r>
                      <w:r w:rsidRPr="00D10B0C">
                        <w:rPr>
                          <w:color w:val="4F81BD" w:themeColor="accent1"/>
                        </w:rPr>
                        <w:br/>
                        <w:t>Priority Health Hazards</w:t>
                      </w:r>
                    </w:p>
                  </w:txbxContent>
                </v:textbox>
                <w10:wrap type="square"/>
              </v:shape>
            </w:pict>
          </mc:Fallback>
        </mc:AlternateContent>
      </w:r>
      <w:r w:rsidR="00D1354F" w:rsidRPr="003F79C3">
        <w:rPr>
          <w:lang w:val="en-US"/>
        </w:rPr>
        <w:t>T</w:t>
      </w:r>
      <w:r w:rsidR="007F441B" w:rsidRPr="003F79C3">
        <w:rPr>
          <w:lang w:val="en-US"/>
        </w:rPr>
        <w:t>he first decision to be made is which health outcomes are of greate</w:t>
      </w:r>
      <w:r w:rsidR="00C57C39" w:rsidRPr="003F79C3">
        <w:rPr>
          <w:lang w:val="en-US"/>
        </w:rPr>
        <w:t>st</w:t>
      </w:r>
      <w:r w:rsidR="007F441B" w:rsidRPr="003F79C3">
        <w:rPr>
          <w:lang w:val="en-US"/>
        </w:rPr>
        <w:t xml:space="preserve"> importance for including in the assessment.  Use </w:t>
      </w:r>
      <w:r w:rsidR="00112089" w:rsidRPr="003F79C3">
        <w:rPr>
          <w:lang w:val="en-US"/>
        </w:rPr>
        <w:t>the Priority Health Hazards template</w:t>
      </w:r>
      <w:r w:rsidR="007F441B" w:rsidRPr="003F79C3">
        <w:rPr>
          <w:lang w:val="en-US"/>
        </w:rPr>
        <w:t xml:space="preserve"> to </w:t>
      </w:r>
      <w:r w:rsidR="00564305" w:rsidRPr="003F79C3">
        <w:rPr>
          <w:lang w:val="en-US"/>
        </w:rPr>
        <w:t>compile preliminary</w:t>
      </w:r>
      <w:r w:rsidR="007F441B" w:rsidRPr="003F79C3">
        <w:rPr>
          <w:lang w:val="en-US"/>
        </w:rPr>
        <w:t xml:space="preserve"> information </w:t>
      </w:r>
      <w:r w:rsidR="00564305" w:rsidRPr="003F79C3">
        <w:rPr>
          <w:lang w:val="en-US"/>
        </w:rPr>
        <w:t xml:space="preserve">on </w:t>
      </w:r>
      <w:r w:rsidR="007F441B" w:rsidRPr="003F79C3">
        <w:rPr>
          <w:lang w:val="en-US"/>
        </w:rPr>
        <w:t>health outcomes and climate</w:t>
      </w:r>
      <w:r w:rsidR="00C57C39" w:rsidRPr="003F79C3">
        <w:rPr>
          <w:lang w:val="en-US"/>
        </w:rPr>
        <w:t>-</w:t>
      </w:r>
      <w:r w:rsidR="007F441B" w:rsidRPr="003F79C3">
        <w:rPr>
          <w:lang w:val="en-US"/>
        </w:rPr>
        <w:t xml:space="preserve">related hazards </w:t>
      </w:r>
      <w:r w:rsidR="00AC17AF" w:rsidRPr="003F79C3">
        <w:rPr>
          <w:lang w:val="en-US"/>
        </w:rPr>
        <w:t>to identify which should be a priority</w:t>
      </w:r>
      <w:r w:rsidR="00564305" w:rsidRPr="003F79C3">
        <w:rPr>
          <w:lang w:val="en-US"/>
        </w:rPr>
        <w:t xml:space="preserve"> for the assessment</w:t>
      </w:r>
      <w:r w:rsidR="00AC17AF" w:rsidRPr="003F79C3">
        <w:rPr>
          <w:lang w:val="en-US"/>
        </w:rPr>
        <w:t xml:space="preserve">. In the template, </w:t>
      </w:r>
      <w:r w:rsidR="00C57C39" w:rsidRPr="003F79C3">
        <w:rPr>
          <w:lang w:val="en-US"/>
        </w:rPr>
        <w:t>record</w:t>
      </w:r>
      <w:r w:rsidR="00AC17AF" w:rsidRPr="003F79C3">
        <w:rPr>
          <w:lang w:val="en-US"/>
        </w:rPr>
        <w:t xml:space="preserve"> information on morbidity and mortality in your jurisdiction from extreme weather and climate events (e.g. </w:t>
      </w:r>
      <w:r w:rsidR="00D2115B" w:rsidRPr="003F79C3">
        <w:rPr>
          <w:lang w:val="en-US"/>
        </w:rPr>
        <w:t>hurricanes</w:t>
      </w:r>
      <w:r w:rsidR="009C0BE7" w:rsidRPr="003F79C3">
        <w:rPr>
          <w:lang w:val="en-US"/>
        </w:rPr>
        <w:t xml:space="preserve">, storms, </w:t>
      </w:r>
      <w:r w:rsidR="00AC17AF" w:rsidRPr="003F79C3">
        <w:rPr>
          <w:lang w:val="en-US"/>
        </w:rPr>
        <w:t>heat events), changes in air quality arising from changing concentrations of ozone, particulate matter</w:t>
      </w:r>
      <w:r w:rsidR="00E64589" w:rsidRPr="003F79C3">
        <w:rPr>
          <w:lang w:val="en-US"/>
        </w:rPr>
        <w:t xml:space="preserve"> (Saharan dust)</w:t>
      </w:r>
      <w:r w:rsidR="00AC17AF" w:rsidRPr="003F79C3">
        <w:rPr>
          <w:lang w:val="en-US"/>
        </w:rPr>
        <w:t xml:space="preserve"> or aeroallergens, </w:t>
      </w:r>
      <w:r w:rsidR="00495D89" w:rsidRPr="003F79C3">
        <w:rPr>
          <w:lang w:val="en-US"/>
        </w:rPr>
        <w:t xml:space="preserve">and </w:t>
      </w:r>
      <w:r w:rsidR="00AC17AF" w:rsidRPr="003F79C3">
        <w:rPr>
          <w:lang w:val="en-US"/>
        </w:rPr>
        <w:t>water-</w:t>
      </w:r>
      <w:r w:rsidR="00495D89" w:rsidRPr="003F79C3">
        <w:rPr>
          <w:lang w:val="en-US"/>
        </w:rPr>
        <w:t xml:space="preserve">, </w:t>
      </w:r>
      <w:r w:rsidR="00AC17AF" w:rsidRPr="003F79C3">
        <w:rPr>
          <w:lang w:val="en-US"/>
        </w:rPr>
        <w:t>food</w:t>
      </w:r>
      <w:r w:rsidR="00495D89" w:rsidRPr="003F79C3">
        <w:rPr>
          <w:lang w:val="en-US"/>
        </w:rPr>
        <w:t>-, and</w:t>
      </w:r>
      <w:r w:rsidR="00AC17AF" w:rsidRPr="003F79C3">
        <w:rPr>
          <w:lang w:val="en-US"/>
        </w:rPr>
        <w:t xml:space="preserve"> vector</w:t>
      </w:r>
      <w:r w:rsidR="00495D89" w:rsidRPr="003F79C3">
        <w:rPr>
          <w:lang w:val="en-US"/>
        </w:rPr>
        <w:t>-</w:t>
      </w:r>
      <w:r w:rsidR="00AC17AF" w:rsidRPr="003F79C3">
        <w:rPr>
          <w:lang w:val="en-US"/>
        </w:rPr>
        <w:t xml:space="preserve">borne diseases </w:t>
      </w:r>
      <w:r w:rsidR="00495D89" w:rsidRPr="003F79C3">
        <w:rPr>
          <w:lang w:val="en-US"/>
        </w:rPr>
        <w:t xml:space="preserve">that can be made worse by climate change </w:t>
      </w:r>
      <w:r w:rsidR="000E05D5" w:rsidRPr="003F79C3">
        <w:rPr>
          <w:lang w:val="en-US"/>
        </w:rPr>
        <w:t xml:space="preserve">(e.g. </w:t>
      </w:r>
      <w:r w:rsidR="005A09E4" w:rsidRPr="003F79C3">
        <w:rPr>
          <w:lang w:val="en-US"/>
        </w:rPr>
        <w:t>g</w:t>
      </w:r>
      <w:r w:rsidR="009C0BE7" w:rsidRPr="003F79C3">
        <w:rPr>
          <w:lang w:val="en-US"/>
        </w:rPr>
        <w:t>astroenteritis</w:t>
      </w:r>
      <w:r w:rsidR="00AF1AEE" w:rsidRPr="003F79C3">
        <w:rPr>
          <w:lang w:val="en-US"/>
        </w:rPr>
        <w:t>, dengue and</w:t>
      </w:r>
      <w:r w:rsidR="009C0BE7" w:rsidRPr="003F79C3">
        <w:rPr>
          <w:lang w:val="en-US"/>
        </w:rPr>
        <w:t xml:space="preserve"> </w:t>
      </w:r>
      <w:r w:rsidR="00AF1AEE" w:rsidRPr="003F79C3">
        <w:rPr>
          <w:lang w:val="en-US"/>
        </w:rPr>
        <w:t>c</w:t>
      </w:r>
      <w:r w:rsidR="009C0BE7" w:rsidRPr="003F79C3">
        <w:rPr>
          <w:lang w:val="en-US"/>
        </w:rPr>
        <w:t>hikungunya</w:t>
      </w:r>
      <w:r w:rsidR="000E05D5" w:rsidRPr="003F79C3">
        <w:rPr>
          <w:lang w:val="en-US"/>
        </w:rPr>
        <w:t>)</w:t>
      </w:r>
      <w:r w:rsidR="00AC17AF" w:rsidRPr="003F79C3">
        <w:rPr>
          <w:lang w:val="en-US"/>
        </w:rPr>
        <w:t>. When compiling this information, pose the following questions to help prioritize health concerns:</w:t>
      </w:r>
    </w:p>
    <w:p w14:paraId="698C5E04" w14:textId="77777777" w:rsidR="00D1354F" w:rsidRPr="003F79C3" w:rsidRDefault="00AC17AF" w:rsidP="001920A5">
      <w:pPr>
        <w:pStyle w:val="ListParagraph"/>
        <w:numPr>
          <w:ilvl w:val="0"/>
          <w:numId w:val="1"/>
        </w:numPr>
        <w:ind w:left="1985" w:hanging="284"/>
        <w:rPr>
          <w:lang w:val="en-US"/>
        </w:rPr>
      </w:pPr>
      <w:r w:rsidRPr="003F79C3">
        <w:rPr>
          <w:lang w:val="en-US"/>
        </w:rPr>
        <w:t>What are the priority climate-sensitive health outcomes of concern in the study area?</w:t>
      </w:r>
    </w:p>
    <w:p w14:paraId="48FFA581" w14:textId="77777777" w:rsidR="00D1354F" w:rsidRPr="003F79C3" w:rsidRDefault="00AC17AF" w:rsidP="001920A5">
      <w:pPr>
        <w:pStyle w:val="ListParagraph"/>
        <w:numPr>
          <w:ilvl w:val="0"/>
          <w:numId w:val="1"/>
        </w:numPr>
        <w:ind w:left="1985" w:hanging="284"/>
        <w:rPr>
          <w:lang w:val="en-US"/>
        </w:rPr>
      </w:pPr>
      <w:r w:rsidRPr="003F79C3">
        <w:rPr>
          <w:lang w:val="en-US"/>
        </w:rPr>
        <w:t>Which climate-sensitive health outcomes are of greatest concern for stakeholders and the public?</w:t>
      </w:r>
    </w:p>
    <w:p w14:paraId="127D2ED7" w14:textId="044F8861" w:rsidR="00D1354F" w:rsidRPr="003F79C3" w:rsidRDefault="00AC17AF" w:rsidP="001920A5">
      <w:pPr>
        <w:pStyle w:val="ListParagraph"/>
        <w:numPr>
          <w:ilvl w:val="0"/>
          <w:numId w:val="1"/>
        </w:numPr>
        <w:ind w:left="1985" w:hanging="284"/>
        <w:rPr>
          <w:lang w:val="en-US"/>
        </w:rPr>
      </w:pPr>
      <w:r w:rsidRPr="003F79C3">
        <w:rPr>
          <w:lang w:val="en-US"/>
        </w:rPr>
        <w:t xml:space="preserve">Did recent extreme weather and climate events raise </w:t>
      </w:r>
      <w:r w:rsidR="00D1354F" w:rsidRPr="003F79C3">
        <w:rPr>
          <w:lang w:val="en-US"/>
        </w:rPr>
        <w:t xml:space="preserve">concerns about health risks such as </w:t>
      </w:r>
      <w:r w:rsidR="00D2115B" w:rsidRPr="003F79C3">
        <w:rPr>
          <w:lang w:val="en-US"/>
        </w:rPr>
        <w:t>hurricanes</w:t>
      </w:r>
      <w:r w:rsidR="009C0BE7" w:rsidRPr="003F79C3">
        <w:rPr>
          <w:lang w:val="en-US"/>
        </w:rPr>
        <w:t xml:space="preserve"> and storm surges</w:t>
      </w:r>
      <w:r w:rsidR="000E05D5" w:rsidRPr="003F79C3">
        <w:rPr>
          <w:lang w:val="en-US"/>
        </w:rPr>
        <w:t>?</w:t>
      </w:r>
    </w:p>
    <w:p w14:paraId="677AB3F0" w14:textId="77777777" w:rsidR="00D1354F" w:rsidRPr="003F79C3" w:rsidRDefault="00D1354F" w:rsidP="001920A5">
      <w:pPr>
        <w:pStyle w:val="ListParagraph"/>
        <w:numPr>
          <w:ilvl w:val="0"/>
          <w:numId w:val="1"/>
        </w:numPr>
        <w:ind w:left="1985" w:hanging="284"/>
        <w:rPr>
          <w:lang w:val="en-US"/>
        </w:rPr>
      </w:pPr>
      <w:r w:rsidRPr="003F79C3">
        <w:rPr>
          <w:lang w:val="en-US"/>
        </w:rPr>
        <w:t>Were recent assessments conducted in the region in other sectors that highlight</w:t>
      </w:r>
      <w:r w:rsidR="00495D89" w:rsidRPr="003F79C3">
        <w:rPr>
          <w:lang w:val="en-US"/>
        </w:rPr>
        <w:t>ed</w:t>
      </w:r>
      <w:r w:rsidRPr="003F79C3">
        <w:rPr>
          <w:lang w:val="en-US"/>
        </w:rPr>
        <w:t xml:space="preserve"> issues affecting health?</w:t>
      </w:r>
    </w:p>
    <w:p w14:paraId="6955E31D" w14:textId="359A2F42" w:rsidR="00A46D3B" w:rsidRPr="003F79C3" w:rsidRDefault="00286027" w:rsidP="001920A5">
      <w:pPr>
        <w:pStyle w:val="ListParagraph"/>
        <w:numPr>
          <w:ilvl w:val="0"/>
          <w:numId w:val="1"/>
        </w:numPr>
        <w:ind w:left="1985" w:hanging="284"/>
        <w:rPr>
          <w:lang w:val="en-US"/>
        </w:rPr>
      </w:pPr>
      <w:r w:rsidRPr="003F79C3">
        <w:rPr>
          <w:lang w:val="en-US"/>
        </w:rPr>
        <w:t xml:space="preserve">Are </w:t>
      </w:r>
      <w:r w:rsidR="003F79C3" w:rsidRPr="003F79C3">
        <w:rPr>
          <w:lang w:val="en-US"/>
        </w:rPr>
        <w:t>neighboring</w:t>
      </w:r>
      <w:r w:rsidRPr="003F79C3">
        <w:rPr>
          <w:lang w:val="en-US"/>
        </w:rPr>
        <w:t xml:space="preserve"> health jurisdictions also conducting a health vulnerability and adaptation assessment?</w:t>
      </w:r>
    </w:p>
    <w:p w14:paraId="1EF6C314" w14:textId="77777777" w:rsidR="003067DD" w:rsidRPr="003F79C3" w:rsidRDefault="003067DD" w:rsidP="007718BD">
      <w:pPr>
        <w:pStyle w:val="ListParagraph"/>
        <w:ind w:left="1701"/>
        <w:rPr>
          <w:lang w:val="en-US"/>
        </w:rPr>
      </w:pPr>
    </w:p>
    <w:p w14:paraId="7BA68D2F" w14:textId="4E094ED1" w:rsidR="00A64878" w:rsidRPr="003F79C3" w:rsidRDefault="003147C7" w:rsidP="007718BD">
      <w:pPr>
        <w:spacing w:before="0"/>
        <w:ind w:left="1701"/>
        <w:rPr>
          <w:rStyle w:val="Strong"/>
          <w:lang w:val="en-US"/>
        </w:rPr>
      </w:pPr>
      <w:r w:rsidRPr="003F79C3">
        <w:rPr>
          <w:noProof/>
          <w:lang w:val="en-US" w:eastAsia="zh-CN"/>
        </w:rPr>
        <mc:AlternateContent>
          <mc:Choice Requires="wps">
            <w:drawing>
              <wp:inline distT="0" distB="0" distL="0" distR="0" wp14:anchorId="3E49E641" wp14:editId="1D07C47A">
                <wp:extent cx="5041900" cy="2755265"/>
                <wp:effectExtent l="19050" t="13335" r="15875" b="12700"/>
                <wp:docPr id="3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2755265"/>
                        </a:xfrm>
                        <a:prstGeom prst="rect">
                          <a:avLst/>
                        </a:prstGeom>
                        <a:solidFill>
                          <a:schemeClr val="lt1">
                            <a:lumMod val="100000"/>
                            <a:lumOff val="0"/>
                          </a:schemeClr>
                        </a:solidFill>
                        <a:ln w="25400">
                          <a:solidFill>
                            <a:schemeClr val="accent1">
                              <a:lumMod val="100000"/>
                              <a:lumOff val="0"/>
                            </a:schemeClr>
                          </a:solidFill>
                          <a:miter lim="800000"/>
                          <a:headEnd/>
                          <a:tailEnd/>
                        </a:ln>
                      </wps:spPr>
                      <wps:txbx>
                        <w:txbxContent>
                          <w:p w14:paraId="33424D85" w14:textId="77777777" w:rsidR="00676979" w:rsidRPr="00D10B0C" w:rsidRDefault="00676979" w:rsidP="002A5729">
                            <w:pPr>
                              <w:pStyle w:val="Title"/>
                              <w:rPr>
                                <w:rStyle w:val="Strong"/>
                                <w:color w:val="4F81BD" w:themeColor="accent1"/>
                              </w:rPr>
                            </w:pPr>
                            <w:r w:rsidRPr="00D10B0C">
                              <w:rPr>
                                <w:rStyle w:val="Strong"/>
                                <w:color w:val="4F81BD" w:themeColor="accent1"/>
                              </w:rPr>
                              <w:t>BOX 3: Stakeholder Workshops in Grenada</w:t>
                            </w:r>
                          </w:p>
                          <w:p w14:paraId="11A4B339" w14:textId="4078D7A6" w:rsidR="00676979" w:rsidRDefault="00676979" w:rsidP="00432AC2">
                            <w:pPr>
                              <w:jc w:val="both"/>
                              <w:rPr>
                                <w:bCs/>
                                <w:lang w:val="en-GB"/>
                              </w:rPr>
                            </w:pPr>
                            <w:r>
                              <w:rPr>
                                <w:bCs/>
                                <w:lang w:val="en-GB"/>
                              </w:rPr>
                              <w:t xml:space="preserve">As a first scoping exercise, the Deutsche Gesellschaft für Internationale Zusammenarbeit (GIZ), </w:t>
                            </w:r>
                            <w:r w:rsidRPr="003067DD">
                              <w:rPr>
                                <w:bCs/>
                                <w:lang w:val="en-GB"/>
                              </w:rPr>
                              <w:t xml:space="preserve">in </w:t>
                            </w:r>
                            <w:r>
                              <w:rPr>
                                <w:bCs/>
                                <w:lang w:val="en-GB"/>
                              </w:rPr>
                              <w:t>collaboration</w:t>
                            </w:r>
                            <w:r w:rsidRPr="003067DD">
                              <w:rPr>
                                <w:bCs/>
                                <w:lang w:val="en-GB"/>
                              </w:rPr>
                              <w:t xml:space="preserve"> with the </w:t>
                            </w:r>
                            <w:r>
                              <w:rPr>
                                <w:bCs/>
                                <w:lang w:val="en-GB"/>
                              </w:rPr>
                              <w:t xml:space="preserve">Grenada </w:t>
                            </w:r>
                            <w:r w:rsidRPr="003067DD">
                              <w:rPr>
                                <w:bCs/>
                                <w:lang w:val="en-GB"/>
                              </w:rPr>
                              <w:t>Ministry of Health and Social Security (</w:t>
                            </w:r>
                            <w:r>
                              <w:rPr>
                                <w:bCs/>
                                <w:lang w:val="en-GB"/>
                              </w:rPr>
                              <w:t>MoH), organized t</w:t>
                            </w:r>
                            <w:r w:rsidRPr="003067DD">
                              <w:rPr>
                                <w:bCs/>
                                <w:lang w:val="en-GB"/>
                              </w:rPr>
                              <w:t>hree stakeholder workshops</w:t>
                            </w:r>
                            <w:r>
                              <w:rPr>
                                <w:bCs/>
                                <w:lang w:val="en-GB"/>
                              </w:rPr>
                              <w:t>:</w:t>
                            </w:r>
                            <w:r w:rsidRPr="003067DD">
                              <w:rPr>
                                <w:bCs/>
                                <w:lang w:val="en-GB"/>
                              </w:rPr>
                              <w:t xml:space="preserve"> two on “General awareness o</w:t>
                            </w:r>
                            <w:r>
                              <w:rPr>
                                <w:bCs/>
                                <w:lang w:val="en-GB"/>
                              </w:rPr>
                              <w:t>f (?)</w:t>
                            </w:r>
                            <w:r w:rsidRPr="003067DD">
                              <w:rPr>
                                <w:bCs/>
                                <w:lang w:val="en-GB"/>
                              </w:rPr>
                              <w:t xml:space="preserve"> climate change &amp; health in Grenada”, and one on “Development of first ideas for a climate change action plan for the health sector</w:t>
                            </w:r>
                            <w:r>
                              <w:rPr>
                                <w:bCs/>
                                <w:lang w:val="en-GB"/>
                              </w:rPr>
                              <w:t>”.</w:t>
                            </w:r>
                          </w:p>
                          <w:p w14:paraId="767C4541" w14:textId="7F58E6CC" w:rsidR="00676979" w:rsidRDefault="00676979" w:rsidP="00432AC2">
                            <w:pPr>
                              <w:jc w:val="both"/>
                              <w:rPr>
                                <w:bCs/>
                                <w:lang w:val="en-GB"/>
                              </w:rPr>
                            </w:pPr>
                            <w:r>
                              <w:rPr>
                                <w:bCs/>
                                <w:lang w:val="en-GB"/>
                              </w:rPr>
                              <w:t xml:space="preserve">These workshops helped to raise awareness of climate change impacts on health and identify the key health priorities in Grenada. Furthermore, the workshops helped to outline </w:t>
                            </w:r>
                            <w:r w:rsidRPr="003067DD">
                              <w:rPr>
                                <w:bCs/>
                                <w:lang w:val="en-GB"/>
                              </w:rPr>
                              <w:t>key constraints related to climate change in the</w:t>
                            </w:r>
                            <w:r>
                              <w:rPr>
                                <w:bCs/>
                                <w:lang w:val="en-GB"/>
                              </w:rPr>
                              <w:t xml:space="preserve"> health sector, which include: i</w:t>
                            </w:r>
                            <w:r w:rsidRPr="003067DD">
                              <w:rPr>
                                <w:bCs/>
                                <w:lang w:val="en-GB"/>
                              </w:rPr>
                              <w:t>nadequ</w:t>
                            </w:r>
                            <w:r>
                              <w:rPr>
                                <w:bCs/>
                                <w:lang w:val="en-GB"/>
                              </w:rPr>
                              <w:t>ate human and financial capital; l</w:t>
                            </w:r>
                            <w:r w:rsidRPr="003067DD">
                              <w:rPr>
                                <w:bCs/>
                                <w:lang w:val="en-GB"/>
                              </w:rPr>
                              <w:t>imited collaboration and cooperation at both i</w:t>
                            </w:r>
                            <w:r>
                              <w:rPr>
                                <w:bCs/>
                                <w:lang w:val="en-GB"/>
                              </w:rPr>
                              <w:t>nter- and intra-sectoral levels; and a l</w:t>
                            </w:r>
                            <w:r w:rsidRPr="003067DD">
                              <w:rPr>
                                <w:bCs/>
                                <w:lang w:val="en-GB"/>
                              </w:rPr>
                              <w:t>ack of a functioning monitoring mechanism.</w:t>
                            </w:r>
                          </w:p>
                          <w:p w14:paraId="1879CD9F" w14:textId="77777777" w:rsidR="00676979" w:rsidRPr="00DF0B74" w:rsidRDefault="00676979" w:rsidP="00432AC2">
                            <w:pPr>
                              <w:jc w:val="both"/>
                            </w:pPr>
                            <w:r>
                              <w:rPr>
                                <w:bCs/>
                                <w:lang w:val="en-GB"/>
                              </w:rPr>
                              <w:t xml:space="preserve">This scoping exercise identified policy and stakeholder processes relevant for a V&amp;A assessment and resulted in the MoH including climate change related indicators and activities in the new National Health Strategy, and the inclusion of health as a relevant sector in the National Adaptation Plan (NAP). </w:t>
                            </w:r>
                          </w:p>
                        </w:txbxContent>
                      </wps:txbx>
                      <wps:bodyPr rot="0" vert="horz" wrap="square" lIns="91440" tIns="45720" rIns="91440" bIns="45720" anchor="ctr" anchorCtr="0" upright="1">
                        <a:noAutofit/>
                      </wps:bodyPr>
                    </wps:wsp>
                  </a:graphicData>
                </a:graphic>
              </wp:inline>
            </w:drawing>
          </mc:Choice>
          <mc:Fallback>
            <w:pict>
              <v:shape id="Text Box 109" o:spid="_x0000_s1064" type="#_x0000_t202" style="width:397pt;height:21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" fillcolor="white [3201]" strokecolor="#4f81bd [3204]" strokeweight="2pt">
                <v:textbox>
                  <w:txbxContent>
                    <w:p w14:paraId="33424D85" w14:textId="77777777" w:rsidR="00676979" w:rsidRPr="00D10B0C" w:rsidRDefault="00676979" w:rsidP="002A5729">
                      <w:pPr>
                        <w:pStyle w:val="Title"/>
                        <w:rPr>
                          <w:rStyle w:val="Strong"/>
                          <w:color w:val="4F81BD" w:themeColor="accent1"/>
                        </w:rPr>
                      </w:pPr>
                      <w:r w:rsidRPr="00D10B0C">
                        <w:rPr>
                          <w:rStyle w:val="Strong"/>
                          <w:color w:val="4F81BD" w:themeColor="accent1"/>
                        </w:rPr>
                        <w:t>BOX 3: Stakeholder Workshops in Grenada</w:t>
                      </w:r>
                    </w:p>
                    <w:p w14:paraId="11A4B339" w14:textId="4078D7A6" w:rsidR="00676979" w:rsidRDefault="00676979" w:rsidP="00432AC2">
                      <w:pPr>
                        <w:jc w:val="both"/>
                        <w:rPr>
                          <w:bCs/>
                          <w:lang w:val="en-GB"/>
                        </w:rPr>
                      </w:pPr>
                      <w:r>
                        <w:rPr>
                          <w:bCs/>
                          <w:lang w:val="en-GB"/>
                        </w:rPr>
                        <w:t xml:space="preserve">As a first scoping exercise, the Deutsche Gesellschaft für Internationale Zusammenarbeit (GIZ), </w:t>
                      </w:r>
                      <w:r w:rsidRPr="003067DD">
                        <w:rPr>
                          <w:bCs/>
                          <w:lang w:val="en-GB"/>
                        </w:rPr>
                        <w:t xml:space="preserve">in </w:t>
                      </w:r>
                      <w:r>
                        <w:rPr>
                          <w:bCs/>
                          <w:lang w:val="en-GB"/>
                        </w:rPr>
                        <w:t>collaboration</w:t>
                      </w:r>
                      <w:r w:rsidRPr="003067DD">
                        <w:rPr>
                          <w:bCs/>
                          <w:lang w:val="en-GB"/>
                        </w:rPr>
                        <w:t xml:space="preserve"> with the </w:t>
                      </w:r>
                      <w:r>
                        <w:rPr>
                          <w:bCs/>
                          <w:lang w:val="en-GB"/>
                        </w:rPr>
                        <w:t xml:space="preserve">Grenada </w:t>
                      </w:r>
                      <w:r w:rsidRPr="003067DD">
                        <w:rPr>
                          <w:bCs/>
                          <w:lang w:val="en-GB"/>
                        </w:rPr>
                        <w:t>Ministry of Health and Social Security (</w:t>
                      </w:r>
                      <w:r>
                        <w:rPr>
                          <w:bCs/>
                          <w:lang w:val="en-GB"/>
                        </w:rPr>
                        <w:t>MoH), organized t</w:t>
                      </w:r>
                      <w:r w:rsidRPr="003067DD">
                        <w:rPr>
                          <w:bCs/>
                          <w:lang w:val="en-GB"/>
                        </w:rPr>
                        <w:t>hree stakeholder workshops</w:t>
                      </w:r>
                      <w:r>
                        <w:rPr>
                          <w:bCs/>
                          <w:lang w:val="en-GB"/>
                        </w:rPr>
                        <w:t>:</w:t>
                      </w:r>
                      <w:r w:rsidRPr="003067DD">
                        <w:rPr>
                          <w:bCs/>
                          <w:lang w:val="en-GB"/>
                        </w:rPr>
                        <w:t xml:space="preserve"> two on “General awareness o</w:t>
                      </w:r>
                      <w:r>
                        <w:rPr>
                          <w:bCs/>
                          <w:lang w:val="en-GB"/>
                        </w:rPr>
                        <w:t>f (?)</w:t>
                      </w:r>
                      <w:r w:rsidRPr="003067DD">
                        <w:rPr>
                          <w:bCs/>
                          <w:lang w:val="en-GB"/>
                        </w:rPr>
                        <w:t xml:space="preserve"> climate change &amp; health in Grenada”, and one on “Development of first ideas for a climate change action plan for the health sector</w:t>
                      </w:r>
                      <w:r>
                        <w:rPr>
                          <w:bCs/>
                          <w:lang w:val="en-GB"/>
                        </w:rPr>
                        <w:t>”.</w:t>
                      </w:r>
                    </w:p>
                    <w:p w14:paraId="767C4541" w14:textId="7F58E6CC" w:rsidR="00676979" w:rsidRDefault="00676979" w:rsidP="00432AC2">
                      <w:pPr>
                        <w:jc w:val="both"/>
                        <w:rPr>
                          <w:bCs/>
                          <w:lang w:val="en-GB"/>
                        </w:rPr>
                      </w:pPr>
                      <w:r>
                        <w:rPr>
                          <w:bCs/>
                          <w:lang w:val="en-GB"/>
                        </w:rPr>
                        <w:t xml:space="preserve">These workshops helped to raise awareness of climate change impacts on health and identify the key health priorities in Grenada. Furthermore, the workshops helped to outline </w:t>
                      </w:r>
                      <w:r w:rsidRPr="003067DD">
                        <w:rPr>
                          <w:bCs/>
                          <w:lang w:val="en-GB"/>
                        </w:rPr>
                        <w:t>key constraints related to climate change in the</w:t>
                      </w:r>
                      <w:r>
                        <w:rPr>
                          <w:bCs/>
                          <w:lang w:val="en-GB"/>
                        </w:rPr>
                        <w:t xml:space="preserve"> health sector, which include: i</w:t>
                      </w:r>
                      <w:r w:rsidRPr="003067DD">
                        <w:rPr>
                          <w:bCs/>
                          <w:lang w:val="en-GB"/>
                        </w:rPr>
                        <w:t>nadequ</w:t>
                      </w:r>
                      <w:r>
                        <w:rPr>
                          <w:bCs/>
                          <w:lang w:val="en-GB"/>
                        </w:rPr>
                        <w:t>ate human and financial capital; l</w:t>
                      </w:r>
                      <w:r w:rsidRPr="003067DD">
                        <w:rPr>
                          <w:bCs/>
                          <w:lang w:val="en-GB"/>
                        </w:rPr>
                        <w:t>imited collaboration and cooperation at both i</w:t>
                      </w:r>
                      <w:r>
                        <w:rPr>
                          <w:bCs/>
                          <w:lang w:val="en-GB"/>
                        </w:rPr>
                        <w:t>nter- and intra-sectoral levels; and a l</w:t>
                      </w:r>
                      <w:r w:rsidRPr="003067DD">
                        <w:rPr>
                          <w:bCs/>
                          <w:lang w:val="en-GB"/>
                        </w:rPr>
                        <w:t>ack of a functioning monitoring mechanism.</w:t>
                      </w:r>
                    </w:p>
                    <w:p w14:paraId="1879CD9F" w14:textId="77777777" w:rsidR="00676979" w:rsidRPr="00DF0B74" w:rsidRDefault="00676979" w:rsidP="00432AC2">
                      <w:pPr>
                        <w:jc w:val="both"/>
                      </w:pPr>
                      <w:r>
                        <w:rPr>
                          <w:bCs/>
                          <w:lang w:val="en-GB"/>
                        </w:rPr>
                        <w:t xml:space="preserve">This scoping exercise identified policy and stakeholder processes relevant for a V&amp;A assessment and resulted in the MoH including climate change related indicators and activities in the new National Health Strategy, and the inclusion of health as a relevant sector in the National Adaptation Plan (NAP). </w:t>
                      </w:r>
                    </w:p>
                  </w:txbxContent>
                </v:textbox>
                <w10:anchorlock/>
              </v:shape>
            </w:pict>
          </mc:Fallback>
        </mc:AlternateContent>
      </w:r>
    </w:p>
    <w:p w14:paraId="3F8349BF" w14:textId="77777777" w:rsidR="003067DD" w:rsidRPr="003F79C3" w:rsidRDefault="003067DD" w:rsidP="007718BD">
      <w:pPr>
        <w:spacing w:before="0"/>
        <w:ind w:left="1701"/>
        <w:rPr>
          <w:rStyle w:val="Strong"/>
          <w:lang w:val="en-US"/>
        </w:rPr>
      </w:pPr>
    </w:p>
    <w:p w14:paraId="2AB10007" w14:textId="77777777" w:rsidR="00DC0828" w:rsidRPr="003F79C3" w:rsidRDefault="00C614CE" w:rsidP="007718BD">
      <w:pPr>
        <w:spacing w:before="0"/>
        <w:ind w:left="1701"/>
        <w:rPr>
          <w:rStyle w:val="Strong"/>
          <w:color w:val="4F81BD" w:themeColor="accent1"/>
          <w:lang w:val="en-US"/>
        </w:rPr>
      </w:pPr>
      <w:r w:rsidRPr="003F79C3">
        <w:rPr>
          <w:rStyle w:val="Strong"/>
          <w:color w:val="4F81BD" w:themeColor="accent1"/>
          <w:lang w:val="en-US"/>
        </w:rPr>
        <w:t>Step 1</w:t>
      </w:r>
      <w:r w:rsidR="00D1354F" w:rsidRPr="003F79C3">
        <w:rPr>
          <w:rStyle w:val="Strong"/>
          <w:color w:val="4F81BD" w:themeColor="accent1"/>
          <w:lang w:val="en-US"/>
        </w:rPr>
        <w:t>b</w:t>
      </w:r>
      <w:r w:rsidR="0026669B" w:rsidRPr="003F79C3">
        <w:rPr>
          <w:rStyle w:val="Strong"/>
          <w:color w:val="4F81BD" w:themeColor="accent1"/>
          <w:lang w:val="en-US"/>
        </w:rPr>
        <w:t xml:space="preserve">: </w:t>
      </w:r>
      <w:r w:rsidR="00D1354F" w:rsidRPr="003F79C3">
        <w:rPr>
          <w:rStyle w:val="Strong"/>
          <w:color w:val="4F81BD" w:themeColor="accent1"/>
          <w:lang w:val="en-US"/>
        </w:rPr>
        <w:t>Identify Project Team</w:t>
      </w:r>
    </w:p>
    <w:p w14:paraId="635AC5A3" w14:textId="77777777" w:rsidR="00DC0828" w:rsidRPr="003F79C3" w:rsidRDefault="00DC0828" w:rsidP="007718BD">
      <w:pPr>
        <w:ind w:left="1701"/>
        <w:jc w:val="both"/>
        <w:rPr>
          <w:lang w:val="en-US"/>
        </w:rPr>
      </w:pPr>
      <w:r w:rsidRPr="003F79C3">
        <w:rPr>
          <w:lang w:val="en-US"/>
        </w:rPr>
        <w:t>Once the health outcomes to be considered are identified,</w:t>
      </w:r>
      <w:r w:rsidR="009C0BE7" w:rsidRPr="003F79C3">
        <w:rPr>
          <w:lang w:val="en-US"/>
        </w:rPr>
        <w:t xml:space="preserve"> </w:t>
      </w:r>
      <w:r w:rsidRPr="003F79C3">
        <w:rPr>
          <w:lang w:val="en-US"/>
        </w:rPr>
        <w:t xml:space="preserve">a project team with relevant expertise can be </w:t>
      </w:r>
      <w:r w:rsidR="002F5DFF" w:rsidRPr="003F79C3">
        <w:rPr>
          <w:lang w:val="en-US"/>
        </w:rPr>
        <w:t xml:space="preserve">created </w:t>
      </w:r>
      <w:r w:rsidR="00A64878" w:rsidRPr="003F79C3">
        <w:rPr>
          <w:lang w:val="en-US"/>
        </w:rPr>
        <w:t>and a work plan developed.</w:t>
      </w:r>
    </w:p>
    <w:p w14:paraId="2C5CE7CA" w14:textId="0DF48105" w:rsidR="00B550A1" w:rsidRPr="003F79C3" w:rsidRDefault="003147C7" w:rsidP="007718BD">
      <w:pPr>
        <w:ind w:left="1701"/>
        <w:jc w:val="both"/>
        <w:rPr>
          <w:lang w:val="en-US"/>
        </w:rPr>
      </w:pPr>
      <w:r w:rsidRPr="003F79C3">
        <w:rPr>
          <w:noProof/>
          <w:lang w:val="en-US" w:eastAsia="zh-CN"/>
        </w:rPr>
        <mc:AlternateContent>
          <mc:Choice Requires="wps">
            <w:drawing>
              <wp:anchor distT="0" distB="0" distL="0" distR="0" simplePos="0" relativeHeight="251612672" behindDoc="0" locked="0" layoutInCell="1" allowOverlap="1" wp14:anchorId="34132681" wp14:editId="4BB38C66">
                <wp:simplePos x="0" y="0"/>
                <wp:positionH relativeFrom="column">
                  <wp:posOffset>-40005</wp:posOffset>
                </wp:positionH>
                <wp:positionV relativeFrom="paragraph">
                  <wp:posOffset>95885</wp:posOffset>
                </wp:positionV>
                <wp:extent cx="990600" cy="572770"/>
                <wp:effectExtent l="0" t="0" r="19050" b="1778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572770"/>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79B37D97" w14:textId="77777777" w:rsidR="00676979" w:rsidRPr="00D10B0C" w:rsidRDefault="00676979" w:rsidP="002C7940">
                            <w:pPr>
                              <w:spacing w:before="0"/>
                              <w:rPr>
                                <w:color w:val="4F81BD" w:themeColor="accent1"/>
                              </w:rPr>
                            </w:pPr>
                            <w:r w:rsidRPr="00D10B0C">
                              <w:rPr>
                                <w:color w:val="4F81BD" w:themeColor="accent1"/>
                              </w:rPr>
                              <w:t>Use Template 1B</w:t>
                            </w:r>
                            <w:r w:rsidRPr="00D10B0C">
                              <w:rPr>
                                <w:color w:val="4F81BD" w:themeColor="accent1"/>
                              </w:rPr>
                              <w:br/>
                              <w:t>Project Team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65" type="#_x0000_t202" style="position:absolute;left:0;text-align:left;margin-left:-3.15pt;margin-top:7.55pt;width:78pt;height:45.1pt;z-index:251612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" fillcolor="white [3201]" strokecolor="#4f81bd [3204]" strokeweight=".5pt">
                <v:path arrowok="t"/>
                <v:textbox inset="1mm,1mm,1mm,1mm">
                  <w:txbxContent>
                    <w:p w14:paraId="79B37D97" w14:textId="77777777" w:rsidR="00B82D24" w:rsidRPr="00D10B0C" w:rsidRDefault="00B82D24" w:rsidP="002C7940">
                      <w:pPr>
                        <w:spacing w:before="0"/>
                        <w:rPr>
                          <w:color w:val="4F81BD" w:themeColor="accent1"/>
                        </w:rPr>
                      </w:pPr>
                      <w:r w:rsidRPr="00D10B0C">
                        <w:rPr>
                          <w:color w:val="4F81BD" w:themeColor="accent1"/>
                        </w:rPr>
                        <w:t>Use Template 1B</w:t>
                      </w:r>
                      <w:r w:rsidRPr="00D10B0C">
                        <w:rPr>
                          <w:color w:val="4F81BD" w:themeColor="accent1"/>
                        </w:rPr>
                        <w:br/>
                        <w:t>Project Team</w:t>
                      </w:r>
                    </w:p>
                  </w:txbxContent>
                </v:textbox>
                <w10:wrap type="square"/>
              </v:shape>
            </w:pict>
          </mc:Fallback>
        </mc:AlternateContent>
      </w:r>
      <w:r w:rsidR="00DC0828" w:rsidRPr="003F79C3">
        <w:rPr>
          <w:lang w:val="en-US"/>
        </w:rPr>
        <w:t>Use</w:t>
      </w:r>
      <w:r w:rsidR="007F4D3F" w:rsidRPr="003F79C3">
        <w:rPr>
          <w:lang w:val="en-US"/>
        </w:rPr>
        <w:t xml:space="preserve"> the</w:t>
      </w:r>
      <w:r w:rsidR="009C0BE7" w:rsidRPr="003F79C3">
        <w:rPr>
          <w:lang w:val="en-US"/>
        </w:rPr>
        <w:t xml:space="preserve"> </w:t>
      </w:r>
      <w:r w:rsidR="007F4D3F" w:rsidRPr="003F79C3">
        <w:rPr>
          <w:lang w:val="en-US"/>
        </w:rPr>
        <w:t>Project Team template</w:t>
      </w:r>
      <w:r w:rsidR="00B550A1" w:rsidRPr="003F79C3">
        <w:rPr>
          <w:lang w:val="en-US"/>
        </w:rPr>
        <w:t xml:space="preserve"> to list project team members and other relevant information such as </w:t>
      </w:r>
      <w:r w:rsidR="00DC0828" w:rsidRPr="003F79C3">
        <w:rPr>
          <w:lang w:val="en-US"/>
        </w:rPr>
        <w:t xml:space="preserve">their </w:t>
      </w:r>
      <w:r w:rsidR="00495D89" w:rsidRPr="003F79C3">
        <w:rPr>
          <w:lang w:val="en-US"/>
        </w:rPr>
        <w:t xml:space="preserve">respective </w:t>
      </w:r>
      <w:r w:rsidR="00DC0828" w:rsidRPr="003F79C3">
        <w:rPr>
          <w:lang w:val="en-US"/>
        </w:rPr>
        <w:t>area</w:t>
      </w:r>
      <w:r w:rsidR="00495D89" w:rsidRPr="003F79C3">
        <w:rPr>
          <w:lang w:val="en-US"/>
        </w:rPr>
        <w:t>s</w:t>
      </w:r>
      <w:r w:rsidR="00DC0828" w:rsidRPr="003F79C3">
        <w:rPr>
          <w:lang w:val="en-US"/>
        </w:rPr>
        <w:t xml:space="preserve"> of responsibility (</w:t>
      </w:r>
      <w:r w:rsidR="00B550A1" w:rsidRPr="003F79C3">
        <w:rPr>
          <w:lang w:val="en-US"/>
        </w:rPr>
        <w:t xml:space="preserve">e.g. health </w:t>
      </w:r>
      <w:r w:rsidR="00DC0828" w:rsidRPr="003F79C3">
        <w:rPr>
          <w:lang w:val="en-US"/>
        </w:rPr>
        <w:t xml:space="preserve">departments managing the health outcome </w:t>
      </w:r>
      <w:r w:rsidR="00B550A1" w:rsidRPr="003F79C3">
        <w:rPr>
          <w:lang w:val="en-US"/>
        </w:rPr>
        <w:t>of interest</w:t>
      </w:r>
      <w:r w:rsidR="00CE188F" w:rsidRPr="003F79C3">
        <w:rPr>
          <w:lang w:val="en-US"/>
        </w:rPr>
        <w:t xml:space="preserve"> along with</w:t>
      </w:r>
      <w:r w:rsidR="009C0BE7" w:rsidRPr="003F79C3">
        <w:rPr>
          <w:lang w:val="en-US"/>
        </w:rPr>
        <w:t xml:space="preserve"> </w:t>
      </w:r>
      <w:r w:rsidR="00DC0828" w:rsidRPr="003F79C3">
        <w:rPr>
          <w:lang w:val="en-US"/>
        </w:rPr>
        <w:t xml:space="preserve">other sectors whose activities can affect the health outcome), </w:t>
      </w:r>
      <w:ins w:id="69" w:author="PBERRY" w:date="2017-05-09T18:19:00Z">
        <w:r w:rsidR="009377BD">
          <w:rPr>
            <w:lang w:val="en-US"/>
          </w:rPr>
          <w:t xml:space="preserve">their </w:t>
        </w:r>
      </w:ins>
      <w:r w:rsidR="00DC0828" w:rsidRPr="003F79C3">
        <w:rPr>
          <w:lang w:val="en-US"/>
        </w:rPr>
        <w:t>expertise and/or whom they represent (individuals or organizations) and</w:t>
      </w:r>
      <w:r w:rsidR="00495D89" w:rsidRPr="003F79C3">
        <w:rPr>
          <w:lang w:val="en-US"/>
        </w:rPr>
        <w:t xml:space="preserve"> their</w:t>
      </w:r>
      <w:r w:rsidR="00DC0828" w:rsidRPr="003F79C3">
        <w:rPr>
          <w:lang w:val="en-US"/>
        </w:rPr>
        <w:t xml:space="preserve"> roles </w:t>
      </w:r>
      <w:r w:rsidR="00B550A1" w:rsidRPr="003F79C3">
        <w:rPr>
          <w:lang w:val="en-US"/>
        </w:rPr>
        <w:t xml:space="preserve">in the </w:t>
      </w:r>
      <w:r w:rsidR="00B550A1" w:rsidRPr="003F79C3">
        <w:rPr>
          <w:lang w:val="en-US"/>
        </w:rPr>
        <w:lastRenderedPageBreak/>
        <w:t>assessment</w:t>
      </w:r>
      <w:r w:rsidR="00A64878" w:rsidRPr="003F79C3">
        <w:rPr>
          <w:lang w:val="en-US"/>
        </w:rPr>
        <w:t>.</w:t>
      </w:r>
    </w:p>
    <w:p w14:paraId="0335079A" w14:textId="77777777" w:rsidR="00DC0828" w:rsidRPr="003F79C3" w:rsidRDefault="00DC0828" w:rsidP="007718BD">
      <w:pPr>
        <w:ind w:left="1701"/>
        <w:jc w:val="both"/>
        <w:rPr>
          <w:lang w:val="en-US"/>
        </w:rPr>
      </w:pPr>
      <w:r w:rsidRPr="003F79C3">
        <w:rPr>
          <w:lang w:val="en-US"/>
        </w:rPr>
        <w:t xml:space="preserve">When </w:t>
      </w:r>
      <w:r w:rsidR="00B550A1" w:rsidRPr="003F79C3">
        <w:rPr>
          <w:lang w:val="en-US"/>
        </w:rPr>
        <w:t>identifying</w:t>
      </w:r>
      <w:r w:rsidR="009C0BE7" w:rsidRPr="003F79C3">
        <w:rPr>
          <w:lang w:val="en-US"/>
        </w:rPr>
        <w:t xml:space="preserve"> </w:t>
      </w:r>
      <w:r w:rsidR="00B550A1" w:rsidRPr="003F79C3">
        <w:rPr>
          <w:lang w:val="en-US"/>
        </w:rPr>
        <w:t>potential project team members</w:t>
      </w:r>
      <w:r w:rsidRPr="003F79C3">
        <w:rPr>
          <w:lang w:val="en-US"/>
        </w:rPr>
        <w:t xml:space="preserve">, </w:t>
      </w:r>
      <w:r w:rsidR="00B550A1" w:rsidRPr="003F79C3">
        <w:rPr>
          <w:lang w:val="en-US"/>
        </w:rPr>
        <w:t>include</w:t>
      </w:r>
      <w:r w:rsidR="00F152D0" w:rsidRPr="003F79C3">
        <w:rPr>
          <w:lang w:val="en-US"/>
        </w:rPr>
        <w:t xml:space="preserve"> the follo</w:t>
      </w:r>
      <w:r w:rsidR="00B550A1" w:rsidRPr="003F79C3">
        <w:rPr>
          <w:lang w:val="en-US"/>
        </w:rPr>
        <w:t>wing stakeholders and considerations</w:t>
      </w:r>
      <w:r w:rsidR="00F152D0" w:rsidRPr="003F79C3">
        <w:rPr>
          <w:lang w:val="en-US"/>
        </w:rPr>
        <w:t>:</w:t>
      </w:r>
    </w:p>
    <w:p w14:paraId="247162E8" w14:textId="77777777" w:rsidR="00DC0828" w:rsidRPr="003F79C3" w:rsidRDefault="00495D89" w:rsidP="001920A5">
      <w:pPr>
        <w:pStyle w:val="ListParagraph"/>
        <w:numPr>
          <w:ilvl w:val="0"/>
          <w:numId w:val="2"/>
        </w:numPr>
        <w:ind w:left="1985" w:hanging="284"/>
        <w:rPr>
          <w:lang w:val="en-US"/>
        </w:rPr>
      </w:pPr>
      <w:r w:rsidRPr="003F79C3">
        <w:rPr>
          <w:lang w:val="en-US"/>
        </w:rPr>
        <w:t>Officials</w:t>
      </w:r>
      <w:r w:rsidR="00DC0828" w:rsidRPr="003F79C3">
        <w:rPr>
          <w:lang w:val="en-US"/>
        </w:rPr>
        <w:t xml:space="preserve"> from local authorities whose activities can affect the burden and pattern of climate-sensitive health outcomes </w:t>
      </w:r>
    </w:p>
    <w:p w14:paraId="2CEC2E75" w14:textId="77777777" w:rsidR="00DC0828" w:rsidRPr="003F79C3" w:rsidRDefault="00DC0828" w:rsidP="001920A5">
      <w:pPr>
        <w:pStyle w:val="ListParagraph"/>
        <w:numPr>
          <w:ilvl w:val="0"/>
          <w:numId w:val="2"/>
        </w:numPr>
        <w:ind w:left="1985" w:hanging="284"/>
        <w:rPr>
          <w:lang w:val="en-US"/>
        </w:rPr>
      </w:pPr>
      <w:r w:rsidRPr="003F79C3">
        <w:rPr>
          <w:lang w:val="en-US"/>
        </w:rPr>
        <w:t>Representative health care providers who would diagnose</w:t>
      </w:r>
      <w:r w:rsidR="00C519B3" w:rsidRPr="003F79C3">
        <w:rPr>
          <w:lang w:val="en-US"/>
        </w:rPr>
        <w:t xml:space="preserve"> and treat any identified cases</w:t>
      </w:r>
    </w:p>
    <w:p w14:paraId="7BBF169E" w14:textId="77777777" w:rsidR="00DC0828" w:rsidRPr="003F79C3" w:rsidRDefault="00DC0828" w:rsidP="001920A5">
      <w:pPr>
        <w:pStyle w:val="ListParagraph"/>
        <w:numPr>
          <w:ilvl w:val="0"/>
          <w:numId w:val="2"/>
        </w:numPr>
        <w:ind w:left="1985" w:hanging="284"/>
        <w:rPr>
          <w:lang w:val="en-US"/>
        </w:rPr>
      </w:pPr>
      <w:r w:rsidRPr="003F79C3">
        <w:rPr>
          <w:lang w:val="en-US"/>
        </w:rPr>
        <w:t xml:space="preserve">Core members of the project team who stay </w:t>
      </w:r>
      <w:r w:rsidR="00495D89" w:rsidRPr="003F79C3">
        <w:rPr>
          <w:lang w:val="en-US"/>
        </w:rPr>
        <w:t>for the entire</w:t>
      </w:r>
      <w:r w:rsidRPr="003F79C3">
        <w:rPr>
          <w:lang w:val="en-US"/>
        </w:rPr>
        <w:t xml:space="preserve"> project</w:t>
      </w:r>
    </w:p>
    <w:p w14:paraId="6CD39C9D" w14:textId="77777777" w:rsidR="00DC0828" w:rsidRPr="003F79C3" w:rsidRDefault="00DC0828" w:rsidP="001920A5">
      <w:pPr>
        <w:pStyle w:val="ListParagraph"/>
        <w:numPr>
          <w:ilvl w:val="0"/>
          <w:numId w:val="2"/>
        </w:numPr>
        <w:ind w:left="1985" w:hanging="284"/>
        <w:rPr>
          <w:lang w:val="en-US"/>
        </w:rPr>
      </w:pPr>
      <w:r w:rsidRPr="003F79C3">
        <w:rPr>
          <w:lang w:val="en-US"/>
        </w:rPr>
        <w:t>Individuals that are working on issues relevant to the mandate of the assessment in other departments or organizations (</w:t>
      </w:r>
      <w:r w:rsidR="000E05D5" w:rsidRPr="003F79C3">
        <w:rPr>
          <w:lang w:val="en-US"/>
        </w:rPr>
        <w:t xml:space="preserve">e.g. experts in disease transmission, experts on </w:t>
      </w:r>
      <w:r w:rsidR="009C0BE7" w:rsidRPr="003F79C3">
        <w:rPr>
          <w:lang w:val="en-US"/>
        </w:rPr>
        <w:t>disaster risk management</w:t>
      </w:r>
      <w:r w:rsidR="000E05D5" w:rsidRPr="003F79C3">
        <w:rPr>
          <w:lang w:val="en-US"/>
        </w:rPr>
        <w:t>)</w:t>
      </w:r>
    </w:p>
    <w:p w14:paraId="0D2C1E90" w14:textId="77777777" w:rsidR="00DC0828" w:rsidRPr="003F79C3" w:rsidRDefault="00992804" w:rsidP="001920A5">
      <w:pPr>
        <w:pStyle w:val="ListParagraph"/>
        <w:numPr>
          <w:ilvl w:val="0"/>
          <w:numId w:val="2"/>
        </w:numPr>
        <w:ind w:left="1985" w:hanging="284"/>
        <w:rPr>
          <w:lang w:val="en-US"/>
        </w:rPr>
      </w:pPr>
      <w:r w:rsidRPr="003F79C3">
        <w:rPr>
          <w:lang w:val="en-US"/>
        </w:rPr>
        <w:t>Communication</w:t>
      </w:r>
      <w:r w:rsidR="00DC0828" w:rsidRPr="003F79C3">
        <w:rPr>
          <w:lang w:val="en-US"/>
        </w:rPr>
        <w:t xml:space="preserve"> experts to discuss how to present the results to the public in ways that empower appropriate behavioral </w:t>
      </w:r>
      <w:r w:rsidR="00495D89" w:rsidRPr="003F79C3">
        <w:rPr>
          <w:lang w:val="en-US"/>
        </w:rPr>
        <w:t xml:space="preserve">adaptation </w:t>
      </w:r>
      <w:r w:rsidR="00DC0828" w:rsidRPr="003F79C3">
        <w:rPr>
          <w:lang w:val="en-US"/>
        </w:rPr>
        <w:t>actions</w:t>
      </w:r>
    </w:p>
    <w:p w14:paraId="709D2099" w14:textId="77777777" w:rsidR="00C519B3" w:rsidRPr="003F79C3" w:rsidRDefault="00C519B3" w:rsidP="001920A5">
      <w:pPr>
        <w:pStyle w:val="ListParagraph"/>
        <w:numPr>
          <w:ilvl w:val="0"/>
          <w:numId w:val="2"/>
        </w:numPr>
        <w:ind w:left="1985" w:hanging="284"/>
        <w:rPr>
          <w:lang w:val="en-US"/>
        </w:rPr>
      </w:pPr>
      <w:r w:rsidRPr="003F79C3">
        <w:rPr>
          <w:lang w:val="en-US"/>
        </w:rPr>
        <w:t>Ensuring a high degree of stakeholder inclusivity while having a small enough team to direct the study most effectively</w:t>
      </w:r>
    </w:p>
    <w:p w14:paraId="56F886D1" w14:textId="77777777" w:rsidR="00A64878" w:rsidRPr="003F79C3" w:rsidRDefault="00495D89" w:rsidP="001920A5">
      <w:pPr>
        <w:pStyle w:val="ListParagraph"/>
        <w:numPr>
          <w:ilvl w:val="0"/>
          <w:numId w:val="2"/>
        </w:numPr>
        <w:ind w:left="1985" w:hanging="284"/>
        <w:rPr>
          <w:lang w:val="en-US"/>
        </w:rPr>
      </w:pPr>
      <w:r w:rsidRPr="003F79C3">
        <w:rPr>
          <w:lang w:val="en-US"/>
        </w:rPr>
        <w:t>Additional resource persons with targeted expertise on</w:t>
      </w:r>
      <w:r w:rsidR="00AE2CD5" w:rsidRPr="003F79C3">
        <w:rPr>
          <w:lang w:val="en-US"/>
        </w:rPr>
        <w:t xml:space="preserve"> specific topics</w:t>
      </w:r>
    </w:p>
    <w:p w14:paraId="1758D5DF" w14:textId="77777777" w:rsidR="000752EA" w:rsidRPr="003F79C3" w:rsidRDefault="000752EA" w:rsidP="007718BD">
      <w:pPr>
        <w:spacing w:before="0"/>
        <w:ind w:left="1701"/>
        <w:rPr>
          <w:rStyle w:val="Strong"/>
          <w:lang w:val="en-US"/>
        </w:rPr>
      </w:pPr>
    </w:p>
    <w:p w14:paraId="46118C9A" w14:textId="77777777" w:rsidR="00C773A2" w:rsidRPr="003F79C3" w:rsidRDefault="00C773A2" w:rsidP="007718BD">
      <w:pPr>
        <w:spacing w:before="0"/>
        <w:ind w:left="1701"/>
        <w:rPr>
          <w:rStyle w:val="Strong"/>
          <w:b w:val="0"/>
          <w:bCs w:val="0"/>
          <w:color w:val="4F81BD" w:themeColor="accent1"/>
          <w:sz w:val="20"/>
          <w:lang w:val="en-US"/>
        </w:rPr>
      </w:pPr>
      <w:r w:rsidRPr="003F79C3">
        <w:rPr>
          <w:rStyle w:val="Strong"/>
          <w:color w:val="4F81BD" w:themeColor="accent1"/>
          <w:lang w:val="en-US"/>
        </w:rPr>
        <w:t>Step 1</w:t>
      </w:r>
      <w:r w:rsidR="00516229" w:rsidRPr="003F79C3">
        <w:rPr>
          <w:rStyle w:val="Strong"/>
          <w:color w:val="4F81BD" w:themeColor="accent1"/>
          <w:lang w:val="en-US"/>
        </w:rPr>
        <w:t>c</w:t>
      </w:r>
      <w:r w:rsidR="0026669B" w:rsidRPr="003F79C3">
        <w:rPr>
          <w:rStyle w:val="Strong"/>
          <w:color w:val="4F81BD" w:themeColor="accent1"/>
          <w:lang w:val="en-US"/>
        </w:rPr>
        <w:t>:</w:t>
      </w:r>
      <w:r w:rsidRPr="003F79C3">
        <w:rPr>
          <w:rStyle w:val="Strong"/>
          <w:color w:val="4F81BD" w:themeColor="accent1"/>
          <w:lang w:val="en-US"/>
        </w:rPr>
        <w:t xml:space="preserve"> </w:t>
      </w:r>
      <w:r w:rsidR="00112089" w:rsidRPr="003F79C3">
        <w:rPr>
          <w:rStyle w:val="Strong"/>
          <w:color w:val="4F81BD" w:themeColor="accent1"/>
          <w:lang w:val="en-US"/>
        </w:rPr>
        <w:t xml:space="preserve">Develop a Vulnerability and Adaptation </w:t>
      </w:r>
      <w:r w:rsidR="00516229" w:rsidRPr="003F79C3">
        <w:rPr>
          <w:rStyle w:val="Strong"/>
          <w:color w:val="4F81BD" w:themeColor="accent1"/>
          <w:lang w:val="en-US"/>
        </w:rPr>
        <w:t>Assessment Work Plan</w:t>
      </w:r>
    </w:p>
    <w:p w14:paraId="2A4BB974" w14:textId="77777777" w:rsidR="004F096D" w:rsidRPr="003F79C3" w:rsidRDefault="00C773A2" w:rsidP="002C7940">
      <w:pPr>
        <w:tabs>
          <w:tab w:val="left" w:pos="142"/>
        </w:tabs>
        <w:ind w:left="1701"/>
        <w:jc w:val="both"/>
        <w:rPr>
          <w:lang w:val="en-US"/>
        </w:rPr>
      </w:pPr>
      <w:r w:rsidRPr="003F79C3">
        <w:rPr>
          <w:lang w:val="en-US"/>
        </w:rPr>
        <w:t>The work plan needs to consider the extent to which steps in a vulnerability and adaptation assessment are ne</w:t>
      </w:r>
      <w:r w:rsidR="004F096D" w:rsidRPr="003F79C3">
        <w:rPr>
          <w:lang w:val="en-US"/>
        </w:rPr>
        <w:t>cessary</w:t>
      </w:r>
      <w:r w:rsidRPr="003F79C3">
        <w:rPr>
          <w:lang w:val="en-US"/>
        </w:rPr>
        <w:t xml:space="preserve"> to achieve the desired results. </w:t>
      </w:r>
      <w:r w:rsidR="004F096D" w:rsidRPr="003F79C3">
        <w:rPr>
          <w:lang w:val="en-US"/>
        </w:rPr>
        <w:t xml:space="preserve">Time and financial resources may call for a delay in </w:t>
      </w:r>
      <w:r w:rsidR="00EE46E3" w:rsidRPr="003F79C3">
        <w:rPr>
          <w:lang w:val="en-US"/>
        </w:rPr>
        <w:t xml:space="preserve">the implementation </w:t>
      </w:r>
      <w:r w:rsidR="004F096D" w:rsidRPr="003F79C3">
        <w:rPr>
          <w:lang w:val="en-US"/>
        </w:rPr>
        <w:t>or removal of a particular step; this should be noted in the work plan.  For example, the examination of potential</w:t>
      </w:r>
      <w:r w:rsidRPr="003F79C3">
        <w:rPr>
          <w:lang w:val="en-US"/>
        </w:rPr>
        <w:t xml:space="preserve"> health benefits and co-harms of adaptation and mitigation options implemented in other sectors</w:t>
      </w:r>
      <w:r w:rsidR="009C0BE7" w:rsidRPr="003F79C3">
        <w:rPr>
          <w:lang w:val="en-US"/>
        </w:rPr>
        <w:t xml:space="preserve"> </w:t>
      </w:r>
      <w:r w:rsidR="002F5DFF" w:rsidRPr="003F79C3">
        <w:rPr>
          <w:lang w:val="en-US"/>
        </w:rPr>
        <w:t xml:space="preserve">might be omitted or </w:t>
      </w:r>
      <w:r w:rsidR="004F096D" w:rsidRPr="003F79C3">
        <w:rPr>
          <w:lang w:val="en-US"/>
        </w:rPr>
        <w:t xml:space="preserve">could be undertaken when the next assessment is carried out. Reasons for not undertaking a certain step should be included in the final report to </w:t>
      </w:r>
      <w:r w:rsidRPr="003F79C3">
        <w:rPr>
          <w:lang w:val="en-US"/>
        </w:rPr>
        <w:t xml:space="preserve">inform the framing and scoping of subsequent assessments. </w:t>
      </w:r>
    </w:p>
    <w:p w14:paraId="361651E3" w14:textId="37F12C5B" w:rsidR="00C773A2" w:rsidRPr="003F79C3" w:rsidRDefault="003147C7" w:rsidP="007718BD">
      <w:pPr>
        <w:ind w:left="1701"/>
        <w:jc w:val="both"/>
        <w:rPr>
          <w:lang w:val="en-US"/>
        </w:rPr>
      </w:pPr>
      <w:r w:rsidRPr="003F79C3">
        <w:rPr>
          <w:noProof/>
          <w:lang w:val="en-US" w:eastAsia="zh-CN"/>
        </w:rPr>
        <mc:AlternateContent>
          <mc:Choice Requires="wps">
            <w:drawing>
              <wp:anchor distT="0" distB="0" distL="0" distR="0" simplePos="0" relativeHeight="251613696" behindDoc="0" locked="0" layoutInCell="1" allowOverlap="1" wp14:anchorId="5DB8E300" wp14:editId="2A9B559A">
                <wp:simplePos x="0" y="0"/>
                <wp:positionH relativeFrom="column">
                  <wp:posOffset>-8255</wp:posOffset>
                </wp:positionH>
                <wp:positionV relativeFrom="paragraph">
                  <wp:posOffset>88265</wp:posOffset>
                </wp:positionV>
                <wp:extent cx="990600" cy="414655"/>
                <wp:effectExtent l="0" t="0" r="19050" b="23495"/>
                <wp:wrapSquare wrapText="bothSides"/>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414655"/>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11DB18B4" w14:textId="77777777" w:rsidR="00676979" w:rsidRPr="00D10B0C" w:rsidRDefault="00676979" w:rsidP="002C7940">
                            <w:pPr>
                              <w:spacing w:before="0"/>
                              <w:rPr>
                                <w:color w:val="4F81BD" w:themeColor="accent1"/>
                              </w:rPr>
                            </w:pPr>
                            <w:r w:rsidRPr="00D10B0C">
                              <w:rPr>
                                <w:color w:val="4F81BD" w:themeColor="accent1"/>
                              </w:rPr>
                              <w:t>Use Template 1C</w:t>
                            </w:r>
                            <w:r w:rsidRPr="00D10B0C">
                              <w:rPr>
                                <w:color w:val="4F81BD" w:themeColor="accent1"/>
                              </w:rPr>
                              <w:br/>
                              <w:t>Work Plan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6" type="#_x0000_t202" style="position:absolute;left:0;text-align:left;margin-left:-.65pt;margin-top:6.95pt;width:78pt;height:32.65pt;z-index:251613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" fillcolor="white [3201]" strokecolor="#4f81bd [3204]" strokeweight=".5pt">
                <v:path arrowok="t"/>
                <v:textbox inset="1mm,1mm,1mm,1mm">
                  <w:txbxContent>
                    <w:p w14:paraId="11DB18B4" w14:textId="77777777" w:rsidR="00B82D24" w:rsidRPr="00D10B0C" w:rsidRDefault="00B82D24" w:rsidP="002C7940">
                      <w:pPr>
                        <w:spacing w:before="0"/>
                        <w:rPr>
                          <w:color w:val="4F81BD" w:themeColor="accent1"/>
                        </w:rPr>
                      </w:pPr>
                      <w:r w:rsidRPr="00D10B0C">
                        <w:rPr>
                          <w:color w:val="4F81BD" w:themeColor="accent1"/>
                        </w:rPr>
                        <w:t>Use Template 1C</w:t>
                      </w:r>
                      <w:r w:rsidRPr="00D10B0C">
                        <w:rPr>
                          <w:color w:val="4F81BD" w:themeColor="accent1"/>
                        </w:rPr>
                        <w:br/>
                        <w:t>Work Plan</w:t>
                      </w:r>
                    </w:p>
                  </w:txbxContent>
                </v:textbox>
                <w10:wrap type="square"/>
              </v:shape>
            </w:pict>
          </mc:Fallback>
        </mc:AlternateContent>
      </w:r>
      <w:r w:rsidR="00C773A2" w:rsidRPr="003F79C3">
        <w:rPr>
          <w:lang w:val="en-US"/>
        </w:rPr>
        <w:t>The work plan should specify the manage</w:t>
      </w:r>
      <w:r w:rsidR="007F4D3F" w:rsidRPr="003F79C3">
        <w:rPr>
          <w:lang w:val="en-US"/>
        </w:rPr>
        <w:t xml:space="preserve">ment plan, key responsibilities, activities, time line </w:t>
      </w:r>
      <w:r w:rsidR="00C773A2" w:rsidRPr="003F79C3">
        <w:rPr>
          <w:lang w:val="en-US"/>
        </w:rPr>
        <w:t>and resources needed for the assessment.</w:t>
      </w:r>
    </w:p>
    <w:p w14:paraId="11503487" w14:textId="77777777" w:rsidR="00A64878" w:rsidRPr="003F79C3" w:rsidRDefault="00A64878" w:rsidP="007718BD">
      <w:pPr>
        <w:spacing w:before="0"/>
        <w:ind w:left="1701"/>
        <w:jc w:val="both"/>
        <w:rPr>
          <w:rStyle w:val="Strong"/>
          <w:lang w:val="en-US"/>
        </w:rPr>
      </w:pPr>
    </w:p>
    <w:p w14:paraId="4CFBE853" w14:textId="77777777" w:rsidR="00B5588A" w:rsidRPr="003F79C3" w:rsidRDefault="0026669B" w:rsidP="0026669B">
      <w:pPr>
        <w:spacing w:before="0"/>
        <w:ind w:left="1701"/>
        <w:rPr>
          <w:rStyle w:val="Strong"/>
          <w:color w:val="4F81BD" w:themeColor="accent1"/>
          <w:lang w:val="en-US"/>
        </w:rPr>
      </w:pPr>
      <w:r w:rsidRPr="003F79C3">
        <w:rPr>
          <w:rStyle w:val="Strong"/>
          <w:color w:val="4F81BD" w:themeColor="accent1"/>
          <w:lang w:val="en-US"/>
        </w:rPr>
        <w:t xml:space="preserve">Step 1d: </w:t>
      </w:r>
      <w:r w:rsidR="00C773A2" w:rsidRPr="003F79C3">
        <w:rPr>
          <w:rStyle w:val="Strong"/>
          <w:color w:val="4F81BD" w:themeColor="accent1"/>
          <w:lang w:val="en-US"/>
        </w:rPr>
        <w:t>Identify Qualitative and Quantitative Information to Inform the Assessment</w:t>
      </w:r>
    </w:p>
    <w:p w14:paraId="770C845A" w14:textId="77777777" w:rsidR="00B5588A" w:rsidRPr="003F79C3" w:rsidRDefault="00B5588A" w:rsidP="007718BD">
      <w:pPr>
        <w:ind w:left="1701"/>
        <w:jc w:val="both"/>
        <w:rPr>
          <w:lang w:val="en-US"/>
        </w:rPr>
      </w:pPr>
      <w:r w:rsidRPr="003F79C3">
        <w:rPr>
          <w:lang w:val="en-US"/>
        </w:rPr>
        <w:t xml:space="preserve">Another activity to undertake during the scoping phase is to identify </w:t>
      </w:r>
      <w:r w:rsidR="007F4D3F" w:rsidRPr="003F79C3">
        <w:rPr>
          <w:lang w:val="en-US"/>
        </w:rPr>
        <w:t xml:space="preserve">available and </w:t>
      </w:r>
      <w:r w:rsidRPr="003F79C3">
        <w:rPr>
          <w:lang w:val="en-US"/>
        </w:rPr>
        <w:t xml:space="preserve">relevant information </w:t>
      </w:r>
      <w:r w:rsidR="007F4D3F" w:rsidRPr="003F79C3">
        <w:rPr>
          <w:lang w:val="en-US"/>
        </w:rPr>
        <w:t>for</w:t>
      </w:r>
      <w:r w:rsidRPr="003F79C3">
        <w:rPr>
          <w:lang w:val="en-US"/>
        </w:rPr>
        <w:t xml:space="preserve"> the assessment.  </w:t>
      </w:r>
      <w:r w:rsidR="007F4D3F" w:rsidRPr="003F79C3">
        <w:rPr>
          <w:lang w:val="en-US"/>
        </w:rPr>
        <w:t>Sources of relevant information</w:t>
      </w:r>
      <w:r w:rsidR="00495D89" w:rsidRPr="003F79C3">
        <w:rPr>
          <w:lang w:val="en-US"/>
        </w:rPr>
        <w:t xml:space="preserve"> could</w:t>
      </w:r>
      <w:r w:rsidR="007F4D3F" w:rsidRPr="003F79C3">
        <w:rPr>
          <w:lang w:val="en-US"/>
        </w:rPr>
        <w:t xml:space="preserve"> include:</w:t>
      </w:r>
    </w:p>
    <w:p w14:paraId="363E667C" w14:textId="6295E4DC" w:rsidR="006A4CBB" w:rsidRPr="003F79C3" w:rsidRDefault="00B5588A" w:rsidP="001920A5">
      <w:pPr>
        <w:pStyle w:val="ListParagraph"/>
        <w:numPr>
          <w:ilvl w:val="0"/>
          <w:numId w:val="3"/>
        </w:numPr>
        <w:ind w:left="1985" w:hanging="284"/>
        <w:jc w:val="both"/>
        <w:rPr>
          <w:lang w:val="en-US"/>
        </w:rPr>
      </w:pPr>
      <w:r w:rsidRPr="003F79C3">
        <w:rPr>
          <w:lang w:val="en-US"/>
        </w:rPr>
        <w:t>Peer-reviewed literature</w:t>
      </w:r>
      <w:r w:rsidR="00BF02D1" w:rsidRPr="003F79C3">
        <w:rPr>
          <w:lang w:val="en-US"/>
        </w:rPr>
        <w:t xml:space="preserve"> </w:t>
      </w:r>
      <w:r w:rsidR="00C0581F" w:rsidRPr="003F79C3">
        <w:rPr>
          <w:lang w:val="en-US"/>
        </w:rPr>
        <w:t>–</w:t>
      </w:r>
      <w:r w:rsidR="008164DA" w:rsidRPr="003F79C3">
        <w:rPr>
          <w:lang w:val="en-US"/>
        </w:rPr>
        <w:t xml:space="preserve"> </w:t>
      </w:r>
      <w:r w:rsidR="007F4D3F" w:rsidRPr="003F79C3">
        <w:rPr>
          <w:lang w:val="en-US"/>
        </w:rPr>
        <w:t>T</w:t>
      </w:r>
      <w:r w:rsidRPr="003F79C3">
        <w:rPr>
          <w:lang w:val="en-US"/>
        </w:rPr>
        <w:t xml:space="preserve">here are </w:t>
      </w:r>
      <w:r w:rsidR="007F4D3F" w:rsidRPr="003F79C3">
        <w:rPr>
          <w:lang w:val="en-US"/>
        </w:rPr>
        <w:t>many</w:t>
      </w:r>
      <w:r w:rsidRPr="003F79C3">
        <w:rPr>
          <w:lang w:val="en-US"/>
        </w:rPr>
        <w:t xml:space="preserve"> publications on potential changes in </w:t>
      </w:r>
      <w:r w:rsidR="00F049EF" w:rsidRPr="003F79C3">
        <w:rPr>
          <w:lang w:val="en-US"/>
        </w:rPr>
        <w:t xml:space="preserve">health </w:t>
      </w:r>
      <w:r w:rsidRPr="003F79C3">
        <w:rPr>
          <w:lang w:val="en-US"/>
        </w:rPr>
        <w:t>risks to v</w:t>
      </w:r>
      <w:r w:rsidR="007F4D3F" w:rsidRPr="003F79C3">
        <w:rPr>
          <w:lang w:val="en-US"/>
        </w:rPr>
        <w:t xml:space="preserve">ulnerable populations from climate hazards.  </w:t>
      </w:r>
      <w:r w:rsidR="000E05D5" w:rsidRPr="003F79C3">
        <w:rPr>
          <w:lang w:val="en-US"/>
        </w:rPr>
        <w:t xml:space="preserve">Some of these include projections of </w:t>
      </w:r>
      <w:r w:rsidR="008164DA" w:rsidRPr="003F79C3">
        <w:rPr>
          <w:lang w:val="en-US"/>
        </w:rPr>
        <w:t xml:space="preserve">changes in precipitation and temperature </w:t>
      </w:r>
      <w:r w:rsidR="000E05D5" w:rsidRPr="003F79C3">
        <w:rPr>
          <w:lang w:val="en-US"/>
        </w:rPr>
        <w:t>in the coming decades and maps on the current and projected ranges of the vector</w:t>
      </w:r>
      <w:r w:rsidR="00AF1AEE" w:rsidRPr="003F79C3">
        <w:rPr>
          <w:lang w:val="en-US"/>
        </w:rPr>
        <w:t>s that cause malaria, d</w:t>
      </w:r>
      <w:r w:rsidR="008164DA" w:rsidRPr="003F79C3">
        <w:rPr>
          <w:lang w:val="en-US"/>
        </w:rPr>
        <w:t>engue, or Zika</w:t>
      </w:r>
      <w:r w:rsidR="00400EBC" w:rsidRPr="003F79C3">
        <w:rPr>
          <w:lang w:val="en-US"/>
        </w:rPr>
        <w:t>.</w:t>
      </w:r>
      <w:r w:rsidR="008164DA" w:rsidRPr="003F79C3">
        <w:rPr>
          <w:lang w:val="en-US"/>
        </w:rPr>
        <w:t xml:space="preserve"> </w:t>
      </w:r>
    </w:p>
    <w:p w14:paraId="12EE6B35" w14:textId="2B79AC35" w:rsidR="00AE2CD5" w:rsidRPr="003F79C3" w:rsidRDefault="00B5588A" w:rsidP="001920A5">
      <w:pPr>
        <w:pStyle w:val="ListParagraph"/>
        <w:numPr>
          <w:ilvl w:val="0"/>
          <w:numId w:val="3"/>
        </w:numPr>
        <w:ind w:left="1985" w:hanging="284"/>
        <w:jc w:val="both"/>
        <w:rPr>
          <w:lang w:val="en-US"/>
        </w:rPr>
      </w:pPr>
      <w:r w:rsidRPr="003F79C3">
        <w:rPr>
          <w:lang w:val="en-US"/>
        </w:rPr>
        <w:t>Grey literature</w:t>
      </w:r>
      <w:r w:rsidR="00F049EF" w:rsidRPr="003F79C3">
        <w:rPr>
          <w:lang w:val="en-US"/>
        </w:rPr>
        <w:t xml:space="preserve"> –</w:t>
      </w:r>
      <w:r w:rsidR="00BF02D1" w:rsidRPr="003F79C3">
        <w:rPr>
          <w:lang w:val="en-US"/>
        </w:rPr>
        <w:t xml:space="preserve"> </w:t>
      </w:r>
      <w:r w:rsidR="00F049EF" w:rsidRPr="003F79C3">
        <w:rPr>
          <w:lang w:val="en-US"/>
        </w:rPr>
        <w:t xml:space="preserve">Grey literature may </w:t>
      </w:r>
      <w:r w:rsidRPr="003F79C3">
        <w:rPr>
          <w:lang w:val="en-US"/>
        </w:rPr>
        <w:t>describ</w:t>
      </w:r>
      <w:r w:rsidR="00F049EF" w:rsidRPr="003F79C3">
        <w:rPr>
          <w:lang w:val="en-US"/>
        </w:rPr>
        <w:t>e</w:t>
      </w:r>
      <w:r w:rsidRPr="003F79C3">
        <w:rPr>
          <w:lang w:val="en-US"/>
        </w:rPr>
        <w:t xml:space="preserve"> the current burden of climate-sensitive diseases and management approaches for the health outcomes of concern.</w:t>
      </w:r>
      <w:r w:rsidR="00624CB7" w:rsidRPr="003F79C3">
        <w:rPr>
          <w:lang w:val="en-US"/>
        </w:rPr>
        <w:t xml:space="preserve"> </w:t>
      </w:r>
      <w:r w:rsidR="008164DA" w:rsidRPr="003F79C3">
        <w:rPr>
          <w:lang w:val="en-US"/>
        </w:rPr>
        <w:t>Regional level assessments that have been done for other sectors could provide valuable insight</w:t>
      </w:r>
      <w:ins w:id="70" w:author="PBERRY" w:date="2017-05-09T18:57:00Z">
        <w:r w:rsidR="00877129">
          <w:rPr>
            <w:lang w:val="en-US"/>
          </w:rPr>
          <w:t>s</w:t>
        </w:r>
      </w:ins>
      <w:r w:rsidR="008164DA" w:rsidRPr="003F79C3">
        <w:rPr>
          <w:lang w:val="en-US"/>
        </w:rPr>
        <w:t xml:space="preserve"> into climate exposures that impact health</w:t>
      </w:r>
      <w:r w:rsidR="0079141D" w:rsidRPr="003F79C3">
        <w:rPr>
          <w:lang w:val="en-US"/>
        </w:rPr>
        <w:t>.</w:t>
      </w:r>
    </w:p>
    <w:p w14:paraId="5F9380A8" w14:textId="77777777" w:rsidR="00AE2CD5" w:rsidRPr="003F79C3" w:rsidRDefault="007F4D3F" w:rsidP="001920A5">
      <w:pPr>
        <w:pStyle w:val="ListParagraph"/>
        <w:numPr>
          <w:ilvl w:val="0"/>
          <w:numId w:val="3"/>
        </w:numPr>
        <w:ind w:left="1985" w:hanging="284"/>
        <w:jc w:val="both"/>
        <w:rPr>
          <w:lang w:val="en-US"/>
        </w:rPr>
      </w:pPr>
      <w:r w:rsidRPr="003F79C3">
        <w:rPr>
          <w:lang w:val="en-US"/>
        </w:rPr>
        <w:t>Climate and weather data</w:t>
      </w:r>
      <w:r w:rsidR="00BF02D1" w:rsidRPr="003F79C3">
        <w:rPr>
          <w:lang w:val="en-US"/>
        </w:rPr>
        <w:t xml:space="preserve"> </w:t>
      </w:r>
      <w:r w:rsidR="006C12F5" w:rsidRPr="003F79C3">
        <w:rPr>
          <w:lang w:val="en-US"/>
        </w:rPr>
        <w:t>– This data may be obtained from environment agencies and can include</w:t>
      </w:r>
      <w:r w:rsidR="007B3054" w:rsidRPr="003F79C3">
        <w:rPr>
          <w:lang w:val="en-US"/>
        </w:rPr>
        <w:t xml:space="preserve">, for example, </w:t>
      </w:r>
      <w:r w:rsidR="006C12F5" w:rsidRPr="003F79C3">
        <w:rPr>
          <w:lang w:val="en-US"/>
        </w:rPr>
        <w:t>changes in precipitation patter</w:t>
      </w:r>
      <w:r w:rsidR="00C0581F" w:rsidRPr="003F79C3">
        <w:rPr>
          <w:lang w:val="en-US"/>
        </w:rPr>
        <w:t>n</w:t>
      </w:r>
      <w:r w:rsidR="006C12F5" w:rsidRPr="003F79C3">
        <w:rPr>
          <w:lang w:val="en-US"/>
        </w:rPr>
        <w:t>s</w:t>
      </w:r>
      <w:r w:rsidR="007B3054" w:rsidRPr="003F79C3">
        <w:rPr>
          <w:lang w:val="en-US"/>
        </w:rPr>
        <w:t>, extreme heat events</w:t>
      </w:r>
      <w:r w:rsidR="006C12F5" w:rsidRPr="003F79C3">
        <w:rPr>
          <w:lang w:val="en-US"/>
        </w:rPr>
        <w:t xml:space="preserve"> and occurrences of drought.</w:t>
      </w:r>
    </w:p>
    <w:p w14:paraId="38BB93E9" w14:textId="4A08EF0F" w:rsidR="00B5588A" w:rsidRPr="003F79C3" w:rsidRDefault="003147C7" w:rsidP="001920A5">
      <w:pPr>
        <w:pStyle w:val="ListParagraph"/>
        <w:numPr>
          <w:ilvl w:val="0"/>
          <w:numId w:val="3"/>
        </w:numPr>
        <w:ind w:left="1985" w:hanging="284"/>
        <w:jc w:val="both"/>
        <w:rPr>
          <w:lang w:val="en-US"/>
        </w:rPr>
      </w:pPr>
      <w:r w:rsidRPr="003F79C3">
        <w:rPr>
          <w:noProof/>
          <w:lang w:val="en-US" w:eastAsia="zh-CN"/>
        </w:rPr>
        <mc:AlternateContent>
          <mc:Choice Requires="wps">
            <w:drawing>
              <wp:anchor distT="0" distB="0" distL="0" distR="0" simplePos="0" relativeHeight="251614720" behindDoc="0" locked="0" layoutInCell="1" allowOverlap="1" wp14:anchorId="18E9636D" wp14:editId="06DC3C7B">
                <wp:simplePos x="0" y="0"/>
                <wp:positionH relativeFrom="column">
                  <wp:posOffset>-7620</wp:posOffset>
                </wp:positionH>
                <wp:positionV relativeFrom="paragraph">
                  <wp:posOffset>-3175</wp:posOffset>
                </wp:positionV>
                <wp:extent cx="990600" cy="690245"/>
                <wp:effectExtent l="0" t="0" r="19050" b="146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90245"/>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0BBA94DB" w14:textId="77777777" w:rsidR="00676979" w:rsidRPr="00D10B0C" w:rsidRDefault="00676979" w:rsidP="002C7940">
                            <w:pPr>
                              <w:spacing w:before="0"/>
                              <w:rPr>
                                <w:color w:val="4F81BD" w:themeColor="accent1"/>
                              </w:rPr>
                            </w:pPr>
                            <w:r w:rsidRPr="00D10B0C">
                              <w:rPr>
                                <w:color w:val="4F81BD" w:themeColor="accent1"/>
                              </w:rPr>
                              <w:t>Use Template 1D</w:t>
                            </w:r>
                            <w:r w:rsidRPr="00D10B0C">
                              <w:rPr>
                                <w:color w:val="4F81BD" w:themeColor="accent1"/>
                              </w:rPr>
                              <w:br/>
                              <w:t>Information Sources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7" type="#_x0000_t202" style="position:absolute;left:0;text-align:left;margin-left:-.6pt;margin-top:-.25pt;width:78pt;height:54.35pt;z-index:251614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" fillcolor="white [3201]" strokecolor="#4f81bd [3204]" strokeweight=".5pt">
                <v:path arrowok="t"/>
                <v:textbox inset="1mm,1mm,1mm,1mm">
                  <w:txbxContent>
                    <w:p w14:paraId="0BBA94DB" w14:textId="77777777" w:rsidR="00B82D24" w:rsidRPr="00D10B0C" w:rsidRDefault="00B82D24" w:rsidP="002C7940">
                      <w:pPr>
                        <w:spacing w:before="0"/>
                        <w:rPr>
                          <w:color w:val="4F81BD" w:themeColor="accent1"/>
                        </w:rPr>
                      </w:pPr>
                      <w:r w:rsidRPr="00D10B0C">
                        <w:rPr>
                          <w:color w:val="4F81BD" w:themeColor="accent1"/>
                        </w:rPr>
                        <w:t>Use Template 1D</w:t>
                      </w:r>
                      <w:r w:rsidRPr="00D10B0C">
                        <w:rPr>
                          <w:color w:val="4F81BD" w:themeColor="accent1"/>
                        </w:rPr>
                        <w:br/>
                        <w:t>Information Sources</w:t>
                      </w:r>
                    </w:p>
                  </w:txbxContent>
                </v:textbox>
              </v:shape>
            </w:pict>
          </mc:Fallback>
        </mc:AlternateContent>
      </w:r>
      <w:r w:rsidR="008164DA" w:rsidRPr="003F79C3">
        <w:rPr>
          <w:lang w:val="en-US"/>
        </w:rPr>
        <w:t>Community</w:t>
      </w:r>
      <w:r w:rsidR="00B5588A" w:rsidRPr="003F79C3">
        <w:rPr>
          <w:lang w:val="en-US"/>
        </w:rPr>
        <w:t xml:space="preserve"> </w:t>
      </w:r>
      <w:r w:rsidR="007F4D3F" w:rsidRPr="003F79C3">
        <w:rPr>
          <w:lang w:val="en-US"/>
        </w:rPr>
        <w:t>reports</w:t>
      </w:r>
      <w:r w:rsidR="00BF02D1" w:rsidRPr="003F79C3">
        <w:rPr>
          <w:lang w:val="en-US"/>
        </w:rPr>
        <w:t xml:space="preserve"> </w:t>
      </w:r>
      <w:r w:rsidR="00C0581F" w:rsidRPr="003F79C3">
        <w:rPr>
          <w:lang w:val="en-US"/>
        </w:rPr>
        <w:t>–</w:t>
      </w:r>
      <w:r w:rsidR="00BF02D1" w:rsidRPr="003F79C3">
        <w:rPr>
          <w:lang w:val="en-US"/>
        </w:rPr>
        <w:t xml:space="preserve"> </w:t>
      </w:r>
      <w:r w:rsidR="006C12F5" w:rsidRPr="003F79C3">
        <w:rPr>
          <w:lang w:val="en-US"/>
        </w:rPr>
        <w:t xml:space="preserve">These reports can provide information on a range of key vulnerability factors </w:t>
      </w:r>
      <w:r w:rsidR="007F4D3F" w:rsidRPr="003F79C3">
        <w:rPr>
          <w:lang w:val="en-US"/>
        </w:rPr>
        <w:t xml:space="preserve">(e.g. </w:t>
      </w:r>
      <w:r w:rsidR="00EE46E3" w:rsidRPr="003F79C3">
        <w:rPr>
          <w:lang w:val="en-US"/>
        </w:rPr>
        <w:t xml:space="preserve">relevant </w:t>
      </w:r>
      <w:r w:rsidR="00B5588A" w:rsidRPr="003F79C3">
        <w:rPr>
          <w:lang w:val="en-US"/>
        </w:rPr>
        <w:t>health reports and associated datasets</w:t>
      </w:r>
      <w:r w:rsidR="00363C9A" w:rsidRPr="003F79C3">
        <w:rPr>
          <w:lang w:val="en-US"/>
        </w:rPr>
        <w:t>)</w:t>
      </w:r>
      <w:r w:rsidR="006C12F5" w:rsidRPr="003F79C3">
        <w:rPr>
          <w:lang w:val="en-US"/>
        </w:rPr>
        <w:t>.</w:t>
      </w:r>
    </w:p>
    <w:p w14:paraId="0F26142F" w14:textId="7D51C35E" w:rsidR="00AE2CD5" w:rsidRPr="003F79C3" w:rsidRDefault="00DD766A" w:rsidP="007718BD">
      <w:pPr>
        <w:ind w:left="1701"/>
        <w:jc w:val="both"/>
        <w:rPr>
          <w:lang w:val="en-US"/>
        </w:rPr>
      </w:pPr>
      <w:r w:rsidRPr="003F79C3">
        <w:rPr>
          <w:lang w:val="en-US"/>
        </w:rPr>
        <w:t xml:space="preserve">Key sources of information that were used during the Dominica assessment </w:t>
      </w:r>
      <w:r w:rsidR="007B3054" w:rsidRPr="003F79C3">
        <w:rPr>
          <w:lang w:val="en-US"/>
        </w:rPr>
        <w:t>are presented</w:t>
      </w:r>
      <w:r w:rsidRPr="003F79C3">
        <w:rPr>
          <w:lang w:val="en-US"/>
        </w:rPr>
        <w:t xml:space="preserve"> in Table </w:t>
      </w:r>
      <w:r w:rsidR="00400EBC" w:rsidRPr="003F79C3">
        <w:rPr>
          <w:lang w:val="en-US"/>
        </w:rPr>
        <w:t>2</w:t>
      </w:r>
      <w:r w:rsidRPr="003F79C3">
        <w:rPr>
          <w:lang w:val="en-US"/>
        </w:rPr>
        <w:t>.</w:t>
      </w:r>
    </w:p>
    <w:p w14:paraId="42E10DF0" w14:textId="77777777" w:rsidR="00DD766A" w:rsidRPr="003F79C3" w:rsidRDefault="00DD766A" w:rsidP="007718BD">
      <w:pPr>
        <w:ind w:left="1701"/>
        <w:jc w:val="both"/>
        <w:rPr>
          <w:lang w:val="en-US"/>
        </w:rPr>
      </w:pPr>
    </w:p>
    <w:p w14:paraId="4EE0993D" w14:textId="77777777" w:rsidR="00DD766A" w:rsidRPr="003F79C3" w:rsidRDefault="00DD766A" w:rsidP="007718BD">
      <w:pPr>
        <w:spacing w:before="0"/>
        <w:ind w:left="1701"/>
        <w:rPr>
          <w:rStyle w:val="Strong"/>
          <w:color w:val="4F81BD" w:themeColor="accent1"/>
          <w:lang w:val="en-US"/>
        </w:rPr>
      </w:pPr>
      <w:r w:rsidRPr="003F79C3">
        <w:rPr>
          <w:rStyle w:val="Strong"/>
          <w:color w:val="4F81BD" w:themeColor="accent1"/>
          <w:lang w:val="en-US"/>
        </w:rPr>
        <w:t>Step 1e: Develop a Communication Plan</w:t>
      </w:r>
    </w:p>
    <w:p w14:paraId="196385F7" w14:textId="0E08F0D4" w:rsidR="00DD766A" w:rsidRPr="003F79C3" w:rsidRDefault="003147C7" w:rsidP="007718BD">
      <w:pPr>
        <w:ind w:left="1701"/>
        <w:jc w:val="both"/>
        <w:rPr>
          <w:lang w:val="en-US"/>
        </w:rPr>
      </w:pPr>
      <w:r w:rsidRPr="003F79C3">
        <w:rPr>
          <w:noProof/>
          <w:lang w:val="en-US" w:eastAsia="zh-CN"/>
        </w:rPr>
        <mc:AlternateContent>
          <mc:Choice Requires="wps">
            <w:drawing>
              <wp:anchor distT="0" distB="0" distL="0" distR="0" simplePos="0" relativeHeight="251615744" behindDoc="0" locked="0" layoutInCell="1" allowOverlap="1" wp14:anchorId="4C97F9B4" wp14:editId="5C59A3BF">
                <wp:simplePos x="0" y="0"/>
                <wp:positionH relativeFrom="column">
                  <wp:posOffset>-10795</wp:posOffset>
                </wp:positionH>
                <wp:positionV relativeFrom="paragraph">
                  <wp:posOffset>99695</wp:posOffset>
                </wp:positionV>
                <wp:extent cx="990600" cy="711200"/>
                <wp:effectExtent l="0" t="0" r="19050" b="1270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1"/>
                          </a:solidFill>
                        </a:ln>
                        <a:effectLst/>
                        <a:extLst/>
                      </wps:spPr>
                      <wps:style>
                        <a:lnRef idx="2">
                          <a:schemeClr val="accent4"/>
                        </a:lnRef>
                        <a:fillRef idx="1">
                          <a:schemeClr val="lt1"/>
                        </a:fillRef>
                        <a:effectRef idx="0">
                          <a:schemeClr val="accent4"/>
                        </a:effectRef>
                        <a:fontRef idx="minor">
                          <a:schemeClr val="dk1"/>
                        </a:fontRef>
                      </wps:style>
                      <wps:txbx>
                        <w:txbxContent>
                          <w:p w14:paraId="1DFDA599" w14:textId="77777777" w:rsidR="00676979" w:rsidRPr="00D10B0C" w:rsidRDefault="00676979" w:rsidP="002C7940">
                            <w:pPr>
                              <w:spacing w:before="0"/>
                              <w:rPr>
                                <w:color w:val="4F81BD" w:themeColor="accent1"/>
                              </w:rPr>
                            </w:pPr>
                            <w:r w:rsidRPr="00D10B0C">
                              <w:rPr>
                                <w:color w:val="4F81BD" w:themeColor="accent1"/>
                              </w:rPr>
                              <w:t>Use Template 1E</w:t>
                            </w:r>
                            <w:r w:rsidRPr="00D10B0C">
                              <w:rPr>
                                <w:color w:val="4F81BD" w:themeColor="accent1"/>
                              </w:rPr>
                              <w:br/>
                              <w:t>Communication Plan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068" type="#_x0000_t202" style="position:absolute;left:0;text-align:left;margin-left:-.85pt;margin-top:7.85pt;width:78pt;height:56pt;z-index:251615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" fillcolor="white [3201]" strokecolor="#4f81bd [3204]" strokeweight=".5pt">
                <v:path arrowok="t"/>
                <v:textbox inset="1mm,1mm,1mm,1mm">
                  <w:txbxContent>
                    <w:p w14:paraId="1DFDA599" w14:textId="77777777" w:rsidR="00B82D24" w:rsidRPr="00D10B0C" w:rsidRDefault="00B82D24" w:rsidP="002C7940">
                      <w:pPr>
                        <w:spacing w:before="0"/>
                        <w:rPr>
                          <w:color w:val="4F81BD" w:themeColor="accent1"/>
                        </w:rPr>
                      </w:pPr>
                      <w:r w:rsidRPr="00D10B0C">
                        <w:rPr>
                          <w:color w:val="4F81BD" w:themeColor="accent1"/>
                        </w:rPr>
                        <w:t>Use Template 1E</w:t>
                      </w:r>
                      <w:r w:rsidRPr="00D10B0C">
                        <w:rPr>
                          <w:color w:val="4F81BD" w:themeColor="accent1"/>
                        </w:rPr>
                        <w:br/>
                        <w:t>Communication Plan</w:t>
                      </w:r>
                    </w:p>
                  </w:txbxContent>
                </v:textbox>
              </v:shape>
            </w:pict>
          </mc:Fallback>
        </mc:AlternateContent>
      </w:r>
      <w:r w:rsidR="00DD766A" w:rsidRPr="003F79C3">
        <w:rPr>
          <w:lang w:val="en-US"/>
        </w:rPr>
        <w:t xml:space="preserve">Developing a communication plan early in the process is important to ensure that the assessment is structured from the beginning to communicate identified risks effectively to </w:t>
      </w:r>
      <w:r w:rsidR="00524C55" w:rsidRPr="003F79C3">
        <w:rPr>
          <w:lang w:val="en-US"/>
        </w:rPr>
        <w:t>policy and decision-makers responsible for managing</w:t>
      </w:r>
      <w:r w:rsidR="00DD766A" w:rsidRPr="003F79C3">
        <w:rPr>
          <w:lang w:val="en-US"/>
        </w:rPr>
        <w:t xml:space="preserve"> the risks</w:t>
      </w:r>
      <w:r w:rsidR="00524C55" w:rsidRPr="003F79C3">
        <w:rPr>
          <w:lang w:val="en-US"/>
        </w:rPr>
        <w:t>, as well as to</w:t>
      </w:r>
      <w:r w:rsidR="00DD766A" w:rsidRPr="003F79C3">
        <w:rPr>
          <w:lang w:val="en-US"/>
        </w:rPr>
        <w:t xml:space="preserve"> </w:t>
      </w:r>
      <w:ins w:id="71" w:author="PBERRY" w:date="2017-05-09T19:02:00Z">
        <w:r w:rsidR="00315185">
          <w:rPr>
            <w:lang w:val="en-US"/>
          </w:rPr>
          <w:t xml:space="preserve">those </w:t>
        </w:r>
      </w:ins>
      <w:r w:rsidR="00DD766A" w:rsidRPr="003F79C3">
        <w:rPr>
          <w:lang w:val="en-US"/>
        </w:rPr>
        <w:t xml:space="preserve">who could be affected. The plan should specify the primary assessment output (e.g. report), to whom it will be </w:t>
      </w:r>
      <w:r w:rsidR="00DD766A" w:rsidRPr="003F79C3">
        <w:rPr>
          <w:lang w:val="en-US"/>
        </w:rPr>
        <w:lastRenderedPageBreak/>
        <w:t xml:space="preserve">communicated, mechanisms for sharing the results (e.g. </w:t>
      </w:r>
      <w:r w:rsidR="00DF0B74" w:rsidRPr="003F79C3">
        <w:rPr>
          <w:lang w:val="en-US"/>
        </w:rPr>
        <w:t xml:space="preserve">launch events, </w:t>
      </w:r>
      <w:r w:rsidR="00DD766A" w:rsidRPr="003F79C3">
        <w:rPr>
          <w:lang w:val="en-US"/>
        </w:rPr>
        <w:t xml:space="preserve">webinars, workshops), and </w:t>
      </w:r>
      <w:r w:rsidR="007B3054" w:rsidRPr="003F79C3">
        <w:rPr>
          <w:lang w:val="en-US"/>
        </w:rPr>
        <w:t>whether</w:t>
      </w:r>
      <w:r w:rsidR="00DD766A" w:rsidRPr="003F79C3">
        <w:rPr>
          <w:lang w:val="en-US"/>
        </w:rPr>
        <w:t xml:space="preserve"> outreach materials will be developed to communicate </w:t>
      </w:r>
      <w:ins w:id="72" w:author="PBERRY" w:date="2017-05-09T19:02:00Z">
        <w:r w:rsidR="00315185">
          <w:rPr>
            <w:lang w:val="en-US"/>
          </w:rPr>
          <w:t xml:space="preserve">the </w:t>
        </w:r>
      </w:ins>
      <w:r w:rsidR="00DD766A" w:rsidRPr="003F79C3">
        <w:rPr>
          <w:lang w:val="en-US"/>
        </w:rPr>
        <w:t xml:space="preserve">results. </w:t>
      </w:r>
    </w:p>
    <w:p w14:paraId="1A170F2D" w14:textId="1EEAD92B" w:rsidR="00DD766A" w:rsidRPr="003F79C3" w:rsidRDefault="003147C7" w:rsidP="002C7940">
      <w:pPr>
        <w:ind w:left="1701"/>
        <w:rPr>
          <w:lang w:val="en-US"/>
        </w:rPr>
      </w:pPr>
      <w:r w:rsidRPr="003F79C3">
        <w:rPr>
          <w:noProof/>
          <w:lang w:val="en-US" w:eastAsia="zh-CN"/>
        </w:rPr>
        <mc:AlternateContent>
          <mc:Choice Requires="wps">
            <w:drawing>
              <wp:inline distT="0" distB="0" distL="0" distR="0" wp14:anchorId="01067A17" wp14:editId="3E6E0CB9">
                <wp:extent cx="5054600" cy="2661920"/>
                <wp:effectExtent l="19050" t="13970" r="12700" b="19685"/>
                <wp:docPr id="2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61920"/>
                        </a:xfrm>
                        <a:prstGeom prst="rect">
                          <a:avLst/>
                        </a:prstGeom>
                        <a:solidFill>
                          <a:schemeClr val="lt1">
                            <a:lumMod val="100000"/>
                            <a:lumOff val="0"/>
                          </a:schemeClr>
                        </a:solidFill>
                        <a:ln w="25400">
                          <a:solidFill>
                            <a:schemeClr val="accent1">
                              <a:lumMod val="100000"/>
                              <a:lumOff val="0"/>
                            </a:schemeClr>
                          </a:solidFill>
                          <a:miter lim="800000"/>
                          <a:headEnd/>
                          <a:tailEnd/>
                        </a:ln>
                      </wps:spPr>
                      <wps:txbx>
                        <w:txbxContent>
                          <w:p w14:paraId="2D22C100" w14:textId="77777777" w:rsidR="00676979" w:rsidRPr="00851D21" w:rsidRDefault="00676979" w:rsidP="002A5729">
                            <w:pPr>
                              <w:pStyle w:val="Title"/>
                              <w:rPr>
                                <w:rStyle w:val="Strong"/>
                                <w:color w:val="4F81BD" w:themeColor="accent1"/>
                              </w:rPr>
                            </w:pPr>
                            <w:r w:rsidRPr="00851D21">
                              <w:rPr>
                                <w:rStyle w:val="Strong"/>
                                <w:color w:val="4F81BD" w:themeColor="accent1"/>
                              </w:rPr>
                              <w:t>BOX 4: Launch of the Dominica V&amp;A Assessment</w:t>
                            </w:r>
                          </w:p>
                          <w:p w14:paraId="2952DB91" w14:textId="061C49AF" w:rsidR="00676979" w:rsidRPr="00851D21" w:rsidRDefault="00676979" w:rsidP="00F62956">
                            <w:pPr>
                              <w:jc w:val="both"/>
                            </w:pPr>
                            <w:r w:rsidRPr="00851D21">
                              <w:t xml:space="preserve">The Dominica V&amp;A assessment was launched during the Caribbean Regional Climate Outlook Forum (CariCOF) held in Dominica in May 2016. Organized by the Caribbean Institute for Meteorology and Hydrology (CIMH), this CariCOF had a special focus on health topics and brought </w:t>
                            </w:r>
                            <w:r w:rsidRPr="00F62956">
                              <w:t>together participants from health authorities and N</w:t>
                            </w:r>
                            <w:r w:rsidR="00F62956" w:rsidRPr="00F62956">
                              <w:t xml:space="preserve">ational Meteorological and Hydrological Service </w:t>
                            </w:r>
                            <w:r w:rsidRPr="00F62956">
                              <w:t>in the region. The main outcomes of the report were presented by a member of the project team and distributed to policy makers in the form of an executive summary.</w:t>
                            </w:r>
                            <w:r w:rsidRPr="00851D21">
                              <w:t xml:space="preserve"> </w:t>
                            </w:r>
                          </w:p>
                          <w:p w14:paraId="6ABE16DA" w14:textId="77777777" w:rsidR="00676979" w:rsidRPr="00851D21" w:rsidRDefault="00676979" w:rsidP="00432AC2">
                            <w:pPr>
                              <w:jc w:val="both"/>
                              <w:rPr>
                                <w:bCs/>
                              </w:rPr>
                            </w:pPr>
                            <w:r w:rsidRPr="00851D21">
                              <w:t xml:space="preserve">The CariCOF offered an excellent platform to communicate results and share assessment experiences with countries from the region. These included: </w:t>
                            </w:r>
                            <w:r w:rsidRPr="00851D21">
                              <w:rPr>
                                <w:bCs/>
                              </w:rPr>
                              <w:t>Antigua, Bahamas, Barbados, Belize, Cayman Islands, Cuba, Dominica, Dominican Republic, Grenada, Guyana, Haiti, Jamaica, Montserrat, Panama, St. Vincent &amp; Grenadines, St. Lucia, St. Kitts, Suriname and Trinidad &amp; Tobago.</w:t>
                            </w:r>
                          </w:p>
                          <w:p w14:paraId="197F867C" w14:textId="641B4200" w:rsidR="00676979" w:rsidRPr="00432AC2" w:rsidRDefault="00676979" w:rsidP="00432AC2">
                            <w:pPr>
                              <w:jc w:val="both"/>
                              <w:rPr>
                                <w:bCs/>
                              </w:rPr>
                            </w:pPr>
                            <w:r w:rsidRPr="00851D21">
                              <w:rPr>
                                <w:bCs/>
                              </w:rPr>
                              <w:t xml:space="preserve">The executive summary of the Dominica V&amp;A assessment report can be accessed </w:t>
                            </w:r>
                            <w:r w:rsidR="00793740">
                              <w:rPr>
                                <w:bCs/>
                              </w:rPr>
                              <w:t xml:space="preserve">at: </w:t>
                            </w:r>
                            <w:r w:rsidRPr="00F62956">
                              <w:rPr>
                                <w:bCs/>
                                <w:highlight w:val="yellow"/>
                                <w:u w:val="single"/>
                                <w:rPrChange w:id="73" w:author="Joy Shumake-Guillemot" w:date="2017-08-11T16:18:00Z">
                                  <w:rPr>
                                    <w:bCs/>
                                    <w:u w:val="single"/>
                                  </w:rPr>
                                </w:rPrChange>
                              </w:rPr>
                              <w:t>here.</w:t>
                            </w:r>
                            <w:r w:rsidRPr="00DF0B74">
                              <w:rPr>
                                <w:bCs/>
                              </w:rPr>
                              <w:t xml:space="preserve"> </w:t>
                            </w:r>
                          </w:p>
                        </w:txbxContent>
                      </wps:txbx>
                      <wps:bodyPr rot="0" vert="horz" wrap="square" lIns="91440" tIns="45720" rIns="91440" bIns="45720" anchor="ctr" anchorCtr="0" upright="1">
                        <a:noAutofit/>
                      </wps:bodyPr>
                    </wps:wsp>
                  </a:graphicData>
                </a:graphic>
              </wp:inline>
            </w:drawing>
          </mc:Choice>
          <mc:Fallback>
            <w:pict>
              <v:shape id="Text Box 108" o:spid="_x0000_s1069" type="#_x0000_t202" style="width:398pt;height:20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" fillcolor="white [3201]" strokecolor="#4f81bd [3204]" strokeweight="2pt">
                <v:textbox>
                  <w:txbxContent>
                    <w:p w14:paraId="2D22C100" w14:textId="77777777" w:rsidR="00676979" w:rsidRPr="00851D21" w:rsidRDefault="00676979" w:rsidP="002A5729">
                      <w:pPr>
                        <w:pStyle w:val="Title"/>
                        <w:rPr>
                          <w:rStyle w:val="Strong"/>
                          <w:color w:val="4F81BD" w:themeColor="accent1"/>
                        </w:rPr>
                      </w:pPr>
                      <w:r w:rsidRPr="00851D21">
                        <w:rPr>
                          <w:rStyle w:val="Strong"/>
                          <w:color w:val="4F81BD" w:themeColor="accent1"/>
                        </w:rPr>
                        <w:t>BOX 4: Launch of the Dominica V&amp;A Assessment</w:t>
                      </w:r>
                    </w:p>
                    <w:p w14:paraId="2952DB91" w14:textId="061C49AF" w:rsidR="00676979" w:rsidRPr="00851D21" w:rsidRDefault="00676979" w:rsidP="00F62956">
                      <w:pPr>
                        <w:jc w:val="both"/>
                      </w:pPr>
                      <w:r w:rsidRPr="00851D21">
                        <w:t xml:space="preserve">The Dominica V&amp;A assessment was launched during the Caribbean Regional Climate Outlook Forum (CariCOF) held in Dominica in May 2016. Organized by the Caribbean Institute for Meteorology and Hydrology (CIMH), this CariCOF had a special focus on health topics and brought </w:t>
                      </w:r>
                      <w:r w:rsidRPr="00F62956">
                        <w:t>together participants from health authorities and N</w:t>
                      </w:r>
                      <w:r w:rsidR="00F62956" w:rsidRPr="00F62956">
                        <w:t xml:space="preserve">ational Meteorological and Hydrological Service </w:t>
                      </w:r>
                      <w:r w:rsidRPr="00F62956">
                        <w:t>in the region. The main outcomes of the report were presented by a member of the project team and distributed to policy makers in the form of an executive summary.</w:t>
                      </w:r>
                      <w:r w:rsidRPr="00851D21">
                        <w:t xml:space="preserve"> </w:t>
                      </w:r>
                    </w:p>
                    <w:p w14:paraId="6ABE16DA" w14:textId="77777777" w:rsidR="00676979" w:rsidRPr="00851D21" w:rsidRDefault="00676979" w:rsidP="00432AC2">
                      <w:pPr>
                        <w:jc w:val="both"/>
                        <w:rPr>
                          <w:bCs/>
                        </w:rPr>
                      </w:pPr>
                      <w:r w:rsidRPr="00851D21">
                        <w:t xml:space="preserve">The CariCOF offered an excellent platform to communicate results and share assessment experiences with countries from the region. These included: </w:t>
                      </w:r>
                      <w:r w:rsidRPr="00851D21">
                        <w:rPr>
                          <w:bCs/>
                        </w:rPr>
                        <w:t>Antigua, Bahamas, Barbados, Belize, Cayman Islands, Cuba, Dominica, Dominican Republic, Grenada, Guyana, Haiti, Jamaica, Montserrat, Panama, St. Vincent &amp; Grenadines, St. Lucia, St. Kitts, Suriname and Trinidad &amp; Tobago.</w:t>
                      </w:r>
                    </w:p>
                    <w:p w14:paraId="197F867C" w14:textId="641B4200" w:rsidR="00676979" w:rsidRPr="00432AC2" w:rsidRDefault="00676979" w:rsidP="00432AC2">
                      <w:pPr>
                        <w:jc w:val="both"/>
                        <w:rPr>
                          <w:bCs/>
                        </w:rPr>
                      </w:pPr>
                      <w:r w:rsidRPr="00851D21">
                        <w:rPr>
                          <w:bCs/>
                        </w:rPr>
                        <w:t xml:space="preserve">The executive summary of the Dominica V&amp;A assessment report can be accessed </w:t>
                      </w:r>
                      <w:r w:rsidR="00793740">
                        <w:rPr>
                          <w:bCs/>
                        </w:rPr>
                        <w:t xml:space="preserve">at: </w:t>
                      </w:r>
                      <w:r w:rsidRPr="00F62956">
                        <w:rPr>
                          <w:bCs/>
                          <w:highlight w:val="yellow"/>
                          <w:u w:val="single"/>
                          <w:rPrChange w:id="74" w:author="Joy Shumake-Guillemot" w:date="2017-08-11T16:18:00Z">
                            <w:rPr>
                              <w:bCs/>
                              <w:u w:val="single"/>
                            </w:rPr>
                          </w:rPrChange>
                        </w:rPr>
                        <w:t>here.</w:t>
                      </w:r>
                      <w:r w:rsidRPr="00DF0B74">
                        <w:rPr>
                          <w:bCs/>
                        </w:rPr>
                        <w:t xml:space="preserve"> </w:t>
                      </w:r>
                    </w:p>
                  </w:txbxContent>
                </v:textbox>
                <w10:anchorlock/>
              </v:shape>
            </w:pict>
          </mc:Fallback>
        </mc:AlternateContent>
      </w:r>
    </w:p>
    <w:p w14:paraId="01ADFEE7" w14:textId="77777777" w:rsidR="00DD766A" w:rsidRPr="003F79C3" w:rsidRDefault="00DD766A" w:rsidP="003067DD">
      <w:pPr>
        <w:rPr>
          <w:rStyle w:val="Strong"/>
          <w:b w:val="0"/>
          <w:bCs w:val="0"/>
          <w:color w:val="auto"/>
          <w:sz w:val="20"/>
          <w:lang w:val="en-US"/>
        </w:rPr>
      </w:pPr>
    </w:p>
    <w:p w14:paraId="0B189753" w14:textId="77777777" w:rsidR="003067DD" w:rsidRPr="003F79C3" w:rsidRDefault="003067DD" w:rsidP="00AE2CD5">
      <w:pPr>
        <w:rPr>
          <w:lang w:val="en-US"/>
        </w:rPr>
      </w:pPr>
    </w:p>
    <w:p w14:paraId="5FE853DD" w14:textId="77777777" w:rsidR="000D2317" w:rsidRPr="003F79C3" w:rsidRDefault="000D2317">
      <w:pPr>
        <w:rPr>
          <w:lang w:val="en-US"/>
        </w:rPr>
      </w:pPr>
      <w:r w:rsidRPr="003F79C3">
        <w:rPr>
          <w:b/>
          <w:bCs/>
          <w:lang w:val="en-US"/>
        </w:rPr>
        <w:br w:type="page"/>
      </w:r>
    </w:p>
    <w:tbl>
      <w:tblPr>
        <w:tblStyle w:val="LightList-Accent4"/>
        <w:tblW w:w="5000" w:type="pct"/>
        <w:tblLook w:val="04A0" w:firstRow="1" w:lastRow="0" w:firstColumn="1" w:lastColumn="0" w:noHBand="0" w:noVBand="1"/>
      </w:tblPr>
      <w:tblGrid>
        <w:gridCol w:w="679"/>
        <w:gridCol w:w="2273"/>
        <w:gridCol w:w="6896"/>
      </w:tblGrid>
      <w:tr w:rsidR="007F6045" w:rsidRPr="003F79C3" w14:paraId="4853E4A8" w14:textId="77777777" w:rsidTr="00D10B0C">
        <w:trPr>
          <w:cnfStyle w:val="100000000000" w:firstRow="1" w:lastRow="0" w:firstColumn="0" w:lastColumn="0" w:oddVBand="0" w:evenVBand="0" w:oddHBand="0"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8" w:space="0" w:color="4F81BD"/>
              <w:bottom w:val="single" w:sz="8" w:space="0" w:color="4F81BD"/>
            </w:tcBorders>
            <w:shd w:val="clear" w:color="auto" w:fill="4F81BD" w:themeFill="accent1"/>
          </w:tcPr>
          <w:p w14:paraId="32FDA947" w14:textId="0764EC60" w:rsidR="00DD766A" w:rsidRPr="003F79C3" w:rsidRDefault="00D14D33" w:rsidP="00DD766A">
            <w:pPr>
              <w:spacing w:before="0"/>
              <w:rPr>
                <w:lang w:val="en-US"/>
              </w:rPr>
            </w:pPr>
            <w:r w:rsidRPr="003F79C3">
              <w:rPr>
                <w:lang w:val="en-US"/>
              </w:rPr>
              <w:lastRenderedPageBreak/>
              <w:t>Table 2</w:t>
            </w:r>
            <w:r w:rsidR="00DD766A" w:rsidRPr="003F79C3">
              <w:rPr>
                <w:lang w:val="en-US"/>
              </w:rPr>
              <w:t xml:space="preserve">: Key </w:t>
            </w:r>
            <w:r w:rsidR="005C67AF">
              <w:rPr>
                <w:lang w:val="en-US"/>
              </w:rPr>
              <w:t>s</w:t>
            </w:r>
            <w:r w:rsidR="00DD766A" w:rsidRPr="003F79C3">
              <w:rPr>
                <w:lang w:val="en-US"/>
              </w:rPr>
              <w:t xml:space="preserve">ources of </w:t>
            </w:r>
            <w:r w:rsidR="005C67AF">
              <w:rPr>
                <w:lang w:val="en-US"/>
              </w:rPr>
              <w:t>i</w:t>
            </w:r>
            <w:r w:rsidR="00DD766A" w:rsidRPr="003F79C3">
              <w:rPr>
                <w:lang w:val="en-US"/>
              </w:rPr>
              <w:t>nformation for the Dominica Assessment</w:t>
            </w:r>
          </w:p>
        </w:tc>
      </w:tr>
      <w:tr w:rsidR="007F6045" w:rsidRPr="003F79C3" w14:paraId="0571AE3E" w14:textId="77777777" w:rsidTr="00D10B0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499" w:type="pct"/>
            <w:gridSpan w:val="2"/>
            <w:tcBorders>
              <w:top w:val="single" w:sz="8" w:space="0" w:color="4F81BD"/>
              <w:left w:val="single" w:sz="8" w:space="0" w:color="4F81BD"/>
              <w:bottom w:val="single" w:sz="8" w:space="0" w:color="4F81BD"/>
            </w:tcBorders>
            <w:vAlign w:val="center"/>
          </w:tcPr>
          <w:p w14:paraId="5577CF08" w14:textId="77777777" w:rsidR="00DD766A" w:rsidRPr="003F79C3" w:rsidRDefault="00DD766A" w:rsidP="00F62956">
            <w:pPr>
              <w:spacing w:before="0"/>
              <w:ind w:left="1080" w:hanging="360"/>
              <w:rPr>
                <w:b w:val="0"/>
                <w:bCs w:val="0"/>
                <w:lang w:val="en-US"/>
              </w:rPr>
            </w:pPr>
            <w:r w:rsidRPr="003F79C3">
              <w:rPr>
                <w:lang w:val="en-US"/>
              </w:rPr>
              <w:t xml:space="preserve">Data source </w:t>
            </w:r>
          </w:p>
        </w:tc>
        <w:tc>
          <w:tcPr>
            <w:tcW w:w="3501" w:type="pct"/>
            <w:tcBorders>
              <w:top w:val="single" w:sz="8" w:space="0" w:color="4F81BD"/>
              <w:bottom w:val="single" w:sz="8" w:space="0" w:color="4F81BD"/>
              <w:right w:val="single" w:sz="8" w:space="0" w:color="4F81BD"/>
            </w:tcBorders>
            <w:vAlign w:val="center"/>
          </w:tcPr>
          <w:p w14:paraId="704E431D" w14:textId="0977B87F" w:rsidR="00DD766A" w:rsidRPr="003F79C3" w:rsidRDefault="00DD766A" w:rsidP="00DD766A">
            <w:pPr>
              <w:spacing w:before="0"/>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 xml:space="preserve">Types of information collected during </w:t>
            </w:r>
            <w:r w:rsidR="000B426D">
              <w:rPr>
                <w:b/>
                <w:lang w:val="en-US"/>
              </w:rPr>
              <w:t xml:space="preserve">the </w:t>
            </w:r>
            <w:r w:rsidRPr="003F79C3">
              <w:rPr>
                <w:b/>
                <w:lang w:val="en-US"/>
              </w:rPr>
              <w:t>Dominica V&amp;A</w:t>
            </w:r>
          </w:p>
        </w:tc>
      </w:tr>
      <w:tr w:rsidR="007F6045" w:rsidRPr="003F79C3" w14:paraId="5CBB0F90" w14:textId="77777777" w:rsidTr="000D2317">
        <w:trPr>
          <w:trHeight w:val="571"/>
        </w:trPr>
        <w:tc>
          <w:tcPr>
            <w:cnfStyle w:val="001000000000" w:firstRow="0" w:lastRow="0" w:firstColumn="1" w:lastColumn="0" w:oddVBand="0" w:evenVBand="0" w:oddHBand="0" w:evenHBand="0" w:firstRowFirstColumn="0" w:firstRowLastColumn="0" w:lastRowFirstColumn="0" w:lastRowLastColumn="0"/>
            <w:tcW w:w="345" w:type="pct"/>
            <w:vMerge w:val="restart"/>
            <w:tcBorders>
              <w:top w:val="single" w:sz="8" w:space="0" w:color="4F81BD"/>
              <w:left w:val="single" w:sz="8" w:space="0" w:color="4F81BD"/>
            </w:tcBorders>
            <w:textDirection w:val="btLr"/>
            <w:vAlign w:val="center"/>
          </w:tcPr>
          <w:p w14:paraId="753639FE" w14:textId="77777777" w:rsidR="00DD766A" w:rsidRPr="003F79C3" w:rsidRDefault="00DD766A" w:rsidP="00DD766A">
            <w:pPr>
              <w:spacing w:before="0"/>
              <w:ind w:left="113" w:right="113"/>
              <w:jc w:val="center"/>
              <w:rPr>
                <w:i/>
                <w:lang w:val="en-US"/>
              </w:rPr>
            </w:pPr>
            <w:r w:rsidRPr="003F79C3">
              <w:rPr>
                <w:i/>
                <w:lang w:val="en-US"/>
              </w:rPr>
              <w:t>Qualitative</w:t>
            </w:r>
          </w:p>
        </w:tc>
        <w:tc>
          <w:tcPr>
            <w:tcW w:w="1154" w:type="pct"/>
            <w:tcBorders>
              <w:top w:val="single" w:sz="8" w:space="0" w:color="4F81BD"/>
              <w:bottom w:val="single" w:sz="8" w:space="0" w:color="4F81BD"/>
            </w:tcBorders>
            <w:vAlign w:val="center"/>
          </w:tcPr>
          <w:p w14:paraId="3C5BAB54"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Interviews</w:t>
            </w:r>
          </w:p>
        </w:tc>
        <w:tc>
          <w:tcPr>
            <w:tcW w:w="3501" w:type="pct"/>
            <w:tcBorders>
              <w:top w:val="single" w:sz="8" w:space="0" w:color="4F81BD"/>
              <w:bottom w:val="single" w:sz="8" w:space="0" w:color="4F81BD"/>
              <w:right w:val="single" w:sz="8" w:space="0" w:color="4F81BD"/>
            </w:tcBorders>
            <w:vAlign w:val="center"/>
          </w:tcPr>
          <w:p w14:paraId="23C87847" w14:textId="77777777" w:rsidR="00DD766A" w:rsidRPr="003F79C3" w:rsidRDefault="00DD766A"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lang w:val="en-US"/>
              </w:rPr>
              <w:t xml:space="preserve">Key informant interviews were held to gather targeted and in-depth information on priority health </w:t>
            </w:r>
            <w:r w:rsidR="00B21DC5" w:rsidRPr="003F79C3">
              <w:rPr>
                <w:lang w:val="en-US"/>
              </w:rPr>
              <w:t xml:space="preserve">risks </w:t>
            </w:r>
            <w:r w:rsidRPr="003F79C3">
              <w:rPr>
                <w:lang w:val="en-US"/>
              </w:rPr>
              <w:t xml:space="preserve">and capacity issues </w:t>
            </w:r>
          </w:p>
        </w:tc>
      </w:tr>
      <w:tr w:rsidR="007F6045" w:rsidRPr="003F79C3" w14:paraId="0832C890" w14:textId="77777777" w:rsidTr="000D231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vAlign w:val="center"/>
          </w:tcPr>
          <w:p w14:paraId="0F50E401"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2D47A1ED"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Focus groups</w:t>
            </w:r>
          </w:p>
        </w:tc>
        <w:tc>
          <w:tcPr>
            <w:tcW w:w="3501" w:type="pct"/>
            <w:tcBorders>
              <w:top w:val="single" w:sz="8" w:space="0" w:color="4F81BD"/>
              <w:bottom w:val="single" w:sz="8" w:space="0" w:color="4F81BD"/>
              <w:right w:val="single" w:sz="8" w:space="0" w:color="4F81BD"/>
            </w:tcBorders>
            <w:vAlign w:val="center"/>
          </w:tcPr>
          <w:p w14:paraId="301BD757" w14:textId="77777777" w:rsidR="00DD766A" w:rsidRPr="003F79C3" w:rsidRDefault="00B21DC5"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lang w:val="en-US"/>
              </w:rPr>
              <w:t>A f</w:t>
            </w:r>
            <w:r w:rsidR="00DD766A" w:rsidRPr="003F79C3">
              <w:rPr>
                <w:lang w:val="en-US"/>
              </w:rPr>
              <w:t xml:space="preserve">ocus group with </w:t>
            </w:r>
            <w:r w:rsidRPr="003F79C3">
              <w:rPr>
                <w:lang w:val="en-US"/>
              </w:rPr>
              <w:t xml:space="preserve">the </w:t>
            </w:r>
            <w:r w:rsidR="00DD766A" w:rsidRPr="003F79C3">
              <w:rPr>
                <w:lang w:val="en-US"/>
              </w:rPr>
              <w:t>Environmental Health Department was organized to discuss risk prevention activities and existing barriers</w:t>
            </w:r>
          </w:p>
          <w:p w14:paraId="37210111" w14:textId="77777777" w:rsidR="00DD766A" w:rsidRPr="003F79C3" w:rsidRDefault="00B21DC5"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A f</w:t>
            </w:r>
            <w:r w:rsidR="00DD766A" w:rsidRPr="003F79C3">
              <w:rPr>
                <w:lang w:val="en-US"/>
              </w:rPr>
              <w:t>ocus group on adaptation was held to gather adaptation options from local stakeholders</w:t>
            </w:r>
          </w:p>
        </w:tc>
      </w:tr>
      <w:tr w:rsidR="007F6045" w:rsidRPr="003F79C3" w14:paraId="39D8C6C9" w14:textId="77777777" w:rsidTr="000D2317">
        <w:trPr>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vAlign w:val="center"/>
          </w:tcPr>
          <w:p w14:paraId="1F44F88F"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34003AED"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 xml:space="preserve">Workshops </w:t>
            </w:r>
          </w:p>
        </w:tc>
        <w:tc>
          <w:tcPr>
            <w:tcW w:w="3501" w:type="pct"/>
            <w:tcBorders>
              <w:top w:val="single" w:sz="8" w:space="0" w:color="4F81BD"/>
              <w:bottom w:val="single" w:sz="8" w:space="0" w:color="4F81BD"/>
              <w:right w:val="single" w:sz="8" w:space="0" w:color="4F81BD"/>
            </w:tcBorders>
            <w:vAlign w:val="center"/>
          </w:tcPr>
          <w:p w14:paraId="07E159B0" w14:textId="50EDA7FE" w:rsidR="00DD766A" w:rsidRPr="003F79C3" w:rsidRDefault="00B21DC5"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An a</w:t>
            </w:r>
            <w:r w:rsidR="00DD766A" w:rsidRPr="003F79C3">
              <w:rPr>
                <w:lang w:val="en-US"/>
              </w:rPr>
              <w:t xml:space="preserve">ssessment launch event was organized to build enthusiasm by sharing findings of </w:t>
            </w:r>
            <w:r w:rsidRPr="003F79C3">
              <w:rPr>
                <w:lang w:val="en-US"/>
              </w:rPr>
              <w:t xml:space="preserve">an </w:t>
            </w:r>
            <w:r w:rsidR="00DD766A" w:rsidRPr="003F79C3">
              <w:rPr>
                <w:lang w:val="en-US"/>
              </w:rPr>
              <w:t xml:space="preserve">initial desk review </w:t>
            </w:r>
            <w:r w:rsidR="000B426D">
              <w:rPr>
                <w:lang w:val="en-US"/>
              </w:rPr>
              <w:t xml:space="preserve">report </w:t>
            </w:r>
            <w:r w:rsidR="00DD766A" w:rsidRPr="003F79C3">
              <w:rPr>
                <w:lang w:val="en-US"/>
              </w:rPr>
              <w:t>with local stakeholders</w:t>
            </w:r>
          </w:p>
          <w:p w14:paraId="6B3A6244" w14:textId="77777777" w:rsidR="00DD766A" w:rsidRPr="003F79C3" w:rsidRDefault="00DD766A"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National stakeholder workshops were held to increase awareness and solidify political will for the V&amp;A assessment in Dominica</w:t>
            </w:r>
          </w:p>
        </w:tc>
      </w:tr>
      <w:tr w:rsidR="007F6045" w:rsidRPr="003F79C3" w14:paraId="4FEE1068" w14:textId="77777777" w:rsidTr="000D231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vAlign w:val="center"/>
          </w:tcPr>
          <w:p w14:paraId="4C4EDF11"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08D0650C"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Surveys</w:t>
            </w:r>
          </w:p>
        </w:tc>
        <w:tc>
          <w:tcPr>
            <w:tcW w:w="3501" w:type="pct"/>
            <w:tcBorders>
              <w:top w:val="single" w:sz="8" w:space="0" w:color="4F81BD"/>
              <w:bottom w:val="single" w:sz="8" w:space="0" w:color="4F81BD"/>
              <w:right w:val="single" w:sz="8" w:space="0" w:color="4F81BD"/>
            </w:tcBorders>
            <w:vAlign w:val="center"/>
          </w:tcPr>
          <w:p w14:paraId="3DC136FB" w14:textId="77777777" w:rsidR="00DD766A" w:rsidRPr="003F79C3" w:rsidRDefault="00DD766A"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lang w:val="en-US"/>
              </w:rPr>
              <w:t>Survey</w:t>
            </w:r>
            <w:r w:rsidR="00B21DC5" w:rsidRPr="003F79C3">
              <w:rPr>
                <w:lang w:val="en-US"/>
              </w:rPr>
              <w:t>s</w:t>
            </w:r>
            <w:r w:rsidRPr="003F79C3">
              <w:rPr>
                <w:lang w:val="en-US"/>
              </w:rPr>
              <w:t xml:space="preserve"> to collect information on vulnerability were administered during a workshop</w:t>
            </w:r>
          </w:p>
          <w:p w14:paraId="386708CF" w14:textId="77777777" w:rsidR="00DD766A" w:rsidRPr="003F79C3" w:rsidRDefault="00B21DC5" w:rsidP="001920A5">
            <w:pPr>
              <w:pStyle w:val="ListParagraph"/>
              <w:numPr>
                <w:ilvl w:val="0"/>
                <w:numId w:val="29"/>
              </w:numPr>
              <w:spacing w:before="60" w:after="60"/>
              <w:ind w:left="252" w:hanging="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lang w:val="en-US"/>
              </w:rPr>
              <w:t>A s</w:t>
            </w:r>
            <w:r w:rsidR="00DD766A" w:rsidRPr="003F79C3">
              <w:rPr>
                <w:lang w:val="en-US"/>
              </w:rPr>
              <w:t xml:space="preserve">urvey to gather information on adaptive capacity was distributed </w:t>
            </w:r>
            <w:r w:rsidR="00400EBC" w:rsidRPr="003F79C3">
              <w:rPr>
                <w:lang w:val="en-US"/>
              </w:rPr>
              <w:t>during workshops and digitally</w:t>
            </w:r>
          </w:p>
          <w:p w14:paraId="63C9CDEE" w14:textId="77777777" w:rsidR="00DD766A" w:rsidRPr="003F79C3" w:rsidRDefault="00DD766A" w:rsidP="00DD766A">
            <w:pPr>
              <w:pStyle w:val="ListParagraph"/>
              <w:spacing w:before="60" w:after="60"/>
              <w:ind w:left="252"/>
              <w:contextualSpacing w:val="0"/>
              <w:cnfStyle w:val="000000100000" w:firstRow="0" w:lastRow="0" w:firstColumn="0" w:lastColumn="0" w:oddVBand="0" w:evenVBand="0" w:oddHBand="1" w:evenHBand="0" w:firstRowFirstColumn="0" w:firstRowLastColumn="0" w:lastRowFirstColumn="0" w:lastRowLastColumn="0"/>
              <w:rPr>
                <w:b/>
                <w:lang w:val="en-US"/>
              </w:rPr>
            </w:pPr>
            <w:r w:rsidRPr="003F79C3">
              <w:rPr>
                <w:i/>
                <w:lang w:val="en-US"/>
              </w:rPr>
              <w:t>[To increase response rates, surveys should be sent electronically to all participants, and administered in person to key stakeholders such as during workshops or meetings]</w:t>
            </w:r>
          </w:p>
        </w:tc>
      </w:tr>
      <w:tr w:rsidR="007F6045" w:rsidRPr="003F79C3" w14:paraId="77E6A694" w14:textId="77777777" w:rsidTr="000D2317">
        <w:trPr>
          <w:trHeight w:val="11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bottom w:val="single" w:sz="8" w:space="0" w:color="4F81BD"/>
            </w:tcBorders>
            <w:vAlign w:val="center"/>
          </w:tcPr>
          <w:p w14:paraId="7AF843AA" w14:textId="77777777" w:rsidR="00DD766A" w:rsidRPr="003F79C3" w:rsidRDefault="00DD766A" w:rsidP="00DD766A">
            <w:pPr>
              <w:spacing w:before="0"/>
              <w:ind w:left="360"/>
              <w:jc w:val="center"/>
              <w:rPr>
                <w:b w:val="0"/>
                <w:lang w:val="en-US"/>
              </w:rPr>
            </w:pPr>
          </w:p>
        </w:tc>
        <w:tc>
          <w:tcPr>
            <w:tcW w:w="1154" w:type="pct"/>
            <w:tcBorders>
              <w:top w:val="single" w:sz="8" w:space="0" w:color="4F81BD"/>
              <w:bottom w:val="single" w:sz="8" w:space="0" w:color="4F81BD"/>
            </w:tcBorders>
            <w:vAlign w:val="center"/>
          </w:tcPr>
          <w:p w14:paraId="2148C174"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Risk Matrix</w:t>
            </w:r>
          </w:p>
        </w:tc>
        <w:tc>
          <w:tcPr>
            <w:tcW w:w="3501" w:type="pct"/>
            <w:tcBorders>
              <w:top w:val="single" w:sz="8" w:space="0" w:color="4F81BD"/>
              <w:bottom w:val="single" w:sz="8" w:space="0" w:color="4F81BD"/>
              <w:right w:val="single" w:sz="8" w:space="0" w:color="4F81BD"/>
            </w:tcBorders>
            <w:vAlign w:val="center"/>
          </w:tcPr>
          <w:p w14:paraId="7F3239CE" w14:textId="77777777" w:rsidR="00DD766A" w:rsidRPr="003F79C3" w:rsidRDefault="00DD766A" w:rsidP="001920A5">
            <w:pPr>
              <w:pStyle w:val="ListParagraph"/>
              <w:numPr>
                <w:ilvl w:val="0"/>
                <w:numId w:val="29"/>
              </w:numPr>
              <w:spacing w:before="60" w:after="60"/>
              <w:ind w:left="252" w:hanging="252"/>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lang w:val="en-US"/>
              </w:rPr>
              <w:t>Risk matrix exercises were used to provide qualitative assessments of future risks</w:t>
            </w:r>
          </w:p>
          <w:p w14:paraId="44E09CA8" w14:textId="77777777" w:rsidR="00DD766A" w:rsidRPr="003F79C3" w:rsidRDefault="00DD766A" w:rsidP="00DD766A">
            <w:pPr>
              <w:pStyle w:val="ListParagraph"/>
              <w:spacing w:before="60" w:after="60"/>
              <w:ind w:left="252"/>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i/>
                <w:lang w:val="en-US"/>
              </w:rPr>
              <w:t>[To improve outcomes, high sample sizes should be sought and exercises administered in person such as during workshops to offer opportunities for explanation and questions.]</w:t>
            </w:r>
          </w:p>
        </w:tc>
      </w:tr>
      <w:tr w:rsidR="007F6045" w:rsidRPr="003F79C3" w14:paraId="2686EB2D"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val="restart"/>
            <w:tcBorders>
              <w:top w:val="single" w:sz="8" w:space="0" w:color="4F81BD"/>
              <w:left w:val="single" w:sz="8" w:space="0" w:color="4F81BD"/>
            </w:tcBorders>
            <w:textDirection w:val="btLr"/>
            <w:vAlign w:val="center"/>
          </w:tcPr>
          <w:p w14:paraId="66917BE4" w14:textId="77777777" w:rsidR="00DD766A" w:rsidRPr="003F79C3" w:rsidRDefault="00DD766A" w:rsidP="00DD766A">
            <w:pPr>
              <w:spacing w:before="0"/>
              <w:ind w:left="113" w:right="113"/>
              <w:jc w:val="center"/>
              <w:rPr>
                <w:i/>
                <w:lang w:val="en-US"/>
              </w:rPr>
            </w:pPr>
            <w:r w:rsidRPr="003F79C3">
              <w:rPr>
                <w:i/>
                <w:lang w:val="en-US"/>
              </w:rPr>
              <w:t>Quantitative</w:t>
            </w:r>
          </w:p>
        </w:tc>
        <w:tc>
          <w:tcPr>
            <w:tcW w:w="1154" w:type="pct"/>
            <w:tcBorders>
              <w:top w:val="single" w:sz="8" w:space="0" w:color="4F81BD"/>
              <w:bottom w:val="single" w:sz="8" w:space="0" w:color="4F81BD"/>
            </w:tcBorders>
            <w:vAlign w:val="center"/>
          </w:tcPr>
          <w:p w14:paraId="764ACB0B"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Environmental Health Department</w:t>
            </w:r>
          </w:p>
        </w:tc>
        <w:tc>
          <w:tcPr>
            <w:tcW w:w="3501" w:type="pct"/>
            <w:tcBorders>
              <w:top w:val="single" w:sz="8" w:space="0" w:color="4F81BD"/>
              <w:bottom w:val="single" w:sz="8" w:space="0" w:color="4F81BD"/>
              <w:right w:val="single" w:sz="8" w:space="0" w:color="4F81BD"/>
            </w:tcBorders>
            <w:vAlign w:val="center"/>
          </w:tcPr>
          <w:p w14:paraId="2E5C5072"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Mosquito indices, water quality data, as well as reports on vector control, water quality and food safety</w:t>
            </w:r>
          </w:p>
        </w:tc>
      </w:tr>
      <w:tr w:rsidR="007F6045" w:rsidRPr="003F79C3" w14:paraId="157C62E0" w14:textId="77777777" w:rsidTr="000D2317">
        <w:trPr>
          <w:cantSplit/>
          <w:trHeight w:val="469"/>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20F8D4F2"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050E1937"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Ministry of Health (Health Information Unit)</w:t>
            </w:r>
          </w:p>
        </w:tc>
        <w:tc>
          <w:tcPr>
            <w:tcW w:w="3501" w:type="pct"/>
            <w:tcBorders>
              <w:top w:val="single" w:sz="8" w:space="0" w:color="4F81BD"/>
              <w:bottom w:val="single" w:sz="8" w:space="0" w:color="4F81BD"/>
              <w:right w:val="single" w:sz="8" w:space="0" w:color="4F81BD"/>
            </w:tcBorders>
            <w:vAlign w:val="center"/>
          </w:tcPr>
          <w:p w14:paraId="08EA0988" w14:textId="77777777"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Health data from official government reports</w:t>
            </w:r>
          </w:p>
        </w:tc>
      </w:tr>
      <w:tr w:rsidR="007F6045" w:rsidRPr="003F79C3" w14:paraId="2BA8927D"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5FE9F541"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2D729C33"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Dominica Meteorological Service</w:t>
            </w:r>
          </w:p>
        </w:tc>
        <w:tc>
          <w:tcPr>
            <w:tcW w:w="3501" w:type="pct"/>
            <w:tcBorders>
              <w:top w:val="single" w:sz="8" w:space="0" w:color="4F81BD"/>
              <w:bottom w:val="single" w:sz="8" w:space="0" w:color="4F81BD"/>
              <w:right w:val="single" w:sz="8" w:space="0" w:color="4F81BD"/>
            </w:tcBorders>
            <w:vAlign w:val="center"/>
          </w:tcPr>
          <w:p w14:paraId="20DF2559"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National climate data</w:t>
            </w:r>
          </w:p>
        </w:tc>
      </w:tr>
      <w:tr w:rsidR="007F6045" w:rsidRPr="003F79C3" w14:paraId="6636932A" w14:textId="77777777" w:rsidTr="000D2317">
        <w:trPr>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7D088000"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4A2381DA"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Health Centers</w:t>
            </w:r>
          </w:p>
        </w:tc>
        <w:tc>
          <w:tcPr>
            <w:tcW w:w="3501" w:type="pct"/>
            <w:tcBorders>
              <w:top w:val="single" w:sz="8" w:space="0" w:color="4F81BD"/>
              <w:bottom w:val="single" w:sz="8" w:space="0" w:color="4F81BD"/>
              <w:right w:val="single" w:sz="8" w:space="0" w:color="4F81BD"/>
            </w:tcBorders>
            <w:vAlign w:val="center"/>
          </w:tcPr>
          <w:p w14:paraId="4F3959CB" w14:textId="77777777"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b/>
                <w:lang w:val="en-US"/>
              </w:rPr>
            </w:pPr>
            <w:r w:rsidRPr="003F79C3">
              <w:rPr>
                <w:lang w:val="en-US"/>
              </w:rPr>
              <w:t>Paper-based health information on indigenous communities (Kalinago hamlets)</w:t>
            </w:r>
          </w:p>
        </w:tc>
      </w:tr>
      <w:tr w:rsidR="007F6045" w:rsidRPr="003F79C3" w14:paraId="28A793A1"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56B8AAF7"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0583B77A"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Discover Dominica Authority</w:t>
            </w:r>
          </w:p>
        </w:tc>
        <w:tc>
          <w:tcPr>
            <w:tcW w:w="3501" w:type="pct"/>
            <w:tcBorders>
              <w:top w:val="single" w:sz="8" w:space="0" w:color="4F81BD"/>
              <w:bottom w:val="single" w:sz="8" w:space="0" w:color="4F81BD"/>
              <w:right w:val="single" w:sz="8" w:space="0" w:color="4F81BD"/>
            </w:tcBorders>
            <w:vAlign w:val="center"/>
          </w:tcPr>
          <w:p w14:paraId="29226C75"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Tourism information</w:t>
            </w:r>
          </w:p>
        </w:tc>
      </w:tr>
      <w:tr w:rsidR="007F6045" w:rsidRPr="003F79C3" w14:paraId="4509AEC6" w14:textId="77777777" w:rsidTr="000D2317">
        <w:trPr>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3FD75A22"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43A9B19A"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Food and Agriculture Organization</w:t>
            </w:r>
          </w:p>
        </w:tc>
        <w:tc>
          <w:tcPr>
            <w:tcW w:w="3501" w:type="pct"/>
            <w:tcBorders>
              <w:top w:val="single" w:sz="8" w:space="0" w:color="4F81BD"/>
              <w:bottom w:val="single" w:sz="8" w:space="0" w:color="4F81BD"/>
              <w:right w:val="single" w:sz="8" w:space="0" w:color="4F81BD"/>
            </w:tcBorders>
            <w:vAlign w:val="center"/>
          </w:tcPr>
          <w:p w14:paraId="600F4652" w14:textId="77777777"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Food security indicators</w:t>
            </w:r>
          </w:p>
        </w:tc>
      </w:tr>
      <w:tr w:rsidR="007F6045" w:rsidRPr="003F79C3" w14:paraId="05C33CC2"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1F82CCDB"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77F9A8C0" w14:textId="77777777"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CARIBSAVE</w:t>
            </w:r>
          </w:p>
        </w:tc>
        <w:tc>
          <w:tcPr>
            <w:tcW w:w="3501" w:type="pct"/>
            <w:tcBorders>
              <w:top w:val="single" w:sz="8" w:space="0" w:color="4F81BD"/>
              <w:bottom w:val="single" w:sz="8" w:space="0" w:color="4F81BD"/>
              <w:right w:val="single" w:sz="8" w:space="0" w:color="4F81BD"/>
            </w:tcBorders>
            <w:vAlign w:val="center"/>
          </w:tcPr>
          <w:p w14:paraId="3FCBBA9F"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 xml:space="preserve">National </w:t>
            </w:r>
            <w:r w:rsidR="00B21DC5" w:rsidRPr="003F79C3">
              <w:rPr>
                <w:lang w:val="en-US"/>
              </w:rPr>
              <w:t>c</w:t>
            </w:r>
            <w:r w:rsidRPr="003F79C3">
              <w:rPr>
                <w:lang w:val="en-US"/>
              </w:rPr>
              <w:t xml:space="preserve">limate </w:t>
            </w:r>
            <w:r w:rsidR="00B21DC5" w:rsidRPr="003F79C3">
              <w:rPr>
                <w:lang w:val="en-US"/>
              </w:rPr>
              <w:t>c</w:t>
            </w:r>
            <w:r w:rsidRPr="003F79C3">
              <w:rPr>
                <w:lang w:val="en-US"/>
              </w:rPr>
              <w:t xml:space="preserve">hange </w:t>
            </w:r>
            <w:r w:rsidR="00B21DC5" w:rsidRPr="003F79C3">
              <w:rPr>
                <w:lang w:val="en-US"/>
              </w:rPr>
              <w:t>r</w:t>
            </w:r>
            <w:r w:rsidRPr="003F79C3">
              <w:rPr>
                <w:lang w:val="en-US"/>
              </w:rPr>
              <w:t xml:space="preserve">isk </w:t>
            </w:r>
            <w:r w:rsidR="00B21DC5" w:rsidRPr="003F79C3">
              <w:rPr>
                <w:lang w:val="en-US"/>
              </w:rPr>
              <w:t>p</w:t>
            </w:r>
            <w:r w:rsidRPr="003F79C3">
              <w:rPr>
                <w:lang w:val="en-US"/>
              </w:rPr>
              <w:t>rofiles from the Caribbean Climate Change Risk Atlas</w:t>
            </w:r>
          </w:p>
        </w:tc>
      </w:tr>
      <w:tr w:rsidR="007F6045" w:rsidRPr="003F79C3" w14:paraId="2B510022" w14:textId="77777777" w:rsidTr="000D2317">
        <w:trPr>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2DFE8D88"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198876F2"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Data Modeling</w:t>
            </w:r>
          </w:p>
        </w:tc>
        <w:tc>
          <w:tcPr>
            <w:tcW w:w="3501" w:type="pct"/>
            <w:tcBorders>
              <w:top w:val="single" w:sz="8" w:space="0" w:color="4F81BD"/>
              <w:bottom w:val="single" w:sz="8" w:space="0" w:color="4F81BD"/>
              <w:right w:val="single" w:sz="8" w:space="0" w:color="4F81BD"/>
            </w:tcBorders>
            <w:vAlign w:val="center"/>
          </w:tcPr>
          <w:p w14:paraId="2347E1E8" w14:textId="77777777" w:rsidR="00DD766A" w:rsidRPr="003F79C3" w:rsidRDefault="00B21DC5"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A d</w:t>
            </w:r>
            <w:r w:rsidR="00DD766A" w:rsidRPr="003F79C3">
              <w:rPr>
                <w:lang w:val="en-US"/>
              </w:rPr>
              <w:t>ata modeling expert quantif</w:t>
            </w:r>
            <w:r w:rsidRPr="003F79C3">
              <w:rPr>
                <w:lang w:val="en-US"/>
              </w:rPr>
              <w:t>ied</w:t>
            </w:r>
            <w:r w:rsidR="00DD766A" w:rsidRPr="003F79C3">
              <w:rPr>
                <w:lang w:val="en-US"/>
              </w:rPr>
              <w:t xml:space="preserve"> the relationship between climate and disease patterns</w:t>
            </w:r>
          </w:p>
          <w:p w14:paraId="17B23968" w14:textId="77777777" w:rsidR="00DD766A" w:rsidRPr="003F79C3" w:rsidRDefault="00DD766A" w:rsidP="00DD766A">
            <w:pPr>
              <w:spacing w:before="60" w:after="60"/>
              <w:ind w:left="252"/>
              <w:cnfStyle w:val="000000000000" w:firstRow="0" w:lastRow="0" w:firstColumn="0" w:lastColumn="0" w:oddVBand="0" w:evenVBand="0" w:oddHBand="0" w:evenHBand="0" w:firstRowFirstColumn="0" w:firstRowLastColumn="0" w:lastRowFirstColumn="0" w:lastRowLastColumn="0"/>
              <w:rPr>
                <w:i/>
                <w:lang w:val="en-US"/>
              </w:rPr>
            </w:pPr>
          </w:p>
        </w:tc>
      </w:tr>
      <w:tr w:rsidR="007F6045" w:rsidRPr="003F79C3" w14:paraId="52B578CE" w14:textId="77777777" w:rsidTr="000D2317">
        <w:trPr>
          <w:cnfStyle w:val="000000100000" w:firstRow="0" w:lastRow="0" w:firstColumn="0" w:lastColumn="0" w:oddVBand="0" w:evenVBand="0" w:oddHBand="1" w:evenHBand="0" w:firstRowFirstColumn="0" w:firstRowLastColumn="0" w:lastRowFirstColumn="0" w:lastRowLastColumn="0"/>
          <w:cantSplit/>
          <w:trHeight w:val="110"/>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5D7ED86A"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66413FF5" w14:textId="5DCB5713" w:rsidR="00DD766A" w:rsidRPr="003F79C3" w:rsidRDefault="00DD766A" w:rsidP="00DD766A">
            <w:pPr>
              <w:spacing w:before="60" w:after="60"/>
              <w:ind w:left="12"/>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 xml:space="preserve">National </w:t>
            </w:r>
            <w:r w:rsidR="000B426D">
              <w:rPr>
                <w:b/>
                <w:lang w:val="en-US"/>
              </w:rPr>
              <w:t>W</w:t>
            </w:r>
            <w:r w:rsidRPr="003F79C3">
              <w:rPr>
                <w:b/>
                <w:lang w:val="en-US"/>
              </w:rPr>
              <w:t xml:space="preserve">ater </w:t>
            </w:r>
            <w:r w:rsidR="000B426D">
              <w:rPr>
                <w:b/>
                <w:lang w:val="en-US"/>
              </w:rPr>
              <w:t>A</w:t>
            </w:r>
            <w:r w:rsidRPr="003F79C3">
              <w:rPr>
                <w:b/>
                <w:lang w:val="en-US"/>
              </w:rPr>
              <w:t>uthority (DOWASCO)</w:t>
            </w:r>
          </w:p>
        </w:tc>
        <w:tc>
          <w:tcPr>
            <w:tcW w:w="3501" w:type="pct"/>
            <w:tcBorders>
              <w:top w:val="single" w:sz="8" w:space="0" w:color="4F81BD"/>
              <w:bottom w:val="single" w:sz="8" w:space="0" w:color="4F81BD"/>
              <w:right w:val="single" w:sz="8" w:space="0" w:color="4F81BD"/>
            </w:tcBorders>
            <w:vAlign w:val="center"/>
          </w:tcPr>
          <w:p w14:paraId="703F97F5" w14:textId="77777777" w:rsidR="00DD766A" w:rsidRPr="003F79C3" w:rsidRDefault="00DD766A" w:rsidP="001920A5">
            <w:pPr>
              <w:pStyle w:val="ListParagraph"/>
              <w:numPr>
                <w:ilvl w:val="0"/>
                <w:numId w:val="29"/>
              </w:numPr>
              <w:spacing w:before="60" w:after="60"/>
              <w:ind w:left="257" w:hanging="257"/>
              <w:contextualSpacing w:val="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Data on water quality [</w:t>
            </w:r>
            <w:r w:rsidR="00B21DC5" w:rsidRPr="003F79C3">
              <w:rPr>
                <w:lang w:val="en-US"/>
              </w:rPr>
              <w:t>requested</w:t>
            </w:r>
            <w:r w:rsidRPr="003F79C3">
              <w:rPr>
                <w:lang w:val="en-US"/>
              </w:rPr>
              <w:t>]</w:t>
            </w:r>
          </w:p>
        </w:tc>
      </w:tr>
      <w:tr w:rsidR="007F6045" w:rsidRPr="003F79C3" w14:paraId="4686CCE1" w14:textId="77777777" w:rsidTr="000D2317">
        <w:trPr>
          <w:cantSplit/>
          <w:trHeight w:val="73"/>
        </w:trPr>
        <w:tc>
          <w:tcPr>
            <w:cnfStyle w:val="001000000000" w:firstRow="0" w:lastRow="0" w:firstColumn="1" w:lastColumn="0" w:oddVBand="0" w:evenVBand="0" w:oddHBand="0" w:evenHBand="0" w:firstRowFirstColumn="0" w:firstRowLastColumn="0" w:lastRowFirstColumn="0" w:lastRowLastColumn="0"/>
            <w:tcW w:w="345" w:type="pct"/>
            <w:vMerge/>
            <w:tcBorders>
              <w:left w:val="single" w:sz="8" w:space="0" w:color="4F81BD"/>
            </w:tcBorders>
            <w:textDirection w:val="btLr"/>
          </w:tcPr>
          <w:p w14:paraId="16E858C5" w14:textId="77777777" w:rsidR="00DD766A" w:rsidRPr="003F79C3" w:rsidRDefault="00DD766A" w:rsidP="00DD766A">
            <w:pPr>
              <w:spacing w:before="0"/>
              <w:ind w:left="113" w:right="113"/>
              <w:jc w:val="center"/>
              <w:rPr>
                <w:i/>
                <w:lang w:val="en-US"/>
              </w:rPr>
            </w:pPr>
          </w:p>
        </w:tc>
        <w:tc>
          <w:tcPr>
            <w:tcW w:w="1154" w:type="pct"/>
            <w:tcBorders>
              <w:top w:val="single" w:sz="8" w:space="0" w:color="4F81BD"/>
              <w:bottom w:val="single" w:sz="8" w:space="0" w:color="4F81BD"/>
            </w:tcBorders>
            <w:vAlign w:val="center"/>
          </w:tcPr>
          <w:p w14:paraId="6AA2408D" w14:textId="77777777" w:rsidR="00DD766A" w:rsidRPr="003F79C3" w:rsidRDefault="00DD766A" w:rsidP="00DD766A">
            <w:pPr>
              <w:spacing w:before="60" w:after="60"/>
              <w:ind w:left="12"/>
              <w:cnfStyle w:val="000000000000" w:firstRow="0" w:lastRow="0" w:firstColumn="0" w:lastColumn="0" w:oddVBand="0" w:evenVBand="0" w:oddHBand="0" w:evenHBand="0" w:firstRowFirstColumn="0" w:firstRowLastColumn="0" w:lastRowFirstColumn="0" w:lastRowLastColumn="0"/>
              <w:rPr>
                <w:b/>
                <w:lang w:val="en-US"/>
              </w:rPr>
            </w:pPr>
            <w:r w:rsidRPr="003F79C3">
              <w:rPr>
                <w:b/>
                <w:lang w:val="en-US"/>
              </w:rPr>
              <w:t>Ministry of Finance</w:t>
            </w:r>
          </w:p>
        </w:tc>
        <w:tc>
          <w:tcPr>
            <w:tcW w:w="3501" w:type="pct"/>
            <w:tcBorders>
              <w:top w:val="single" w:sz="8" w:space="0" w:color="4F81BD"/>
              <w:bottom w:val="single" w:sz="8" w:space="0" w:color="4F81BD"/>
              <w:right w:val="single" w:sz="8" w:space="0" w:color="4F81BD"/>
            </w:tcBorders>
            <w:vAlign w:val="center"/>
          </w:tcPr>
          <w:p w14:paraId="6D9349E5" w14:textId="0D9FFCD3" w:rsidR="00DD766A" w:rsidRPr="003F79C3" w:rsidRDefault="00DD766A" w:rsidP="001920A5">
            <w:pPr>
              <w:pStyle w:val="ListParagraph"/>
              <w:numPr>
                <w:ilvl w:val="0"/>
                <w:numId w:val="29"/>
              </w:numPr>
              <w:spacing w:before="60" w:after="60"/>
              <w:ind w:left="257" w:hanging="257"/>
              <w:contextualSpacing w:val="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 xml:space="preserve">Demographic data </w:t>
            </w:r>
            <w:r w:rsidR="000B426D">
              <w:rPr>
                <w:lang w:val="en-US"/>
              </w:rPr>
              <w:t>[</w:t>
            </w:r>
            <w:r w:rsidR="00B21DC5" w:rsidRPr="003F79C3">
              <w:rPr>
                <w:lang w:val="en-US"/>
              </w:rPr>
              <w:t>requested</w:t>
            </w:r>
            <w:r w:rsidRPr="003F79C3">
              <w:rPr>
                <w:lang w:val="en-US"/>
              </w:rPr>
              <w:t>]</w:t>
            </w:r>
          </w:p>
        </w:tc>
      </w:tr>
    </w:tbl>
    <w:p w14:paraId="3C6EA2CA" w14:textId="77777777" w:rsidR="009D6EB1" w:rsidRPr="003F79C3" w:rsidRDefault="009D6EB1" w:rsidP="00AE2CD5">
      <w:pPr>
        <w:rPr>
          <w:lang w:val="en-US"/>
        </w:rPr>
      </w:pPr>
    </w:p>
    <w:p w14:paraId="7B67EB0F" w14:textId="77777777" w:rsidR="00AE2CD5" w:rsidRPr="003F79C3" w:rsidRDefault="007F6045" w:rsidP="007527E7">
      <w:pPr>
        <w:spacing w:before="200" w:after="200" w:line="276" w:lineRule="auto"/>
        <w:rPr>
          <w:lang w:val="en-US"/>
        </w:rPr>
      </w:pPr>
      <w:r w:rsidRPr="003F79C3">
        <w:rPr>
          <w:lang w:val="en-US"/>
        </w:rPr>
        <w:br w:type="page"/>
      </w:r>
    </w:p>
    <w:p w14:paraId="5CB189D2" w14:textId="388B3F50" w:rsidR="00A64878"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52448" behindDoc="1" locked="0" layoutInCell="1" allowOverlap="1" wp14:anchorId="708672BC" wp14:editId="14F321EC">
                <wp:simplePos x="0" y="0"/>
                <wp:positionH relativeFrom="margin">
                  <wp:posOffset>0</wp:posOffset>
                </wp:positionH>
                <wp:positionV relativeFrom="paragraph">
                  <wp:posOffset>-12700</wp:posOffset>
                </wp:positionV>
                <wp:extent cx="6123940" cy="24892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248920"/>
                        </a:xfrm>
                        <a:prstGeom prst="rect">
                          <a:avLst/>
                        </a:prstGeom>
                        <a:solidFill>
                          <a:schemeClr val="accent2">
                            <a:lumMod val="40000"/>
                            <a:lumOff val="60000"/>
                          </a:schemeClr>
                        </a:solidFill>
                        <a:ln w="38100" cap="flat" cmpd="sng" algn="ctr">
                          <a:noFill/>
                          <a:prstDash val="solid"/>
                        </a:ln>
                        <a:effectLst/>
                        <a:extLst/>
                      </wps:spPr>
                      <wps:txbx>
                        <w:txbxContent>
                          <w:p w14:paraId="400E1AE9"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070" type="#_x0000_t202" style="position:absolute;left:0;text-align:left;margin-left:0;margin-top:-1pt;width:482.2pt;height:19.6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" fillcolor="#e5b8b7 [1301]" stroked="f" strokeweight="3pt">
                <v:path arrowok="t"/>
                <v:textbox>
                  <w:txbxContent>
                    <w:p w14:paraId="400E1AE9"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00AE2CD5" w:rsidRPr="003F79C3">
        <w:rPr>
          <w:lang w:val="en-US"/>
        </w:rPr>
        <w:t xml:space="preserve">Step 2: Describe Current Risks </w:t>
      </w:r>
      <w:r w:rsidR="002938E8" w:rsidRPr="003F79C3">
        <w:rPr>
          <w:lang w:val="en-US"/>
        </w:rPr>
        <w:t xml:space="preserve">- Exposures, </w:t>
      </w:r>
      <w:r w:rsidR="00AE2CD5" w:rsidRPr="003F79C3">
        <w:rPr>
          <w:lang w:val="en-US"/>
        </w:rPr>
        <w:t>Vulnerabilities and Capacitie</w:t>
      </w:r>
      <w:r w:rsidR="00A64878" w:rsidRPr="003F79C3">
        <w:rPr>
          <w:lang w:val="en-US"/>
        </w:rPr>
        <w:t>s</w:t>
      </w:r>
    </w:p>
    <w:p w14:paraId="2201225F" w14:textId="77777777" w:rsidR="00432AC2" w:rsidRPr="003F79C3" w:rsidRDefault="00432AC2" w:rsidP="00A031CD">
      <w:pPr>
        <w:spacing w:before="0"/>
        <w:rPr>
          <w:rStyle w:val="Strong"/>
          <w:lang w:val="en-US"/>
        </w:rPr>
      </w:pPr>
    </w:p>
    <w:p w14:paraId="20904B43" w14:textId="77777777" w:rsidR="00B91264" w:rsidRPr="003F79C3" w:rsidRDefault="00B91264" w:rsidP="00797A64">
      <w:pPr>
        <w:spacing w:before="0"/>
        <w:ind w:left="1701"/>
        <w:rPr>
          <w:rStyle w:val="Strong"/>
          <w:color w:val="C0504D" w:themeColor="accent2"/>
          <w:lang w:val="en-US"/>
        </w:rPr>
      </w:pPr>
      <w:r w:rsidRPr="003F79C3">
        <w:rPr>
          <w:rStyle w:val="Strong"/>
          <w:color w:val="C0504D" w:themeColor="accent2"/>
          <w:lang w:val="en-US"/>
        </w:rPr>
        <w:t>Step 2: Overview</w:t>
      </w:r>
    </w:p>
    <w:p w14:paraId="3B279786" w14:textId="303516E5" w:rsidR="002938E8" w:rsidRPr="003F79C3" w:rsidRDefault="002938E8" w:rsidP="002938E8">
      <w:pPr>
        <w:ind w:left="1701"/>
        <w:jc w:val="both"/>
        <w:rPr>
          <w:lang w:val="en-US"/>
        </w:rPr>
      </w:pPr>
      <w:r w:rsidRPr="003F79C3">
        <w:rPr>
          <w:lang w:val="en-US"/>
        </w:rPr>
        <w:t xml:space="preserve">This step is undertaken to describe current climate related health risks. This involves documenting exposure to climate hazards and vulnerabilities, and individual and community level capacities to cope or adapt. This will provide the context for understanding where modifications to current programs could help protect health as the climate continues to change. </w:t>
      </w:r>
    </w:p>
    <w:p w14:paraId="652E75A8" w14:textId="77777777" w:rsidR="002476A2" w:rsidRPr="003F79C3" w:rsidRDefault="002476A2" w:rsidP="00797A64">
      <w:pPr>
        <w:spacing w:before="0"/>
        <w:ind w:left="1701"/>
        <w:jc w:val="both"/>
        <w:rPr>
          <w:rStyle w:val="Strong"/>
          <w:lang w:val="en-US"/>
        </w:rPr>
      </w:pPr>
    </w:p>
    <w:p w14:paraId="4264A8FD" w14:textId="77777777" w:rsidR="00B91264" w:rsidRPr="003F79C3" w:rsidRDefault="002476A2" w:rsidP="00797A64">
      <w:pPr>
        <w:spacing w:before="0"/>
        <w:ind w:left="1701"/>
        <w:jc w:val="both"/>
        <w:rPr>
          <w:rStyle w:val="Strong"/>
          <w:b w:val="0"/>
          <w:bCs w:val="0"/>
          <w:color w:val="C0504D" w:themeColor="accent2"/>
          <w:sz w:val="20"/>
          <w:lang w:val="en-US"/>
        </w:rPr>
      </w:pPr>
      <w:r w:rsidRPr="003F79C3">
        <w:rPr>
          <w:rStyle w:val="Strong"/>
          <w:color w:val="C0504D" w:themeColor="accent2"/>
          <w:lang w:val="en-US"/>
        </w:rPr>
        <w:t>S</w:t>
      </w:r>
      <w:r w:rsidR="00B91264" w:rsidRPr="003F79C3">
        <w:rPr>
          <w:rStyle w:val="Strong"/>
          <w:color w:val="C0504D" w:themeColor="accent2"/>
          <w:lang w:val="en-US"/>
        </w:rPr>
        <w:t>tep 2a: Review Qualitative and Quantitative Information</w:t>
      </w:r>
    </w:p>
    <w:p w14:paraId="51242699" w14:textId="77777777" w:rsidR="002938E8" w:rsidRPr="003F79C3" w:rsidRDefault="002938E8" w:rsidP="002938E8">
      <w:pPr>
        <w:ind w:left="1701"/>
        <w:jc w:val="both"/>
        <w:rPr>
          <w:lang w:val="en-US"/>
        </w:rPr>
      </w:pPr>
      <w:r w:rsidRPr="003F79C3">
        <w:rPr>
          <w:lang w:val="en-US"/>
        </w:rPr>
        <w:t>The datasets, departmental documents, peer-reviewed publications, and internet sources identified during Step 1 should be reviewed for relevant information on the priority health hazards and to provide a vulnerability baseline that describes the current distribution and burden of climate-sensitive health outcomes, and vulnerability to these outcomes. Gaps in knowledge can be filled, to some extent, by interviewing subject matter experts to describe current exposures and vulnerabilities. Keep track of the information collected in order to quickly reference and analyze the data and to inform the assessment report.</w:t>
      </w:r>
    </w:p>
    <w:p w14:paraId="4F06B1A3" w14:textId="3C8A5FE9" w:rsidR="000E1424" w:rsidRPr="003F79C3" w:rsidRDefault="002938E8" w:rsidP="002938E8">
      <w:pPr>
        <w:ind w:left="1701"/>
        <w:jc w:val="both"/>
        <w:rPr>
          <w:lang w:val="en-US"/>
        </w:rPr>
      </w:pPr>
      <w:r w:rsidRPr="003F79C3">
        <w:rPr>
          <w:lang w:val="en-US"/>
        </w:rPr>
        <w:t xml:space="preserve">Box 5 </w:t>
      </w:r>
      <w:r w:rsidR="000B426D">
        <w:rPr>
          <w:lang w:val="en-US"/>
        </w:rPr>
        <w:t xml:space="preserve">includes </w:t>
      </w:r>
      <w:r w:rsidRPr="003F79C3">
        <w:rPr>
          <w:lang w:val="en-US"/>
        </w:rPr>
        <w:t xml:space="preserve">resources </w:t>
      </w:r>
      <w:r w:rsidR="000B426D">
        <w:rPr>
          <w:lang w:val="en-US"/>
        </w:rPr>
        <w:t xml:space="preserve">on </w:t>
      </w:r>
      <w:r w:rsidRPr="003F79C3">
        <w:rPr>
          <w:lang w:val="en-US"/>
        </w:rPr>
        <w:t>general climate exposure, as well as on disaster management capacities</w:t>
      </w:r>
      <w:r w:rsidR="00403EF1" w:rsidRPr="003F79C3">
        <w:rPr>
          <w:lang w:val="en-US"/>
        </w:rPr>
        <w:t xml:space="preserve"> in the Caribbean r</w:t>
      </w:r>
      <w:r w:rsidRPr="003F79C3">
        <w:rPr>
          <w:lang w:val="en-US"/>
        </w:rPr>
        <w:t>egion.</w:t>
      </w:r>
    </w:p>
    <w:p w14:paraId="2F09097F" w14:textId="77777777" w:rsidR="002938E8" w:rsidRPr="003F79C3" w:rsidRDefault="002938E8" w:rsidP="002938E8">
      <w:pPr>
        <w:ind w:left="1701"/>
        <w:jc w:val="both"/>
        <w:rPr>
          <w:lang w:val="en-US"/>
        </w:rPr>
      </w:pPr>
    </w:p>
    <w:p w14:paraId="4ED99494" w14:textId="7B3BE0B2" w:rsidR="00193558" w:rsidRPr="003F79C3" w:rsidRDefault="003147C7" w:rsidP="00797A64">
      <w:pPr>
        <w:ind w:left="1701"/>
        <w:rPr>
          <w:lang w:val="en-US"/>
        </w:rPr>
      </w:pPr>
      <w:r w:rsidRPr="003F79C3">
        <w:rPr>
          <w:noProof/>
          <w:lang w:val="en-US" w:eastAsia="zh-CN"/>
        </w:rPr>
        <w:lastRenderedPageBreak/>
        <mc:AlternateContent>
          <mc:Choice Requires="wps">
            <w:drawing>
              <wp:inline distT="0" distB="0" distL="0" distR="0" wp14:anchorId="3C17CF16" wp14:editId="325A56C0">
                <wp:extent cx="5054600" cy="6304156"/>
                <wp:effectExtent l="0" t="0" r="12700" b="20955"/>
                <wp:docPr id="2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6304156"/>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2DAD9B05" w14:textId="20992ABB" w:rsidR="00676979" w:rsidRPr="00D10B0C" w:rsidRDefault="00676979" w:rsidP="002A5729">
                            <w:pPr>
                              <w:pStyle w:val="Title"/>
                              <w:rPr>
                                <w:rStyle w:val="Strong"/>
                                <w:color w:val="C0504D" w:themeColor="accent2"/>
                              </w:rPr>
                            </w:pPr>
                            <w:r w:rsidRPr="00D10B0C">
                              <w:rPr>
                                <w:rStyle w:val="Strong"/>
                                <w:color w:val="C0504D" w:themeColor="accent2"/>
                              </w:rPr>
                              <w:t xml:space="preserve">Box 5: Regional </w:t>
                            </w:r>
                            <w:r>
                              <w:rPr>
                                <w:rStyle w:val="Strong"/>
                                <w:color w:val="C0504D" w:themeColor="accent2"/>
                              </w:rPr>
                              <w:t xml:space="preserve">CLIMATE </w:t>
                            </w:r>
                            <w:r w:rsidRPr="00D10B0C">
                              <w:rPr>
                                <w:rStyle w:val="Strong"/>
                                <w:color w:val="C0504D" w:themeColor="accent2"/>
                              </w:rPr>
                              <w:t>Risk Monitoring and Management Activities</w:t>
                            </w:r>
                          </w:p>
                          <w:p w14:paraId="7820E61B" w14:textId="3EFCE236" w:rsidR="00676979" w:rsidRPr="00793740" w:rsidRDefault="00676979" w:rsidP="00793740">
                            <w:pPr>
                              <w:spacing w:after="200" w:line="276" w:lineRule="auto"/>
                              <w:ind w:left="360"/>
                              <w:rPr>
                                <w:b/>
                                <w:bCs/>
                              </w:rPr>
                            </w:pPr>
                            <w:r w:rsidRPr="00793740">
                              <w:rPr>
                                <w:b/>
                                <w:bCs/>
                              </w:rPr>
                              <w:t>Caribbean Centre for Climate and Environmental Simulations</w:t>
                            </w:r>
                            <w:r w:rsidRPr="00793740">
                              <w:rPr>
                                <w:b/>
                              </w:rPr>
                              <w:t xml:space="preserve"> (CIMH/CCCES) </w:t>
                            </w:r>
                            <w:r w:rsidRPr="00193558">
                              <w:t>is part of the region’s strategy to build and sustain regional resilience to the risk</w:t>
                            </w:r>
                            <w:r>
                              <w:t>s</w:t>
                            </w:r>
                            <w:r w:rsidRPr="00193558">
                              <w:t xml:space="preserve"> posed by climate change, increasing climate variability, extreme weather and increasing environmental degradation and change. The CCCES addresses resilience in these areas by providing </w:t>
                            </w:r>
                            <w:r>
                              <w:t>Caribbean Community (</w:t>
                            </w:r>
                            <w:r w:rsidRPr="00193558">
                              <w:t>CARICOM</w:t>
                            </w:r>
                            <w:r>
                              <w:t>)</w:t>
                            </w:r>
                            <w:r w:rsidRPr="00193558">
                              <w:t xml:space="preserve"> scientists, engineers and researchers with state-of-the-art computation resources to conduct complex simulations and analyses within and across disciplines on a range of scenarios (</w:t>
                            </w:r>
                            <w:r>
                              <w:t xml:space="preserve">various </w:t>
                            </w:r>
                            <w:r w:rsidRPr="00193558">
                              <w:t xml:space="preserve">spatial and temporal scales) to adequately identify, bound and mitigate the drivers of risk to the social and economic development of the Caribbean. </w:t>
                            </w:r>
                          </w:p>
                          <w:p w14:paraId="21288B1A" w14:textId="77777777" w:rsidR="00676979" w:rsidRDefault="00676979" w:rsidP="00793740">
                            <w:pPr>
                              <w:spacing w:after="200" w:line="276" w:lineRule="auto"/>
                              <w:ind w:left="360"/>
                            </w:pPr>
                            <w:r>
                              <w:t xml:space="preserve">Access: </w:t>
                            </w:r>
                            <w:hyperlink r:id="rId22" w:history="1">
                              <w:r w:rsidRPr="00A5590A">
                                <w:rPr>
                                  <w:rStyle w:val="Hyperlink"/>
                                </w:rPr>
                                <w:t>http://www.cimh.edu.bb/?p=ccces</w:t>
                              </w:r>
                            </w:hyperlink>
                          </w:p>
                          <w:p w14:paraId="2B6D3080" w14:textId="77777777" w:rsidR="00676979" w:rsidRPr="00193558" w:rsidRDefault="00676979" w:rsidP="00793740">
                            <w:pPr>
                              <w:pStyle w:val="ListParagraph"/>
                              <w:spacing w:after="200" w:line="276" w:lineRule="auto"/>
                              <w:ind w:left="360"/>
                              <w:rPr>
                                <w:b/>
                                <w:bCs/>
                              </w:rPr>
                            </w:pPr>
                          </w:p>
                          <w:p w14:paraId="16EA5FFD" w14:textId="4EC91FCF" w:rsidR="00676979" w:rsidRDefault="00676979" w:rsidP="00793740">
                            <w:pPr>
                              <w:spacing w:after="200" w:line="276" w:lineRule="auto"/>
                              <w:ind w:left="360"/>
                            </w:pPr>
                            <w:r w:rsidRPr="00793740">
                              <w:rPr>
                                <w:b/>
                              </w:rPr>
                              <w:t xml:space="preserve">The Caribbean Disaster Risk Management Reference Centre (CADRIM) </w:t>
                            </w:r>
                            <w:r w:rsidRPr="00193558">
                              <w:t xml:space="preserve">is a tool of the </w:t>
                            </w:r>
                            <w:r>
                              <w:t>International Federation of the Red Cross (IFRC)</w:t>
                            </w:r>
                            <w:r w:rsidRPr="00193558">
                              <w:t xml:space="preserve"> and hosted by the Barbados Red Cross National Society. This Reference Centre was established in 2010 and aims to reduce risk, especially to the most vulnerable in the Caribbean region</w:t>
                            </w:r>
                            <w:r>
                              <w:t>,</w:t>
                            </w:r>
                            <w:r w:rsidRPr="00193558">
                              <w:t xml:space="preserve"> through innovative and relevant activities and actions at the community and institutional levels. </w:t>
                            </w:r>
                          </w:p>
                          <w:p w14:paraId="38713D4F" w14:textId="77777777" w:rsidR="00676979" w:rsidRDefault="00676979" w:rsidP="00793740">
                            <w:pPr>
                              <w:spacing w:after="200" w:line="276" w:lineRule="auto"/>
                              <w:ind w:left="360"/>
                            </w:pPr>
                            <w:r>
                              <w:t xml:space="preserve">Access: </w:t>
                            </w:r>
                            <w:hyperlink r:id="rId23" w:history="1">
                              <w:r w:rsidRPr="00A5590A">
                                <w:rPr>
                                  <w:rStyle w:val="Hyperlink"/>
                                </w:rPr>
                                <w:t>http://www.cadrim.org/</w:t>
                              </w:r>
                            </w:hyperlink>
                          </w:p>
                          <w:p w14:paraId="6B49D5B7" w14:textId="77777777" w:rsidR="00676979" w:rsidRPr="00193558" w:rsidRDefault="00676979" w:rsidP="00137071">
                            <w:pPr>
                              <w:pStyle w:val="ListParagraph"/>
                              <w:spacing w:after="200" w:line="276" w:lineRule="auto"/>
                              <w:ind w:left="360"/>
                            </w:pPr>
                          </w:p>
                          <w:p w14:paraId="205A23E1" w14:textId="559EFDD4" w:rsidR="00676979" w:rsidRPr="00193558" w:rsidRDefault="00676979" w:rsidP="00793740">
                            <w:pPr>
                              <w:autoSpaceDE w:val="0"/>
                              <w:autoSpaceDN w:val="0"/>
                              <w:adjustRightInd w:val="0"/>
                              <w:spacing w:before="0" w:after="200" w:line="276" w:lineRule="auto"/>
                              <w:ind w:left="360"/>
                            </w:pPr>
                            <w:r w:rsidRPr="00B402F5">
                              <w:rPr>
                                <w:rFonts w:cstheme="minorHAnsi"/>
                                <w:b/>
                              </w:rPr>
                              <w:t xml:space="preserve">Caribbean Disaster Emergency Management Agency (CDEMA) </w:t>
                            </w:r>
                            <w:r w:rsidRPr="00793740">
                              <w:rPr>
                                <w:rFonts w:cstheme="minorHAnsi"/>
                                <w:color w:val="1F2025"/>
                                <w:lang w:val="en-US"/>
                              </w:rPr>
                              <w:t>is a regional inter-governmental agency for disaster management in the Caribbean Community (CARICOM).</w:t>
                            </w:r>
                            <w:r w:rsidRPr="00B402F5">
                              <w:rPr>
                                <w:rFonts w:cstheme="minorHAnsi"/>
                                <w:color w:val="1F2025"/>
                                <w:lang w:val="en-US"/>
                              </w:rPr>
                              <w:t xml:space="preserve"> </w:t>
                            </w:r>
                            <w:r w:rsidRPr="00793740">
                              <w:rPr>
                                <w:rFonts w:cstheme="minorHAnsi"/>
                                <w:color w:val="1F2025"/>
                                <w:lang w:val="en-US"/>
                              </w:rPr>
                              <w:t>The Agency was established in 1991 as CDERA (Caribbean Disaster Emergency Response Agency) with primary responsibility for the coordination of emergency response and relief efforts to Participating States that require such assistance. It transitioned to CDEMA in 2009 to fully embrace the principles and practice of Comprehensive Disaster Management (CDM).</w:t>
                            </w:r>
                            <w:r w:rsidR="00793740">
                              <w:rPr>
                                <w:rFonts w:cstheme="minorHAnsi"/>
                                <w:color w:val="1F2025"/>
                                <w:lang w:val="en-US"/>
                              </w:rPr>
                              <w:t xml:space="preserve"> </w:t>
                            </w:r>
                            <w:r>
                              <w:t xml:space="preserve">Access: </w:t>
                            </w:r>
                            <w:hyperlink r:id="rId24" w:history="1">
                              <w:r w:rsidRPr="00193558">
                                <w:rPr>
                                  <w:rStyle w:val="Hyperlink"/>
                                </w:rPr>
                                <w:t>http://www.cdema.org/</w:t>
                              </w:r>
                            </w:hyperlink>
                          </w:p>
                        </w:txbxContent>
                      </wps:txbx>
                      <wps:bodyPr rot="0" vert="horz" wrap="square" lIns="91440" tIns="45720" rIns="91440" bIns="45720" anchor="ctr" anchorCtr="0" upright="1">
                        <a:noAutofit/>
                      </wps:bodyPr>
                    </wps:wsp>
                  </a:graphicData>
                </a:graphic>
              </wp:inline>
            </w:drawing>
          </mc:Choice>
          <mc:Fallback>
            <w:pict>
              <v:shape id="Text Box 107" o:spid="_x0000_s1071" type="#_x0000_t202" style="width:398pt;height:49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" fillcolor="white [3201]" strokecolor="#c0504d [3205]" strokeweight="2pt">
                <v:textbox>
                  <w:txbxContent>
                    <w:p w14:paraId="2DAD9B05" w14:textId="20992ABB" w:rsidR="00676979" w:rsidRPr="00D10B0C" w:rsidRDefault="00676979" w:rsidP="002A5729">
                      <w:pPr>
                        <w:pStyle w:val="Title"/>
                        <w:rPr>
                          <w:rStyle w:val="Strong"/>
                          <w:color w:val="C0504D" w:themeColor="accent2"/>
                        </w:rPr>
                      </w:pPr>
                      <w:r w:rsidRPr="00D10B0C">
                        <w:rPr>
                          <w:rStyle w:val="Strong"/>
                          <w:color w:val="C0504D" w:themeColor="accent2"/>
                        </w:rPr>
                        <w:t xml:space="preserve">Box 5: Regional </w:t>
                      </w:r>
                      <w:r>
                        <w:rPr>
                          <w:rStyle w:val="Strong"/>
                          <w:color w:val="C0504D" w:themeColor="accent2"/>
                        </w:rPr>
                        <w:t xml:space="preserve">CLIMATE </w:t>
                      </w:r>
                      <w:r w:rsidRPr="00D10B0C">
                        <w:rPr>
                          <w:rStyle w:val="Strong"/>
                          <w:color w:val="C0504D" w:themeColor="accent2"/>
                        </w:rPr>
                        <w:t>Risk Monitoring and Management Activities</w:t>
                      </w:r>
                    </w:p>
                    <w:p w14:paraId="7820E61B" w14:textId="3EFCE236" w:rsidR="00676979" w:rsidRPr="00793740" w:rsidRDefault="00676979" w:rsidP="00793740">
                      <w:pPr>
                        <w:spacing w:after="200" w:line="276" w:lineRule="auto"/>
                        <w:ind w:left="360"/>
                        <w:rPr>
                          <w:b/>
                          <w:bCs/>
                        </w:rPr>
                      </w:pPr>
                      <w:r w:rsidRPr="00793740">
                        <w:rPr>
                          <w:b/>
                          <w:bCs/>
                        </w:rPr>
                        <w:t>Caribbean Centre for Climate and Environmental Simulations</w:t>
                      </w:r>
                      <w:r w:rsidRPr="00793740">
                        <w:rPr>
                          <w:b/>
                        </w:rPr>
                        <w:t xml:space="preserve"> (CIMH/CCCES) </w:t>
                      </w:r>
                      <w:r w:rsidRPr="00193558">
                        <w:t>is part of the region’s strategy to build and sustain regional resilience to the risk</w:t>
                      </w:r>
                      <w:r>
                        <w:t>s</w:t>
                      </w:r>
                      <w:r w:rsidRPr="00193558">
                        <w:t xml:space="preserve"> posed by climate change, increasing climate variability, extreme weather and increasing environmental degradation and change. The CCCES addresses resilience in these areas by providing </w:t>
                      </w:r>
                      <w:r>
                        <w:t>Caribbean Community (</w:t>
                      </w:r>
                      <w:r w:rsidRPr="00193558">
                        <w:t>CARICOM</w:t>
                      </w:r>
                      <w:r>
                        <w:t>)</w:t>
                      </w:r>
                      <w:r w:rsidRPr="00193558">
                        <w:t xml:space="preserve"> scientists, engineers and researchers with state-of-the-art computation resources to conduct complex simulations and analyses within and across disciplines on a range of scenarios (</w:t>
                      </w:r>
                      <w:r>
                        <w:t xml:space="preserve">various </w:t>
                      </w:r>
                      <w:r w:rsidRPr="00193558">
                        <w:t xml:space="preserve">spatial and temporal scales) to adequately identify, bound and mitigate the drivers of risk to the social and economic development of the Caribbean. </w:t>
                      </w:r>
                    </w:p>
                    <w:p w14:paraId="21288B1A" w14:textId="77777777" w:rsidR="00676979" w:rsidRDefault="00676979" w:rsidP="00793740">
                      <w:pPr>
                        <w:spacing w:after="200" w:line="276" w:lineRule="auto"/>
                        <w:ind w:left="360"/>
                      </w:pPr>
                      <w:r>
                        <w:t xml:space="preserve">Access: </w:t>
                      </w:r>
                      <w:hyperlink r:id="rId25" w:history="1">
                        <w:r w:rsidRPr="00A5590A">
                          <w:rPr>
                            <w:rStyle w:val="Hyperlink"/>
                          </w:rPr>
                          <w:t>http://www.cimh.edu.bb/?p=ccces</w:t>
                        </w:r>
                      </w:hyperlink>
                    </w:p>
                    <w:p w14:paraId="2B6D3080" w14:textId="77777777" w:rsidR="00676979" w:rsidRPr="00193558" w:rsidRDefault="00676979" w:rsidP="00793740">
                      <w:pPr>
                        <w:pStyle w:val="ListParagraph"/>
                        <w:spacing w:after="200" w:line="276" w:lineRule="auto"/>
                        <w:ind w:left="360"/>
                        <w:rPr>
                          <w:b/>
                          <w:bCs/>
                        </w:rPr>
                      </w:pPr>
                    </w:p>
                    <w:p w14:paraId="16EA5FFD" w14:textId="4EC91FCF" w:rsidR="00676979" w:rsidRDefault="00676979" w:rsidP="00793740">
                      <w:pPr>
                        <w:spacing w:after="200" w:line="276" w:lineRule="auto"/>
                        <w:ind w:left="360"/>
                      </w:pPr>
                      <w:r w:rsidRPr="00793740">
                        <w:rPr>
                          <w:b/>
                        </w:rPr>
                        <w:t xml:space="preserve">The Caribbean Disaster Risk Management Reference Centre (CADRIM) </w:t>
                      </w:r>
                      <w:r w:rsidRPr="00193558">
                        <w:t xml:space="preserve">is a tool of the </w:t>
                      </w:r>
                      <w:r>
                        <w:t>International Federation of the Red Cross (IFRC)</w:t>
                      </w:r>
                      <w:r w:rsidRPr="00193558">
                        <w:t xml:space="preserve"> and hosted by the Barbados Red Cross National Society. This Reference Centre was established in 2010 and aims to reduce risk, especially to the most vulnerable in the Caribbean region</w:t>
                      </w:r>
                      <w:r>
                        <w:t>,</w:t>
                      </w:r>
                      <w:r w:rsidRPr="00193558">
                        <w:t xml:space="preserve"> through innovative and relevant activities and actions at the community and institutional levels. </w:t>
                      </w:r>
                    </w:p>
                    <w:p w14:paraId="38713D4F" w14:textId="77777777" w:rsidR="00676979" w:rsidRDefault="00676979" w:rsidP="00793740">
                      <w:pPr>
                        <w:spacing w:after="200" w:line="276" w:lineRule="auto"/>
                        <w:ind w:left="360"/>
                      </w:pPr>
                      <w:r>
                        <w:t xml:space="preserve">Access: </w:t>
                      </w:r>
                      <w:hyperlink r:id="rId26" w:history="1">
                        <w:r w:rsidRPr="00A5590A">
                          <w:rPr>
                            <w:rStyle w:val="Hyperlink"/>
                          </w:rPr>
                          <w:t>http://www.cadrim.org/</w:t>
                        </w:r>
                      </w:hyperlink>
                    </w:p>
                    <w:p w14:paraId="6B49D5B7" w14:textId="77777777" w:rsidR="00676979" w:rsidRPr="00193558" w:rsidRDefault="00676979" w:rsidP="00137071">
                      <w:pPr>
                        <w:pStyle w:val="ListParagraph"/>
                        <w:spacing w:after="200" w:line="276" w:lineRule="auto"/>
                        <w:ind w:left="360"/>
                      </w:pPr>
                    </w:p>
                    <w:p w14:paraId="205A23E1" w14:textId="559EFDD4" w:rsidR="00676979" w:rsidRPr="00193558" w:rsidRDefault="00676979" w:rsidP="00793740">
                      <w:pPr>
                        <w:autoSpaceDE w:val="0"/>
                        <w:autoSpaceDN w:val="0"/>
                        <w:adjustRightInd w:val="0"/>
                        <w:spacing w:before="0" w:after="200" w:line="276" w:lineRule="auto"/>
                        <w:ind w:left="360"/>
                      </w:pPr>
                      <w:r w:rsidRPr="00B402F5">
                        <w:rPr>
                          <w:rFonts w:cstheme="minorHAnsi"/>
                          <w:b/>
                        </w:rPr>
                        <w:t xml:space="preserve">Caribbean Disaster Emergency Management Agency (CDEMA) </w:t>
                      </w:r>
                      <w:r w:rsidRPr="00793740">
                        <w:rPr>
                          <w:rFonts w:cstheme="minorHAnsi"/>
                          <w:color w:val="1F2025"/>
                          <w:lang w:val="en-US"/>
                        </w:rPr>
                        <w:t>is a regional inter-governmental agency for disaster management in the Caribbean Community (CARICOM).</w:t>
                      </w:r>
                      <w:r w:rsidRPr="00B402F5">
                        <w:rPr>
                          <w:rFonts w:cstheme="minorHAnsi"/>
                          <w:color w:val="1F2025"/>
                          <w:lang w:val="en-US"/>
                        </w:rPr>
                        <w:t xml:space="preserve"> </w:t>
                      </w:r>
                      <w:r w:rsidRPr="00793740">
                        <w:rPr>
                          <w:rFonts w:cstheme="minorHAnsi"/>
                          <w:color w:val="1F2025"/>
                          <w:lang w:val="en-US"/>
                        </w:rPr>
                        <w:t>The Agency was established in 1991 as CDERA (Caribbean Disaster Emergency Response Agency) with primary responsibility for the coordination of emergency response and relief efforts to Participating States that require such assistance. It transitioned to CDEMA in 2009 to fully embrace the principles and practice of Comprehensive Disaster Management (CDM).</w:t>
                      </w:r>
                      <w:r w:rsidR="00793740">
                        <w:rPr>
                          <w:rFonts w:cstheme="minorHAnsi"/>
                          <w:color w:val="1F2025"/>
                          <w:lang w:val="en-US"/>
                        </w:rPr>
                        <w:t xml:space="preserve"> </w:t>
                      </w:r>
                      <w:r>
                        <w:t xml:space="preserve">Access: </w:t>
                      </w:r>
                      <w:hyperlink r:id="rId27" w:history="1">
                        <w:r w:rsidRPr="00193558">
                          <w:rPr>
                            <w:rStyle w:val="Hyperlink"/>
                          </w:rPr>
                          <w:t>http://www.cdema.org/</w:t>
                        </w:r>
                      </w:hyperlink>
                    </w:p>
                  </w:txbxContent>
                </v:textbox>
                <w10:anchorlock/>
              </v:shape>
            </w:pict>
          </mc:Fallback>
        </mc:AlternateContent>
      </w:r>
    </w:p>
    <w:p w14:paraId="0C25CDDB" w14:textId="77777777" w:rsidR="002476A2" w:rsidRPr="003F79C3" w:rsidRDefault="002476A2" w:rsidP="00797A64">
      <w:pPr>
        <w:spacing w:before="0"/>
        <w:ind w:left="1701"/>
        <w:rPr>
          <w:rStyle w:val="Strong"/>
          <w:lang w:val="en-US"/>
        </w:rPr>
      </w:pPr>
    </w:p>
    <w:p w14:paraId="2157071A" w14:textId="77777777" w:rsidR="000E1424" w:rsidRPr="003F79C3" w:rsidRDefault="000E1424" w:rsidP="00797A64">
      <w:pPr>
        <w:spacing w:before="0"/>
        <w:ind w:left="1701"/>
        <w:jc w:val="both"/>
        <w:rPr>
          <w:rStyle w:val="Strong"/>
          <w:lang w:val="en-US"/>
        </w:rPr>
      </w:pPr>
    </w:p>
    <w:p w14:paraId="22B8414C" w14:textId="77777777" w:rsidR="007527E7" w:rsidRPr="003F79C3" w:rsidRDefault="007527E7" w:rsidP="00797A64">
      <w:pPr>
        <w:spacing w:before="0"/>
        <w:ind w:left="1701"/>
        <w:jc w:val="both"/>
        <w:rPr>
          <w:rStyle w:val="Strong"/>
          <w:lang w:val="en-US"/>
        </w:rPr>
      </w:pPr>
    </w:p>
    <w:tbl>
      <w:tblPr>
        <w:tblW w:w="8812" w:type="dxa"/>
        <w:tblInd w:w="822" w:type="dxa"/>
        <w:tblBorders>
          <w:top w:val="single" w:sz="4" w:space="0" w:color="800000"/>
          <w:left w:val="single" w:sz="4" w:space="0" w:color="800000"/>
          <w:bottom w:val="single" w:sz="4" w:space="0" w:color="800000"/>
          <w:right w:val="single" w:sz="4" w:space="0" w:color="800000"/>
          <w:insideH w:val="single" w:sz="4" w:space="0" w:color="800000"/>
          <w:insideV w:val="single" w:sz="4" w:space="0" w:color="800000"/>
        </w:tblBorders>
        <w:tblCellMar>
          <w:top w:w="57" w:type="dxa"/>
          <w:left w:w="113" w:type="dxa"/>
          <w:bottom w:w="57" w:type="dxa"/>
          <w:right w:w="113" w:type="dxa"/>
        </w:tblCellMar>
        <w:tblLook w:val="0000" w:firstRow="0" w:lastRow="0" w:firstColumn="0" w:lastColumn="0" w:noHBand="0" w:noVBand="0"/>
      </w:tblPr>
      <w:tblGrid>
        <w:gridCol w:w="2126"/>
        <w:gridCol w:w="4111"/>
        <w:gridCol w:w="2575"/>
      </w:tblGrid>
      <w:tr w:rsidR="00326633" w:rsidRPr="003F79C3" w14:paraId="4C898051" w14:textId="77777777" w:rsidTr="00F17F6B">
        <w:trPr>
          <w:trHeight w:val="243"/>
        </w:trPr>
        <w:tc>
          <w:tcPr>
            <w:tcW w:w="8812" w:type="dxa"/>
            <w:gridSpan w:val="3"/>
            <w:tcBorders>
              <w:bottom w:val="single" w:sz="4" w:space="0" w:color="000000" w:themeColor="text1"/>
            </w:tcBorders>
            <w:shd w:val="clear" w:color="auto" w:fill="C0504D" w:themeFill="accent2"/>
          </w:tcPr>
          <w:p w14:paraId="48C51A29" w14:textId="58EDB737" w:rsidR="00326633" w:rsidRPr="003F79C3" w:rsidRDefault="00326633" w:rsidP="00BA1F66">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lastRenderedPageBreak/>
              <w:t xml:space="preserve">Table </w:t>
            </w:r>
            <w:r w:rsidR="00BA1F66" w:rsidRPr="003F79C3">
              <w:rPr>
                <w:rFonts w:asciiTheme="minorHAnsi" w:hAnsiTheme="minorHAnsi"/>
                <w:b/>
                <w:color w:val="FFFFFF" w:themeColor="background1"/>
                <w:sz w:val="20"/>
                <w:lang w:val="en-US"/>
              </w:rPr>
              <w:t>3</w:t>
            </w:r>
            <w:r w:rsidR="00B82D24">
              <w:rPr>
                <w:rFonts w:asciiTheme="minorHAnsi" w:hAnsiTheme="minorHAnsi"/>
                <w:b/>
                <w:color w:val="FFFFFF" w:themeColor="background1"/>
                <w:sz w:val="20"/>
                <w:lang w:val="en-US"/>
              </w:rPr>
              <w:t>:</w:t>
            </w:r>
            <w:r w:rsidRPr="003F79C3">
              <w:rPr>
                <w:rFonts w:asciiTheme="minorHAnsi" w:hAnsiTheme="minorHAnsi"/>
                <w:b/>
                <w:color w:val="FFFFFF" w:themeColor="background1"/>
                <w:sz w:val="20"/>
                <w:lang w:val="en-US"/>
              </w:rPr>
              <w:t xml:space="preserve"> General status of climate and weather information relevant for health decision-making</w:t>
            </w:r>
          </w:p>
        </w:tc>
      </w:tr>
      <w:tr w:rsidR="00444BF2" w:rsidRPr="003F79C3" w14:paraId="39FCB1AE" w14:textId="77777777" w:rsidTr="00F17F6B">
        <w:trPr>
          <w:trHeight w:val="56"/>
        </w:trPr>
        <w:tc>
          <w:tcPr>
            <w:tcW w:w="2126" w:type="dxa"/>
            <w:tcBorders>
              <w:bottom w:val="single" w:sz="4" w:space="0" w:color="000000" w:themeColor="text1"/>
            </w:tcBorders>
            <w:shd w:val="clear" w:color="auto" w:fill="C0504D" w:themeFill="accent2"/>
          </w:tcPr>
          <w:p w14:paraId="72C09C3E" w14:textId="77777777" w:rsidR="00444BF2" w:rsidRPr="003F79C3" w:rsidRDefault="00444BF2" w:rsidP="009D5DC9">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t xml:space="preserve">Timescale </w:t>
            </w:r>
          </w:p>
        </w:tc>
        <w:tc>
          <w:tcPr>
            <w:tcW w:w="4111" w:type="dxa"/>
            <w:tcBorders>
              <w:bottom w:val="single" w:sz="4" w:space="0" w:color="000000" w:themeColor="text1"/>
            </w:tcBorders>
            <w:shd w:val="clear" w:color="auto" w:fill="C0504D" w:themeFill="accent2"/>
          </w:tcPr>
          <w:p w14:paraId="6236F633" w14:textId="65FE73DD" w:rsidR="00444BF2" w:rsidRPr="003F79C3" w:rsidRDefault="00444BF2" w:rsidP="009D5DC9">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t xml:space="preserve">Example </w:t>
            </w:r>
            <w:r w:rsidR="005C67AF">
              <w:rPr>
                <w:rFonts w:asciiTheme="minorHAnsi" w:hAnsiTheme="minorHAnsi"/>
                <w:b/>
                <w:color w:val="FFFFFF" w:themeColor="background1"/>
                <w:sz w:val="20"/>
                <w:lang w:val="en-US"/>
              </w:rPr>
              <w:t xml:space="preserve">of </w:t>
            </w:r>
            <w:r w:rsidRPr="003F79C3">
              <w:rPr>
                <w:rFonts w:asciiTheme="minorHAnsi" w:hAnsiTheme="minorHAnsi"/>
                <w:b/>
                <w:color w:val="FFFFFF" w:themeColor="background1"/>
                <w:sz w:val="20"/>
                <w:lang w:val="en-US"/>
              </w:rPr>
              <w:t xml:space="preserve">climate information products available in the Caribbean  </w:t>
            </w:r>
          </w:p>
        </w:tc>
        <w:tc>
          <w:tcPr>
            <w:tcW w:w="2575" w:type="dxa"/>
            <w:tcBorders>
              <w:bottom w:val="single" w:sz="4" w:space="0" w:color="000000" w:themeColor="text1"/>
            </w:tcBorders>
            <w:shd w:val="clear" w:color="auto" w:fill="C0504D" w:themeFill="accent2"/>
          </w:tcPr>
          <w:p w14:paraId="718FF025" w14:textId="6DAFD97F" w:rsidR="00444BF2" w:rsidRPr="003F79C3" w:rsidRDefault="00444BF2" w:rsidP="009D5DC9">
            <w:pPr>
              <w:pStyle w:val="Tabletext"/>
              <w:keepNext/>
              <w:keepLines/>
              <w:spacing w:line="240" w:lineRule="auto"/>
              <w:rPr>
                <w:rFonts w:asciiTheme="minorHAnsi" w:hAnsiTheme="minorHAnsi"/>
                <w:b/>
                <w:color w:val="FFFFFF" w:themeColor="background1"/>
                <w:sz w:val="20"/>
                <w:lang w:val="en-US"/>
              </w:rPr>
            </w:pPr>
            <w:r w:rsidRPr="003F79C3">
              <w:rPr>
                <w:rFonts w:asciiTheme="minorHAnsi" w:hAnsiTheme="minorHAnsi"/>
                <w:b/>
                <w:color w:val="FFFFFF" w:themeColor="background1"/>
                <w:sz w:val="20"/>
                <w:lang w:val="en-US"/>
              </w:rPr>
              <w:t xml:space="preserve">Example </w:t>
            </w:r>
            <w:r w:rsidR="005C67AF">
              <w:rPr>
                <w:rFonts w:asciiTheme="minorHAnsi" w:hAnsiTheme="minorHAnsi"/>
                <w:b/>
                <w:color w:val="FFFFFF" w:themeColor="background1"/>
                <w:sz w:val="20"/>
                <w:lang w:val="en-US"/>
              </w:rPr>
              <w:t xml:space="preserve">of </w:t>
            </w:r>
            <w:r w:rsidRPr="003F79C3">
              <w:rPr>
                <w:rFonts w:asciiTheme="minorHAnsi" w:hAnsiTheme="minorHAnsi"/>
                <w:b/>
                <w:color w:val="FFFFFF" w:themeColor="background1"/>
                <w:sz w:val="20"/>
                <w:lang w:val="en-US"/>
              </w:rPr>
              <w:t xml:space="preserve">health-decision applications </w:t>
            </w:r>
          </w:p>
        </w:tc>
      </w:tr>
      <w:tr w:rsidR="00444BF2" w:rsidRPr="003F79C3" w14:paraId="74B8FF53" w14:textId="77777777" w:rsidTr="00F17F6B">
        <w:trPr>
          <w:trHeight w:val="1228"/>
        </w:trPr>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392BD1" w14:textId="7528BCB7" w:rsidR="00444BF2" w:rsidRPr="003F79C3" w:rsidRDefault="00444BF2" w:rsidP="009D5DC9">
            <w:pPr>
              <w:pStyle w:val="Tabletext"/>
              <w:keepNext/>
              <w:keepLines/>
              <w:spacing w:line="240" w:lineRule="auto"/>
              <w:rPr>
                <w:rFonts w:asciiTheme="minorHAnsi" w:hAnsiTheme="minorHAnsi"/>
                <w:b/>
                <w:sz w:val="20"/>
                <w:lang w:val="en-US"/>
              </w:rPr>
            </w:pPr>
            <w:r w:rsidRPr="003F79C3">
              <w:rPr>
                <w:rFonts w:asciiTheme="minorHAnsi" w:hAnsiTheme="minorHAnsi"/>
                <w:bCs/>
                <w:sz w:val="20"/>
                <w:lang w:val="en-US"/>
              </w:rPr>
              <w:t xml:space="preserve">Historic </w:t>
            </w:r>
            <w:r w:rsidR="005C67AF">
              <w:rPr>
                <w:rFonts w:asciiTheme="minorHAnsi" w:hAnsiTheme="minorHAnsi"/>
                <w:bCs/>
                <w:sz w:val="20"/>
                <w:lang w:val="en-US"/>
              </w:rPr>
              <w:t>r</w:t>
            </w:r>
            <w:r w:rsidRPr="003F79C3">
              <w:rPr>
                <w:rFonts w:asciiTheme="minorHAnsi" w:hAnsiTheme="minorHAnsi"/>
                <w:bCs/>
                <w:sz w:val="20"/>
                <w:lang w:val="en-US"/>
              </w:rPr>
              <w:t xml:space="preserve">ecord of </w:t>
            </w:r>
            <w:r w:rsidR="005C67AF">
              <w:rPr>
                <w:rFonts w:asciiTheme="minorHAnsi" w:hAnsiTheme="minorHAnsi"/>
                <w:bCs/>
                <w:sz w:val="20"/>
                <w:lang w:val="en-US"/>
              </w:rPr>
              <w:t>c</w:t>
            </w:r>
            <w:r w:rsidRPr="003F79C3">
              <w:rPr>
                <w:rFonts w:asciiTheme="minorHAnsi" w:hAnsiTheme="minorHAnsi"/>
                <w:bCs/>
                <w:sz w:val="20"/>
                <w:lang w:val="en-US"/>
              </w:rPr>
              <w:t xml:space="preserve">limate </w:t>
            </w:r>
            <w:r w:rsidR="005C67AF">
              <w:rPr>
                <w:rFonts w:asciiTheme="minorHAnsi" w:hAnsiTheme="minorHAnsi"/>
                <w:bCs/>
                <w:sz w:val="20"/>
                <w:lang w:val="en-US"/>
              </w:rPr>
              <w:t>o</w:t>
            </w:r>
            <w:r w:rsidRPr="003F79C3">
              <w:rPr>
                <w:rFonts w:asciiTheme="minorHAnsi" w:hAnsiTheme="minorHAnsi"/>
                <w:bCs/>
                <w:sz w:val="20"/>
                <w:lang w:val="en-US"/>
              </w:rPr>
              <w:t>bservations</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52AEF7" w14:textId="77777777" w:rsidR="00444BF2" w:rsidRPr="003F79C3" w:rsidRDefault="00444BF2" w:rsidP="009D5DC9">
            <w:pPr>
              <w:pStyle w:val="Tabletext"/>
              <w:keepNext/>
              <w:keepLines/>
              <w:spacing w:line="240" w:lineRule="auto"/>
              <w:rPr>
                <w:rFonts w:asciiTheme="minorHAnsi" w:hAnsiTheme="minorHAnsi"/>
                <w:b/>
                <w:sz w:val="20"/>
                <w:lang w:val="en-US"/>
              </w:rPr>
            </w:pPr>
            <w:r w:rsidRPr="003F79C3">
              <w:rPr>
                <w:rFonts w:asciiTheme="minorHAnsi" w:hAnsiTheme="minorHAnsi" w:cs="Arial"/>
                <w:sz w:val="20"/>
                <w:lang w:val="en-US"/>
              </w:rPr>
              <w:t>Historic time series data, summary statistics and other information products</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0F22DC" w14:textId="36DCB5B0" w:rsidR="00444BF2" w:rsidRPr="003F79C3" w:rsidRDefault="00444BF2" w:rsidP="009D5DC9">
            <w:pPr>
              <w:pStyle w:val="Tabletext"/>
              <w:keepNext/>
              <w:keepLines/>
              <w:spacing w:line="240" w:lineRule="auto"/>
              <w:rPr>
                <w:rFonts w:asciiTheme="minorHAnsi" w:hAnsiTheme="minorHAnsi"/>
                <w:b/>
                <w:sz w:val="20"/>
                <w:lang w:val="en-US"/>
              </w:rPr>
            </w:pPr>
            <w:r w:rsidRPr="003F79C3">
              <w:rPr>
                <w:rFonts w:asciiTheme="minorHAnsi" w:hAnsiTheme="minorHAnsi"/>
                <w:bCs/>
                <w:sz w:val="20"/>
                <w:lang w:val="en-US"/>
              </w:rPr>
              <w:t>Epidemiological trend and regression analysis to understand associations of climate and health; develop disease forecasting from current and recent observation data, particularly for infectious diseases with time lags between observed ambient conditions and disease onset</w:t>
            </w:r>
          </w:p>
        </w:tc>
      </w:tr>
      <w:tr w:rsidR="00444BF2" w:rsidRPr="003F79C3" w14:paraId="3B818703" w14:textId="77777777" w:rsidTr="00F17F6B">
        <w:trPr>
          <w:trHeight w:val="2355"/>
        </w:trPr>
        <w:tc>
          <w:tcPr>
            <w:tcW w:w="2126"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78281633"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Weather information (hourly, daily, weekly, 30 days)</w:t>
            </w:r>
          </w:p>
        </w:tc>
        <w:tc>
          <w:tcPr>
            <w:tcW w:w="4111"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34E896E4" w14:textId="77777777"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sz w:val="20"/>
                <w:lang w:val="en-US"/>
              </w:rPr>
              <w:t>Real-time monitoring of daily weather: temperature, precipitation, humidity, etc.</w:t>
            </w:r>
          </w:p>
          <w:p w14:paraId="59F1861D" w14:textId="506A2D7D" w:rsidR="00444BF2" w:rsidRPr="003F79C3" w:rsidRDefault="00444BF2" w:rsidP="009D5DC9">
            <w:pPr>
              <w:pStyle w:val="Tabletext"/>
              <w:keepNext/>
              <w:keepLines/>
              <w:spacing w:line="240" w:lineRule="auto"/>
              <w:rPr>
                <w:rFonts w:asciiTheme="minorHAnsi" w:hAnsiTheme="minorHAnsi" w:cs="Arial"/>
                <w:sz w:val="20"/>
                <w:lang w:val="en-US"/>
              </w:rPr>
            </w:pPr>
            <w:r w:rsidRPr="00F62956">
              <w:rPr>
                <w:rFonts w:asciiTheme="minorHAnsi" w:hAnsiTheme="minorHAnsi" w:cs="Arial"/>
                <w:sz w:val="20"/>
                <w:highlight w:val="yellow"/>
                <w:lang w:val="en-US"/>
              </w:rPr>
              <w:t xml:space="preserve">8-14 </w:t>
            </w:r>
            <w:r w:rsidR="005C67AF" w:rsidRPr="00F62956">
              <w:rPr>
                <w:rFonts w:asciiTheme="minorHAnsi" w:hAnsiTheme="minorHAnsi" w:cs="Arial"/>
                <w:sz w:val="20"/>
                <w:highlight w:val="yellow"/>
                <w:lang w:val="en-US"/>
              </w:rPr>
              <w:t>day (?)</w:t>
            </w:r>
            <w:r w:rsidR="005C67AF">
              <w:rPr>
                <w:rFonts w:asciiTheme="minorHAnsi" w:hAnsiTheme="minorHAnsi" w:cs="Arial"/>
                <w:sz w:val="20"/>
                <w:lang w:val="en-US"/>
              </w:rPr>
              <w:t xml:space="preserve"> </w:t>
            </w:r>
            <w:r w:rsidRPr="003F79C3">
              <w:rPr>
                <w:rFonts w:asciiTheme="minorHAnsi" w:hAnsiTheme="minorHAnsi" w:cs="Arial"/>
                <w:sz w:val="20"/>
                <w:lang w:val="en-US"/>
              </w:rPr>
              <w:t xml:space="preserve">probabilistic outlooks </w:t>
            </w:r>
          </w:p>
          <w:p w14:paraId="21B2E5D9" w14:textId="77777777"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sz w:val="20"/>
                <w:lang w:val="en-US"/>
              </w:rPr>
              <w:t>Extended range forecasts from 10-40 days</w:t>
            </w:r>
          </w:p>
          <w:p w14:paraId="67286B1B" w14:textId="77777777"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iCs/>
                <w:sz w:val="20"/>
                <w:lang w:val="en-US"/>
              </w:rPr>
              <w:t xml:space="preserve">Tercile forecasts (above normal, normal, below normal) </w:t>
            </w:r>
            <w:r w:rsidRPr="003F79C3">
              <w:rPr>
                <w:rFonts w:asciiTheme="minorHAnsi" w:hAnsiTheme="minorHAnsi" w:cs="Arial"/>
                <w:sz w:val="20"/>
                <w:lang w:val="en-US"/>
              </w:rPr>
              <w:t>probabilistic prediction of rainfall and temperature</w:t>
            </w:r>
          </w:p>
          <w:p w14:paraId="14A1CA45" w14:textId="77777777" w:rsidR="00444BF2" w:rsidRPr="003F79C3" w:rsidRDefault="00444BF2" w:rsidP="009D5DC9">
            <w:pPr>
              <w:pStyle w:val="Tabletext"/>
              <w:keepNext/>
              <w:keepLines/>
              <w:spacing w:line="240" w:lineRule="auto"/>
              <w:rPr>
                <w:rFonts w:asciiTheme="minorHAnsi" w:hAnsiTheme="minorHAnsi" w:cs="Arial"/>
                <w:iCs/>
                <w:sz w:val="20"/>
                <w:lang w:val="en-US"/>
              </w:rPr>
            </w:pPr>
            <w:r w:rsidRPr="003F79C3">
              <w:rPr>
                <w:rFonts w:asciiTheme="minorHAnsi" w:hAnsiTheme="minorHAnsi" w:cs="Arial"/>
                <w:sz w:val="20"/>
                <w:lang w:val="en-US"/>
              </w:rPr>
              <w:t>Extreme weather probability prediction</w:t>
            </w:r>
          </w:p>
        </w:tc>
        <w:tc>
          <w:tcPr>
            <w:tcW w:w="2575"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1DD97C48"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Short-term operational decisions such as </w:t>
            </w:r>
            <w:r w:rsidRPr="003F79C3">
              <w:rPr>
                <w:rFonts w:asciiTheme="minorHAnsi" w:hAnsiTheme="minorHAnsi"/>
                <w:sz w:val="20"/>
                <w:lang w:val="en-US"/>
              </w:rPr>
              <w:t>public weather advisories, and thresholds that trigger action plans for staff deployment, delivery of supplies, and public protection</w:t>
            </w:r>
          </w:p>
        </w:tc>
      </w:tr>
      <w:tr w:rsidR="00444BF2" w:rsidRPr="003F79C3" w14:paraId="38312197" w14:textId="77777777" w:rsidTr="00F17F6B">
        <w:trPr>
          <w:trHeight w:val="2325"/>
        </w:trPr>
        <w:tc>
          <w:tcPr>
            <w:tcW w:w="2126" w:type="dxa"/>
            <w:tcBorders>
              <w:top w:val="single" w:sz="4" w:space="0" w:color="auto"/>
              <w:left w:val="single" w:sz="4" w:space="0" w:color="auto"/>
              <w:bottom w:val="single" w:sz="4" w:space="0" w:color="auto"/>
              <w:right w:val="single" w:sz="4" w:space="0" w:color="auto"/>
            </w:tcBorders>
            <w:shd w:val="clear" w:color="auto" w:fill="auto"/>
          </w:tcPr>
          <w:p w14:paraId="7325420C"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Short-term climate information </w:t>
            </w:r>
          </w:p>
          <w:p w14:paraId="7763BCE5"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(1 – 12 months)</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85284AB" w14:textId="4C32E87E"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sz w:val="20"/>
                <w:lang w:val="en-US"/>
              </w:rPr>
              <w:t>Risk ind</w:t>
            </w:r>
            <w:r w:rsidR="005C67AF">
              <w:rPr>
                <w:rFonts w:asciiTheme="minorHAnsi" w:hAnsiTheme="minorHAnsi" w:cs="Arial"/>
                <w:sz w:val="20"/>
                <w:lang w:val="en-US"/>
              </w:rPr>
              <w:t>ices</w:t>
            </w:r>
            <w:r w:rsidRPr="003F79C3">
              <w:rPr>
                <w:rFonts w:asciiTheme="minorHAnsi" w:hAnsiTheme="minorHAnsi" w:cs="Arial"/>
                <w:sz w:val="20"/>
                <w:lang w:val="en-US"/>
              </w:rPr>
              <w:t xml:space="preserve"> of </w:t>
            </w:r>
            <w:r w:rsidR="00D2115B" w:rsidRPr="003F79C3">
              <w:rPr>
                <w:rFonts w:asciiTheme="minorHAnsi" w:hAnsiTheme="minorHAnsi" w:cs="Arial"/>
                <w:sz w:val="20"/>
                <w:lang w:val="en-US"/>
              </w:rPr>
              <w:t>hurricanes</w:t>
            </w:r>
            <w:r w:rsidRPr="003F79C3">
              <w:rPr>
                <w:rFonts w:asciiTheme="minorHAnsi" w:hAnsiTheme="minorHAnsi" w:cs="Arial"/>
                <w:sz w:val="20"/>
                <w:lang w:val="en-US"/>
              </w:rPr>
              <w:t>, floods, dust storms, wind storms, extreme temperature, fire</w:t>
            </w:r>
          </w:p>
          <w:p w14:paraId="20B8681E" w14:textId="77777777" w:rsidR="00444BF2" w:rsidRPr="003F79C3" w:rsidRDefault="00444BF2" w:rsidP="009D5DC9">
            <w:pPr>
              <w:pStyle w:val="Tabletext"/>
              <w:keepNext/>
              <w:keepLines/>
              <w:spacing w:line="240" w:lineRule="auto"/>
              <w:rPr>
                <w:rFonts w:asciiTheme="minorHAnsi" w:hAnsiTheme="minorHAnsi" w:cs="Arial"/>
                <w:iCs/>
                <w:sz w:val="20"/>
                <w:lang w:val="en-US"/>
              </w:rPr>
            </w:pPr>
            <w:r w:rsidRPr="003F79C3">
              <w:rPr>
                <w:rFonts w:asciiTheme="minorHAnsi" w:hAnsiTheme="minorHAnsi" w:cs="Arial"/>
                <w:iCs/>
                <w:sz w:val="20"/>
                <w:lang w:val="en-US"/>
              </w:rPr>
              <w:t>Long-range forecasts of average, maximum and minimum t</w:t>
            </w:r>
            <w:r w:rsidRPr="003F79C3">
              <w:rPr>
                <w:rFonts w:asciiTheme="minorHAnsi" w:hAnsiTheme="minorHAnsi" w:cs="Arial"/>
                <w:sz w:val="20"/>
                <w:lang w:val="en-US"/>
              </w:rPr>
              <w:t>emperature and precipitation</w:t>
            </w:r>
            <w:r w:rsidRPr="003F79C3">
              <w:rPr>
                <w:rFonts w:asciiTheme="minorHAnsi" w:hAnsiTheme="minorHAnsi" w:cs="Arial"/>
                <w:iCs/>
                <w:sz w:val="20"/>
                <w:lang w:val="en-US"/>
              </w:rPr>
              <w:t xml:space="preserve"> conditions 1 - 9 months ahead (e.g. seasonal forecasts and trends)</w:t>
            </w:r>
          </w:p>
          <w:p w14:paraId="5D7F1220" w14:textId="580E1585" w:rsidR="00444BF2" w:rsidRPr="003F79C3" w:rsidRDefault="00444BF2" w:rsidP="009D5DC9">
            <w:pPr>
              <w:pStyle w:val="Tabletext"/>
              <w:keepNext/>
              <w:keepLines/>
              <w:spacing w:line="240" w:lineRule="auto"/>
              <w:rPr>
                <w:rFonts w:asciiTheme="minorHAnsi" w:hAnsiTheme="minorHAnsi" w:cs="Arial"/>
                <w:iCs/>
                <w:sz w:val="20"/>
                <w:lang w:val="en-US"/>
              </w:rPr>
            </w:pPr>
            <w:r w:rsidRPr="003F79C3">
              <w:rPr>
                <w:rFonts w:asciiTheme="minorHAnsi" w:hAnsiTheme="minorHAnsi" w:cs="Arial"/>
                <w:iCs/>
                <w:sz w:val="20"/>
                <w:lang w:val="en-US"/>
              </w:rPr>
              <w:t xml:space="preserve">Tercile forecasts (above normal, normal, below normal) </w:t>
            </w:r>
            <w:r w:rsidRPr="003F79C3">
              <w:rPr>
                <w:rFonts w:asciiTheme="minorHAnsi" w:hAnsiTheme="minorHAnsi" w:cs="Arial"/>
                <w:sz w:val="20"/>
                <w:lang w:val="en-US"/>
              </w:rPr>
              <w:t xml:space="preserve">probabilistic prediction of rainfall and temperature </w:t>
            </w:r>
          </w:p>
        </w:tc>
        <w:tc>
          <w:tcPr>
            <w:tcW w:w="2575" w:type="dxa"/>
            <w:tcBorders>
              <w:top w:val="single" w:sz="4" w:space="0" w:color="auto"/>
              <w:left w:val="single" w:sz="4" w:space="0" w:color="auto"/>
              <w:bottom w:val="single" w:sz="4" w:space="0" w:color="auto"/>
              <w:right w:val="single" w:sz="4" w:space="0" w:color="auto"/>
            </w:tcBorders>
            <w:shd w:val="clear" w:color="auto" w:fill="auto"/>
          </w:tcPr>
          <w:p w14:paraId="6EE73D8C" w14:textId="42B0977A"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Short-term operational investment in preparedness, outbreak prevention, </w:t>
            </w:r>
            <w:r w:rsidR="005C67AF">
              <w:rPr>
                <w:rFonts w:asciiTheme="minorHAnsi" w:hAnsiTheme="minorHAnsi"/>
                <w:bCs/>
                <w:sz w:val="20"/>
                <w:lang w:val="en-US"/>
              </w:rPr>
              <w:t xml:space="preserve">identification of </w:t>
            </w:r>
            <w:r w:rsidRPr="003F79C3">
              <w:rPr>
                <w:rFonts w:asciiTheme="minorHAnsi" w:hAnsiTheme="minorHAnsi"/>
                <w:bCs/>
                <w:sz w:val="20"/>
                <w:lang w:val="en-US"/>
              </w:rPr>
              <w:t>resource needs</w:t>
            </w:r>
          </w:p>
        </w:tc>
      </w:tr>
      <w:tr w:rsidR="00444BF2" w:rsidRPr="003F79C3" w14:paraId="0B16A821" w14:textId="77777777" w:rsidTr="00F17F6B">
        <w:trPr>
          <w:trHeight w:val="1428"/>
        </w:trPr>
        <w:tc>
          <w:tcPr>
            <w:tcW w:w="2126" w:type="dxa"/>
            <w:tcBorders>
              <w:top w:val="single" w:sz="4" w:space="0" w:color="auto"/>
              <w:left w:val="single" w:sz="4" w:space="0" w:color="auto"/>
              <w:bottom w:val="single" w:sz="4" w:space="0" w:color="auto"/>
              <w:right w:val="single" w:sz="4" w:space="0" w:color="auto"/>
            </w:tcBorders>
            <w:shd w:val="clear" w:color="auto" w:fill="auto"/>
          </w:tcPr>
          <w:p w14:paraId="4FE26FC0" w14:textId="77777777" w:rsidR="00444BF2" w:rsidRPr="003F79C3" w:rsidRDefault="00444BF2" w:rsidP="009D5DC9">
            <w:pPr>
              <w:pStyle w:val="Tabletext"/>
              <w:keepNext/>
              <w:keepLines/>
              <w:spacing w:line="240" w:lineRule="auto"/>
              <w:rPr>
                <w:rFonts w:asciiTheme="minorHAnsi" w:hAnsiTheme="minorHAnsi"/>
                <w:bCs/>
                <w:color w:val="000000" w:themeColor="text1"/>
                <w:sz w:val="20"/>
                <w:lang w:val="en-US"/>
              </w:rPr>
            </w:pPr>
            <w:r w:rsidRPr="003F79C3">
              <w:rPr>
                <w:rFonts w:asciiTheme="minorHAnsi" w:hAnsiTheme="minorHAnsi"/>
                <w:bCs/>
                <w:color w:val="000000" w:themeColor="text1"/>
                <w:sz w:val="20"/>
                <w:lang w:val="en-US"/>
              </w:rPr>
              <w:t xml:space="preserve">Mid-term climate information </w:t>
            </w:r>
          </w:p>
          <w:p w14:paraId="3CE6070C" w14:textId="77777777" w:rsidR="00444BF2" w:rsidRPr="003F79C3" w:rsidRDefault="00444BF2" w:rsidP="009D5DC9">
            <w:pPr>
              <w:pStyle w:val="Tabletext"/>
              <w:keepNext/>
              <w:keepLines/>
              <w:spacing w:line="240" w:lineRule="auto"/>
              <w:rPr>
                <w:rFonts w:asciiTheme="minorHAnsi" w:hAnsiTheme="minorHAnsi"/>
                <w:bCs/>
                <w:color w:val="000000" w:themeColor="text1"/>
                <w:sz w:val="20"/>
                <w:lang w:val="en-US"/>
              </w:rPr>
            </w:pPr>
            <w:r w:rsidRPr="003F79C3">
              <w:rPr>
                <w:rFonts w:asciiTheme="minorHAnsi" w:hAnsiTheme="minorHAnsi"/>
                <w:bCs/>
                <w:color w:val="000000" w:themeColor="text1"/>
                <w:sz w:val="20"/>
                <w:lang w:val="en-US"/>
              </w:rPr>
              <w:t>(annual to multi-year)</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FA91938" w14:textId="2F5C70CD" w:rsidR="00444BF2" w:rsidRPr="003F79C3" w:rsidRDefault="00444BF2" w:rsidP="009D5DC9">
            <w:pPr>
              <w:pStyle w:val="Tabletext"/>
              <w:keepNext/>
              <w:keepLines/>
              <w:spacing w:line="240" w:lineRule="auto"/>
              <w:rPr>
                <w:rFonts w:asciiTheme="minorHAnsi" w:hAnsiTheme="minorHAnsi" w:cs="Arial"/>
                <w:iCs/>
                <w:sz w:val="20"/>
                <w:lang w:val="en-US"/>
              </w:rPr>
            </w:pPr>
            <w:r w:rsidRPr="003F79C3">
              <w:rPr>
                <w:rFonts w:asciiTheme="minorHAnsi" w:hAnsiTheme="minorHAnsi" w:cs="Arial"/>
                <w:iCs/>
                <w:sz w:val="20"/>
                <w:lang w:val="en-US"/>
              </w:rPr>
              <w:t>Annual to interannual forecasts (several years ahead) describing large scale state of the climate</w:t>
            </w:r>
          </w:p>
          <w:p w14:paraId="75396C95" w14:textId="08602804" w:rsidR="00444BF2" w:rsidRPr="003F79C3" w:rsidRDefault="00444BF2" w:rsidP="009D5DC9">
            <w:pPr>
              <w:pStyle w:val="Tabletext"/>
              <w:keepNext/>
              <w:keepLines/>
              <w:spacing w:line="240" w:lineRule="auto"/>
              <w:rPr>
                <w:rFonts w:asciiTheme="minorHAnsi" w:hAnsiTheme="minorHAnsi"/>
                <w:sz w:val="20"/>
                <w:lang w:val="en-US"/>
              </w:rPr>
            </w:pPr>
            <w:r w:rsidRPr="003F79C3">
              <w:rPr>
                <w:rFonts w:asciiTheme="minorHAnsi" w:hAnsiTheme="minorHAnsi" w:cs="Arial"/>
                <w:iCs/>
                <w:sz w:val="20"/>
                <w:lang w:val="en-US"/>
              </w:rPr>
              <w:t xml:space="preserve">Status of </w:t>
            </w:r>
            <w:r w:rsidRPr="003F79C3">
              <w:rPr>
                <w:rFonts w:asciiTheme="minorHAnsi" w:hAnsiTheme="minorHAnsi"/>
                <w:sz w:val="20"/>
                <w:lang w:val="en-US"/>
              </w:rPr>
              <w:t xml:space="preserve">El Niño Southern Oscillation (ENSO) </w:t>
            </w:r>
            <w:r w:rsidR="005C67AF">
              <w:rPr>
                <w:rFonts w:asciiTheme="minorHAnsi" w:hAnsiTheme="minorHAnsi"/>
                <w:sz w:val="20"/>
                <w:lang w:val="en-US"/>
              </w:rPr>
              <w:t>c</w:t>
            </w:r>
            <w:r w:rsidRPr="003F79C3">
              <w:rPr>
                <w:rFonts w:asciiTheme="minorHAnsi" w:hAnsiTheme="minorHAnsi"/>
                <w:sz w:val="20"/>
                <w:lang w:val="en-US"/>
              </w:rPr>
              <w:t>onditions</w:t>
            </w:r>
          </w:p>
          <w:p w14:paraId="370777E8" w14:textId="77777777" w:rsidR="00444BF2" w:rsidRPr="003F79C3" w:rsidRDefault="00444BF2" w:rsidP="009D5DC9">
            <w:pPr>
              <w:pStyle w:val="Tabletext"/>
              <w:keepNext/>
              <w:keepLines/>
              <w:spacing w:line="240" w:lineRule="auto"/>
              <w:rPr>
                <w:rFonts w:asciiTheme="minorHAnsi" w:hAnsiTheme="minorHAnsi" w:cs="Arial"/>
                <w:sz w:val="20"/>
                <w:lang w:val="en-US"/>
              </w:rPr>
            </w:pPr>
            <w:r w:rsidRPr="003F79C3">
              <w:rPr>
                <w:rFonts w:asciiTheme="minorHAnsi" w:hAnsiTheme="minorHAnsi" w:cs="Arial"/>
                <w:iCs/>
                <w:sz w:val="20"/>
                <w:lang w:val="en-US"/>
              </w:rPr>
              <w:t>Dynamic and statistical climate models</w:t>
            </w:r>
          </w:p>
        </w:tc>
        <w:tc>
          <w:tcPr>
            <w:tcW w:w="2575" w:type="dxa"/>
            <w:tcBorders>
              <w:top w:val="single" w:sz="4" w:space="0" w:color="auto"/>
              <w:left w:val="single" w:sz="4" w:space="0" w:color="auto"/>
              <w:bottom w:val="single" w:sz="4" w:space="0" w:color="auto"/>
              <w:right w:val="single" w:sz="4" w:space="0" w:color="auto"/>
            </w:tcBorders>
            <w:shd w:val="clear" w:color="auto" w:fill="auto"/>
          </w:tcPr>
          <w:p w14:paraId="348FC8C9"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1-5 year policy decisions for disease control, research, health systems planning</w:t>
            </w:r>
          </w:p>
        </w:tc>
      </w:tr>
      <w:tr w:rsidR="00444BF2" w:rsidRPr="003F79C3" w14:paraId="28E44CCA" w14:textId="77777777" w:rsidTr="00F17F6B">
        <w:trPr>
          <w:trHeight w:val="25"/>
        </w:trPr>
        <w:tc>
          <w:tcPr>
            <w:tcW w:w="2126" w:type="dxa"/>
            <w:tcBorders>
              <w:top w:val="single" w:sz="4" w:space="0" w:color="auto"/>
              <w:left w:val="single" w:sz="4" w:space="0" w:color="auto"/>
              <w:bottom w:val="single" w:sz="4" w:space="0" w:color="auto"/>
              <w:right w:val="single" w:sz="4" w:space="0" w:color="auto"/>
            </w:tcBorders>
            <w:shd w:val="clear" w:color="auto" w:fill="auto"/>
          </w:tcPr>
          <w:p w14:paraId="7F3CBD0C"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Long-range climate information (decades)</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82D6500" w14:textId="51827E10"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10-30 year decadal forecasts of surface temperature, precipitation, </w:t>
            </w:r>
            <w:r w:rsidR="003F79C3" w:rsidRPr="003F79C3">
              <w:rPr>
                <w:rFonts w:asciiTheme="minorHAnsi" w:hAnsiTheme="minorHAnsi"/>
                <w:bCs/>
                <w:sz w:val="20"/>
                <w:lang w:val="en-US"/>
              </w:rPr>
              <w:t>and sea</w:t>
            </w:r>
            <w:r w:rsidRPr="003F79C3">
              <w:rPr>
                <w:rFonts w:asciiTheme="minorHAnsi" w:hAnsiTheme="minorHAnsi"/>
                <w:bCs/>
                <w:sz w:val="20"/>
                <w:lang w:val="en-US"/>
              </w:rPr>
              <w:t xml:space="preserve"> surface temperature, </w:t>
            </w:r>
            <w:proofErr w:type="spellStart"/>
            <w:r w:rsidRPr="003F79C3">
              <w:rPr>
                <w:rFonts w:asciiTheme="minorHAnsi" w:hAnsiTheme="minorHAnsi"/>
                <w:bCs/>
                <w:sz w:val="20"/>
                <w:lang w:val="en-US"/>
              </w:rPr>
              <w:t>etc</w:t>
            </w:r>
            <w:proofErr w:type="spellEnd"/>
          </w:p>
          <w:p w14:paraId="6088A390"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Climate change scenarios, dynamic climate models, global circulation models </w:t>
            </w:r>
          </w:p>
        </w:tc>
        <w:tc>
          <w:tcPr>
            <w:tcW w:w="2575" w:type="dxa"/>
            <w:tcBorders>
              <w:top w:val="single" w:sz="4" w:space="0" w:color="auto"/>
              <w:left w:val="single" w:sz="4" w:space="0" w:color="auto"/>
              <w:bottom w:val="single" w:sz="4" w:space="0" w:color="auto"/>
              <w:right w:val="single" w:sz="4" w:space="0" w:color="auto"/>
            </w:tcBorders>
            <w:shd w:val="clear" w:color="auto" w:fill="auto"/>
          </w:tcPr>
          <w:p w14:paraId="74F7C119" w14:textId="77777777"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Long-term health infrastructure investments, research, demographic and population models, health system planning</w:t>
            </w:r>
          </w:p>
          <w:p w14:paraId="5FB7CA9A" w14:textId="5D9D2484" w:rsidR="00444BF2" w:rsidRPr="003F79C3" w:rsidRDefault="00444BF2" w:rsidP="009D5DC9">
            <w:pPr>
              <w:pStyle w:val="Tabletext"/>
              <w:keepNext/>
              <w:keepLines/>
              <w:spacing w:line="240" w:lineRule="auto"/>
              <w:rPr>
                <w:rFonts w:asciiTheme="minorHAnsi" w:hAnsiTheme="minorHAnsi"/>
                <w:bCs/>
                <w:sz w:val="20"/>
                <w:lang w:val="en-US"/>
              </w:rPr>
            </w:pPr>
            <w:r w:rsidRPr="003F79C3">
              <w:rPr>
                <w:rFonts w:asciiTheme="minorHAnsi" w:hAnsiTheme="minorHAnsi"/>
                <w:bCs/>
                <w:sz w:val="20"/>
                <w:lang w:val="en-US"/>
              </w:rPr>
              <w:t xml:space="preserve">Increase understanding of disease trends, epidemic </w:t>
            </w:r>
            <w:r w:rsidR="00326633" w:rsidRPr="003F79C3">
              <w:rPr>
                <w:rFonts w:asciiTheme="minorHAnsi" w:hAnsiTheme="minorHAnsi"/>
                <w:bCs/>
                <w:sz w:val="20"/>
                <w:lang w:val="en-US"/>
              </w:rPr>
              <w:t>behavior</w:t>
            </w:r>
            <w:r w:rsidRPr="003F79C3">
              <w:rPr>
                <w:rFonts w:asciiTheme="minorHAnsi" w:hAnsiTheme="minorHAnsi"/>
                <w:bCs/>
                <w:sz w:val="20"/>
                <w:lang w:val="en-US"/>
              </w:rPr>
              <w:t xml:space="preserve"> on a regional scale</w:t>
            </w:r>
            <w:r w:rsidR="005C67AF">
              <w:rPr>
                <w:rFonts w:asciiTheme="minorHAnsi" w:hAnsiTheme="minorHAnsi"/>
                <w:bCs/>
                <w:sz w:val="20"/>
                <w:lang w:val="en-US"/>
              </w:rPr>
              <w:t xml:space="preserve"> and future health risks</w:t>
            </w:r>
          </w:p>
        </w:tc>
      </w:tr>
    </w:tbl>
    <w:p w14:paraId="35FAD4C0" w14:textId="77777777" w:rsidR="00444BF2" w:rsidRPr="003F79C3" w:rsidRDefault="00444BF2" w:rsidP="00797A64">
      <w:pPr>
        <w:spacing w:before="0"/>
        <w:ind w:left="1701"/>
        <w:jc w:val="both"/>
        <w:rPr>
          <w:rStyle w:val="Strong"/>
          <w:color w:val="C0504D" w:themeColor="accent2"/>
          <w:lang w:val="en-US"/>
        </w:rPr>
      </w:pPr>
    </w:p>
    <w:p w14:paraId="11ADB3B7" w14:textId="77777777" w:rsidR="00A240EC" w:rsidRPr="003F79C3" w:rsidRDefault="00A240EC" w:rsidP="00797A64">
      <w:pPr>
        <w:spacing w:before="0"/>
        <w:ind w:left="1701"/>
        <w:jc w:val="both"/>
        <w:rPr>
          <w:rStyle w:val="Strong"/>
          <w:color w:val="C0504D" w:themeColor="accent2"/>
          <w:lang w:val="en-US"/>
        </w:rPr>
      </w:pPr>
      <w:r w:rsidRPr="003F79C3">
        <w:rPr>
          <w:rStyle w:val="Strong"/>
          <w:color w:val="C0504D" w:themeColor="accent2"/>
          <w:lang w:val="en-US"/>
        </w:rPr>
        <w:lastRenderedPageBreak/>
        <w:t>Step 2</w:t>
      </w:r>
      <w:r w:rsidR="00E62AB6" w:rsidRPr="003F79C3">
        <w:rPr>
          <w:rStyle w:val="Strong"/>
          <w:color w:val="C0504D" w:themeColor="accent2"/>
          <w:lang w:val="en-US"/>
        </w:rPr>
        <w:t>b</w:t>
      </w:r>
      <w:r w:rsidRPr="003F79C3">
        <w:rPr>
          <w:rStyle w:val="Strong"/>
          <w:color w:val="C0504D" w:themeColor="accent2"/>
          <w:lang w:val="en-US"/>
        </w:rPr>
        <w:t>: Describe Historical Trends in the Environmental Hazards of Interest</w:t>
      </w:r>
      <w:r w:rsidR="00E62AB6" w:rsidRPr="003F79C3">
        <w:rPr>
          <w:rStyle w:val="Strong"/>
          <w:color w:val="C0504D" w:themeColor="accent2"/>
          <w:lang w:val="en-US"/>
        </w:rPr>
        <w:t xml:space="preserve"> and Establish Baseline Conditions</w:t>
      </w:r>
    </w:p>
    <w:p w14:paraId="4FD4224F" w14:textId="162B0FFF" w:rsidR="00B91264" w:rsidRPr="003F79C3" w:rsidRDefault="002938E8" w:rsidP="002938E8">
      <w:pPr>
        <w:ind w:left="1701"/>
        <w:jc w:val="both"/>
        <w:rPr>
          <w:lang w:val="en-US"/>
        </w:rPr>
      </w:pPr>
      <w:r w:rsidRPr="003F79C3">
        <w:rPr>
          <w:lang w:val="en-US"/>
        </w:rPr>
        <w:t xml:space="preserve">Collect data and maps on recent weather and climatic trends of interest. Data can be obtained from </w:t>
      </w:r>
      <w:r w:rsidR="005C750A">
        <w:rPr>
          <w:lang w:val="en-US"/>
        </w:rPr>
        <w:t xml:space="preserve">international, national and regional </w:t>
      </w:r>
      <w:r w:rsidRPr="003F79C3">
        <w:rPr>
          <w:lang w:val="en-US"/>
        </w:rPr>
        <w:t>agencies</w:t>
      </w:r>
      <w:hyperlink w:history="1"/>
      <w:r w:rsidRPr="003F79C3">
        <w:rPr>
          <w:lang w:val="en-US"/>
        </w:rPr>
        <w:t>, such as CIMH (</w:t>
      </w:r>
      <w:hyperlink r:id="rId28" w:history="1">
        <w:r w:rsidRPr="003F79C3">
          <w:rPr>
            <w:rStyle w:val="Hyperlink"/>
            <w:lang w:val="en-US"/>
          </w:rPr>
          <w:t>http://www.cimh.edu.bb/?p=home</w:t>
        </w:r>
      </w:hyperlink>
      <w:r w:rsidRPr="003F79C3">
        <w:rPr>
          <w:lang w:val="en-US"/>
        </w:rPr>
        <w:t xml:space="preserve">), IPCC reports </w:t>
      </w:r>
      <w:r w:rsidRPr="003F79C3">
        <w:rPr>
          <w:color w:val="003399"/>
          <w:lang w:val="en-US"/>
        </w:rPr>
        <w:t>(</w:t>
      </w:r>
      <w:r w:rsidRPr="003F79C3">
        <w:rPr>
          <w:b/>
          <w:color w:val="003399"/>
          <w:lang w:val="en-US"/>
        </w:rPr>
        <w:t>http://www.ipcc.ch/publications_and_data/publications_and_data_reports.shtml)</w:t>
      </w:r>
      <w:r w:rsidRPr="003F79C3">
        <w:rPr>
          <w:color w:val="003399"/>
          <w:lang w:val="en-US"/>
        </w:rPr>
        <w:t>,</w:t>
      </w:r>
      <w:r w:rsidRPr="003F79C3">
        <w:rPr>
          <w:lang w:val="en-US"/>
        </w:rPr>
        <w:t xml:space="preserve"> the scientific literature, or through online portals (see Box 7 below).  If relevant to important health outcomes, document how the geographic range, intensity, and duration of particular weather events have changed over recent decades. Consulting a meteorologist or climatologist can be helpful to ensure the right sources of information have been selected, and data are interpreted appropriately. </w:t>
      </w:r>
    </w:p>
    <w:p w14:paraId="18351EB2" w14:textId="77777777" w:rsidR="002476A2" w:rsidRPr="003F79C3" w:rsidRDefault="002476A2" w:rsidP="00797A64">
      <w:pPr>
        <w:spacing w:before="0"/>
        <w:ind w:left="1701"/>
        <w:jc w:val="both"/>
        <w:rPr>
          <w:rStyle w:val="Strong"/>
          <w:lang w:val="en-US"/>
        </w:rPr>
      </w:pPr>
    </w:p>
    <w:p w14:paraId="48E75F04" w14:textId="34D3B5E8" w:rsidR="00B91264" w:rsidRPr="003F79C3" w:rsidRDefault="0009590D" w:rsidP="00797A64">
      <w:pPr>
        <w:spacing w:before="0"/>
        <w:ind w:left="1701"/>
        <w:jc w:val="both"/>
        <w:rPr>
          <w:rStyle w:val="Strong"/>
          <w:color w:val="C0504D" w:themeColor="accent2"/>
          <w:lang w:val="en-US"/>
        </w:rPr>
      </w:pPr>
      <w:r w:rsidRPr="003F79C3">
        <w:rPr>
          <w:rStyle w:val="Strong"/>
          <w:color w:val="C0504D" w:themeColor="accent2"/>
          <w:lang w:val="en-US"/>
        </w:rPr>
        <w:t>Step 2c</w:t>
      </w:r>
      <w:r w:rsidR="00727550" w:rsidRPr="003F79C3">
        <w:rPr>
          <w:rStyle w:val="Strong"/>
          <w:color w:val="C0504D" w:themeColor="accent2"/>
          <w:lang w:val="en-US"/>
        </w:rPr>
        <w:t xml:space="preserve">: </w:t>
      </w:r>
      <w:r w:rsidR="003F79C3" w:rsidRPr="003F79C3">
        <w:rPr>
          <w:rStyle w:val="Strong"/>
          <w:color w:val="C0504D" w:themeColor="accent2"/>
          <w:lang w:val="en-US"/>
        </w:rPr>
        <w:t>Analyze</w:t>
      </w:r>
      <w:r w:rsidR="00E62AB6" w:rsidRPr="003F79C3">
        <w:rPr>
          <w:rStyle w:val="Strong"/>
          <w:color w:val="C0504D" w:themeColor="accent2"/>
          <w:lang w:val="en-US"/>
        </w:rPr>
        <w:t xml:space="preserve"> </w:t>
      </w:r>
      <w:r w:rsidR="00B91264" w:rsidRPr="003F79C3">
        <w:rPr>
          <w:rStyle w:val="Strong"/>
          <w:color w:val="C0504D" w:themeColor="accent2"/>
          <w:lang w:val="en-US"/>
        </w:rPr>
        <w:t xml:space="preserve">Current Relationships </w:t>
      </w:r>
      <w:r w:rsidR="003F79C3" w:rsidRPr="003F79C3">
        <w:rPr>
          <w:rStyle w:val="Strong"/>
          <w:color w:val="C0504D" w:themeColor="accent2"/>
          <w:lang w:val="en-US"/>
        </w:rPr>
        <w:t>between</w:t>
      </w:r>
      <w:r w:rsidR="002C242D" w:rsidRPr="003F79C3">
        <w:rPr>
          <w:rStyle w:val="Strong"/>
          <w:color w:val="C0504D" w:themeColor="accent2"/>
          <w:lang w:val="en-US"/>
        </w:rPr>
        <w:t xml:space="preserve"> Climate and</w:t>
      </w:r>
      <w:r w:rsidR="00B91264" w:rsidRPr="003F79C3">
        <w:rPr>
          <w:rStyle w:val="Strong"/>
          <w:color w:val="C0504D" w:themeColor="accent2"/>
          <w:lang w:val="en-US"/>
        </w:rPr>
        <w:t xml:space="preserve"> Weather Patterns and Climate-Sensitive Health Outcomes </w:t>
      </w:r>
    </w:p>
    <w:p w14:paraId="6F34F9D0" w14:textId="77777777" w:rsidR="00B91264" w:rsidRPr="003F79C3" w:rsidRDefault="00B91264" w:rsidP="00797A64">
      <w:pPr>
        <w:ind w:left="1701"/>
        <w:jc w:val="both"/>
        <w:rPr>
          <w:lang w:val="en-US"/>
        </w:rPr>
      </w:pPr>
      <w:r w:rsidRPr="003F79C3">
        <w:rPr>
          <w:lang w:val="en-US"/>
        </w:rPr>
        <w:t xml:space="preserve">Determine the associations (if any) between the exposures and the incidence, seasonality, and geographic range of the climate-sensitive health outcomes under consideration. </w:t>
      </w:r>
    </w:p>
    <w:p w14:paraId="5E6086D7" w14:textId="77777777" w:rsidR="00E62AB6" w:rsidRPr="003F79C3" w:rsidRDefault="00B91264" w:rsidP="00797A64">
      <w:pPr>
        <w:ind w:left="1701"/>
        <w:jc w:val="both"/>
        <w:rPr>
          <w:lang w:val="en-US"/>
        </w:rPr>
      </w:pPr>
      <w:r w:rsidRPr="003F79C3">
        <w:rPr>
          <w:lang w:val="en-US"/>
        </w:rPr>
        <w:t>Graphing the data may prove useful for identifying patterns, particularly with limited time series. It is important to consider factors that could influence any observed trends such as changes in disease control programs and changes in land use. There will be more confidence in analyses conducted using longer and larger health data sets.</w:t>
      </w:r>
    </w:p>
    <w:p w14:paraId="3821BDB3" w14:textId="4A64ACAE" w:rsidR="00E62AB6" w:rsidRPr="003F79C3" w:rsidRDefault="00E62AB6" w:rsidP="00797A64">
      <w:pPr>
        <w:ind w:left="1701"/>
        <w:jc w:val="both"/>
        <w:rPr>
          <w:lang w:val="en-US"/>
        </w:rPr>
      </w:pPr>
      <w:r w:rsidRPr="003F79C3">
        <w:rPr>
          <w:lang w:val="en-US"/>
        </w:rPr>
        <w:t xml:space="preserve">Illustrating risk distribution using spatial mapping can be a valuable approach for communicating and explaining assessment results. </w:t>
      </w:r>
      <w:r w:rsidR="00326633" w:rsidRPr="003F79C3">
        <w:rPr>
          <w:lang w:val="en-US"/>
        </w:rPr>
        <w:t xml:space="preserve">The use of geographical information systems (GIS) such as R- software, </w:t>
      </w:r>
      <w:r w:rsidRPr="003F79C3">
        <w:rPr>
          <w:lang w:val="en-US"/>
        </w:rPr>
        <w:t xml:space="preserve">WHO’s HealthMapper or CDC’s EpiInfo </w:t>
      </w:r>
      <w:r w:rsidR="00161BE8" w:rsidRPr="003F79C3">
        <w:rPr>
          <w:b/>
          <w:color w:val="003399"/>
          <w:lang w:val="en-US"/>
        </w:rPr>
        <w:t>(https://www.cdc.gov/epiinfo/index.html)</w:t>
      </w:r>
      <w:r w:rsidR="00161BE8" w:rsidRPr="003F79C3">
        <w:rPr>
          <w:lang w:val="en-US"/>
        </w:rPr>
        <w:t xml:space="preserve"> </w:t>
      </w:r>
      <w:r w:rsidRPr="003F79C3">
        <w:rPr>
          <w:lang w:val="en-US"/>
        </w:rPr>
        <w:t>can offer opportunities to input health data to show the distributions of important variables of interest to public health officials, such as health facilities or disease incidence.</w:t>
      </w:r>
      <w:r w:rsidR="00100F0D" w:rsidRPr="003F79C3">
        <w:rPr>
          <w:lang w:val="en-US"/>
        </w:rPr>
        <w:t xml:space="preserve"> These data can be overlaid or combined with environmental or climate information to identify vulnerabilities and possible </w:t>
      </w:r>
      <w:commentRangeStart w:id="75"/>
      <w:r w:rsidR="00100F0D" w:rsidRPr="003F79C3">
        <w:rPr>
          <w:lang w:val="en-US"/>
        </w:rPr>
        <w:t>interventions</w:t>
      </w:r>
      <w:commentRangeEnd w:id="75"/>
      <w:r w:rsidR="000E3497">
        <w:rPr>
          <w:rStyle w:val="CommentReference"/>
        </w:rPr>
        <w:commentReference w:id="75"/>
      </w:r>
      <w:r w:rsidR="00100F0D" w:rsidRPr="003F79C3">
        <w:rPr>
          <w:lang w:val="en-US"/>
        </w:rPr>
        <w:t>.</w:t>
      </w:r>
      <w:r w:rsidRPr="003F79C3">
        <w:rPr>
          <w:lang w:val="en-US"/>
        </w:rPr>
        <w:t xml:space="preserve"> </w:t>
      </w:r>
    </w:p>
    <w:p w14:paraId="01773C78" w14:textId="33B2962F" w:rsidR="001E1A38" w:rsidRPr="003F79C3" w:rsidRDefault="003147C7" w:rsidP="00797A64">
      <w:pPr>
        <w:ind w:left="1701"/>
        <w:jc w:val="both"/>
        <w:rPr>
          <w:lang w:val="en-US"/>
        </w:rPr>
      </w:pPr>
      <w:r w:rsidRPr="003F79C3">
        <w:rPr>
          <w:noProof/>
          <w:lang w:val="en-US" w:eastAsia="zh-CN"/>
        </w:rPr>
        <mc:AlternateContent>
          <mc:Choice Requires="wps">
            <w:drawing>
              <wp:anchor distT="0" distB="0" distL="0" distR="0" simplePos="0" relativeHeight="251616768" behindDoc="0" locked="0" layoutInCell="1" allowOverlap="1" wp14:anchorId="78705921" wp14:editId="314245EF">
                <wp:simplePos x="0" y="0"/>
                <wp:positionH relativeFrom="column">
                  <wp:posOffset>-10795</wp:posOffset>
                </wp:positionH>
                <wp:positionV relativeFrom="paragraph">
                  <wp:posOffset>93345</wp:posOffset>
                </wp:positionV>
                <wp:extent cx="990600" cy="711200"/>
                <wp:effectExtent l="0" t="0" r="19050" b="1270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2"/>
                          </a:solidFill>
                        </a:ln>
                        <a:effectLst/>
                        <a:extLst/>
                      </wps:spPr>
                      <wps:style>
                        <a:lnRef idx="2">
                          <a:schemeClr val="accent4"/>
                        </a:lnRef>
                        <a:fillRef idx="1">
                          <a:schemeClr val="lt1"/>
                        </a:fillRef>
                        <a:effectRef idx="0">
                          <a:schemeClr val="accent4"/>
                        </a:effectRef>
                        <a:fontRef idx="minor">
                          <a:schemeClr val="dk1"/>
                        </a:fontRef>
                      </wps:style>
                      <wps:txbx>
                        <w:txbxContent>
                          <w:p w14:paraId="70A0F06E" w14:textId="77777777" w:rsidR="00676979" w:rsidRPr="00D10B0C" w:rsidRDefault="00676979" w:rsidP="000E1424">
                            <w:pPr>
                              <w:spacing w:before="0"/>
                              <w:rPr>
                                <w:color w:val="C0504D" w:themeColor="accent2"/>
                              </w:rPr>
                            </w:pPr>
                            <w:r w:rsidRPr="00D10B0C">
                              <w:rPr>
                                <w:color w:val="C0504D" w:themeColor="accent2"/>
                              </w:rPr>
                              <w:t>Use Template 2C</w:t>
                            </w:r>
                            <w:r w:rsidRPr="00D10B0C">
                              <w:rPr>
                                <w:color w:val="C0504D" w:themeColor="accent2"/>
                              </w:rPr>
                              <w:br/>
                              <w:t>Estimating Current Relationships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072" type="#_x0000_t202" style="position:absolute;left:0;text-align:left;margin-left:-.85pt;margin-top:7.35pt;width:78pt;height:56pt;z-index:251616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" fillcolor="white [3201]" strokecolor="#c0504d [3205]" strokeweight=".5pt">
                <v:path arrowok="t"/>
                <v:textbox inset="1mm,1mm,1mm,1mm">
                  <w:txbxContent>
                    <w:p w14:paraId="70A0F06E" w14:textId="77777777" w:rsidR="00B82D24" w:rsidRPr="00D10B0C" w:rsidRDefault="00B82D24" w:rsidP="000E1424">
                      <w:pPr>
                        <w:spacing w:before="0"/>
                        <w:rPr>
                          <w:color w:val="C0504D" w:themeColor="accent2"/>
                        </w:rPr>
                      </w:pPr>
                      <w:r w:rsidRPr="00D10B0C">
                        <w:rPr>
                          <w:color w:val="C0504D" w:themeColor="accent2"/>
                        </w:rPr>
                        <w:t>Use Template 2C</w:t>
                      </w:r>
                      <w:r w:rsidRPr="00D10B0C">
                        <w:rPr>
                          <w:color w:val="C0504D" w:themeColor="accent2"/>
                        </w:rPr>
                        <w:br/>
                        <w:t>Estimating Current Relationships</w:t>
                      </w:r>
                    </w:p>
                  </w:txbxContent>
                </v:textbox>
              </v:shape>
            </w:pict>
          </mc:Fallback>
        </mc:AlternateContent>
      </w:r>
      <w:r w:rsidR="00B91264" w:rsidRPr="003F79C3">
        <w:rPr>
          <w:lang w:val="en-US"/>
        </w:rPr>
        <w:t xml:space="preserve">When sufficient data are not available, estimates of the strength of associations can be gathered from the published literature or from interviews with subject matter experts. This information can be used to describe exposure-response relationships. Survey questionnaires may be useful for obtaining this type of information. </w:t>
      </w:r>
      <w:r w:rsidR="009F1EB3" w:rsidRPr="003F79C3">
        <w:rPr>
          <w:lang w:val="en-US"/>
        </w:rPr>
        <w:t>Table 3 below shows examples of health outcomes examined during the V&amp;A assessment in Dominica.</w:t>
      </w:r>
    </w:p>
    <w:p w14:paraId="56578329" w14:textId="77777777" w:rsidR="002476A2" w:rsidRPr="003F79C3" w:rsidRDefault="002476A2" w:rsidP="00797A64">
      <w:pPr>
        <w:spacing w:before="0"/>
        <w:ind w:left="1701"/>
        <w:rPr>
          <w:rStyle w:val="Strong"/>
          <w:lang w:val="en-US"/>
        </w:rPr>
      </w:pPr>
    </w:p>
    <w:tbl>
      <w:tblPr>
        <w:tblStyle w:val="LightList-Accent4"/>
        <w:tblpPr w:leftFromText="180" w:rightFromText="180" w:vertAnchor="text" w:horzAnchor="page" w:tblpX="2819" w:tblpY="-70"/>
        <w:tblW w:w="0" w:type="auto"/>
        <w:tblLook w:val="04A0" w:firstRow="1" w:lastRow="0" w:firstColumn="1" w:lastColumn="0" w:noHBand="0" w:noVBand="1"/>
      </w:tblPr>
      <w:tblGrid>
        <w:gridCol w:w="1687"/>
        <w:gridCol w:w="3078"/>
        <w:gridCol w:w="3315"/>
      </w:tblGrid>
      <w:tr w:rsidR="002C242D" w:rsidRPr="003F79C3" w14:paraId="68832FA9" w14:textId="77777777" w:rsidTr="00D10B0C">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080" w:type="dxa"/>
            <w:gridSpan w:val="3"/>
            <w:tcBorders>
              <w:top w:val="single" w:sz="8" w:space="0" w:color="C0504D" w:themeColor="accent2"/>
              <w:left w:val="single" w:sz="8" w:space="0" w:color="C0504D" w:themeColor="accent2"/>
              <w:right w:val="single" w:sz="8" w:space="0" w:color="C0504D" w:themeColor="accent2"/>
            </w:tcBorders>
            <w:shd w:val="clear" w:color="auto" w:fill="C0504D" w:themeFill="accent2"/>
          </w:tcPr>
          <w:p w14:paraId="764FA53E" w14:textId="173500C6" w:rsidR="002C242D" w:rsidRPr="003F79C3" w:rsidRDefault="00137071" w:rsidP="00BA1F66">
            <w:pPr>
              <w:pStyle w:val="CommentText"/>
              <w:rPr>
                <w:sz w:val="22"/>
                <w:lang w:val="en-US"/>
              </w:rPr>
            </w:pPr>
            <w:r w:rsidRPr="003F79C3">
              <w:rPr>
                <w:lang w:val="en-US"/>
              </w:rPr>
              <w:t xml:space="preserve">Table </w:t>
            </w:r>
            <w:r w:rsidR="00BA1F66" w:rsidRPr="003F79C3">
              <w:rPr>
                <w:lang w:val="en-US"/>
              </w:rPr>
              <w:t>4</w:t>
            </w:r>
            <w:r w:rsidR="002C242D" w:rsidRPr="003F79C3">
              <w:rPr>
                <w:lang w:val="en-US"/>
              </w:rPr>
              <w:t xml:space="preserve">: </w:t>
            </w:r>
            <w:r w:rsidR="002C242D" w:rsidRPr="003F79C3">
              <w:rPr>
                <w:shd w:val="clear" w:color="auto" w:fill="C0504D" w:themeFill="accent2"/>
                <w:lang w:val="en-US"/>
              </w:rPr>
              <w:t>Overview of climate sensitive health outcomes examined in the Dominica V&amp;A Assessment</w:t>
            </w:r>
          </w:p>
        </w:tc>
      </w:tr>
      <w:tr w:rsidR="000E1424" w:rsidRPr="003F79C3" w14:paraId="6031158C" w14:textId="77777777" w:rsidTr="00D10B0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0BC85538" w14:textId="77777777" w:rsidR="002C242D" w:rsidRPr="003F79C3" w:rsidRDefault="002C242D" w:rsidP="00C1029D">
            <w:pPr>
              <w:pStyle w:val="CommentText"/>
              <w:rPr>
                <w:lang w:val="en-US"/>
              </w:rPr>
            </w:pPr>
            <w:r w:rsidRPr="003F79C3">
              <w:rPr>
                <w:lang w:val="en-US"/>
              </w:rPr>
              <w:t>Health hazard</w:t>
            </w:r>
          </w:p>
        </w:tc>
        <w:tc>
          <w:tcPr>
            <w:tcW w:w="3078" w:type="dxa"/>
            <w:tcBorders>
              <w:top w:val="single" w:sz="8" w:space="0" w:color="C0504D" w:themeColor="accent2"/>
              <w:bottom w:val="single" w:sz="8" w:space="0" w:color="C0504D" w:themeColor="accent2"/>
            </w:tcBorders>
          </w:tcPr>
          <w:p w14:paraId="1F79EB43" w14:textId="77777777" w:rsidR="002C242D" w:rsidRPr="003F79C3" w:rsidRDefault="002C242D" w:rsidP="00C1029D">
            <w:pPr>
              <w:pStyle w:val="CommentText"/>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Exposure</w:t>
            </w:r>
          </w:p>
        </w:tc>
        <w:tc>
          <w:tcPr>
            <w:tcW w:w="3315" w:type="dxa"/>
            <w:tcBorders>
              <w:top w:val="single" w:sz="8" w:space="0" w:color="C0504D" w:themeColor="accent2"/>
              <w:bottom w:val="single" w:sz="8" w:space="0" w:color="C0504D" w:themeColor="accent2"/>
              <w:right w:val="single" w:sz="8" w:space="0" w:color="C0504D" w:themeColor="accent2"/>
            </w:tcBorders>
          </w:tcPr>
          <w:p w14:paraId="2343195F" w14:textId="77777777" w:rsidR="002C242D" w:rsidRPr="003F79C3" w:rsidRDefault="002C242D" w:rsidP="00C1029D">
            <w:pPr>
              <w:pStyle w:val="CommentText"/>
              <w:cnfStyle w:val="000000100000" w:firstRow="0" w:lastRow="0" w:firstColumn="0" w:lastColumn="0" w:oddVBand="0" w:evenVBand="0" w:oddHBand="1" w:evenHBand="0" w:firstRowFirstColumn="0" w:firstRowLastColumn="0" w:lastRowFirstColumn="0" w:lastRowLastColumn="0"/>
              <w:rPr>
                <w:b/>
                <w:lang w:val="en-US"/>
              </w:rPr>
            </w:pPr>
            <w:r w:rsidRPr="003F79C3">
              <w:rPr>
                <w:b/>
                <w:lang w:val="en-US"/>
              </w:rPr>
              <w:t>Sensitivity</w:t>
            </w:r>
          </w:p>
        </w:tc>
      </w:tr>
      <w:tr w:rsidR="000E1424" w:rsidRPr="003F79C3" w14:paraId="705518CB" w14:textId="77777777" w:rsidTr="00D10B0C">
        <w:trPr>
          <w:trHeight w:val="668"/>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56147300" w14:textId="023ECB35" w:rsidR="002C242D" w:rsidRPr="003F79C3" w:rsidRDefault="002C242D" w:rsidP="002F144A">
            <w:pPr>
              <w:pStyle w:val="CommentText"/>
              <w:rPr>
                <w:b w:val="0"/>
                <w:i/>
                <w:lang w:val="en-US"/>
              </w:rPr>
            </w:pPr>
            <w:r w:rsidRPr="003F79C3">
              <w:rPr>
                <w:b w:val="0"/>
                <w:i/>
                <w:lang w:val="en-US"/>
              </w:rPr>
              <w:t>Vector</w:t>
            </w:r>
            <w:ins w:id="76" w:author="Peter Berry" w:date="2017-05-08T13:43:00Z">
              <w:r w:rsidR="002F144A">
                <w:rPr>
                  <w:b w:val="0"/>
                  <w:i/>
                  <w:lang w:val="en-US"/>
                </w:rPr>
                <w:t>-</w:t>
              </w:r>
            </w:ins>
            <w:del w:id="77" w:author="Peter Berry" w:date="2017-05-08T13:43:00Z">
              <w:r w:rsidRPr="003F79C3" w:rsidDel="002F144A">
                <w:rPr>
                  <w:b w:val="0"/>
                  <w:i/>
                  <w:lang w:val="en-US"/>
                </w:rPr>
                <w:delText xml:space="preserve"> </w:delText>
              </w:r>
            </w:del>
            <w:r w:rsidRPr="003F79C3">
              <w:rPr>
                <w:b w:val="0"/>
                <w:i/>
                <w:lang w:val="en-US"/>
              </w:rPr>
              <w:t>borne diseases</w:t>
            </w:r>
          </w:p>
        </w:tc>
        <w:tc>
          <w:tcPr>
            <w:tcW w:w="3078" w:type="dxa"/>
            <w:tcBorders>
              <w:top w:val="single" w:sz="8" w:space="0" w:color="C0504D" w:themeColor="accent2"/>
              <w:bottom w:val="single" w:sz="8" w:space="0" w:color="C0504D" w:themeColor="accent2"/>
            </w:tcBorders>
          </w:tcPr>
          <w:p w14:paraId="698CAA5A" w14:textId="77777777" w:rsidR="002C242D" w:rsidRPr="003F79C3" w:rsidRDefault="002C242D" w:rsidP="001920A5">
            <w:pPr>
              <w:pStyle w:val="CommentText"/>
              <w:numPr>
                <w:ilvl w:val="0"/>
                <w:numId w:val="30"/>
              </w:numPr>
              <w:ind w:left="0" w:hanging="18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Abundance and distribution of vectors</w:t>
            </w:r>
          </w:p>
        </w:tc>
        <w:tc>
          <w:tcPr>
            <w:tcW w:w="3315" w:type="dxa"/>
            <w:tcBorders>
              <w:top w:val="single" w:sz="8" w:space="0" w:color="C0504D" w:themeColor="accent2"/>
              <w:bottom w:val="single" w:sz="8" w:space="0" w:color="C0504D" w:themeColor="accent2"/>
              <w:right w:val="single" w:sz="8" w:space="0" w:color="C0504D" w:themeColor="accent2"/>
            </w:tcBorders>
          </w:tcPr>
          <w:p w14:paraId="5470395A" w14:textId="77777777" w:rsidR="002C242D" w:rsidRPr="003F79C3" w:rsidRDefault="002C242D" w:rsidP="00AD6BB8">
            <w:pPr>
              <w:pStyle w:val="CommentText"/>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 xml:space="preserve">Dengue, </w:t>
            </w:r>
            <w:r w:rsidR="00AD6BB8" w:rsidRPr="003F79C3">
              <w:rPr>
                <w:lang w:val="en-US"/>
              </w:rPr>
              <w:t>C</w:t>
            </w:r>
            <w:r w:rsidRPr="003F79C3">
              <w:rPr>
                <w:lang w:val="en-US"/>
              </w:rPr>
              <w:t>hikungunya</w:t>
            </w:r>
          </w:p>
        </w:tc>
      </w:tr>
      <w:tr w:rsidR="000E1424" w:rsidRPr="003F79C3" w14:paraId="02AED17C" w14:textId="77777777" w:rsidTr="00D10B0C">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0BA5218E" w14:textId="77777777" w:rsidR="002C242D" w:rsidRPr="003F79C3" w:rsidRDefault="002C242D" w:rsidP="00C1029D">
            <w:pPr>
              <w:pStyle w:val="CommentText"/>
              <w:rPr>
                <w:b w:val="0"/>
                <w:i/>
                <w:lang w:val="en-US"/>
              </w:rPr>
            </w:pPr>
            <w:r w:rsidRPr="003F79C3">
              <w:rPr>
                <w:b w:val="0"/>
                <w:i/>
                <w:lang w:val="en-US"/>
              </w:rPr>
              <w:t>Waterborne and water-related diseases</w:t>
            </w:r>
          </w:p>
        </w:tc>
        <w:tc>
          <w:tcPr>
            <w:tcW w:w="3078" w:type="dxa"/>
            <w:tcBorders>
              <w:top w:val="single" w:sz="8" w:space="0" w:color="C0504D" w:themeColor="accent2"/>
              <w:bottom w:val="single" w:sz="8" w:space="0" w:color="C0504D" w:themeColor="accent2"/>
            </w:tcBorders>
          </w:tcPr>
          <w:p w14:paraId="5904F729" w14:textId="77777777" w:rsidR="002C242D" w:rsidRPr="003F79C3" w:rsidRDefault="002C242D" w:rsidP="001920A5">
            <w:pPr>
              <w:pStyle w:val="CommentText"/>
              <w:numPr>
                <w:ilvl w:val="0"/>
                <w:numId w:val="30"/>
              </w:numPr>
              <w:ind w:left="0" w:hanging="18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Drinking and recreational water quality</w:t>
            </w:r>
          </w:p>
          <w:p w14:paraId="2E8AD10A" w14:textId="77777777" w:rsidR="002C242D" w:rsidRPr="003F79C3" w:rsidRDefault="002C242D" w:rsidP="001920A5">
            <w:pPr>
              <w:pStyle w:val="CommentText"/>
              <w:numPr>
                <w:ilvl w:val="0"/>
                <w:numId w:val="30"/>
              </w:numPr>
              <w:ind w:left="0" w:hanging="18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Abundance and distribution of rodents</w:t>
            </w:r>
          </w:p>
        </w:tc>
        <w:tc>
          <w:tcPr>
            <w:tcW w:w="3315" w:type="dxa"/>
            <w:tcBorders>
              <w:top w:val="single" w:sz="8" w:space="0" w:color="C0504D" w:themeColor="accent2"/>
              <w:bottom w:val="single" w:sz="8" w:space="0" w:color="C0504D" w:themeColor="accent2"/>
              <w:right w:val="single" w:sz="8" w:space="0" w:color="C0504D" w:themeColor="accent2"/>
            </w:tcBorders>
          </w:tcPr>
          <w:p w14:paraId="1E822AC0" w14:textId="77777777" w:rsidR="002C242D" w:rsidRPr="003F79C3" w:rsidRDefault="002C242D" w:rsidP="00C1029D">
            <w:pPr>
              <w:pStyle w:val="CommentText"/>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Water quality, Leptospirosis, Typhoid fever</w:t>
            </w:r>
          </w:p>
        </w:tc>
      </w:tr>
      <w:tr w:rsidR="000E1424" w:rsidRPr="003F79C3" w14:paraId="55560C0E" w14:textId="77777777" w:rsidTr="00D10B0C">
        <w:trPr>
          <w:trHeight w:val="802"/>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single" w:sz="8" w:space="0" w:color="C0504D" w:themeColor="accent2"/>
            </w:tcBorders>
          </w:tcPr>
          <w:p w14:paraId="07A72B56" w14:textId="77777777" w:rsidR="002C242D" w:rsidRPr="003F79C3" w:rsidRDefault="002C242D" w:rsidP="00C1029D">
            <w:pPr>
              <w:pStyle w:val="CommentText"/>
              <w:rPr>
                <w:b w:val="0"/>
                <w:i/>
                <w:lang w:val="en-US"/>
              </w:rPr>
            </w:pPr>
            <w:r w:rsidRPr="003F79C3">
              <w:rPr>
                <w:b w:val="0"/>
                <w:i/>
                <w:lang w:val="en-US"/>
              </w:rPr>
              <w:t>Foodborne diseases</w:t>
            </w:r>
          </w:p>
        </w:tc>
        <w:tc>
          <w:tcPr>
            <w:tcW w:w="3078" w:type="dxa"/>
            <w:tcBorders>
              <w:top w:val="single" w:sz="8" w:space="0" w:color="C0504D" w:themeColor="accent2"/>
              <w:bottom w:val="single" w:sz="8" w:space="0" w:color="C0504D" w:themeColor="accent2"/>
            </w:tcBorders>
          </w:tcPr>
          <w:p w14:paraId="333638F1" w14:textId="77777777" w:rsidR="002C242D" w:rsidRPr="003F79C3" w:rsidRDefault="002C242D" w:rsidP="001920A5">
            <w:pPr>
              <w:pStyle w:val="CommentText"/>
              <w:numPr>
                <w:ilvl w:val="0"/>
                <w:numId w:val="30"/>
              </w:numPr>
              <w:ind w:left="0" w:hanging="18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Flooding and service interruptions</w:t>
            </w:r>
          </w:p>
          <w:p w14:paraId="423356F3" w14:textId="77777777" w:rsidR="002C242D" w:rsidRPr="003F79C3" w:rsidRDefault="002C242D" w:rsidP="001920A5">
            <w:pPr>
              <w:pStyle w:val="CommentText"/>
              <w:numPr>
                <w:ilvl w:val="0"/>
                <w:numId w:val="30"/>
              </w:numPr>
              <w:ind w:left="0" w:hanging="180"/>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Food handlers and special events</w:t>
            </w:r>
          </w:p>
        </w:tc>
        <w:tc>
          <w:tcPr>
            <w:tcW w:w="3315" w:type="dxa"/>
            <w:tcBorders>
              <w:top w:val="single" w:sz="8" w:space="0" w:color="C0504D" w:themeColor="accent2"/>
              <w:bottom w:val="single" w:sz="8" w:space="0" w:color="C0504D" w:themeColor="accent2"/>
              <w:right w:val="single" w:sz="8" w:space="0" w:color="C0504D" w:themeColor="accent2"/>
            </w:tcBorders>
          </w:tcPr>
          <w:p w14:paraId="469B77F7" w14:textId="77777777" w:rsidR="002C242D" w:rsidRPr="003F79C3" w:rsidRDefault="002C242D" w:rsidP="00AD6BB8">
            <w:pPr>
              <w:pStyle w:val="CommentText"/>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 xml:space="preserve">Gastroenteritis, </w:t>
            </w:r>
            <w:r w:rsidR="00AD6BB8" w:rsidRPr="003F79C3">
              <w:rPr>
                <w:lang w:val="en-US"/>
              </w:rPr>
              <w:t>C</w:t>
            </w:r>
            <w:r w:rsidRPr="003F79C3">
              <w:rPr>
                <w:lang w:val="en-US"/>
              </w:rPr>
              <w:t xml:space="preserve">iguatera </w:t>
            </w:r>
          </w:p>
        </w:tc>
      </w:tr>
      <w:tr w:rsidR="000E1424" w:rsidRPr="003F79C3" w14:paraId="27D49D46" w14:textId="77777777" w:rsidTr="00D10B0C">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C0504D" w:themeColor="accent2"/>
              <w:left w:val="single" w:sz="8" w:space="0" w:color="C0504D" w:themeColor="accent2"/>
              <w:bottom w:val="nil"/>
            </w:tcBorders>
          </w:tcPr>
          <w:p w14:paraId="6119604E" w14:textId="77777777" w:rsidR="002C242D" w:rsidRPr="003F79C3" w:rsidRDefault="002C242D" w:rsidP="00C1029D">
            <w:pPr>
              <w:pStyle w:val="CommentText"/>
              <w:rPr>
                <w:b w:val="0"/>
                <w:i/>
                <w:lang w:val="en-US"/>
              </w:rPr>
            </w:pPr>
            <w:r w:rsidRPr="003F79C3">
              <w:rPr>
                <w:b w:val="0"/>
                <w:i/>
                <w:lang w:val="en-US"/>
              </w:rPr>
              <w:t>Food security</w:t>
            </w:r>
          </w:p>
        </w:tc>
        <w:tc>
          <w:tcPr>
            <w:tcW w:w="3078" w:type="dxa"/>
            <w:tcBorders>
              <w:top w:val="single" w:sz="8" w:space="0" w:color="C0504D" w:themeColor="accent2"/>
              <w:bottom w:val="nil"/>
            </w:tcBorders>
          </w:tcPr>
          <w:p w14:paraId="25908DC5" w14:textId="11CBC6C6" w:rsidR="002C242D" w:rsidRPr="003F79C3" w:rsidRDefault="002C242D" w:rsidP="001920A5">
            <w:pPr>
              <w:pStyle w:val="CommentText"/>
              <w:numPr>
                <w:ilvl w:val="0"/>
                <w:numId w:val="30"/>
              </w:numPr>
              <w:ind w:left="0" w:hanging="180"/>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 xml:space="preserve">Extreme weather events including: drought, excessive rainfall, </w:t>
            </w:r>
            <w:r w:rsidR="00D2115B" w:rsidRPr="003F79C3">
              <w:rPr>
                <w:lang w:val="en-US"/>
              </w:rPr>
              <w:t>hurricanes</w:t>
            </w:r>
          </w:p>
        </w:tc>
        <w:tc>
          <w:tcPr>
            <w:tcW w:w="3315" w:type="dxa"/>
            <w:tcBorders>
              <w:top w:val="single" w:sz="8" w:space="0" w:color="C0504D" w:themeColor="accent2"/>
              <w:bottom w:val="nil"/>
              <w:right w:val="single" w:sz="8" w:space="0" w:color="C0504D" w:themeColor="accent2"/>
            </w:tcBorders>
          </w:tcPr>
          <w:p w14:paraId="359B7497" w14:textId="77777777" w:rsidR="002C242D" w:rsidRPr="003F79C3" w:rsidRDefault="00AD6BB8" w:rsidP="00AD6BB8">
            <w:pPr>
              <w:pStyle w:val="CommentText"/>
              <w:cnfStyle w:val="000000100000" w:firstRow="0" w:lastRow="0" w:firstColumn="0" w:lastColumn="0" w:oddVBand="0" w:evenVBand="0" w:oddHBand="1" w:evenHBand="0" w:firstRowFirstColumn="0" w:firstRowLastColumn="0" w:lastRowFirstColumn="0" w:lastRowLastColumn="0"/>
              <w:rPr>
                <w:lang w:val="en-US"/>
              </w:rPr>
            </w:pPr>
            <w:r w:rsidRPr="003F79C3">
              <w:rPr>
                <w:lang w:val="en-US"/>
              </w:rPr>
              <w:t xml:space="preserve">Undernourishment, Underweight children, </w:t>
            </w:r>
          </w:p>
        </w:tc>
      </w:tr>
      <w:tr w:rsidR="000E1424" w:rsidRPr="003F79C3" w14:paraId="12138003" w14:textId="77777777" w:rsidTr="00AE6C99">
        <w:trPr>
          <w:trHeight w:val="555"/>
        </w:trPr>
        <w:tc>
          <w:tcPr>
            <w:cnfStyle w:val="001000000000" w:firstRow="0" w:lastRow="0" w:firstColumn="1" w:lastColumn="0" w:oddVBand="0" w:evenVBand="0" w:oddHBand="0" w:evenHBand="0" w:firstRowFirstColumn="0" w:firstRowLastColumn="0" w:lastRowFirstColumn="0" w:lastRowLastColumn="0"/>
            <w:tcW w:w="1687" w:type="dxa"/>
            <w:tcBorders>
              <w:top w:val="nil"/>
              <w:left w:val="single" w:sz="8" w:space="0" w:color="C0504D" w:themeColor="accent2"/>
              <w:bottom w:val="single" w:sz="8" w:space="0" w:color="C0504D" w:themeColor="accent2"/>
            </w:tcBorders>
          </w:tcPr>
          <w:p w14:paraId="22A246CC" w14:textId="77777777" w:rsidR="002C242D" w:rsidRPr="003F79C3" w:rsidRDefault="002C242D" w:rsidP="00C1029D">
            <w:pPr>
              <w:pStyle w:val="CommentText"/>
              <w:rPr>
                <w:b w:val="0"/>
                <w:i/>
                <w:lang w:val="en-US"/>
              </w:rPr>
            </w:pPr>
          </w:p>
        </w:tc>
        <w:tc>
          <w:tcPr>
            <w:tcW w:w="3078" w:type="dxa"/>
            <w:tcBorders>
              <w:top w:val="nil"/>
              <w:bottom w:val="single" w:sz="8" w:space="0" w:color="C0504D" w:themeColor="accent2"/>
            </w:tcBorders>
          </w:tcPr>
          <w:p w14:paraId="4682B4B5" w14:textId="77777777" w:rsidR="002C242D" w:rsidRPr="003F79C3" w:rsidRDefault="002C242D" w:rsidP="00C1029D">
            <w:pPr>
              <w:pStyle w:val="CommentText"/>
              <w:ind w:hanging="180"/>
              <w:jc w:val="right"/>
              <w:cnfStyle w:val="000000000000" w:firstRow="0" w:lastRow="0" w:firstColumn="0" w:lastColumn="0" w:oddVBand="0" w:evenVBand="0" w:oddHBand="0" w:evenHBand="0" w:firstRowFirstColumn="0" w:firstRowLastColumn="0" w:lastRowFirstColumn="0" w:lastRowLastColumn="0"/>
              <w:rPr>
                <w:lang w:val="en-US"/>
              </w:rPr>
            </w:pPr>
          </w:p>
        </w:tc>
        <w:tc>
          <w:tcPr>
            <w:tcW w:w="3315" w:type="dxa"/>
            <w:tcBorders>
              <w:top w:val="nil"/>
              <w:bottom w:val="single" w:sz="8" w:space="0" w:color="C0504D" w:themeColor="accent2"/>
              <w:right w:val="single" w:sz="8" w:space="0" w:color="C0504D" w:themeColor="accent2"/>
            </w:tcBorders>
          </w:tcPr>
          <w:p w14:paraId="1F5B713A" w14:textId="77777777" w:rsidR="002C242D" w:rsidRPr="003F79C3" w:rsidRDefault="00BB3EFF" w:rsidP="00C1029D">
            <w:pPr>
              <w:pStyle w:val="CommentText"/>
              <w:jc w:val="right"/>
              <w:cnfStyle w:val="000000000000" w:firstRow="0" w:lastRow="0" w:firstColumn="0" w:lastColumn="0" w:oddVBand="0" w:evenVBand="0" w:oddHBand="0" w:evenHBand="0" w:firstRowFirstColumn="0" w:firstRowLastColumn="0" w:lastRowFirstColumn="0" w:lastRowLastColumn="0"/>
              <w:rPr>
                <w:lang w:val="en-US"/>
              </w:rPr>
            </w:pPr>
            <w:r w:rsidRPr="003F79C3">
              <w:rPr>
                <w:lang w:val="en-US"/>
              </w:rPr>
              <w:t>Source: Verret et al.</w:t>
            </w:r>
            <w:r w:rsidR="00E57F06" w:rsidRPr="003F79C3">
              <w:rPr>
                <w:lang w:val="en-US"/>
              </w:rPr>
              <w:t xml:space="preserve"> 2016 </w:t>
            </w:r>
          </w:p>
        </w:tc>
      </w:tr>
    </w:tbl>
    <w:p w14:paraId="1122A093" w14:textId="77777777" w:rsidR="000E1424" w:rsidRPr="003F79C3" w:rsidRDefault="000E1424" w:rsidP="000E1424">
      <w:pPr>
        <w:spacing w:before="0"/>
        <w:jc w:val="both"/>
        <w:rPr>
          <w:rStyle w:val="Strong"/>
          <w:lang w:val="en-US"/>
        </w:rPr>
      </w:pPr>
    </w:p>
    <w:p w14:paraId="7876E4B1" w14:textId="77777777" w:rsidR="000E1424" w:rsidRPr="003F79C3" w:rsidRDefault="000E1424" w:rsidP="000E1424">
      <w:pPr>
        <w:spacing w:before="0"/>
        <w:jc w:val="both"/>
        <w:rPr>
          <w:rStyle w:val="Strong"/>
          <w:lang w:val="en-US"/>
        </w:rPr>
      </w:pPr>
    </w:p>
    <w:p w14:paraId="04304A79" w14:textId="77777777" w:rsidR="001E1A38" w:rsidRPr="003F79C3" w:rsidRDefault="001E1A38" w:rsidP="000E1424">
      <w:pPr>
        <w:spacing w:before="0"/>
        <w:jc w:val="both"/>
        <w:rPr>
          <w:rStyle w:val="Strong"/>
          <w:lang w:val="en-US"/>
        </w:rPr>
      </w:pPr>
    </w:p>
    <w:p w14:paraId="4BA5B449" w14:textId="77777777" w:rsidR="001E1A38" w:rsidRPr="003F79C3" w:rsidRDefault="001E1A38" w:rsidP="000E1424">
      <w:pPr>
        <w:spacing w:before="0"/>
        <w:jc w:val="both"/>
        <w:rPr>
          <w:rStyle w:val="Strong"/>
          <w:lang w:val="en-US"/>
        </w:rPr>
      </w:pPr>
    </w:p>
    <w:p w14:paraId="2F02346E" w14:textId="77777777" w:rsidR="001E1A38" w:rsidRPr="003F79C3" w:rsidRDefault="001E1A38" w:rsidP="000E1424">
      <w:pPr>
        <w:spacing w:before="0"/>
        <w:jc w:val="both"/>
        <w:rPr>
          <w:rStyle w:val="Strong"/>
          <w:lang w:val="en-US"/>
        </w:rPr>
      </w:pPr>
    </w:p>
    <w:p w14:paraId="02A2269F" w14:textId="77777777" w:rsidR="001E1A38" w:rsidRPr="003F79C3" w:rsidRDefault="001E1A38" w:rsidP="000E1424">
      <w:pPr>
        <w:spacing w:before="0"/>
        <w:jc w:val="both"/>
        <w:rPr>
          <w:rStyle w:val="Strong"/>
          <w:lang w:val="en-US"/>
        </w:rPr>
      </w:pPr>
    </w:p>
    <w:p w14:paraId="21B06041" w14:textId="77777777" w:rsidR="001E1A38" w:rsidRPr="003F79C3" w:rsidRDefault="001E1A38" w:rsidP="000E1424">
      <w:pPr>
        <w:spacing w:before="0"/>
        <w:jc w:val="both"/>
        <w:rPr>
          <w:rStyle w:val="Strong"/>
          <w:lang w:val="en-US"/>
        </w:rPr>
      </w:pPr>
    </w:p>
    <w:p w14:paraId="066963D4" w14:textId="77777777" w:rsidR="001E1A38" w:rsidRPr="003F79C3" w:rsidRDefault="001E1A38" w:rsidP="000E1424">
      <w:pPr>
        <w:spacing w:before="0"/>
        <w:jc w:val="both"/>
        <w:rPr>
          <w:rStyle w:val="Strong"/>
          <w:lang w:val="en-US"/>
        </w:rPr>
      </w:pPr>
    </w:p>
    <w:p w14:paraId="142767B4" w14:textId="77777777" w:rsidR="001E1A38" w:rsidRPr="003F79C3" w:rsidRDefault="001E1A38" w:rsidP="000E1424">
      <w:pPr>
        <w:spacing w:before="0"/>
        <w:jc w:val="both"/>
        <w:rPr>
          <w:rStyle w:val="Strong"/>
          <w:lang w:val="en-US"/>
        </w:rPr>
      </w:pPr>
    </w:p>
    <w:p w14:paraId="46C213E5" w14:textId="77777777" w:rsidR="001E1A38" w:rsidRPr="003F79C3" w:rsidRDefault="001E1A38" w:rsidP="000E1424">
      <w:pPr>
        <w:spacing w:before="0"/>
        <w:jc w:val="both"/>
        <w:rPr>
          <w:rStyle w:val="Strong"/>
          <w:lang w:val="en-US"/>
        </w:rPr>
      </w:pPr>
    </w:p>
    <w:p w14:paraId="1E82182D" w14:textId="77777777" w:rsidR="001E1A38" w:rsidRPr="003F79C3" w:rsidRDefault="001E1A38" w:rsidP="000E1424">
      <w:pPr>
        <w:spacing w:before="0"/>
        <w:jc w:val="both"/>
        <w:rPr>
          <w:rStyle w:val="Strong"/>
          <w:lang w:val="en-US"/>
        </w:rPr>
      </w:pPr>
    </w:p>
    <w:p w14:paraId="7FE643F8" w14:textId="77777777" w:rsidR="001E1A38" w:rsidRPr="003F79C3" w:rsidRDefault="001E1A38" w:rsidP="000E1424">
      <w:pPr>
        <w:spacing w:before="0"/>
        <w:jc w:val="both"/>
        <w:rPr>
          <w:rStyle w:val="Strong"/>
          <w:lang w:val="en-US"/>
        </w:rPr>
      </w:pPr>
    </w:p>
    <w:p w14:paraId="3FCA8831" w14:textId="77777777" w:rsidR="001E1A38" w:rsidRPr="003F79C3" w:rsidRDefault="001E1A38" w:rsidP="000E1424">
      <w:pPr>
        <w:spacing w:before="0"/>
        <w:jc w:val="both"/>
        <w:rPr>
          <w:rStyle w:val="Strong"/>
          <w:lang w:val="en-US"/>
        </w:rPr>
      </w:pPr>
    </w:p>
    <w:p w14:paraId="57D78675" w14:textId="77777777" w:rsidR="001E1A38" w:rsidRPr="003F79C3" w:rsidRDefault="001E1A38" w:rsidP="000E1424">
      <w:pPr>
        <w:spacing w:before="0"/>
        <w:jc w:val="both"/>
        <w:rPr>
          <w:rStyle w:val="Strong"/>
          <w:lang w:val="en-US"/>
        </w:rPr>
      </w:pPr>
    </w:p>
    <w:p w14:paraId="024E1B5D" w14:textId="77777777" w:rsidR="001E1A38" w:rsidRPr="003F79C3" w:rsidRDefault="001E1A38" w:rsidP="000E1424">
      <w:pPr>
        <w:spacing w:before="0"/>
        <w:jc w:val="both"/>
        <w:rPr>
          <w:rStyle w:val="Strong"/>
          <w:lang w:val="en-US"/>
        </w:rPr>
      </w:pPr>
    </w:p>
    <w:p w14:paraId="097C5EA2" w14:textId="77777777" w:rsidR="001E1A38" w:rsidRPr="003F79C3" w:rsidRDefault="001E1A38" w:rsidP="000E1424">
      <w:pPr>
        <w:spacing w:before="0"/>
        <w:jc w:val="both"/>
        <w:rPr>
          <w:rStyle w:val="Strong"/>
          <w:lang w:val="en-US"/>
        </w:rPr>
      </w:pPr>
    </w:p>
    <w:p w14:paraId="034727E7" w14:textId="77777777" w:rsidR="000E1424" w:rsidRPr="003F79C3" w:rsidRDefault="000E1424" w:rsidP="000E1424">
      <w:pPr>
        <w:spacing w:before="0"/>
        <w:jc w:val="both"/>
        <w:rPr>
          <w:rStyle w:val="Strong"/>
          <w:lang w:val="en-US"/>
        </w:rPr>
      </w:pPr>
    </w:p>
    <w:p w14:paraId="5BD2721E" w14:textId="77777777" w:rsidR="000E1424" w:rsidRPr="003F79C3" w:rsidRDefault="000E1424" w:rsidP="000E1424">
      <w:pPr>
        <w:spacing w:before="0"/>
        <w:jc w:val="both"/>
        <w:rPr>
          <w:rStyle w:val="Strong"/>
          <w:lang w:val="en-US"/>
        </w:rPr>
      </w:pPr>
    </w:p>
    <w:p w14:paraId="3370D61A" w14:textId="77777777" w:rsidR="001E1A38" w:rsidRPr="003F79C3" w:rsidRDefault="001E1A38" w:rsidP="000E1424">
      <w:pPr>
        <w:spacing w:before="0"/>
        <w:ind w:left="1701"/>
        <w:jc w:val="both"/>
        <w:rPr>
          <w:rStyle w:val="Strong"/>
          <w:color w:val="C0504D" w:themeColor="accent2"/>
          <w:lang w:val="en-US"/>
        </w:rPr>
      </w:pPr>
    </w:p>
    <w:p w14:paraId="0AD267EF" w14:textId="77777777" w:rsidR="00B91264" w:rsidRPr="003F79C3" w:rsidRDefault="00B91264" w:rsidP="000E1424">
      <w:pPr>
        <w:spacing w:before="0"/>
        <w:ind w:left="1701"/>
        <w:jc w:val="both"/>
        <w:rPr>
          <w:rStyle w:val="Strong"/>
          <w:color w:val="C0504D" w:themeColor="accent2"/>
          <w:lang w:val="en-US"/>
        </w:rPr>
      </w:pPr>
      <w:r w:rsidRPr="003F79C3">
        <w:rPr>
          <w:rStyle w:val="Strong"/>
          <w:color w:val="C0504D" w:themeColor="accent2"/>
          <w:lang w:val="en-US"/>
        </w:rPr>
        <w:lastRenderedPageBreak/>
        <w:t>Step 2</w:t>
      </w:r>
      <w:r w:rsidR="0009590D" w:rsidRPr="003F79C3">
        <w:rPr>
          <w:rStyle w:val="Strong"/>
          <w:color w:val="C0504D" w:themeColor="accent2"/>
          <w:lang w:val="en-US"/>
        </w:rPr>
        <w:t>d</w:t>
      </w:r>
      <w:r w:rsidRPr="003F79C3">
        <w:rPr>
          <w:rStyle w:val="Strong"/>
          <w:color w:val="C0504D" w:themeColor="accent2"/>
          <w:lang w:val="en-US"/>
        </w:rPr>
        <w:t>: Characterize the Vulnerability of Exposed Individuals and Communities, Including Sensitivity and Ability to Cope</w:t>
      </w:r>
    </w:p>
    <w:p w14:paraId="4D9CDCD0" w14:textId="772651EA" w:rsidR="00E64589" w:rsidRPr="003F79C3" w:rsidRDefault="00B91264" w:rsidP="00E64589">
      <w:pPr>
        <w:ind w:left="1701"/>
        <w:jc w:val="both"/>
        <w:rPr>
          <w:lang w:val="en-US"/>
        </w:rPr>
      </w:pPr>
      <w:r w:rsidRPr="003F79C3">
        <w:rPr>
          <w:lang w:val="en-US"/>
        </w:rPr>
        <w:t>The extent to which a particular group is vulnerable to a specific health outcome reflects the balance between factors that increase sensitivity and the ability to cope with exposure</w:t>
      </w:r>
      <w:r w:rsidR="001473FD">
        <w:rPr>
          <w:lang w:val="en-US"/>
        </w:rPr>
        <w:t xml:space="preserve"> risk</w:t>
      </w:r>
      <w:r w:rsidRPr="003F79C3">
        <w:rPr>
          <w:lang w:val="en-US"/>
        </w:rPr>
        <w:t xml:space="preserve">s.  </w:t>
      </w:r>
    </w:p>
    <w:p w14:paraId="15CFFBBF" w14:textId="1B57F5D6" w:rsidR="00E64589" w:rsidRPr="003F79C3" w:rsidRDefault="00E64589" w:rsidP="00797A64">
      <w:pPr>
        <w:ind w:left="1701"/>
        <w:jc w:val="both"/>
        <w:rPr>
          <w:lang w:val="en-US"/>
        </w:rPr>
      </w:pPr>
      <w:r w:rsidRPr="003F79C3">
        <w:rPr>
          <w:noProof/>
          <w:color w:val="0000FF"/>
          <w:lang w:val="en-US" w:eastAsia="zh-CN"/>
        </w:rPr>
        <w:drawing>
          <wp:inline distT="0" distB="0" distL="0" distR="0" wp14:anchorId="7C2595A6" wp14:editId="0649F3A0">
            <wp:extent cx="5059316" cy="3338623"/>
            <wp:effectExtent l="0" t="0" r="8255" b="0"/>
            <wp:docPr id="1" name="Picture 1" descr="Bildergebnis für vulnerability climate AND HEALTH">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vulnerability climate AND HEALTH">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3855" cy="3341619"/>
                    </a:xfrm>
                    <a:prstGeom prst="rect">
                      <a:avLst/>
                    </a:prstGeom>
                    <a:noFill/>
                    <a:ln>
                      <a:noFill/>
                    </a:ln>
                  </pic:spPr>
                </pic:pic>
              </a:graphicData>
            </a:graphic>
          </wp:inline>
        </w:drawing>
      </w:r>
    </w:p>
    <w:p w14:paraId="581B788B" w14:textId="18EABB54" w:rsidR="00E64589" w:rsidRPr="003F79C3" w:rsidRDefault="00E64589" w:rsidP="00E64589">
      <w:pPr>
        <w:ind w:left="1701"/>
        <w:rPr>
          <w:rFonts w:ascii="Calibri" w:eastAsia="Malgun Gothic" w:hAnsi="Calibri" w:cs="Times New Roman"/>
          <w:b/>
          <w:lang w:val="en-US"/>
        </w:rPr>
      </w:pPr>
      <w:r w:rsidRPr="003F79C3">
        <w:rPr>
          <w:rFonts w:ascii="Calibri" w:eastAsia="Malgun Gothic" w:hAnsi="Calibri" w:cs="Times New Roman"/>
          <w:b/>
          <w:lang w:val="en-US"/>
        </w:rPr>
        <w:t xml:space="preserve">Figure 2: Determinants of vulnerability </w:t>
      </w:r>
      <w:r w:rsidRPr="003F79C3">
        <w:rPr>
          <w:rFonts w:ascii="Calibri" w:eastAsia="Malgun Gothic" w:hAnsi="Calibri" w:cs="Times New Roman"/>
          <w:lang w:val="en-US"/>
        </w:rPr>
        <w:t>(Source: Climate and Health Assessment,</w:t>
      </w:r>
      <w:r w:rsidRPr="003F79C3">
        <w:rPr>
          <w:lang w:val="en-US"/>
        </w:rPr>
        <w:t xml:space="preserve"> </w:t>
      </w:r>
      <w:r w:rsidRPr="003F79C3">
        <w:rPr>
          <w:rFonts w:ascii="Calibri" w:eastAsia="Malgun Gothic" w:hAnsi="Calibri" w:cs="Times New Roman"/>
          <w:lang w:val="en-US"/>
        </w:rPr>
        <w:t>https://health2016.globalchange.gov/populations-concern)</w:t>
      </w:r>
    </w:p>
    <w:p w14:paraId="4EDC9BFF" w14:textId="77777777" w:rsidR="00E64589" w:rsidRPr="003F79C3" w:rsidRDefault="00E64589" w:rsidP="00E64589">
      <w:pPr>
        <w:spacing w:before="0"/>
        <w:ind w:left="1701"/>
        <w:jc w:val="both"/>
        <w:rPr>
          <w:lang w:val="en-US"/>
        </w:rPr>
      </w:pPr>
    </w:p>
    <w:p w14:paraId="2220165E" w14:textId="18EABB54" w:rsidR="00F17F6B" w:rsidRPr="003F79C3" w:rsidRDefault="003147C7" w:rsidP="00E64589">
      <w:pPr>
        <w:spacing w:before="0"/>
        <w:ind w:left="1701"/>
        <w:jc w:val="both"/>
        <w:rPr>
          <w:lang w:val="en-US"/>
        </w:rPr>
      </w:pPr>
      <w:r w:rsidRPr="003F79C3">
        <w:rPr>
          <w:noProof/>
          <w:lang w:val="en-US" w:eastAsia="zh-CN"/>
        </w:rPr>
        <mc:AlternateContent>
          <mc:Choice Requires="wps">
            <w:drawing>
              <wp:anchor distT="0" distB="0" distL="0" distR="0" simplePos="0" relativeHeight="251617792" behindDoc="0" locked="0" layoutInCell="1" allowOverlap="1" wp14:anchorId="0918348A" wp14:editId="3AAA0CDD">
                <wp:simplePos x="0" y="0"/>
                <wp:positionH relativeFrom="column">
                  <wp:posOffset>-10795</wp:posOffset>
                </wp:positionH>
                <wp:positionV relativeFrom="paragraph">
                  <wp:posOffset>10633</wp:posOffset>
                </wp:positionV>
                <wp:extent cx="990600" cy="711200"/>
                <wp:effectExtent l="0" t="0" r="19050" b="1270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2"/>
                          </a:solidFill>
                        </a:ln>
                        <a:effectLst/>
                        <a:extLst/>
                      </wps:spPr>
                      <wps:style>
                        <a:lnRef idx="2">
                          <a:schemeClr val="accent4"/>
                        </a:lnRef>
                        <a:fillRef idx="1">
                          <a:schemeClr val="lt1"/>
                        </a:fillRef>
                        <a:effectRef idx="0">
                          <a:schemeClr val="accent4"/>
                        </a:effectRef>
                        <a:fontRef idx="minor">
                          <a:schemeClr val="dk1"/>
                        </a:fontRef>
                      </wps:style>
                      <wps:txbx>
                        <w:txbxContent>
                          <w:p w14:paraId="24F9F637" w14:textId="77777777" w:rsidR="00676979" w:rsidRPr="00D10B0C" w:rsidRDefault="00676979" w:rsidP="000E1424">
                            <w:pPr>
                              <w:spacing w:before="0"/>
                              <w:rPr>
                                <w:color w:val="C0504D" w:themeColor="accent2"/>
                              </w:rPr>
                            </w:pPr>
                            <w:r w:rsidRPr="00D10B0C">
                              <w:rPr>
                                <w:color w:val="C0504D" w:themeColor="accent2"/>
                              </w:rPr>
                              <w:t>Use Template 2D</w:t>
                            </w:r>
                            <w:r w:rsidRPr="00D10B0C">
                              <w:rPr>
                                <w:color w:val="C0504D" w:themeColor="accent2"/>
                              </w:rPr>
                              <w:br/>
                              <w:t>Vulnerability Indicators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073" type="#_x0000_t202" style="position:absolute;left:0;text-align:left;margin-left:-.85pt;margin-top:.85pt;width:78pt;height:56pt;z-index:251617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" fillcolor="white [3201]" strokecolor="#c0504d [3205]" strokeweight=".5pt">
                <v:path arrowok="t"/>
                <v:textbox inset="1mm,1mm,1mm,1mm">
                  <w:txbxContent>
                    <w:p w14:paraId="24F9F637" w14:textId="77777777" w:rsidR="00B82D24" w:rsidRPr="00D10B0C" w:rsidRDefault="00B82D24" w:rsidP="000E1424">
                      <w:pPr>
                        <w:spacing w:before="0"/>
                        <w:rPr>
                          <w:color w:val="C0504D" w:themeColor="accent2"/>
                        </w:rPr>
                      </w:pPr>
                      <w:r w:rsidRPr="00D10B0C">
                        <w:rPr>
                          <w:color w:val="C0504D" w:themeColor="accent2"/>
                        </w:rPr>
                        <w:t>Use Template 2D</w:t>
                      </w:r>
                      <w:r w:rsidRPr="00D10B0C">
                        <w:rPr>
                          <w:color w:val="C0504D" w:themeColor="accent2"/>
                        </w:rPr>
                        <w:br/>
                        <w:t>Vulnerability Indicators</w:t>
                      </w:r>
                    </w:p>
                  </w:txbxContent>
                </v:textbox>
              </v:shape>
            </w:pict>
          </mc:Fallback>
        </mc:AlternateContent>
      </w:r>
      <w:r w:rsidR="00B91264" w:rsidRPr="003F79C3">
        <w:rPr>
          <w:lang w:val="en-US"/>
        </w:rPr>
        <w:t>Use vulnerability indicators for each climate hazard and pose questions to obtain indicator data.  When collecting data, consider those individuals and communities that are most vulnerable</w:t>
      </w:r>
      <w:r w:rsidR="00E62AB6" w:rsidRPr="003F79C3">
        <w:rPr>
          <w:lang w:val="en-US"/>
        </w:rPr>
        <w:t>. These may include vulnerable urban and rural populations, indigenous groups, but also populations living in coastal and low-lying areas</w:t>
      </w:r>
      <w:r w:rsidR="00F17F6B" w:rsidRPr="003F79C3">
        <w:rPr>
          <w:lang w:val="en-US"/>
        </w:rPr>
        <w:t xml:space="preserve">. </w:t>
      </w:r>
    </w:p>
    <w:p w14:paraId="4A982BC6" w14:textId="77777777" w:rsidR="00F17F6B" w:rsidRPr="003F79C3" w:rsidRDefault="00F17F6B" w:rsidP="00797A64">
      <w:pPr>
        <w:spacing w:before="0"/>
        <w:ind w:left="1701"/>
        <w:jc w:val="both"/>
        <w:rPr>
          <w:lang w:val="en-US"/>
        </w:rPr>
      </w:pPr>
    </w:p>
    <w:p w14:paraId="7CFFB3F7" w14:textId="0D11577F" w:rsidR="002476A2" w:rsidRPr="003F79C3" w:rsidRDefault="00F17F6B" w:rsidP="00797A64">
      <w:pPr>
        <w:spacing w:before="0"/>
        <w:ind w:left="1701"/>
        <w:jc w:val="both"/>
        <w:rPr>
          <w:lang w:val="en-US"/>
        </w:rPr>
      </w:pPr>
      <w:r w:rsidRPr="003F79C3">
        <w:rPr>
          <w:lang w:val="en-US"/>
        </w:rPr>
        <w:t xml:space="preserve">An analysis of how key social and environmental determinants of health could be affected by climate change in the study region should also be considered in this step. These include projections of changes </w:t>
      </w:r>
      <w:r w:rsidR="001473FD">
        <w:rPr>
          <w:lang w:val="en-US"/>
        </w:rPr>
        <w:t xml:space="preserve">in </w:t>
      </w:r>
      <w:r w:rsidRPr="003F79C3">
        <w:rPr>
          <w:lang w:val="en-US"/>
        </w:rPr>
        <w:t>economic and employment conditions, the health system, social networks and aspects of the physical environment including water availability, food security, and the occurrence of heat waves, droughts, floods and other EWEs.</w:t>
      </w:r>
    </w:p>
    <w:p w14:paraId="4AD41DBA" w14:textId="77777777" w:rsidR="00F17F6B" w:rsidRPr="003F79C3" w:rsidRDefault="00F17F6B" w:rsidP="00797A64">
      <w:pPr>
        <w:spacing w:before="0"/>
        <w:ind w:left="1701"/>
        <w:jc w:val="both"/>
        <w:rPr>
          <w:rStyle w:val="Strong"/>
          <w:lang w:val="en-US"/>
        </w:rPr>
      </w:pPr>
    </w:p>
    <w:p w14:paraId="78A80443" w14:textId="77777777" w:rsidR="00B91264" w:rsidRPr="003F79C3" w:rsidRDefault="00B91264" w:rsidP="00797A64">
      <w:pPr>
        <w:spacing w:before="0"/>
        <w:ind w:left="1701"/>
        <w:jc w:val="both"/>
        <w:rPr>
          <w:rStyle w:val="Strong"/>
          <w:color w:val="C0504D" w:themeColor="accent2"/>
          <w:lang w:val="en-US"/>
        </w:rPr>
      </w:pPr>
      <w:r w:rsidRPr="003F79C3">
        <w:rPr>
          <w:rStyle w:val="Strong"/>
          <w:color w:val="C0504D" w:themeColor="accent2"/>
          <w:lang w:val="en-US"/>
        </w:rPr>
        <w:t>Step 2</w:t>
      </w:r>
      <w:r w:rsidR="0009590D" w:rsidRPr="003F79C3">
        <w:rPr>
          <w:rStyle w:val="Strong"/>
          <w:color w:val="C0504D" w:themeColor="accent2"/>
          <w:lang w:val="en-US"/>
        </w:rPr>
        <w:t>e</w:t>
      </w:r>
      <w:r w:rsidR="008510EE" w:rsidRPr="003F79C3">
        <w:rPr>
          <w:rStyle w:val="Strong"/>
          <w:color w:val="C0504D" w:themeColor="accent2"/>
          <w:lang w:val="en-US"/>
        </w:rPr>
        <w:t xml:space="preserve">: </w:t>
      </w:r>
      <w:r w:rsidRPr="003F79C3">
        <w:rPr>
          <w:rStyle w:val="Strong"/>
          <w:color w:val="C0504D" w:themeColor="accent2"/>
          <w:lang w:val="en-US"/>
        </w:rPr>
        <w:t>Describe and Assess the Effectiveness of Policies and Programs to Manage Current Vulnerabilities and Health Burdens</w:t>
      </w:r>
    </w:p>
    <w:p w14:paraId="60B87027" w14:textId="0262A3D7" w:rsidR="00A240EC" w:rsidRPr="003F79C3" w:rsidRDefault="003147C7" w:rsidP="00797A64">
      <w:pPr>
        <w:ind w:left="1701"/>
        <w:jc w:val="both"/>
        <w:rPr>
          <w:lang w:val="en-US"/>
        </w:rPr>
      </w:pPr>
      <w:r w:rsidRPr="003F79C3">
        <w:rPr>
          <w:noProof/>
          <w:lang w:val="en-US" w:eastAsia="zh-CN"/>
        </w:rPr>
        <mc:AlternateContent>
          <mc:Choice Requires="wps">
            <w:drawing>
              <wp:anchor distT="0" distB="0" distL="0" distR="0" simplePos="0" relativeHeight="251618816" behindDoc="0" locked="0" layoutInCell="1" allowOverlap="1" wp14:anchorId="00A434D4" wp14:editId="23096CC9">
                <wp:simplePos x="0" y="0"/>
                <wp:positionH relativeFrom="column">
                  <wp:posOffset>-10795</wp:posOffset>
                </wp:positionH>
                <wp:positionV relativeFrom="paragraph">
                  <wp:posOffset>415290</wp:posOffset>
                </wp:positionV>
                <wp:extent cx="990600" cy="711200"/>
                <wp:effectExtent l="0" t="0" r="19050" b="1270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2"/>
                          </a:solidFill>
                        </a:ln>
                        <a:effectLst/>
                        <a:extLst/>
                      </wps:spPr>
                      <wps:style>
                        <a:lnRef idx="2">
                          <a:schemeClr val="accent4"/>
                        </a:lnRef>
                        <a:fillRef idx="1">
                          <a:schemeClr val="lt1"/>
                        </a:fillRef>
                        <a:effectRef idx="0">
                          <a:schemeClr val="accent4"/>
                        </a:effectRef>
                        <a:fontRef idx="minor">
                          <a:schemeClr val="dk1"/>
                        </a:fontRef>
                      </wps:style>
                      <wps:txbx>
                        <w:txbxContent>
                          <w:p w14:paraId="2E95FCAE" w14:textId="77777777" w:rsidR="00676979" w:rsidRPr="00D10B0C" w:rsidRDefault="00676979" w:rsidP="000E1424">
                            <w:pPr>
                              <w:spacing w:before="0"/>
                              <w:rPr>
                                <w:color w:val="C0504D" w:themeColor="accent2"/>
                              </w:rPr>
                            </w:pPr>
                            <w:r w:rsidRPr="00D10B0C">
                              <w:rPr>
                                <w:color w:val="C0504D" w:themeColor="accent2"/>
                              </w:rPr>
                              <w:t>Use Template 2E Effectiveness of Policies and Programs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74" type="#_x0000_t202" style="position:absolute;left:0;text-align:left;margin-left:-.85pt;margin-top:32.7pt;width:78pt;height:56pt;z-index:251618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" fillcolor="white [3201]" strokecolor="#c0504d [3205]" strokeweight=".5pt">
                <v:path arrowok="t"/>
                <v:textbox inset="1mm,1mm,1mm,1mm">
                  <w:txbxContent>
                    <w:p w14:paraId="2E95FCAE" w14:textId="77777777" w:rsidR="00B82D24" w:rsidRPr="00D10B0C" w:rsidRDefault="00B82D24" w:rsidP="000E1424">
                      <w:pPr>
                        <w:spacing w:before="0"/>
                        <w:rPr>
                          <w:color w:val="C0504D" w:themeColor="accent2"/>
                        </w:rPr>
                      </w:pPr>
                      <w:r w:rsidRPr="00D10B0C">
                        <w:rPr>
                          <w:color w:val="C0504D" w:themeColor="accent2"/>
                        </w:rPr>
                        <w:t>Use Template 2E Effectiveness of Policies and Programs</w:t>
                      </w:r>
                    </w:p>
                  </w:txbxContent>
                </v:textbox>
              </v:shape>
            </w:pict>
          </mc:Fallback>
        </mc:AlternateContent>
      </w:r>
      <w:r w:rsidR="00B91264" w:rsidRPr="003F79C3">
        <w:rPr>
          <w:lang w:val="en-US"/>
        </w:rPr>
        <w:t xml:space="preserve">Generate a list of all existing policies and </w:t>
      </w:r>
      <w:r w:rsidR="00F17F6B" w:rsidRPr="003F79C3">
        <w:rPr>
          <w:lang w:val="en-US"/>
        </w:rPr>
        <w:t xml:space="preserve">programs (within and external to the health sector) </w:t>
      </w:r>
      <w:r w:rsidR="00B91264" w:rsidRPr="003F79C3">
        <w:rPr>
          <w:lang w:val="en-US"/>
        </w:rPr>
        <w:t xml:space="preserve">that affect the climate-sensitive health outcomes considered in the assessment. Using evaluations or expert judgement, determine how well policies and programs are protecting individuals and communities against climate-related hazards. Consider the effectiveness of current programs/systems in reducing morbidity and mortality, the quality of program management and delivery, (e.g. infectious disease monitoring and surveillance) and whether existing measures are sufficient for reducing risks. </w:t>
      </w:r>
    </w:p>
    <w:p w14:paraId="1EB38513" w14:textId="77777777" w:rsidR="002476A2" w:rsidRPr="003F79C3" w:rsidRDefault="002476A2" w:rsidP="00797A64">
      <w:pPr>
        <w:spacing w:before="0"/>
        <w:ind w:left="1701"/>
        <w:jc w:val="both"/>
        <w:rPr>
          <w:rStyle w:val="Strong"/>
          <w:lang w:val="en-US"/>
        </w:rPr>
      </w:pPr>
    </w:p>
    <w:p w14:paraId="6804FBDF" w14:textId="77777777" w:rsidR="00A240EC" w:rsidRPr="003F79C3" w:rsidRDefault="00A240EC" w:rsidP="00797A64">
      <w:pPr>
        <w:spacing w:before="0"/>
        <w:ind w:left="1701"/>
        <w:jc w:val="both"/>
        <w:rPr>
          <w:b/>
          <w:bCs/>
          <w:color w:val="C0504D" w:themeColor="accent2"/>
          <w:sz w:val="24"/>
          <w:lang w:val="en-US"/>
        </w:rPr>
      </w:pPr>
      <w:r w:rsidRPr="003F79C3">
        <w:rPr>
          <w:rStyle w:val="Strong"/>
          <w:color w:val="C0504D" w:themeColor="accent2"/>
          <w:lang w:val="en-US"/>
        </w:rPr>
        <w:t>Step 2</w:t>
      </w:r>
      <w:r w:rsidR="0009590D" w:rsidRPr="003F79C3">
        <w:rPr>
          <w:rStyle w:val="Strong"/>
          <w:color w:val="C0504D" w:themeColor="accent2"/>
          <w:lang w:val="en-US"/>
        </w:rPr>
        <w:t>f</w:t>
      </w:r>
      <w:r w:rsidRPr="003F79C3">
        <w:rPr>
          <w:rStyle w:val="Strong"/>
          <w:color w:val="C0504D" w:themeColor="accent2"/>
          <w:lang w:val="en-US"/>
        </w:rPr>
        <w:t xml:space="preserve">: Evaluate </w:t>
      </w:r>
      <w:r w:rsidR="001E1A38" w:rsidRPr="003F79C3">
        <w:rPr>
          <w:rStyle w:val="Strong"/>
          <w:color w:val="C0504D" w:themeColor="accent2"/>
          <w:lang w:val="en-US"/>
        </w:rPr>
        <w:t>D</w:t>
      </w:r>
      <w:r w:rsidRPr="003F79C3">
        <w:rPr>
          <w:rStyle w:val="Strong"/>
          <w:color w:val="C0504D" w:themeColor="accent2"/>
          <w:lang w:val="en-US"/>
        </w:rPr>
        <w:t xml:space="preserve">isaster and </w:t>
      </w:r>
      <w:r w:rsidR="001E1A38" w:rsidRPr="003F79C3">
        <w:rPr>
          <w:rStyle w:val="Strong"/>
          <w:color w:val="C0504D" w:themeColor="accent2"/>
          <w:lang w:val="en-US"/>
        </w:rPr>
        <w:t>E</w:t>
      </w:r>
      <w:r w:rsidRPr="003F79C3">
        <w:rPr>
          <w:rStyle w:val="Strong"/>
          <w:color w:val="C0504D" w:themeColor="accent2"/>
          <w:lang w:val="en-US"/>
        </w:rPr>
        <w:t xml:space="preserve">mergency </w:t>
      </w:r>
      <w:r w:rsidR="001E1A38" w:rsidRPr="003F79C3">
        <w:rPr>
          <w:rStyle w:val="Strong"/>
          <w:color w:val="C0504D" w:themeColor="accent2"/>
          <w:lang w:val="en-US"/>
        </w:rPr>
        <w:t>P</w:t>
      </w:r>
      <w:r w:rsidRPr="003F79C3">
        <w:rPr>
          <w:rStyle w:val="Strong"/>
          <w:color w:val="C0504D" w:themeColor="accent2"/>
          <w:lang w:val="en-US"/>
        </w:rPr>
        <w:t xml:space="preserve">reparedness of the </w:t>
      </w:r>
      <w:r w:rsidR="001E1A38" w:rsidRPr="003F79C3">
        <w:rPr>
          <w:rStyle w:val="Strong"/>
          <w:color w:val="C0504D" w:themeColor="accent2"/>
          <w:lang w:val="en-US"/>
        </w:rPr>
        <w:t>H</w:t>
      </w:r>
      <w:r w:rsidRPr="003F79C3">
        <w:rPr>
          <w:rStyle w:val="Strong"/>
          <w:color w:val="C0504D" w:themeColor="accent2"/>
          <w:lang w:val="en-US"/>
        </w:rPr>
        <w:t xml:space="preserve">ealth </w:t>
      </w:r>
      <w:r w:rsidR="001E1A38" w:rsidRPr="003F79C3">
        <w:rPr>
          <w:rStyle w:val="Strong"/>
          <w:color w:val="C0504D" w:themeColor="accent2"/>
          <w:lang w:val="en-US"/>
        </w:rPr>
        <w:t>S</w:t>
      </w:r>
      <w:r w:rsidRPr="003F79C3">
        <w:rPr>
          <w:rStyle w:val="Strong"/>
          <w:color w:val="C0504D" w:themeColor="accent2"/>
          <w:lang w:val="en-US"/>
        </w:rPr>
        <w:t xml:space="preserve">ystem, and </w:t>
      </w:r>
      <w:r w:rsidR="001E1A38" w:rsidRPr="003F79C3">
        <w:rPr>
          <w:rStyle w:val="Strong"/>
          <w:color w:val="C0504D" w:themeColor="accent2"/>
          <w:lang w:val="en-US"/>
        </w:rPr>
        <w:t>C</w:t>
      </w:r>
      <w:r w:rsidRPr="003F79C3">
        <w:rPr>
          <w:rStyle w:val="Strong"/>
          <w:color w:val="C0504D" w:themeColor="accent2"/>
          <w:lang w:val="en-US"/>
        </w:rPr>
        <w:t xml:space="preserve">onsider </w:t>
      </w:r>
      <w:r w:rsidR="001E1A38" w:rsidRPr="003F79C3">
        <w:rPr>
          <w:rStyle w:val="Strong"/>
          <w:color w:val="C0504D" w:themeColor="accent2"/>
          <w:lang w:val="en-US"/>
        </w:rPr>
        <w:t>H</w:t>
      </w:r>
      <w:r w:rsidRPr="003F79C3">
        <w:rPr>
          <w:rStyle w:val="Strong"/>
          <w:color w:val="C0504D" w:themeColor="accent2"/>
          <w:lang w:val="en-US"/>
        </w:rPr>
        <w:t xml:space="preserve">ealth </w:t>
      </w:r>
      <w:r w:rsidR="001E1A38" w:rsidRPr="003F79C3">
        <w:rPr>
          <w:rStyle w:val="Strong"/>
          <w:color w:val="C0504D" w:themeColor="accent2"/>
          <w:lang w:val="en-US"/>
        </w:rPr>
        <w:t>I</w:t>
      </w:r>
      <w:r w:rsidRPr="003F79C3">
        <w:rPr>
          <w:rStyle w:val="Strong"/>
          <w:color w:val="C0504D" w:themeColor="accent2"/>
          <w:lang w:val="en-US"/>
        </w:rPr>
        <w:t xml:space="preserve">nfrastructure </w:t>
      </w:r>
      <w:r w:rsidR="001E1A38" w:rsidRPr="003F79C3">
        <w:rPr>
          <w:rStyle w:val="Strong"/>
          <w:color w:val="C0504D" w:themeColor="accent2"/>
          <w:lang w:val="en-US"/>
        </w:rPr>
        <w:t>A</w:t>
      </w:r>
      <w:r w:rsidRPr="003F79C3">
        <w:rPr>
          <w:rStyle w:val="Strong"/>
          <w:color w:val="C0504D" w:themeColor="accent2"/>
          <w:lang w:val="en-US"/>
        </w:rPr>
        <w:t xml:space="preserve">daptive </w:t>
      </w:r>
      <w:r w:rsidR="001E1A38" w:rsidRPr="003F79C3">
        <w:rPr>
          <w:rStyle w:val="Strong"/>
          <w:color w:val="C0504D" w:themeColor="accent2"/>
          <w:lang w:val="en-US"/>
        </w:rPr>
        <w:t>C</w:t>
      </w:r>
      <w:r w:rsidRPr="003F79C3">
        <w:rPr>
          <w:rStyle w:val="Strong"/>
          <w:color w:val="C0504D" w:themeColor="accent2"/>
          <w:lang w:val="en-US"/>
        </w:rPr>
        <w:t xml:space="preserve">apacity and </w:t>
      </w:r>
      <w:r w:rsidR="001E1A38" w:rsidRPr="003F79C3">
        <w:rPr>
          <w:rStyle w:val="Strong"/>
          <w:color w:val="C0504D" w:themeColor="accent2"/>
          <w:lang w:val="en-US"/>
        </w:rPr>
        <w:t>R</w:t>
      </w:r>
      <w:r w:rsidRPr="003F79C3">
        <w:rPr>
          <w:rStyle w:val="Strong"/>
          <w:color w:val="C0504D" w:themeColor="accent2"/>
          <w:lang w:val="en-US"/>
        </w:rPr>
        <w:t>esilience</w:t>
      </w:r>
    </w:p>
    <w:p w14:paraId="223F8F47" w14:textId="6BEF8F26" w:rsidR="00A240EC" w:rsidRPr="003F79C3" w:rsidRDefault="00F17F6B" w:rsidP="00797A64">
      <w:pPr>
        <w:ind w:left="1701"/>
        <w:jc w:val="both"/>
        <w:rPr>
          <w:lang w:val="en-US"/>
        </w:rPr>
      </w:pPr>
      <w:r w:rsidRPr="003F79C3">
        <w:rPr>
          <w:lang w:val="en-US"/>
        </w:rPr>
        <w:t xml:space="preserve">Evaluate health system climate resilience and the current capacity of health sector-related facilities to anticipate and cope with emergencies related to extreme weather events and outbreaks by using existing tools (Box 6). Information should be gathered on the state of current health sector infrastructure, and show their ability to cope in major emergencies. These kinds of </w:t>
      </w:r>
      <w:r w:rsidRPr="003F79C3">
        <w:rPr>
          <w:lang w:val="en-US"/>
        </w:rPr>
        <w:lastRenderedPageBreak/>
        <w:t>assessments have often been done by the disaster risk reduction community and reports may already be available. Consulting members of the disaster risk reduction community or the responsible ministry at the national level can help identify existing information and facilitate understanding of health sector vulnerability to climate hazards.</w:t>
      </w:r>
    </w:p>
    <w:p w14:paraId="7B685488" w14:textId="77777777" w:rsidR="00523034" w:rsidRPr="003F79C3" w:rsidRDefault="00523034" w:rsidP="00523034">
      <w:pPr>
        <w:spacing w:before="0"/>
        <w:ind w:left="1701"/>
        <w:jc w:val="both"/>
        <w:rPr>
          <w:rStyle w:val="Strong"/>
          <w:lang w:val="en-US"/>
        </w:rPr>
      </w:pPr>
    </w:p>
    <w:p w14:paraId="6C7FD905" w14:textId="02F9BA65" w:rsidR="00523034" w:rsidRPr="003F79C3" w:rsidRDefault="00523034" w:rsidP="00523034">
      <w:pPr>
        <w:spacing w:before="0"/>
        <w:ind w:left="1701"/>
        <w:jc w:val="both"/>
        <w:rPr>
          <w:rStyle w:val="Strong"/>
          <w:color w:val="C0504D" w:themeColor="accent2"/>
          <w:lang w:val="en-US"/>
        </w:rPr>
      </w:pPr>
      <w:r w:rsidRPr="003F79C3">
        <w:rPr>
          <w:rStyle w:val="Strong"/>
          <w:color w:val="C0504D" w:themeColor="accent2"/>
          <w:lang w:val="en-US"/>
        </w:rPr>
        <w:t>Step 2g</w:t>
      </w:r>
      <w:r w:rsidR="00F87495" w:rsidRPr="003F79C3">
        <w:rPr>
          <w:rStyle w:val="Strong"/>
          <w:color w:val="C0504D" w:themeColor="accent2"/>
          <w:lang w:val="en-US"/>
        </w:rPr>
        <w:t xml:space="preserve">: </w:t>
      </w:r>
      <w:r w:rsidRPr="003F79C3">
        <w:rPr>
          <w:rStyle w:val="Strong"/>
          <w:color w:val="C0504D" w:themeColor="accent2"/>
          <w:lang w:val="en-US"/>
        </w:rPr>
        <w:t>Develop a Baseline of Information for Monitoring Future Vulnerability and Evaluating Adaptation Options</w:t>
      </w:r>
    </w:p>
    <w:p w14:paraId="7FB57924" w14:textId="4A4853C9" w:rsidR="00523034" w:rsidRPr="003F79C3" w:rsidRDefault="00F17F6B" w:rsidP="00523034">
      <w:pPr>
        <w:ind w:left="1701"/>
        <w:jc w:val="both"/>
        <w:rPr>
          <w:lang w:val="en-US"/>
        </w:rPr>
      </w:pPr>
      <w:r w:rsidRPr="003F79C3">
        <w:rPr>
          <w:lang w:val="en-US"/>
        </w:rPr>
        <w:t xml:space="preserve">Synthesize information collected into a baseline of information that can be used as a </w:t>
      </w:r>
      <w:r w:rsidR="00F125C9" w:rsidRPr="003F79C3">
        <w:rPr>
          <w:lang w:val="en-US"/>
        </w:rPr>
        <w:t>first</w:t>
      </w:r>
      <w:r w:rsidRPr="003F79C3">
        <w:rPr>
          <w:lang w:val="en-US"/>
        </w:rPr>
        <w:t xml:space="preserve"> comparison</w:t>
      </w:r>
      <w:r w:rsidR="00F125C9" w:rsidRPr="003F79C3">
        <w:rPr>
          <w:lang w:val="en-US"/>
        </w:rPr>
        <w:t xml:space="preserve"> and </w:t>
      </w:r>
      <w:r w:rsidRPr="003F79C3">
        <w:rPr>
          <w:lang w:val="en-US"/>
        </w:rPr>
        <w:t>as a</w:t>
      </w:r>
      <w:r w:rsidR="00F125C9" w:rsidRPr="003F79C3">
        <w:rPr>
          <w:lang w:val="en-US"/>
        </w:rPr>
        <w:t xml:space="preserve"> future</w:t>
      </w:r>
      <w:r w:rsidRPr="003F79C3">
        <w:rPr>
          <w:lang w:val="en-US"/>
        </w:rPr>
        <w:t xml:space="preserve"> reference to determine the success (or failure) of future adaptation policies and programs. The baseline should use key metrics to describe current morbidity and mortality of the climate-sensitive health outcomes of concern, including recent trends and information on associated underlying risk factors and determinants. It should also examine the policies and programs in place to manage those outcomes, including measures of their effectiveness. Drivers that affect the health outcome and risk level should be documented and monitored over time (e.g. policies and programs).</w:t>
      </w:r>
    </w:p>
    <w:p w14:paraId="6FF562AB" w14:textId="77777777" w:rsidR="00B63AD0" w:rsidRPr="003F79C3" w:rsidRDefault="00B63AD0" w:rsidP="00797A64">
      <w:pPr>
        <w:ind w:left="1701"/>
        <w:jc w:val="both"/>
        <w:rPr>
          <w:lang w:val="en-US"/>
        </w:rPr>
      </w:pPr>
    </w:p>
    <w:p w14:paraId="33D73F6B" w14:textId="77777777" w:rsidR="007527E7" w:rsidRPr="003F79C3" w:rsidRDefault="007527E7" w:rsidP="00797A64">
      <w:pPr>
        <w:ind w:left="1701"/>
        <w:jc w:val="both"/>
        <w:rPr>
          <w:lang w:val="en-US"/>
        </w:rPr>
      </w:pPr>
    </w:p>
    <w:p w14:paraId="63A8CB1A" w14:textId="77777777" w:rsidR="007527E7" w:rsidRPr="003F79C3" w:rsidRDefault="007527E7" w:rsidP="00797A64">
      <w:pPr>
        <w:ind w:left="1701"/>
        <w:jc w:val="both"/>
        <w:rPr>
          <w:lang w:val="en-US"/>
        </w:rPr>
      </w:pPr>
    </w:p>
    <w:p w14:paraId="5D849F7A" w14:textId="2384D39E" w:rsidR="007527E7" w:rsidRPr="003F79C3" w:rsidRDefault="003147C7" w:rsidP="007527E7">
      <w:pPr>
        <w:jc w:val="both"/>
        <w:rPr>
          <w:lang w:val="en-US"/>
        </w:rPr>
      </w:pPr>
      <w:r w:rsidRPr="003F79C3">
        <w:rPr>
          <w:noProof/>
          <w:lang w:val="en-US" w:eastAsia="zh-CN"/>
        </w:rPr>
        <w:lastRenderedPageBreak/>
        <mc:AlternateContent>
          <mc:Choice Requires="wps">
            <w:drawing>
              <wp:inline distT="0" distB="0" distL="0" distR="0" wp14:anchorId="1BFAB8DA" wp14:editId="5EF6220A">
                <wp:extent cx="6116320" cy="7816850"/>
                <wp:effectExtent l="15240" t="14605" r="21590" b="17145"/>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7816850"/>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107DACED" w14:textId="77777777" w:rsidR="00676979" w:rsidRPr="00D10B0C" w:rsidRDefault="00676979" w:rsidP="007527E7">
                            <w:pPr>
                              <w:rPr>
                                <w:rFonts w:cstheme="minorHAnsi"/>
                                <w:b/>
                                <w:color w:val="C0504D" w:themeColor="accent2"/>
                                <w:lang w:val="en-US"/>
                              </w:rPr>
                            </w:pPr>
                            <w:r w:rsidRPr="00D10B0C">
                              <w:rPr>
                                <w:rStyle w:val="Strong"/>
                                <w:color w:val="C0504D" w:themeColor="accent2"/>
                              </w:rPr>
                              <w:t xml:space="preserve">BOX 6: SMART HOSPITALS TOOLKIT </w:t>
                            </w:r>
                          </w:p>
                          <w:p w14:paraId="405FBB97" w14:textId="77777777" w:rsidR="00676979" w:rsidRPr="001A06CE" w:rsidRDefault="00676979" w:rsidP="002A5729">
                            <w:pPr>
                              <w:pStyle w:val="Title"/>
                              <w:rPr>
                                <w:rStyle w:val="Strong"/>
                                <w:lang w:val="en-US"/>
                              </w:rPr>
                            </w:pPr>
                          </w:p>
                          <w:p w14:paraId="33AC723D" w14:textId="067F1A5F" w:rsidR="00676979" w:rsidRPr="00865EDD" w:rsidRDefault="00676979" w:rsidP="00865EDD">
                            <w:pPr>
                              <w:spacing w:before="0" w:line="276" w:lineRule="auto"/>
                              <w:ind w:hanging="720"/>
                              <w:rPr>
                                <w:b/>
                              </w:rPr>
                            </w:pPr>
                            <w:r>
                              <w:rPr>
                                <w:rFonts w:cstheme="minorHAnsi"/>
                              </w:rPr>
                              <w:t xml:space="preserve">                </w:t>
                            </w:r>
                            <w:r w:rsidRPr="00865EDD">
                              <w:rPr>
                                <w:rFonts w:cstheme="minorHAnsi"/>
                              </w:rPr>
                              <w:t xml:space="preserve">Climate change poses significant risks to health systems, including health facilities in the Caribbean. To increase the resilience of small to medium sized health facilities and their capacity to respond to health emergencies and disasters, the Pan American Health Organization and the World Health Organization developed the SMART Hospitals Toolkit. </w:t>
                            </w:r>
                            <w:r>
                              <w:rPr>
                                <w:rFonts w:cstheme="minorHAnsi"/>
                              </w:rPr>
                              <w:t>The toolkit is a</w:t>
                            </w:r>
                            <w:r w:rsidRPr="00865EDD">
                              <w:rPr>
                                <w:bCs/>
                                <w:lang w:val="en-US"/>
                              </w:rPr>
                              <w:t xml:space="preserve"> practical guide for hospital administrators, health disaster coordinators, health facility designers, engineers and maintenance staff to achieve Smart Health Facilities by conserving resources, cutting costs, increasing efficiency in operations and reducing carbon emissions. </w:t>
                            </w:r>
                            <w:r>
                              <w:rPr>
                                <w:bCs/>
                                <w:lang w:val="en-US"/>
                              </w:rPr>
                              <w:t>It i</w:t>
                            </w:r>
                            <w:r w:rsidRPr="00865EDD">
                              <w:rPr>
                                <w:bCs/>
                                <w:lang w:val="en-US"/>
                              </w:rPr>
                              <w:t xml:space="preserve">ncludes several toolkits and instruments </w:t>
                            </w:r>
                            <w:r>
                              <w:rPr>
                                <w:bCs/>
                                <w:lang w:val="en-US"/>
                              </w:rPr>
                              <w:t xml:space="preserve">(below) </w:t>
                            </w:r>
                            <w:r w:rsidRPr="00865EDD">
                              <w:rPr>
                                <w:bCs/>
                                <w:lang w:val="en-US"/>
                              </w:rPr>
                              <w:t xml:space="preserve">for establishing disaster-resilient health facilities. </w:t>
                            </w:r>
                          </w:p>
                          <w:p w14:paraId="79A75497" w14:textId="77777777" w:rsidR="00676979" w:rsidRDefault="00676979" w:rsidP="00AE6C99">
                            <w:pPr>
                              <w:pStyle w:val="ListParagraph"/>
                              <w:spacing w:before="0" w:line="276" w:lineRule="auto"/>
                              <w:ind w:left="0"/>
                              <w:rPr>
                                <w:rFonts w:cstheme="minorHAnsi"/>
                                <w:color w:val="000000"/>
                                <w:lang w:val="en-US"/>
                              </w:rPr>
                            </w:pPr>
                            <w:r w:rsidRPr="00F02E5C">
                              <w:rPr>
                                <w:rFonts w:cstheme="minorHAnsi"/>
                                <w:color w:val="000000"/>
                                <w:lang w:val="en-US"/>
                              </w:rPr>
                              <w:t>(</w:t>
                            </w:r>
                            <w:r w:rsidRPr="00F02E5C">
                              <w:rPr>
                                <w:rFonts w:cstheme="minorHAnsi"/>
                                <w:color w:val="0000FF"/>
                                <w:lang w:val="en-US"/>
                              </w:rPr>
                              <w:t>http://www.paho.org/disasters</w:t>
                            </w:r>
                            <w:r w:rsidRPr="00F02E5C">
                              <w:rPr>
                                <w:rFonts w:cstheme="minorHAnsi"/>
                                <w:color w:val="000000"/>
                                <w:lang w:val="en-US"/>
                              </w:rPr>
                              <w:t>)</w:t>
                            </w:r>
                          </w:p>
                          <w:p w14:paraId="23651B2B" w14:textId="49113CFB" w:rsidR="00676979" w:rsidRPr="00705CDD" w:rsidRDefault="00676979" w:rsidP="001920A5">
                            <w:pPr>
                              <w:pStyle w:val="ListParagraph"/>
                              <w:numPr>
                                <w:ilvl w:val="0"/>
                                <w:numId w:val="39"/>
                              </w:numPr>
                              <w:spacing w:before="0" w:line="276" w:lineRule="auto"/>
                            </w:pPr>
                            <w:r w:rsidRPr="00705CDD">
                              <w:rPr>
                                <w:b/>
                              </w:rPr>
                              <w:t>PAHO Hospital Safety Index</w:t>
                            </w:r>
                            <w:r w:rsidRPr="00705CDD">
                              <w:t xml:space="preserve"> </w:t>
                            </w:r>
                            <w:r w:rsidRPr="00793740">
                              <w:rPr>
                                <w:b/>
                              </w:rPr>
                              <w:t>– Safe Hospitals Checklist</w:t>
                            </w:r>
                            <w:r w:rsidRPr="00705CDD">
                              <w:t xml:space="preserve">:  The Hospital Safety Index provides a snapshot of the probability that a hospital or health facility will continue to function in emergency situations, based on structural, non-structural and functional factors, including the environment and the health services network to which it belongs. By determining a hospital’s </w:t>
                            </w:r>
                            <w:r>
                              <w:t>s</w:t>
                            </w:r>
                            <w:r w:rsidRPr="00705CDD">
                              <w:t xml:space="preserve">afety </w:t>
                            </w:r>
                            <w:r>
                              <w:t>i</w:t>
                            </w:r>
                            <w:r w:rsidRPr="00705CDD">
                              <w:t>ndex or score, countries and decision makers will have an overall idea of its ability to respond to major emergencies and disasters.</w:t>
                            </w:r>
                          </w:p>
                          <w:p w14:paraId="78D01344" w14:textId="355D353D" w:rsidR="00676979" w:rsidRPr="002F60CE" w:rsidRDefault="00662045" w:rsidP="00865EDD">
                            <w:pPr>
                              <w:pStyle w:val="ListParagraph"/>
                              <w:spacing w:before="0" w:line="276" w:lineRule="auto"/>
                              <w:ind w:left="450" w:hanging="360"/>
                              <w:rPr>
                                <w:rFonts w:cstheme="minorHAnsi"/>
                              </w:rPr>
                            </w:pPr>
                            <w:hyperlink r:id="rId31" w:history="1">
                              <w:r w:rsidR="00676979" w:rsidRPr="00C1029D">
                                <w:rPr>
                                  <w:rStyle w:val="Hyperlink"/>
                                </w:rPr>
                                <w:t>http://www1.paho.org/english/DD/PED/SafeHospitalsChecklist.htm</w:t>
                              </w:r>
                            </w:hyperlink>
                            <w:r w:rsidR="00676979" w:rsidRPr="00C1029D">
                              <w:t xml:space="preserve"> </w:t>
                            </w:r>
                            <w:r w:rsidR="00676979" w:rsidRPr="002F60CE">
                              <w:rPr>
                                <w:rFonts w:cstheme="minorHAnsi"/>
                                <w:color w:val="000000"/>
                                <w:lang w:val="en-US"/>
                              </w:rPr>
                              <w:t xml:space="preserve">The Hospital </w:t>
                            </w:r>
                            <w:r w:rsidR="00676979" w:rsidRPr="00F02E5C">
                              <w:rPr>
                                <w:rFonts w:cstheme="minorHAnsi"/>
                                <w:color w:val="000000"/>
                                <w:lang w:val="en-US"/>
                              </w:rPr>
                              <w:t xml:space="preserve">Safety Index </w:t>
                            </w:r>
                            <w:r w:rsidR="00676979" w:rsidRPr="002F60CE">
                              <w:rPr>
                                <w:rFonts w:cstheme="minorHAnsi"/>
                                <w:color w:val="000000"/>
                                <w:lang w:val="en-US"/>
                              </w:rPr>
                              <w:t xml:space="preserve">has been </w:t>
                            </w:r>
                            <w:r w:rsidR="00676979" w:rsidRPr="00F02E5C">
                              <w:rPr>
                                <w:rFonts w:cstheme="minorHAnsi"/>
                                <w:color w:val="000000"/>
                                <w:lang w:val="en-US"/>
                              </w:rPr>
                              <w:t xml:space="preserve">applied </w:t>
                            </w:r>
                            <w:r w:rsidR="00676979" w:rsidRPr="002F60CE">
                              <w:rPr>
                                <w:rFonts w:cstheme="minorHAnsi"/>
                                <w:color w:val="000000"/>
                                <w:lang w:val="en-US"/>
                              </w:rPr>
                              <w:t xml:space="preserve">to </w:t>
                            </w:r>
                            <w:r w:rsidR="00676979" w:rsidRPr="00F02E5C">
                              <w:rPr>
                                <w:rFonts w:cstheme="minorHAnsi"/>
                                <w:color w:val="000000"/>
                                <w:lang w:val="en-US"/>
                              </w:rPr>
                              <w:t xml:space="preserve">45 hospitals and 59 small facilities in </w:t>
                            </w:r>
                            <w:r w:rsidR="00676979" w:rsidRPr="002F60CE">
                              <w:rPr>
                                <w:rFonts w:cstheme="minorHAnsi"/>
                                <w:color w:val="000000"/>
                                <w:lang w:val="en-US"/>
                              </w:rPr>
                              <w:t xml:space="preserve">in the Caribbean (e.g. </w:t>
                            </w:r>
                            <w:r w:rsidR="00676979" w:rsidRPr="00F02E5C">
                              <w:rPr>
                                <w:rFonts w:cstheme="minorHAnsi"/>
                                <w:color w:val="000000"/>
                                <w:lang w:val="en-US"/>
                              </w:rPr>
                              <w:t>St. Kitts and Nevis, Grenada, Montserrat, Saint Vincent and the Grenadines, Anguilla, Dominica and Barbados</w:t>
                            </w:r>
                            <w:r w:rsidR="00676979" w:rsidRPr="002F60CE">
                              <w:rPr>
                                <w:rFonts w:cstheme="minorHAnsi"/>
                                <w:color w:val="000000"/>
                                <w:lang w:val="en-US"/>
                              </w:rPr>
                              <w:t>)</w:t>
                            </w:r>
                          </w:p>
                          <w:p w14:paraId="617FFEF4" w14:textId="77777777" w:rsidR="00676979" w:rsidRPr="00AE6C99" w:rsidRDefault="0067697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bCs/>
                                <w:color w:val="000000"/>
                                <w:lang w:val="en-US"/>
                              </w:rPr>
                              <w:t>Baseline Assessment Tool (BAT)</w:t>
                            </w:r>
                            <w:r w:rsidRPr="00AE6C99">
                              <w:rPr>
                                <w:rFonts w:cstheme="minorHAnsi"/>
                                <w:bCs/>
                                <w:color w:val="000000"/>
                                <w:lang w:val="en-US"/>
                              </w:rPr>
                              <w:t xml:space="preserve"> -</w:t>
                            </w:r>
                            <w:r w:rsidRPr="00AE6C99">
                              <w:rPr>
                                <w:rFonts w:cstheme="minorHAnsi"/>
                                <w:color w:val="000000"/>
                                <w:lang w:val="en-US"/>
                              </w:rPr>
                              <w:t xml:space="preserve"> </w:t>
                            </w:r>
                            <w:r w:rsidRPr="00AE6C99">
                              <w:rPr>
                                <w:rFonts w:cstheme="minorHAnsi"/>
                                <w:lang w:val="en-US"/>
                              </w:rPr>
                              <w:t>assesses factors related to structural (age, physical condition, and quality of construction of the building) and non-structural (mechanical, fire and electrical codes, health and safety, and accessibility) integrity of health facility buildings</w:t>
                            </w:r>
                          </w:p>
                          <w:p w14:paraId="0664BC2C" w14:textId="77777777" w:rsidR="00676979" w:rsidRPr="00AE6C99" w:rsidRDefault="0067697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color w:val="000000"/>
                                <w:lang w:val="en-US"/>
                              </w:rPr>
                              <w:t>Green Checklist</w:t>
                            </w:r>
                            <w:r w:rsidRPr="00AE6C99">
                              <w:rPr>
                                <w:rFonts w:cstheme="minorHAnsi"/>
                                <w:color w:val="000000"/>
                                <w:lang w:val="en-US"/>
                              </w:rPr>
                              <w:t xml:space="preserve"> – a green building rating system</w:t>
                            </w:r>
                          </w:p>
                          <w:p w14:paraId="61939C2E" w14:textId="53D026A6" w:rsidR="00676979" w:rsidRPr="00AE6C99" w:rsidRDefault="0067697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sidRPr="00AE6C99">
                              <w:rPr>
                                <w:rFonts w:cstheme="minorHAnsi"/>
                                <w:b/>
                                <w:color w:val="000000"/>
                              </w:rPr>
                              <w:t>Cost-benefit Analysis</w:t>
                            </w:r>
                            <w:r w:rsidRPr="00AE6C99">
                              <w:rPr>
                                <w:rFonts w:cstheme="minorHAnsi"/>
                                <w:color w:val="000000"/>
                              </w:rPr>
                              <w:t xml:space="preserve"> – helps determine the financial feasibility of investing in “smart” health facility improvements or upgrades</w:t>
                            </w:r>
                          </w:p>
                          <w:p w14:paraId="76DB7363" w14:textId="77777777" w:rsidR="00676979" w:rsidRDefault="0067697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p>
                          <w:p w14:paraId="5BE6A5A2" w14:textId="64749568" w:rsidR="00676979" w:rsidRPr="00F80981" w:rsidRDefault="00676979" w:rsidP="00B30222">
                            <w:pPr>
                              <w:spacing w:before="60"/>
                              <w:jc w:val="both"/>
                              <w:rPr>
                                <w:rFonts w:eastAsia="Times New Roman" w:cs="Times New Roman"/>
                              </w:rPr>
                            </w:pPr>
                            <w:r>
                              <w:rPr>
                                <w:rFonts w:eastAsia="Times New Roman" w:cs="Times New Roman"/>
                              </w:rPr>
                              <w:t>In 2008, t</w:t>
                            </w:r>
                            <w:r w:rsidRPr="00F80981">
                              <w:rPr>
                                <w:rFonts w:eastAsia="Times New Roman" w:cs="Times New Roman"/>
                              </w:rPr>
                              <w:t>he project “Strengthening Communities through Safer Health Care Facilities</w:t>
                            </w:r>
                            <w:r>
                              <w:rPr>
                                <w:rFonts w:eastAsia="Times New Roman" w:cs="Times New Roman"/>
                              </w:rPr>
                              <w:t>”,</w:t>
                            </w:r>
                            <w:r w:rsidRPr="00F80981">
                              <w:rPr>
                                <w:rFonts w:eastAsia="Times New Roman" w:cs="Times New Roman"/>
                              </w:rPr>
                              <w:t xml:space="preserve"> implemented by PAHO/WHO, was launched with a workshop based on the newly developed Hospital Safety Index. People were trained to apply the index in eight hospitals in Grenada, St. Kitts and Nevis, St. Vincent and the Grenadines, Dominica, Montserrat, Anguilla, and Barbados. </w:t>
                            </w:r>
                            <w:r>
                              <w:rPr>
                                <w:rFonts w:eastAsia="Times New Roman" w:cs="Times New Roman"/>
                              </w:rPr>
                              <w:t xml:space="preserve">Using </w:t>
                            </w:r>
                            <w:r w:rsidRPr="00F80981">
                              <w:rPr>
                                <w:rFonts w:eastAsia="Times New Roman" w:cs="Times New Roman"/>
                              </w:rPr>
                              <w:t xml:space="preserve">the Hospital Safety Index each facility was </w:t>
                            </w:r>
                            <w:r>
                              <w:rPr>
                                <w:rFonts w:eastAsia="Times New Roman" w:cs="Times New Roman"/>
                              </w:rPr>
                              <w:t xml:space="preserve">provided with information needed to </w:t>
                            </w:r>
                            <w:r w:rsidRPr="00F80981">
                              <w:rPr>
                                <w:rFonts w:eastAsia="Times New Roman" w:cs="Times New Roman"/>
                              </w:rPr>
                              <w:t xml:space="preserve">evaluate its location, construction, condition, support system, and disaster preparedness and response plans. The general hospital of Grenada, St. George’s, participated in the project. The results of the first evaluation highlighted the need to take action in nearly all areas. </w:t>
                            </w:r>
                          </w:p>
                          <w:p w14:paraId="3A6D1DAE" w14:textId="77777777" w:rsidR="00676979" w:rsidRDefault="00676979" w:rsidP="001E1A38">
                            <w:pPr>
                              <w:jc w:val="both"/>
                              <w:rPr>
                                <w:rFonts w:eastAsia="Times New Roman" w:cs="Times New Roman"/>
                              </w:rPr>
                            </w:pPr>
                            <w:r w:rsidRPr="00F80981">
                              <w:rPr>
                                <w:rFonts w:eastAsia="Times New Roman" w:cs="Times New Roman"/>
                              </w:rPr>
                              <w:t>Beginning of 2015</w:t>
                            </w:r>
                            <w:r>
                              <w:rPr>
                                <w:rFonts w:eastAsia="Times New Roman" w:cs="Times New Roman"/>
                              </w:rPr>
                              <w:t>, PAHO/WHO launched</w:t>
                            </w:r>
                            <w:r w:rsidRPr="00F80981">
                              <w:rPr>
                                <w:rFonts w:eastAsia="Times New Roman" w:cs="Times New Roman"/>
                              </w:rPr>
                              <w:t xml:space="preserve"> another project in Grenada, “SMART </w:t>
                            </w:r>
                            <w:r>
                              <w:rPr>
                                <w:rFonts w:eastAsia="Times New Roman" w:cs="Times New Roman"/>
                              </w:rPr>
                              <w:t>H</w:t>
                            </w:r>
                            <w:r w:rsidRPr="00F80981">
                              <w:rPr>
                                <w:rFonts w:eastAsia="Times New Roman" w:cs="Times New Roman"/>
                              </w:rPr>
                              <w:t xml:space="preserve">ealth </w:t>
                            </w:r>
                            <w:r>
                              <w:rPr>
                                <w:rFonts w:eastAsia="Times New Roman" w:cs="Times New Roman"/>
                              </w:rPr>
                              <w:t>C</w:t>
                            </w:r>
                            <w:r w:rsidRPr="00F80981">
                              <w:rPr>
                                <w:rFonts w:eastAsia="Times New Roman" w:cs="Times New Roman"/>
                              </w:rPr>
                              <w:t xml:space="preserve">are </w:t>
                            </w:r>
                            <w:r>
                              <w:rPr>
                                <w:rFonts w:eastAsia="Times New Roman" w:cs="Times New Roman"/>
                              </w:rPr>
                              <w:t>F</w:t>
                            </w:r>
                            <w:r w:rsidRPr="00F80981">
                              <w:rPr>
                                <w:rFonts w:eastAsia="Times New Roman" w:cs="Times New Roman"/>
                              </w:rPr>
                              <w:t xml:space="preserve">acilities in the Eastern Caribbean”. The aim of this project is to support Grenada and other vulnerable Caribbean countries to assess and prioritize vulnerability reduction investments of their health facilities. The health facilities </w:t>
                            </w:r>
                            <w:r>
                              <w:rPr>
                                <w:rFonts w:eastAsia="Times New Roman" w:cs="Times New Roman"/>
                              </w:rPr>
                              <w:t>are being</w:t>
                            </w:r>
                            <w:r w:rsidRPr="00F80981">
                              <w:rPr>
                                <w:rFonts w:eastAsia="Times New Roman" w:cs="Times New Roman"/>
                              </w:rPr>
                              <w:t xml:space="preserve"> assessed for disaster safety, water and energy improvements</w:t>
                            </w:r>
                            <w:r>
                              <w:rPr>
                                <w:rFonts w:eastAsia="Times New Roman" w:cs="Times New Roman"/>
                              </w:rPr>
                              <w:t>,</w:t>
                            </w:r>
                            <w:r w:rsidRPr="00F80981">
                              <w:rPr>
                                <w:rFonts w:eastAsia="Times New Roman" w:cs="Times New Roman"/>
                              </w:rPr>
                              <w:t xml:space="preserve"> providing </w:t>
                            </w:r>
                            <w:r>
                              <w:rPr>
                                <w:rFonts w:eastAsia="Times New Roman" w:cs="Times New Roman"/>
                              </w:rPr>
                              <w:t>needed information to direct upgrade investments. R</w:t>
                            </w:r>
                            <w:r w:rsidRPr="00F80981">
                              <w:rPr>
                                <w:rFonts w:eastAsia="Times New Roman" w:cs="Times New Roman"/>
                              </w:rPr>
                              <w:t xml:space="preserve">esults </w:t>
                            </w:r>
                            <w:r>
                              <w:rPr>
                                <w:rFonts w:eastAsia="Times New Roman" w:cs="Times New Roman"/>
                              </w:rPr>
                              <w:t xml:space="preserve">are </w:t>
                            </w:r>
                            <w:r w:rsidRPr="00F80981">
                              <w:rPr>
                                <w:rFonts w:eastAsia="Times New Roman" w:cs="Times New Roman"/>
                              </w:rPr>
                              <w:t xml:space="preserve">incorporated within the national risk exposure database. </w:t>
                            </w:r>
                          </w:p>
                          <w:p w14:paraId="07187049" w14:textId="08013D0D" w:rsidR="00676979" w:rsidRDefault="00676979" w:rsidP="00B30222">
                            <w:r w:rsidRPr="00F80981">
                              <w:rPr>
                                <w:rFonts w:eastAsia="Times New Roman" w:cs="Times New Roman"/>
                              </w:rPr>
                              <w:t>Three health facilities in Grenada will be retrofitted to help reduce the downtime and potential damage in the event of a disaster</w:t>
                            </w:r>
                            <w:r>
                              <w:rPr>
                                <w:rFonts w:eastAsia="Times New Roman" w:cs="Times New Roman"/>
                              </w:rPr>
                              <w:t xml:space="preserve">, </w:t>
                            </w:r>
                            <w:r w:rsidRPr="00F80981">
                              <w:rPr>
                                <w:rFonts w:eastAsia="Times New Roman" w:cs="Times New Roman"/>
                              </w:rPr>
                              <w:t xml:space="preserve">reduce operational expenditures </w:t>
                            </w:r>
                            <w:r>
                              <w:rPr>
                                <w:rFonts w:eastAsia="Times New Roman" w:cs="Times New Roman"/>
                              </w:rPr>
                              <w:t>by improving</w:t>
                            </w:r>
                            <w:r w:rsidRPr="00F80981">
                              <w:rPr>
                                <w:rFonts w:eastAsia="Times New Roman" w:cs="Times New Roman"/>
                              </w:rPr>
                              <w:t xml:space="preserve"> water and energy management</w:t>
                            </w:r>
                            <w:r>
                              <w:rPr>
                                <w:rFonts w:eastAsia="Times New Roman" w:cs="Times New Roman"/>
                              </w:rPr>
                              <w:t>,</w:t>
                            </w:r>
                            <w:r w:rsidRPr="00F80981">
                              <w:rPr>
                                <w:rFonts w:eastAsia="Times New Roman" w:cs="Times New Roman"/>
                              </w:rPr>
                              <w:t xml:space="preserve"> and ensure energy auto-sufficiency to support continuity of healthcare delivery in the</w:t>
                            </w:r>
                            <w:r w:rsidRPr="00CA5875">
                              <w:rPr>
                                <w:rFonts w:eastAsia="Times New Roman" w:cs="Times New Roman"/>
                              </w:rPr>
                              <w:t xml:space="preserve"> event of a major disaster. This </w:t>
                            </w:r>
                            <w:r w:rsidRPr="00F80981">
                              <w:rPr>
                                <w:rFonts w:eastAsia="Times New Roman" w:cs="Times New Roman"/>
                              </w:rPr>
                              <w:t>project will also use the Hospital Safety Index to evaluate the selected facilities.</w:t>
                            </w:r>
                            <w:r w:rsidRPr="00E20764">
                              <w:t xml:space="preserve"> </w:t>
                            </w:r>
                          </w:p>
                          <w:p w14:paraId="4F984C5A" w14:textId="77777777" w:rsidR="00676979" w:rsidRDefault="00676979" w:rsidP="00B30222">
                            <w:pPr>
                              <w:rPr>
                                <w:b/>
                              </w:rPr>
                            </w:pPr>
                          </w:p>
                          <w:p w14:paraId="20B5FC81" w14:textId="77777777" w:rsidR="00676979" w:rsidRDefault="0067697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Pr>
                                <w:rFonts w:eastAsia="Times New Roman" w:cs="Times New Roman"/>
                              </w:rPr>
                              <w:t>Source: Meincke et al. 2015 (Unpublished)</w:t>
                            </w:r>
                          </w:p>
                          <w:p w14:paraId="00A4923F" w14:textId="77777777" w:rsidR="00676979" w:rsidRPr="001E1A38" w:rsidRDefault="0067697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923" w:hanging="923"/>
                              <w:jc w:val="both"/>
                              <w:rPr>
                                <w:rFonts w:cstheme="minorHAnsi"/>
                              </w:rPr>
                            </w:pPr>
                          </w:p>
                        </w:txbxContent>
                      </wps:txbx>
                      <wps:bodyPr rot="0" vert="horz" wrap="square" lIns="91440" tIns="45720" rIns="91440" bIns="45720" anchor="ctr" anchorCtr="0" upright="1">
                        <a:noAutofit/>
                      </wps:bodyPr>
                    </wps:wsp>
                  </a:graphicData>
                </a:graphic>
              </wp:inline>
            </w:drawing>
          </mc:Choice>
          <mc:Fallback>
            <w:pict>
              <v:shape id="Text Box 9" o:spid="_x0000_s1075" type="#_x0000_t202" style="width:481.6pt;height:6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" fillcolor="white [3201]" strokecolor="#c0504d [3205]" strokeweight="2pt">
                <v:textbox>
                  <w:txbxContent>
                    <w:p w14:paraId="107DACED" w14:textId="77777777" w:rsidR="00676979" w:rsidRPr="00D10B0C" w:rsidRDefault="00676979" w:rsidP="007527E7">
                      <w:pPr>
                        <w:rPr>
                          <w:rFonts w:cstheme="minorHAnsi"/>
                          <w:b/>
                          <w:color w:val="C0504D" w:themeColor="accent2"/>
                          <w:lang w:val="en-US"/>
                        </w:rPr>
                      </w:pPr>
                      <w:r w:rsidRPr="00D10B0C">
                        <w:rPr>
                          <w:rStyle w:val="Strong"/>
                          <w:color w:val="C0504D" w:themeColor="accent2"/>
                        </w:rPr>
                        <w:t xml:space="preserve">BOX 6: SMART HOSPITALS TOOLKIT </w:t>
                      </w:r>
                    </w:p>
                    <w:p w14:paraId="405FBB97" w14:textId="77777777" w:rsidR="00676979" w:rsidRPr="001A06CE" w:rsidRDefault="00676979" w:rsidP="002A5729">
                      <w:pPr>
                        <w:pStyle w:val="Title"/>
                        <w:rPr>
                          <w:rStyle w:val="Strong"/>
                          <w:lang w:val="en-US"/>
                        </w:rPr>
                      </w:pPr>
                    </w:p>
                    <w:p w14:paraId="33AC723D" w14:textId="067F1A5F" w:rsidR="00676979" w:rsidRPr="00865EDD" w:rsidRDefault="00676979" w:rsidP="00865EDD">
                      <w:pPr>
                        <w:spacing w:before="0" w:line="276" w:lineRule="auto"/>
                        <w:ind w:hanging="720"/>
                        <w:rPr>
                          <w:b/>
                        </w:rPr>
                      </w:pPr>
                      <w:r>
                        <w:rPr>
                          <w:rFonts w:cstheme="minorHAnsi"/>
                        </w:rPr>
                        <w:t xml:space="preserve">                </w:t>
                      </w:r>
                      <w:r w:rsidRPr="00865EDD">
                        <w:rPr>
                          <w:rFonts w:cstheme="minorHAnsi"/>
                        </w:rPr>
                        <w:t xml:space="preserve">Climate change poses significant risks to health systems, including health facilities in the Caribbean. To increase the resilience of small to medium sized health facilities and their capacity to respond to health emergencies and disasters, the Pan American Health Organization and the World Health Organization developed the SMART Hospitals Toolkit. </w:t>
                      </w:r>
                      <w:r>
                        <w:rPr>
                          <w:rFonts w:cstheme="minorHAnsi"/>
                        </w:rPr>
                        <w:t>The toolkit is a</w:t>
                      </w:r>
                      <w:r w:rsidRPr="00865EDD">
                        <w:rPr>
                          <w:bCs/>
                          <w:lang w:val="en-US"/>
                        </w:rPr>
                        <w:t xml:space="preserve"> practical guide for hospital administrators, health disaster coordinators, health facility designers, engineers and maintenance staff to achieve Smart Health Facilities by conserving resources, cutting costs, increasing efficiency in operations and reducing carbon emissions. </w:t>
                      </w:r>
                      <w:r>
                        <w:rPr>
                          <w:bCs/>
                          <w:lang w:val="en-US"/>
                        </w:rPr>
                        <w:t>It i</w:t>
                      </w:r>
                      <w:r w:rsidRPr="00865EDD">
                        <w:rPr>
                          <w:bCs/>
                          <w:lang w:val="en-US"/>
                        </w:rPr>
                        <w:t xml:space="preserve">ncludes several toolkits and instruments </w:t>
                      </w:r>
                      <w:r>
                        <w:rPr>
                          <w:bCs/>
                          <w:lang w:val="en-US"/>
                        </w:rPr>
                        <w:t xml:space="preserve">(below) </w:t>
                      </w:r>
                      <w:r w:rsidRPr="00865EDD">
                        <w:rPr>
                          <w:bCs/>
                          <w:lang w:val="en-US"/>
                        </w:rPr>
                        <w:t xml:space="preserve">for establishing disaster-resilient health facilities. </w:t>
                      </w:r>
                    </w:p>
                    <w:p w14:paraId="79A75497" w14:textId="77777777" w:rsidR="00676979" w:rsidRDefault="00676979" w:rsidP="00AE6C99">
                      <w:pPr>
                        <w:pStyle w:val="ListParagraph"/>
                        <w:spacing w:before="0" w:line="276" w:lineRule="auto"/>
                        <w:ind w:left="0"/>
                        <w:rPr>
                          <w:rFonts w:cstheme="minorHAnsi"/>
                          <w:color w:val="000000"/>
                          <w:lang w:val="en-US"/>
                        </w:rPr>
                      </w:pPr>
                      <w:r w:rsidRPr="00F02E5C">
                        <w:rPr>
                          <w:rFonts w:cstheme="minorHAnsi"/>
                          <w:color w:val="000000"/>
                          <w:lang w:val="en-US"/>
                        </w:rPr>
                        <w:t>(</w:t>
                      </w:r>
                      <w:r w:rsidRPr="00F02E5C">
                        <w:rPr>
                          <w:rFonts w:cstheme="minorHAnsi"/>
                          <w:color w:val="0000FF"/>
                          <w:lang w:val="en-US"/>
                        </w:rPr>
                        <w:t>http://www.paho.org/disasters</w:t>
                      </w:r>
                      <w:r w:rsidRPr="00F02E5C">
                        <w:rPr>
                          <w:rFonts w:cstheme="minorHAnsi"/>
                          <w:color w:val="000000"/>
                          <w:lang w:val="en-US"/>
                        </w:rPr>
                        <w:t>)</w:t>
                      </w:r>
                    </w:p>
                    <w:p w14:paraId="23651B2B" w14:textId="49113CFB" w:rsidR="00676979" w:rsidRPr="00705CDD" w:rsidRDefault="00676979" w:rsidP="001920A5">
                      <w:pPr>
                        <w:pStyle w:val="ListParagraph"/>
                        <w:numPr>
                          <w:ilvl w:val="0"/>
                          <w:numId w:val="39"/>
                        </w:numPr>
                        <w:spacing w:before="0" w:line="276" w:lineRule="auto"/>
                      </w:pPr>
                      <w:r w:rsidRPr="00705CDD">
                        <w:rPr>
                          <w:b/>
                        </w:rPr>
                        <w:t>PAHO Hospital Safety Index</w:t>
                      </w:r>
                      <w:r w:rsidRPr="00705CDD">
                        <w:t xml:space="preserve"> </w:t>
                      </w:r>
                      <w:r w:rsidRPr="00793740">
                        <w:rPr>
                          <w:b/>
                        </w:rPr>
                        <w:t>– Safe Hospitals Checklist</w:t>
                      </w:r>
                      <w:r w:rsidRPr="00705CDD">
                        <w:t xml:space="preserve">:  The Hospital Safety Index provides a snapshot of the probability that a hospital or health facility will continue to function in emergency situations, based on structural, non-structural and functional factors, including the environment and the health services network to which it belongs. By determining a hospital’s </w:t>
                      </w:r>
                      <w:r>
                        <w:t>s</w:t>
                      </w:r>
                      <w:r w:rsidRPr="00705CDD">
                        <w:t xml:space="preserve">afety </w:t>
                      </w:r>
                      <w:r>
                        <w:t>i</w:t>
                      </w:r>
                      <w:r w:rsidRPr="00705CDD">
                        <w:t>ndex or score, countries and decision makers will have an overall idea of its ability to respond to major emergencies and disasters.</w:t>
                      </w:r>
                    </w:p>
                    <w:p w14:paraId="78D01344" w14:textId="355D353D" w:rsidR="00676979" w:rsidRPr="002F60CE" w:rsidRDefault="00662045" w:rsidP="00865EDD">
                      <w:pPr>
                        <w:pStyle w:val="ListParagraph"/>
                        <w:spacing w:before="0" w:line="276" w:lineRule="auto"/>
                        <w:ind w:left="450" w:hanging="360"/>
                        <w:rPr>
                          <w:rFonts w:cstheme="minorHAnsi"/>
                        </w:rPr>
                      </w:pPr>
                      <w:hyperlink r:id="rId32" w:history="1">
                        <w:r w:rsidR="00676979" w:rsidRPr="00C1029D">
                          <w:rPr>
                            <w:rStyle w:val="Hyperlink"/>
                          </w:rPr>
                          <w:t>http://www1.paho.org/english/DD/PED/SafeHospitalsChecklist.htm</w:t>
                        </w:r>
                      </w:hyperlink>
                      <w:r w:rsidR="00676979" w:rsidRPr="00C1029D">
                        <w:t xml:space="preserve"> </w:t>
                      </w:r>
                      <w:r w:rsidR="00676979" w:rsidRPr="002F60CE">
                        <w:rPr>
                          <w:rFonts w:cstheme="minorHAnsi"/>
                          <w:color w:val="000000"/>
                          <w:lang w:val="en-US"/>
                        </w:rPr>
                        <w:t xml:space="preserve">The Hospital </w:t>
                      </w:r>
                      <w:r w:rsidR="00676979" w:rsidRPr="00F02E5C">
                        <w:rPr>
                          <w:rFonts w:cstheme="minorHAnsi"/>
                          <w:color w:val="000000"/>
                          <w:lang w:val="en-US"/>
                        </w:rPr>
                        <w:t xml:space="preserve">Safety Index </w:t>
                      </w:r>
                      <w:r w:rsidR="00676979" w:rsidRPr="002F60CE">
                        <w:rPr>
                          <w:rFonts w:cstheme="minorHAnsi"/>
                          <w:color w:val="000000"/>
                          <w:lang w:val="en-US"/>
                        </w:rPr>
                        <w:t xml:space="preserve">has been </w:t>
                      </w:r>
                      <w:r w:rsidR="00676979" w:rsidRPr="00F02E5C">
                        <w:rPr>
                          <w:rFonts w:cstheme="minorHAnsi"/>
                          <w:color w:val="000000"/>
                          <w:lang w:val="en-US"/>
                        </w:rPr>
                        <w:t xml:space="preserve">applied </w:t>
                      </w:r>
                      <w:r w:rsidR="00676979" w:rsidRPr="002F60CE">
                        <w:rPr>
                          <w:rFonts w:cstheme="minorHAnsi"/>
                          <w:color w:val="000000"/>
                          <w:lang w:val="en-US"/>
                        </w:rPr>
                        <w:t xml:space="preserve">to </w:t>
                      </w:r>
                      <w:r w:rsidR="00676979" w:rsidRPr="00F02E5C">
                        <w:rPr>
                          <w:rFonts w:cstheme="minorHAnsi"/>
                          <w:color w:val="000000"/>
                          <w:lang w:val="en-US"/>
                        </w:rPr>
                        <w:t xml:space="preserve">45 hospitals and 59 small facilities in </w:t>
                      </w:r>
                      <w:r w:rsidR="00676979" w:rsidRPr="002F60CE">
                        <w:rPr>
                          <w:rFonts w:cstheme="minorHAnsi"/>
                          <w:color w:val="000000"/>
                          <w:lang w:val="en-US"/>
                        </w:rPr>
                        <w:t xml:space="preserve">in the Caribbean (e.g. </w:t>
                      </w:r>
                      <w:r w:rsidR="00676979" w:rsidRPr="00F02E5C">
                        <w:rPr>
                          <w:rFonts w:cstheme="minorHAnsi"/>
                          <w:color w:val="000000"/>
                          <w:lang w:val="en-US"/>
                        </w:rPr>
                        <w:t>St. Kitts and Nevis, Grenada, Montserrat, Saint Vincent and the Grenadines, Anguilla, Dominica and Barbados</w:t>
                      </w:r>
                      <w:r w:rsidR="00676979" w:rsidRPr="002F60CE">
                        <w:rPr>
                          <w:rFonts w:cstheme="minorHAnsi"/>
                          <w:color w:val="000000"/>
                          <w:lang w:val="en-US"/>
                        </w:rPr>
                        <w:t>)</w:t>
                      </w:r>
                    </w:p>
                    <w:p w14:paraId="617FFEF4" w14:textId="77777777" w:rsidR="00676979" w:rsidRPr="00AE6C99" w:rsidRDefault="0067697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bCs/>
                          <w:color w:val="000000"/>
                          <w:lang w:val="en-US"/>
                        </w:rPr>
                        <w:t>Baseline Assessment Tool (BAT)</w:t>
                      </w:r>
                      <w:r w:rsidRPr="00AE6C99">
                        <w:rPr>
                          <w:rFonts w:cstheme="minorHAnsi"/>
                          <w:bCs/>
                          <w:color w:val="000000"/>
                          <w:lang w:val="en-US"/>
                        </w:rPr>
                        <w:t xml:space="preserve"> -</w:t>
                      </w:r>
                      <w:r w:rsidRPr="00AE6C99">
                        <w:rPr>
                          <w:rFonts w:cstheme="minorHAnsi"/>
                          <w:color w:val="000000"/>
                          <w:lang w:val="en-US"/>
                        </w:rPr>
                        <w:t xml:space="preserve"> </w:t>
                      </w:r>
                      <w:r w:rsidRPr="00AE6C99">
                        <w:rPr>
                          <w:rFonts w:cstheme="minorHAnsi"/>
                          <w:lang w:val="en-US"/>
                        </w:rPr>
                        <w:t>assesses factors related to structural (age, physical condition, and quality of construction of the building) and non-structural (mechanical, fire and electrical codes, health and safety, and accessibility) integrity of health facility buildings</w:t>
                      </w:r>
                    </w:p>
                    <w:p w14:paraId="0664BC2C" w14:textId="77777777" w:rsidR="00676979" w:rsidRPr="00AE6C99" w:rsidRDefault="0067697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heme="minorHAnsi"/>
                        </w:rPr>
                      </w:pPr>
                      <w:r w:rsidRPr="00AE6C99">
                        <w:rPr>
                          <w:rFonts w:cstheme="minorHAnsi"/>
                          <w:b/>
                          <w:color w:val="000000"/>
                          <w:lang w:val="en-US"/>
                        </w:rPr>
                        <w:t>Green Checklist</w:t>
                      </w:r>
                      <w:r w:rsidRPr="00AE6C99">
                        <w:rPr>
                          <w:rFonts w:cstheme="minorHAnsi"/>
                          <w:color w:val="000000"/>
                          <w:lang w:val="en-US"/>
                        </w:rPr>
                        <w:t xml:space="preserve"> – a green building rating system</w:t>
                      </w:r>
                    </w:p>
                    <w:p w14:paraId="61939C2E" w14:textId="53D026A6" w:rsidR="00676979" w:rsidRPr="00AE6C99" w:rsidRDefault="00676979" w:rsidP="001920A5">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sidRPr="00AE6C99">
                        <w:rPr>
                          <w:rFonts w:cstheme="minorHAnsi"/>
                          <w:b/>
                          <w:color w:val="000000"/>
                        </w:rPr>
                        <w:t>Cost-benefit Analysis</w:t>
                      </w:r>
                      <w:r w:rsidRPr="00AE6C99">
                        <w:rPr>
                          <w:rFonts w:cstheme="minorHAnsi"/>
                          <w:color w:val="000000"/>
                        </w:rPr>
                        <w:t xml:space="preserve"> – helps determine the financial feasibility of investing in “smart” health facility improvements or upgrades</w:t>
                      </w:r>
                    </w:p>
                    <w:p w14:paraId="76DB7363" w14:textId="77777777" w:rsidR="00676979" w:rsidRDefault="0067697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p>
                    <w:p w14:paraId="5BE6A5A2" w14:textId="64749568" w:rsidR="00676979" w:rsidRPr="00F80981" w:rsidRDefault="00676979" w:rsidP="00B30222">
                      <w:pPr>
                        <w:spacing w:before="60"/>
                        <w:jc w:val="both"/>
                        <w:rPr>
                          <w:rFonts w:eastAsia="Times New Roman" w:cs="Times New Roman"/>
                        </w:rPr>
                      </w:pPr>
                      <w:r>
                        <w:rPr>
                          <w:rFonts w:eastAsia="Times New Roman" w:cs="Times New Roman"/>
                        </w:rPr>
                        <w:t>In 2008, t</w:t>
                      </w:r>
                      <w:r w:rsidRPr="00F80981">
                        <w:rPr>
                          <w:rFonts w:eastAsia="Times New Roman" w:cs="Times New Roman"/>
                        </w:rPr>
                        <w:t>he project “Strengthening Communities through Safer Health Care Facilities</w:t>
                      </w:r>
                      <w:r>
                        <w:rPr>
                          <w:rFonts w:eastAsia="Times New Roman" w:cs="Times New Roman"/>
                        </w:rPr>
                        <w:t>”,</w:t>
                      </w:r>
                      <w:r w:rsidRPr="00F80981">
                        <w:rPr>
                          <w:rFonts w:eastAsia="Times New Roman" w:cs="Times New Roman"/>
                        </w:rPr>
                        <w:t xml:space="preserve"> implemented by PAHO/WHO, was launched with a workshop based on the newly developed Hospital Safety Index. People were trained to apply the index in eight hospitals in Grenada, St. Kitts and Nevis, St. Vincent and the Grenadines, Dominica, Montserrat, Anguilla, and Barbados. </w:t>
                      </w:r>
                      <w:r>
                        <w:rPr>
                          <w:rFonts w:eastAsia="Times New Roman" w:cs="Times New Roman"/>
                        </w:rPr>
                        <w:t xml:space="preserve">Using </w:t>
                      </w:r>
                      <w:r w:rsidRPr="00F80981">
                        <w:rPr>
                          <w:rFonts w:eastAsia="Times New Roman" w:cs="Times New Roman"/>
                        </w:rPr>
                        <w:t xml:space="preserve">the Hospital Safety Index each facility was </w:t>
                      </w:r>
                      <w:r>
                        <w:rPr>
                          <w:rFonts w:eastAsia="Times New Roman" w:cs="Times New Roman"/>
                        </w:rPr>
                        <w:t xml:space="preserve">provided with information needed to </w:t>
                      </w:r>
                      <w:r w:rsidRPr="00F80981">
                        <w:rPr>
                          <w:rFonts w:eastAsia="Times New Roman" w:cs="Times New Roman"/>
                        </w:rPr>
                        <w:t xml:space="preserve">evaluate its location, construction, condition, support system, and disaster preparedness and response plans. The general hospital of Grenada, St. George’s, participated in the project. The results of the first evaluation highlighted the need to take action in nearly all areas. </w:t>
                      </w:r>
                    </w:p>
                    <w:p w14:paraId="3A6D1DAE" w14:textId="77777777" w:rsidR="00676979" w:rsidRDefault="00676979" w:rsidP="001E1A38">
                      <w:pPr>
                        <w:jc w:val="both"/>
                        <w:rPr>
                          <w:rFonts w:eastAsia="Times New Roman" w:cs="Times New Roman"/>
                        </w:rPr>
                      </w:pPr>
                      <w:r w:rsidRPr="00F80981">
                        <w:rPr>
                          <w:rFonts w:eastAsia="Times New Roman" w:cs="Times New Roman"/>
                        </w:rPr>
                        <w:t>Beginning of 2015</w:t>
                      </w:r>
                      <w:r>
                        <w:rPr>
                          <w:rFonts w:eastAsia="Times New Roman" w:cs="Times New Roman"/>
                        </w:rPr>
                        <w:t>, PAHO/WHO launched</w:t>
                      </w:r>
                      <w:r w:rsidRPr="00F80981">
                        <w:rPr>
                          <w:rFonts w:eastAsia="Times New Roman" w:cs="Times New Roman"/>
                        </w:rPr>
                        <w:t xml:space="preserve"> another project in Grenada, “SMART </w:t>
                      </w:r>
                      <w:r>
                        <w:rPr>
                          <w:rFonts w:eastAsia="Times New Roman" w:cs="Times New Roman"/>
                        </w:rPr>
                        <w:t>H</w:t>
                      </w:r>
                      <w:r w:rsidRPr="00F80981">
                        <w:rPr>
                          <w:rFonts w:eastAsia="Times New Roman" w:cs="Times New Roman"/>
                        </w:rPr>
                        <w:t xml:space="preserve">ealth </w:t>
                      </w:r>
                      <w:r>
                        <w:rPr>
                          <w:rFonts w:eastAsia="Times New Roman" w:cs="Times New Roman"/>
                        </w:rPr>
                        <w:t>C</w:t>
                      </w:r>
                      <w:r w:rsidRPr="00F80981">
                        <w:rPr>
                          <w:rFonts w:eastAsia="Times New Roman" w:cs="Times New Roman"/>
                        </w:rPr>
                        <w:t xml:space="preserve">are </w:t>
                      </w:r>
                      <w:r>
                        <w:rPr>
                          <w:rFonts w:eastAsia="Times New Roman" w:cs="Times New Roman"/>
                        </w:rPr>
                        <w:t>F</w:t>
                      </w:r>
                      <w:r w:rsidRPr="00F80981">
                        <w:rPr>
                          <w:rFonts w:eastAsia="Times New Roman" w:cs="Times New Roman"/>
                        </w:rPr>
                        <w:t xml:space="preserve">acilities in the Eastern Caribbean”. The aim of this project is to support Grenada and other vulnerable Caribbean countries to assess and prioritize vulnerability reduction investments of their health facilities. The health facilities </w:t>
                      </w:r>
                      <w:r>
                        <w:rPr>
                          <w:rFonts w:eastAsia="Times New Roman" w:cs="Times New Roman"/>
                        </w:rPr>
                        <w:t>are being</w:t>
                      </w:r>
                      <w:r w:rsidRPr="00F80981">
                        <w:rPr>
                          <w:rFonts w:eastAsia="Times New Roman" w:cs="Times New Roman"/>
                        </w:rPr>
                        <w:t xml:space="preserve"> assessed for disaster safety, water and energy improvements</w:t>
                      </w:r>
                      <w:r>
                        <w:rPr>
                          <w:rFonts w:eastAsia="Times New Roman" w:cs="Times New Roman"/>
                        </w:rPr>
                        <w:t>,</w:t>
                      </w:r>
                      <w:r w:rsidRPr="00F80981">
                        <w:rPr>
                          <w:rFonts w:eastAsia="Times New Roman" w:cs="Times New Roman"/>
                        </w:rPr>
                        <w:t xml:space="preserve"> providing </w:t>
                      </w:r>
                      <w:r>
                        <w:rPr>
                          <w:rFonts w:eastAsia="Times New Roman" w:cs="Times New Roman"/>
                        </w:rPr>
                        <w:t>needed information to direct upgrade investments. R</w:t>
                      </w:r>
                      <w:r w:rsidRPr="00F80981">
                        <w:rPr>
                          <w:rFonts w:eastAsia="Times New Roman" w:cs="Times New Roman"/>
                        </w:rPr>
                        <w:t xml:space="preserve">esults </w:t>
                      </w:r>
                      <w:r>
                        <w:rPr>
                          <w:rFonts w:eastAsia="Times New Roman" w:cs="Times New Roman"/>
                        </w:rPr>
                        <w:t xml:space="preserve">are </w:t>
                      </w:r>
                      <w:r w:rsidRPr="00F80981">
                        <w:rPr>
                          <w:rFonts w:eastAsia="Times New Roman" w:cs="Times New Roman"/>
                        </w:rPr>
                        <w:t xml:space="preserve">incorporated within the national risk exposure database. </w:t>
                      </w:r>
                    </w:p>
                    <w:p w14:paraId="07187049" w14:textId="08013D0D" w:rsidR="00676979" w:rsidRDefault="00676979" w:rsidP="00B30222">
                      <w:r w:rsidRPr="00F80981">
                        <w:rPr>
                          <w:rFonts w:eastAsia="Times New Roman" w:cs="Times New Roman"/>
                        </w:rPr>
                        <w:t>Three health facilities in Grenada will be retrofitted to help reduce the downtime and potential damage in the event of a disaster</w:t>
                      </w:r>
                      <w:r>
                        <w:rPr>
                          <w:rFonts w:eastAsia="Times New Roman" w:cs="Times New Roman"/>
                        </w:rPr>
                        <w:t xml:space="preserve">, </w:t>
                      </w:r>
                      <w:r w:rsidRPr="00F80981">
                        <w:rPr>
                          <w:rFonts w:eastAsia="Times New Roman" w:cs="Times New Roman"/>
                        </w:rPr>
                        <w:t xml:space="preserve">reduce operational expenditures </w:t>
                      </w:r>
                      <w:r>
                        <w:rPr>
                          <w:rFonts w:eastAsia="Times New Roman" w:cs="Times New Roman"/>
                        </w:rPr>
                        <w:t>by improving</w:t>
                      </w:r>
                      <w:r w:rsidRPr="00F80981">
                        <w:rPr>
                          <w:rFonts w:eastAsia="Times New Roman" w:cs="Times New Roman"/>
                        </w:rPr>
                        <w:t xml:space="preserve"> water and energy management</w:t>
                      </w:r>
                      <w:r>
                        <w:rPr>
                          <w:rFonts w:eastAsia="Times New Roman" w:cs="Times New Roman"/>
                        </w:rPr>
                        <w:t>,</w:t>
                      </w:r>
                      <w:r w:rsidRPr="00F80981">
                        <w:rPr>
                          <w:rFonts w:eastAsia="Times New Roman" w:cs="Times New Roman"/>
                        </w:rPr>
                        <w:t xml:space="preserve"> and ensure energy auto-sufficiency to support continuity of healthcare delivery in the</w:t>
                      </w:r>
                      <w:r w:rsidRPr="00CA5875">
                        <w:rPr>
                          <w:rFonts w:eastAsia="Times New Roman" w:cs="Times New Roman"/>
                        </w:rPr>
                        <w:t xml:space="preserve"> event of a major disaster. This </w:t>
                      </w:r>
                      <w:r w:rsidRPr="00F80981">
                        <w:rPr>
                          <w:rFonts w:eastAsia="Times New Roman" w:cs="Times New Roman"/>
                        </w:rPr>
                        <w:t>project will also use the Hospital Safety Index to evaluate the selected facilities.</w:t>
                      </w:r>
                      <w:r w:rsidRPr="00E20764">
                        <w:t xml:space="preserve"> </w:t>
                      </w:r>
                    </w:p>
                    <w:p w14:paraId="4F984C5A" w14:textId="77777777" w:rsidR="00676979" w:rsidRDefault="00676979" w:rsidP="00B30222">
                      <w:pPr>
                        <w:rPr>
                          <w:b/>
                        </w:rPr>
                      </w:pPr>
                    </w:p>
                    <w:p w14:paraId="20B5FC81" w14:textId="77777777" w:rsidR="00676979" w:rsidRDefault="0067697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jc w:val="both"/>
                        <w:rPr>
                          <w:rFonts w:cstheme="minorHAnsi"/>
                        </w:rPr>
                      </w:pPr>
                      <w:r>
                        <w:rPr>
                          <w:rFonts w:eastAsia="Times New Roman" w:cs="Times New Roman"/>
                        </w:rPr>
                        <w:t>Source: Meincke et al. 2015 (Unpublished)</w:t>
                      </w:r>
                    </w:p>
                    <w:p w14:paraId="00A4923F" w14:textId="77777777" w:rsidR="00676979" w:rsidRPr="001E1A38" w:rsidRDefault="00676979" w:rsidP="001E1A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923" w:hanging="923"/>
                        <w:jc w:val="both"/>
                        <w:rPr>
                          <w:rFonts w:cstheme="minorHAnsi"/>
                        </w:rPr>
                      </w:pPr>
                    </w:p>
                  </w:txbxContent>
                </v:textbox>
                <w10:anchorlock/>
              </v:shape>
            </w:pict>
          </mc:Fallback>
        </mc:AlternateContent>
      </w:r>
    </w:p>
    <w:p w14:paraId="43E6EEE6" w14:textId="77777777" w:rsidR="007527E7" w:rsidRPr="003F79C3" w:rsidRDefault="007527E7" w:rsidP="007527E7">
      <w:pPr>
        <w:jc w:val="both"/>
        <w:rPr>
          <w:lang w:val="en-US"/>
        </w:rPr>
      </w:pPr>
    </w:p>
    <w:p w14:paraId="0D67D6C2" w14:textId="77777777" w:rsidR="001E1A38" w:rsidRPr="003F79C3" w:rsidRDefault="001E1A38" w:rsidP="007527E7">
      <w:pPr>
        <w:jc w:val="both"/>
        <w:rPr>
          <w:lang w:val="en-US"/>
        </w:rPr>
      </w:pPr>
    </w:p>
    <w:p w14:paraId="65564223" w14:textId="3E13F505" w:rsidR="00C1029D" w:rsidRPr="003F79C3" w:rsidRDefault="003147C7" w:rsidP="003147C7">
      <w:pPr>
        <w:spacing w:before="0"/>
        <w:rPr>
          <w:lang w:val="en-US"/>
        </w:rPr>
      </w:pPr>
      <w:r w:rsidRPr="003F79C3">
        <w:rPr>
          <w:noProof/>
          <w:lang w:val="en-US" w:eastAsia="zh-CN"/>
        </w:rPr>
        <w:lastRenderedPageBreak/>
        <mc:AlternateContent>
          <mc:Choice Requires="wps">
            <w:drawing>
              <wp:inline distT="0" distB="0" distL="0" distR="0" wp14:anchorId="14EE409E" wp14:editId="33B4E723">
                <wp:extent cx="6299200" cy="9309735"/>
                <wp:effectExtent l="15240" t="15240" r="19685" b="19050"/>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0" cy="9309735"/>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28C6AB3F" w14:textId="77777777" w:rsidR="00676979" w:rsidRPr="00D10B0C" w:rsidRDefault="00676979"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w:t>
                            </w:r>
                            <w:r>
                              <w:rPr>
                                <w:rStyle w:val="Strong"/>
                                <w:color w:val="C0504D" w:themeColor="accent2"/>
                              </w:rPr>
                              <w:t xml:space="preserve"> For the Caribbean Context</w:t>
                            </w:r>
                          </w:p>
                          <w:p w14:paraId="68A45F15" w14:textId="77777777" w:rsidR="00676979" w:rsidRDefault="00676979" w:rsidP="00F80981">
                            <w:pPr>
                              <w:spacing w:before="0"/>
                              <w:rPr>
                                <w:b/>
                                <w:bCs/>
                              </w:rPr>
                            </w:pPr>
                          </w:p>
                          <w:p w14:paraId="6DEA1352" w14:textId="77777777" w:rsidR="00676979" w:rsidRDefault="00676979" w:rsidP="000D2317">
                            <w:pPr>
                              <w:jc w:val="both"/>
                            </w:pPr>
                            <w:r>
                              <w:rPr>
                                <w:rFonts w:ascii="Calibri" w:eastAsia="Calibri" w:hAnsi="Calibri" w:cs="Calibri"/>
                                <w:b/>
                              </w:rPr>
                              <w:t>Caribbean Resources</w:t>
                            </w:r>
                          </w:p>
                          <w:p w14:paraId="6BC9239F" w14:textId="22483C58" w:rsidR="00676979" w:rsidRPr="000D2317" w:rsidRDefault="00676979" w:rsidP="00793740">
                            <w:pPr>
                              <w:pStyle w:val="ListParagraph"/>
                              <w:numPr>
                                <w:ilvl w:val="0"/>
                                <w:numId w:val="45"/>
                              </w:numPr>
                              <w:jc w:val="both"/>
                            </w:pPr>
                            <w:r w:rsidRPr="000D2317">
                              <w:rPr>
                                <w:rFonts w:ascii="Calibri" w:eastAsia="Calibri" w:hAnsi="Calibri" w:cs="Calibri"/>
                                <w:b/>
                              </w:rPr>
                              <w:t>CARIBSAVE</w:t>
                            </w:r>
                            <w:r w:rsidRPr="000D2317">
                              <w:rPr>
                                <w:rFonts w:ascii="Calibri" w:eastAsia="Calibri" w:hAnsi="Calibri" w:cs="Calibri"/>
                              </w:rPr>
                              <w:t xml:space="preserve"> - The INTASAVE-CARIBSAVE Group </w:t>
                            </w:r>
                            <w:r>
                              <w:rPr>
                                <w:rFonts w:ascii="Calibri" w:eastAsia="Calibri" w:hAnsi="Calibri" w:cs="Calibri"/>
                              </w:rPr>
                              <w:t xml:space="preserve">is </w:t>
                            </w:r>
                            <w:r w:rsidRPr="000D2317">
                              <w:rPr>
                                <w:rFonts w:ascii="Calibri" w:eastAsia="Calibri" w:hAnsi="Calibri" w:cs="Calibri"/>
                              </w:rPr>
                              <w:t>a global not-for-profit and environmental enterprise that innovates, connects and implements practical solutions for sustainable development and climate change.</w:t>
                            </w:r>
                            <w:r>
                              <w:rPr>
                                <w:rStyle w:val="CommentReference"/>
                                <w:color w:val="000000"/>
                                <w:lang w:val="en-US" w:eastAsia="en-US"/>
                              </w:rPr>
                              <w:annotationRef/>
                            </w:r>
                          </w:p>
                          <w:p w14:paraId="1C6C1E8A" w14:textId="77777777" w:rsidR="00676979" w:rsidRDefault="00676979" w:rsidP="000D2317">
                            <w:pPr>
                              <w:pStyle w:val="ListParagraph"/>
                              <w:ind w:left="360" w:firstLine="360"/>
                              <w:jc w:val="both"/>
                              <w:rPr>
                                <w:rFonts w:ascii="Calibri" w:eastAsia="Calibri" w:hAnsi="Calibri" w:cs="Calibri"/>
                              </w:rPr>
                            </w:pPr>
                            <w:r w:rsidRPr="000D2317">
                              <w:rPr>
                                <w:rFonts w:ascii="Calibri" w:eastAsia="Calibri" w:hAnsi="Calibri" w:cs="Calibri"/>
                              </w:rPr>
                              <w:t>CARIBSAVE Climate Change Risk Atlas:</w:t>
                            </w:r>
                            <w:r>
                              <w:rPr>
                                <w:rFonts w:ascii="Calibri" w:eastAsia="Calibri" w:hAnsi="Calibri" w:cs="Calibri"/>
                              </w:rPr>
                              <w:t xml:space="preserve"> </w:t>
                            </w:r>
                          </w:p>
                          <w:p w14:paraId="00A69F78" w14:textId="33B9EBA0" w:rsidR="00676979" w:rsidRDefault="00662045" w:rsidP="000D2317">
                            <w:pPr>
                              <w:pStyle w:val="ListParagraph"/>
                              <w:jc w:val="both"/>
                            </w:pPr>
                            <w:hyperlink r:id="rId33" w:history="1">
                              <w:r w:rsidR="00676979" w:rsidRPr="0049047D">
                                <w:rPr>
                                  <w:rStyle w:val="Hyperlink"/>
                                  <w:rFonts w:ascii="Calibri" w:eastAsia="Calibri" w:hAnsi="Calibri" w:cs="Calibri"/>
                                </w:rPr>
                                <w:t>http://www.caribbeanclimate.bz/closed-projects/2009-2011-the-caribsave-climate-change-risk-atlas-cccra.html</w:t>
                              </w:r>
                            </w:hyperlink>
                          </w:p>
                          <w:p w14:paraId="61372AA6" w14:textId="77777777" w:rsidR="00676979" w:rsidRDefault="00676979" w:rsidP="000D2317">
                            <w:pPr>
                              <w:pStyle w:val="ListParagraph"/>
                              <w:ind w:left="360"/>
                              <w:jc w:val="both"/>
                            </w:pPr>
                          </w:p>
                          <w:p w14:paraId="39F0642B" w14:textId="278A9030" w:rsidR="00676979" w:rsidRPr="000D2317" w:rsidRDefault="00676979" w:rsidP="001920A5">
                            <w:pPr>
                              <w:pStyle w:val="ListParagraph"/>
                              <w:numPr>
                                <w:ilvl w:val="0"/>
                                <w:numId w:val="44"/>
                              </w:numPr>
                              <w:jc w:val="both"/>
                            </w:pPr>
                            <w:r w:rsidRPr="000D2317">
                              <w:rPr>
                                <w:rFonts w:ascii="Calibri" w:eastAsia="Calibri" w:hAnsi="Calibri" w:cs="Calibri"/>
                                <w:b/>
                              </w:rPr>
                              <w:t>CIMH</w:t>
                            </w:r>
                            <w:r w:rsidRPr="000D2317">
                              <w:rPr>
                                <w:rFonts w:ascii="Calibri" w:eastAsia="Calibri" w:hAnsi="Calibri" w:cs="Calibri"/>
                              </w:rPr>
                              <w:t xml:space="preserve"> – The Caribbean Institute for Meteorology and Hydrology is an Institution of the Caribbean Community (CARICOM) and the technical </w:t>
                            </w:r>
                            <w:r>
                              <w:rPr>
                                <w:rFonts w:ascii="Calibri" w:eastAsia="Calibri" w:hAnsi="Calibri" w:cs="Calibri"/>
                              </w:rPr>
                              <w:t>o</w:t>
                            </w:r>
                            <w:r w:rsidRPr="000D2317">
                              <w:rPr>
                                <w:rFonts w:ascii="Calibri" w:eastAsia="Calibri" w:hAnsi="Calibri" w:cs="Calibri"/>
                              </w:rPr>
                              <w:t>rgan of the Caribbean Meteorological Organization (CMO). The mandate of the CIMH is to assist in improving and developin</w:t>
                            </w:r>
                            <w:r>
                              <w:rPr>
                                <w:rFonts w:ascii="Calibri" w:eastAsia="Calibri" w:hAnsi="Calibri" w:cs="Calibri"/>
                              </w:rPr>
                              <w:t>g</w:t>
                            </w:r>
                            <w:r w:rsidRPr="000D2317">
                              <w:rPr>
                                <w:rFonts w:ascii="Calibri" w:eastAsia="Calibri" w:hAnsi="Calibri" w:cs="Calibri"/>
                              </w:rPr>
                              <w:t xml:space="preserve"> </w:t>
                            </w:r>
                            <w:r>
                              <w:rPr>
                                <w:rFonts w:ascii="Calibri" w:eastAsia="Calibri" w:hAnsi="Calibri" w:cs="Calibri"/>
                              </w:rPr>
                              <w:t>m</w:t>
                            </w:r>
                            <w:r w:rsidRPr="000D2317">
                              <w:rPr>
                                <w:rFonts w:ascii="Calibri" w:eastAsia="Calibri" w:hAnsi="Calibri" w:cs="Calibri"/>
                              </w:rPr>
                              <w:t xml:space="preserve">eteorological and </w:t>
                            </w:r>
                            <w:r>
                              <w:rPr>
                                <w:rFonts w:ascii="Calibri" w:eastAsia="Calibri" w:hAnsi="Calibri" w:cs="Calibri"/>
                              </w:rPr>
                              <w:t>h</w:t>
                            </w:r>
                            <w:r w:rsidRPr="000D2317">
                              <w:rPr>
                                <w:rFonts w:ascii="Calibri" w:eastAsia="Calibri" w:hAnsi="Calibri" w:cs="Calibri"/>
                              </w:rPr>
                              <w:t xml:space="preserve">ydrological </w:t>
                            </w:r>
                            <w:r>
                              <w:rPr>
                                <w:rFonts w:ascii="Calibri" w:eastAsia="Calibri" w:hAnsi="Calibri" w:cs="Calibri"/>
                              </w:rPr>
                              <w:t>s</w:t>
                            </w:r>
                            <w:r w:rsidRPr="000D2317">
                              <w:rPr>
                                <w:rFonts w:ascii="Calibri" w:eastAsia="Calibri" w:hAnsi="Calibri" w:cs="Calibri"/>
                              </w:rPr>
                              <w:t xml:space="preserve">ervices, as well as, providing awareness of the benefits of </w:t>
                            </w:r>
                            <w:r>
                              <w:rPr>
                                <w:rFonts w:ascii="Calibri" w:eastAsia="Calibri" w:hAnsi="Calibri" w:cs="Calibri"/>
                              </w:rPr>
                              <w:t>m</w:t>
                            </w:r>
                            <w:r w:rsidRPr="000D2317">
                              <w:rPr>
                                <w:rFonts w:ascii="Calibri" w:eastAsia="Calibri" w:hAnsi="Calibri" w:cs="Calibri"/>
                              </w:rPr>
                              <w:t xml:space="preserve">eteorology, </w:t>
                            </w:r>
                            <w:r>
                              <w:rPr>
                                <w:rFonts w:ascii="Calibri" w:eastAsia="Calibri" w:hAnsi="Calibri" w:cs="Calibri"/>
                              </w:rPr>
                              <w:t>h</w:t>
                            </w:r>
                            <w:r w:rsidRPr="000D2317">
                              <w:rPr>
                                <w:rFonts w:ascii="Calibri" w:eastAsia="Calibri" w:hAnsi="Calibri" w:cs="Calibri"/>
                              </w:rPr>
                              <w:t xml:space="preserve">ydrology and </w:t>
                            </w:r>
                            <w:r>
                              <w:rPr>
                                <w:rFonts w:ascii="Calibri" w:eastAsia="Calibri" w:hAnsi="Calibri" w:cs="Calibri"/>
                              </w:rPr>
                              <w:t>c</w:t>
                            </w:r>
                            <w:r w:rsidRPr="000D2317">
                              <w:rPr>
                                <w:rFonts w:ascii="Calibri" w:eastAsia="Calibri" w:hAnsi="Calibri" w:cs="Calibri"/>
                              </w:rPr>
                              <w:t xml:space="preserve">limatology for the economic well-being of the 16 CMO Member States. This is achieved through training, research, investigations, and the provision of related specialized services and advice. </w:t>
                            </w:r>
                          </w:p>
                          <w:p w14:paraId="3198EDE8" w14:textId="563F9B57" w:rsidR="00676979" w:rsidRDefault="00662045" w:rsidP="000D2317">
                            <w:pPr>
                              <w:pStyle w:val="ListParagraph"/>
                              <w:jc w:val="both"/>
                            </w:pPr>
                            <w:hyperlink r:id="rId34" w:history="1">
                              <w:r w:rsidR="00676979" w:rsidRPr="0049047D">
                                <w:rPr>
                                  <w:rStyle w:val="Hyperlink"/>
                                </w:rPr>
                                <w:t>http://www.cimh.edu.bb/</w:t>
                              </w:r>
                            </w:hyperlink>
                            <w:r w:rsidR="00676979">
                              <w:t xml:space="preserve"> </w:t>
                            </w:r>
                          </w:p>
                          <w:p w14:paraId="2AFD475C" w14:textId="52EBAD27" w:rsidR="00676979" w:rsidRDefault="00662045" w:rsidP="000D2317">
                            <w:pPr>
                              <w:pStyle w:val="ListParagraph"/>
                              <w:jc w:val="both"/>
                            </w:pPr>
                            <w:hyperlink w:history="1"/>
                          </w:p>
                          <w:p w14:paraId="7305DC3C" w14:textId="0ECE8FB7" w:rsidR="00676979" w:rsidRPr="000D2317" w:rsidRDefault="00676979" w:rsidP="001920A5">
                            <w:pPr>
                              <w:pStyle w:val="ListParagraph"/>
                              <w:numPr>
                                <w:ilvl w:val="0"/>
                                <w:numId w:val="43"/>
                              </w:numPr>
                              <w:jc w:val="both"/>
                            </w:pPr>
                            <w:r w:rsidRPr="000D2317">
                              <w:rPr>
                                <w:rFonts w:ascii="Calibri" w:eastAsia="Calibri" w:hAnsi="Calibri" w:cs="Calibri"/>
                                <w:b/>
                              </w:rPr>
                              <w:t>CCORAL</w:t>
                            </w:r>
                            <w:r w:rsidRPr="000D2317">
                              <w:rPr>
                                <w:rFonts w:ascii="Calibri" w:eastAsia="Calibri" w:hAnsi="Calibri" w:cs="Calibri"/>
                              </w:rPr>
                              <w:t xml:space="preserve"> - The Caribbean Climate Online Risk and Adaptation </w:t>
                            </w:r>
                            <w:r>
                              <w:rPr>
                                <w:rFonts w:ascii="Calibri" w:eastAsia="Calibri" w:hAnsi="Calibri" w:cs="Calibri"/>
                              </w:rPr>
                              <w:t>T</w:t>
                            </w:r>
                            <w:r w:rsidRPr="000D2317">
                              <w:rPr>
                                <w:rFonts w:ascii="Calibri" w:eastAsia="Calibri" w:hAnsi="Calibri" w:cs="Calibri"/>
                              </w:rPr>
                              <w:t>ool - is an online support system for climate resilient decision making. It helps users undertake quick screening</w:t>
                            </w:r>
                            <w:r>
                              <w:rPr>
                                <w:rFonts w:ascii="Calibri" w:eastAsia="Calibri" w:hAnsi="Calibri" w:cs="Calibri"/>
                              </w:rPr>
                              <w:t>,</w:t>
                            </w:r>
                            <w:r w:rsidRPr="000D2317">
                              <w:rPr>
                                <w:rFonts w:ascii="Calibri" w:eastAsia="Calibri" w:hAnsi="Calibri" w:cs="Calibri"/>
                              </w:rPr>
                              <w:t xml:space="preserve"> understand climate influence</w:t>
                            </w:r>
                            <w:r>
                              <w:rPr>
                                <w:rFonts w:ascii="Calibri" w:eastAsia="Calibri" w:hAnsi="Calibri" w:cs="Calibri"/>
                              </w:rPr>
                              <w:t>,</w:t>
                            </w:r>
                            <w:r w:rsidRPr="000D2317">
                              <w:rPr>
                                <w:rFonts w:ascii="Calibri" w:eastAsia="Calibri" w:hAnsi="Calibri" w:cs="Calibri"/>
                              </w:rPr>
                              <w:t xml:space="preserve"> apply climate risk management process</w:t>
                            </w:r>
                            <w:r>
                              <w:rPr>
                                <w:rFonts w:ascii="Calibri" w:eastAsia="Calibri" w:hAnsi="Calibri" w:cs="Calibri"/>
                              </w:rPr>
                              <w:t xml:space="preserve"> and </w:t>
                            </w:r>
                            <w:r w:rsidRPr="000D2317">
                              <w:rPr>
                                <w:rFonts w:ascii="Calibri" w:eastAsia="Calibri" w:hAnsi="Calibri" w:cs="Calibri"/>
                              </w:rPr>
                              <w:t xml:space="preserve"> find tools in CCORAL toolbox</w:t>
                            </w:r>
                            <w:r>
                              <w:rPr>
                                <w:rFonts w:ascii="Calibri" w:eastAsia="Calibri" w:hAnsi="Calibri" w:cs="Calibri"/>
                              </w:rPr>
                              <w:t>.</w:t>
                            </w:r>
                            <w:r w:rsidRPr="000D2317">
                              <w:rPr>
                                <w:rFonts w:ascii="Calibri" w:eastAsia="Calibri" w:hAnsi="Calibri" w:cs="Calibri"/>
                              </w:rPr>
                              <w:t xml:space="preserve"> </w:t>
                            </w:r>
                          </w:p>
                          <w:p w14:paraId="7B84C206" w14:textId="14A364F2" w:rsidR="00676979" w:rsidRDefault="00662045" w:rsidP="000D2317">
                            <w:pPr>
                              <w:pStyle w:val="ListParagraph"/>
                              <w:jc w:val="both"/>
                            </w:pPr>
                            <w:hyperlink r:id="rId35" w:history="1">
                              <w:r w:rsidR="00676979" w:rsidRPr="000D2317">
                                <w:rPr>
                                  <w:rStyle w:val="Hyperlink"/>
                                  <w:rFonts w:ascii="Calibri" w:eastAsia="Calibri" w:hAnsi="Calibri" w:cs="Calibri"/>
                                  <w:color w:val="1155CC"/>
                                </w:rPr>
                                <w:t>http://ccoral.caribbeanclimate.bz/about</w:t>
                              </w:r>
                            </w:hyperlink>
                          </w:p>
                          <w:p w14:paraId="5B644ADD" w14:textId="77777777" w:rsidR="00676979" w:rsidRDefault="00676979" w:rsidP="000D2317">
                            <w:pPr>
                              <w:pStyle w:val="ListParagraph"/>
                              <w:jc w:val="both"/>
                            </w:pPr>
                          </w:p>
                          <w:p w14:paraId="4C1E0BF0" w14:textId="77777777" w:rsidR="00676979" w:rsidRPr="000D2317" w:rsidRDefault="00676979" w:rsidP="001920A5">
                            <w:pPr>
                              <w:pStyle w:val="ListParagraph"/>
                              <w:numPr>
                                <w:ilvl w:val="0"/>
                                <w:numId w:val="42"/>
                              </w:numPr>
                              <w:jc w:val="both"/>
                            </w:pPr>
                            <w:r w:rsidRPr="000D2317">
                              <w:rPr>
                                <w:rFonts w:ascii="Calibri" w:eastAsia="Calibri" w:hAnsi="Calibri" w:cs="Calibri"/>
                                <w:b/>
                              </w:rPr>
                              <w:t>CCCCC</w:t>
                            </w:r>
                            <w:r w:rsidRPr="000D2317">
                              <w:rPr>
                                <w:rFonts w:ascii="Calibri" w:eastAsia="Calibri" w:hAnsi="Calibri" w:cs="Calibri"/>
                              </w:rPr>
                              <w:t xml:space="preserve"> </w:t>
                            </w:r>
                            <w:r w:rsidRPr="000D2317">
                              <w:rPr>
                                <w:rFonts w:ascii="Calibri" w:eastAsia="Calibri" w:hAnsi="Calibri" w:cs="Calibri"/>
                                <w:b/>
                              </w:rPr>
                              <w:t>(5 C’s)</w:t>
                            </w:r>
                            <w:r w:rsidRPr="000D2317">
                              <w:rPr>
                                <w:rFonts w:ascii="Calibri" w:eastAsia="Calibri" w:hAnsi="Calibri" w:cs="Calibri"/>
                              </w:rPr>
                              <w:t>: The Caribbean Community Climate Change Centre coordinates the Caribbean region’s response to climate change, working on effective solutions and projects to combat the environmental impacts of climate change and global warming. It provides climate change-related policy advice and guidelines to the Caribbean Community (CARICOM) Member States through the CARICOM Secretariat and to the UK Caribbean Overseas Territories and is an archive and clearing house for regional climate change data and documentation.</w:t>
                            </w:r>
                          </w:p>
                          <w:p w14:paraId="727B6F1E" w14:textId="77777777" w:rsidR="00676979" w:rsidRDefault="00662045" w:rsidP="000D2317">
                            <w:pPr>
                              <w:pStyle w:val="ListParagraph"/>
                              <w:jc w:val="both"/>
                            </w:pPr>
                            <w:hyperlink r:id="rId36" w:history="1">
                              <w:r w:rsidR="00676979" w:rsidRPr="000D2317">
                                <w:rPr>
                                  <w:rStyle w:val="Hyperlink"/>
                                  <w:rFonts w:ascii="Calibri" w:eastAsia="Calibri" w:hAnsi="Calibri" w:cs="Calibri"/>
                                  <w:color w:val="1155CC"/>
                                </w:rPr>
                                <w:t>http://www.caribbeanclimate.bz/</w:t>
                              </w:r>
                            </w:hyperlink>
                          </w:p>
                          <w:p w14:paraId="71A32A0B" w14:textId="529BED90" w:rsidR="00676979" w:rsidRDefault="00662045" w:rsidP="000D2317">
                            <w:pPr>
                              <w:pStyle w:val="ListParagraph"/>
                              <w:jc w:val="both"/>
                            </w:pPr>
                            <w:hyperlink r:id="rId37" w:history="1">
                              <w:r w:rsidR="00676979" w:rsidRPr="0049047D">
                                <w:rPr>
                                  <w:rStyle w:val="Hyperlink"/>
                                  <w:rFonts w:ascii="Calibri" w:eastAsia="Calibri" w:hAnsi="Calibri" w:cs="Calibri"/>
                                </w:rPr>
                                <w:t>http://clearinghouse.caribbeanclimate.bz/</w:t>
                              </w:r>
                            </w:hyperlink>
                            <w:r w:rsidR="00676979">
                              <w:rPr>
                                <w:rFonts w:ascii="Calibri" w:eastAsia="Calibri" w:hAnsi="Calibri" w:cs="Calibri"/>
                              </w:rPr>
                              <w:t xml:space="preserve"> </w:t>
                            </w:r>
                          </w:p>
                          <w:p w14:paraId="1B90E86D" w14:textId="58BACCFD" w:rsidR="00676979" w:rsidRDefault="00676979" w:rsidP="000D2317">
                            <w:pPr>
                              <w:jc w:val="both"/>
                            </w:pPr>
                          </w:p>
                          <w:p w14:paraId="21315DD0" w14:textId="77777777" w:rsidR="00676979" w:rsidRDefault="00676979" w:rsidP="000D2317">
                            <w:pPr>
                              <w:jc w:val="both"/>
                            </w:pPr>
                            <w:r>
                              <w:rPr>
                                <w:rFonts w:ascii="Calibri" w:eastAsia="Calibri" w:hAnsi="Calibri" w:cs="Calibri"/>
                                <w:b/>
                              </w:rPr>
                              <w:t>Other Useful Tools and Technical Guidance</w:t>
                            </w:r>
                          </w:p>
                          <w:p w14:paraId="1FFB9B51" w14:textId="0883E8B5" w:rsidR="00676979" w:rsidRPr="000D2317" w:rsidRDefault="00676979" w:rsidP="001920A5">
                            <w:pPr>
                              <w:pStyle w:val="ListParagraph"/>
                              <w:numPr>
                                <w:ilvl w:val="0"/>
                                <w:numId w:val="41"/>
                              </w:numPr>
                              <w:jc w:val="both"/>
                            </w:pPr>
                            <w:r w:rsidRPr="000D2317">
                              <w:rPr>
                                <w:rFonts w:ascii="Calibri" w:eastAsia="Calibri" w:hAnsi="Calibri" w:cs="Calibri"/>
                                <w:b/>
                              </w:rPr>
                              <w:t xml:space="preserve">WHO Technical Guidelines in Emergencies: </w:t>
                            </w:r>
                            <w:r w:rsidRPr="000D2317">
                              <w:rPr>
                                <w:rFonts w:ascii="Calibri" w:eastAsia="Calibri" w:hAnsi="Calibri" w:cs="Calibri"/>
                              </w:rPr>
                              <w:t>This section of the Health Action in Crises web pages contains technical information for crises and crises management, useful templates and training information, as well as tools to facilitate work in the field</w:t>
                            </w:r>
                            <w:r>
                              <w:rPr>
                                <w:rFonts w:ascii="Calibri" w:eastAsia="Calibri" w:hAnsi="Calibri" w:cs="Calibri"/>
                              </w:rPr>
                              <w:t>.</w:t>
                            </w:r>
                          </w:p>
                          <w:p w14:paraId="17FD4C76" w14:textId="105597C1" w:rsidR="00676979" w:rsidRDefault="00662045" w:rsidP="000D2317">
                            <w:pPr>
                              <w:pStyle w:val="ListParagraph"/>
                              <w:jc w:val="both"/>
                            </w:pPr>
                            <w:hyperlink r:id="rId38" w:history="1">
                              <w:r w:rsidR="00676979" w:rsidRPr="000D2317">
                                <w:rPr>
                                  <w:rStyle w:val="Hyperlink"/>
                                  <w:rFonts w:ascii="Calibri" w:eastAsia="Calibri" w:hAnsi="Calibri" w:cs="Calibri"/>
                                  <w:color w:val="1155CC"/>
                                </w:rPr>
                                <w:t>http://www.who.int/hac/techguidance/en/</w:t>
                              </w:r>
                            </w:hyperlink>
                          </w:p>
                          <w:p w14:paraId="3EAB73D9" w14:textId="77777777" w:rsidR="00676979" w:rsidRDefault="00676979" w:rsidP="000D2317">
                            <w:pPr>
                              <w:pStyle w:val="ListParagraph"/>
                              <w:jc w:val="both"/>
                            </w:pPr>
                          </w:p>
                          <w:p w14:paraId="0638CF81" w14:textId="77777777" w:rsidR="00676979" w:rsidRPr="000D2317" w:rsidRDefault="00676979" w:rsidP="001920A5">
                            <w:pPr>
                              <w:pStyle w:val="ListParagraph"/>
                              <w:numPr>
                                <w:ilvl w:val="0"/>
                                <w:numId w:val="40"/>
                              </w:numPr>
                              <w:jc w:val="both"/>
                            </w:pPr>
                            <w:r w:rsidRPr="000D2317">
                              <w:rPr>
                                <w:rFonts w:ascii="Calibri" w:eastAsia="Calibri" w:hAnsi="Calibri" w:cs="Calibri"/>
                                <w:b/>
                              </w:rPr>
                              <w:t>US Climate Resilience Toolkit – Human Health:</w:t>
                            </w:r>
                            <w:r w:rsidRPr="000D2317">
                              <w:rPr>
                                <w:rFonts w:ascii="Calibri" w:eastAsia="Calibri" w:hAnsi="Calibri" w:cs="Calibri"/>
                              </w:rPr>
                              <w:t xml:space="preserve"> The U.S. Climate Resilience Toolkit provides scientific tools, information, and expertise to help people manage their climate-related risks and opportunities, and improve their resilience to extreme events. The site is designed to serve interested citizens, communities, businesses, resource managers, planners, and policy leaders at all levels of government.</w:t>
                            </w:r>
                          </w:p>
                          <w:p w14:paraId="3FA6CF95" w14:textId="4C7D4168" w:rsidR="00676979" w:rsidRDefault="00662045" w:rsidP="000D2317">
                            <w:pPr>
                              <w:pStyle w:val="ListParagraph"/>
                              <w:jc w:val="both"/>
                              <w:rPr>
                                <w:rStyle w:val="Hyperlink"/>
                                <w:rFonts w:ascii="Calibri" w:eastAsia="Calibri" w:hAnsi="Calibri" w:cs="Calibri"/>
                                <w:color w:val="1155CC"/>
                              </w:rPr>
                            </w:pPr>
                            <w:hyperlink r:id="rId39" w:history="1">
                              <w:r w:rsidR="00676979" w:rsidRPr="000D2317">
                                <w:rPr>
                                  <w:rStyle w:val="Hyperlink"/>
                                  <w:rFonts w:ascii="Calibri" w:eastAsia="Calibri" w:hAnsi="Calibri" w:cs="Calibri"/>
                                  <w:color w:val="1155CC"/>
                                </w:rPr>
                                <w:t>https://toolkit.climate.gov/</w:t>
                              </w:r>
                            </w:hyperlink>
                          </w:p>
                          <w:p w14:paraId="2CFAF8DC" w14:textId="77777777" w:rsidR="00676979" w:rsidRDefault="00676979" w:rsidP="000D2317">
                            <w:pPr>
                              <w:pStyle w:val="ListParagraph"/>
                              <w:jc w:val="both"/>
                            </w:pPr>
                          </w:p>
                          <w:p w14:paraId="57BD293E" w14:textId="0BFD7501" w:rsidR="00676979" w:rsidRPr="00614691" w:rsidRDefault="00676979" w:rsidP="001920A5">
                            <w:pPr>
                              <w:pStyle w:val="ListParagraph"/>
                              <w:numPr>
                                <w:ilvl w:val="0"/>
                                <w:numId w:val="40"/>
                              </w:numPr>
                              <w:spacing w:before="0" w:line="276" w:lineRule="auto"/>
                              <w:jc w:val="both"/>
                              <w:rPr>
                                <w:rFonts w:ascii="Calibri" w:eastAsia="Calibri" w:hAnsi="Calibri" w:cs="Calibri"/>
                              </w:rPr>
                            </w:pPr>
                            <w:r>
                              <w:rPr>
                                <w:b/>
                              </w:rPr>
                              <w:t xml:space="preserve">US Climate and Health Assessment - </w:t>
                            </w:r>
                            <w:r w:rsidRPr="00403EF1">
                              <w:rPr>
                                <w:b/>
                              </w:rPr>
                              <w:t>The Impacts of Climate Change on Human Health</w:t>
                            </w:r>
                            <w:r>
                              <w:rPr>
                                <w:b/>
                              </w:rPr>
                              <w:t xml:space="preserve"> </w:t>
                            </w:r>
                            <w:r w:rsidRPr="00403EF1">
                              <w:rPr>
                                <w:b/>
                              </w:rPr>
                              <w:t>in the United States: A Scientific Assessment</w:t>
                            </w:r>
                            <w:r>
                              <w:rPr>
                                <w:b/>
                              </w:rPr>
                              <w:t>:</w:t>
                            </w:r>
                            <w:r>
                              <w:t xml:space="preserve"> </w:t>
                            </w:r>
                            <w:r w:rsidRPr="00614691">
                              <w:rPr>
                                <w:rFonts w:ascii="Calibri" w:eastAsia="Calibri" w:hAnsi="Calibri" w:cs="Calibri"/>
                              </w:rPr>
                              <w:t>This assessment provides ‘a comprehensive, evidence-based, and, where possible, quantitative estimation of observed and projected climate change related health impacts in the United States. The Assessment has been developed to inform public health officials, urban and disaster response planners, decision makers, and other stakeholders within and outside of government who are interested in better understanding the risks climate change presents to human health.’ Its methodology is comprehensively described and can be used as guidance in conducting a new assessment.</w:t>
                            </w:r>
                          </w:p>
                          <w:p w14:paraId="46E26EA7" w14:textId="34BC38CB" w:rsidR="00676979" w:rsidRDefault="00662045" w:rsidP="00403EF1">
                            <w:pPr>
                              <w:spacing w:before="0" w:line="276" w:lineRule="auto"/>
                              <w:ind w:firstLine="720"/>
                            </w:pPr>
                            <w:hyperlink r:id="rId40" w:history="1">
                              <w:r w:rsidR="00676979" w:rsidRPr="0041335F">
                                <w:rPr>
                                  <w:rStyle w:val="Hyperlink"/>
                                </w:rPr>
                                <w:t>https://health2016.globalchange.gov/</w:t>
                              </w:r>
                            </w:hyperlink>
                          </w:p>
                          <w:p w14:paraId="7A5ADF54" w14:textId="77777777" w:rsidR="00676979" w:rsidRPr="00403EF1" w:rsidRDefault="00676979" w:rsidP="00403EF1">
                            <w:pPr>
                              <w:spacing w:before="0" w:line="276" w:lineRule="auto"/>
                              <w:rPr>
                                <w:rStyle w:val="Hyperlink"/>
                                <w:color w:val="auto"/>
                                <w:u w:val="none"/>
                              </w:rPr>
                            </w:pPr>
                          </w:p>
                        </w:txbxContent>
                      </wps:txbx>
                      <wps:bodyPr rot="0" vert="horz" wrap="square" lIns="91440" tIns="45720" rIns="91440" bIns="45720" anchor="ctr" anchorCtr="0" upright="1">
                        <a:noAutofit/>
                      </wps:bodyPr>
                    </wps:wsp>
                  </a:graphicData>
                </a:graphic>
              </wp:inline>
            </w:drawing>
          </mc:Choice>
          <mc:Fallback>
            <w:pict>
              <v:shape id="Text Box 3" o:spid="_x0000_s1076" type="#_x0000_t202" style="width:496pt;height:73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" fillcolor="white [3201]" strokecolor="#c0504d [3205]" strokeweight="2pt">
                <v:textbox>
                  <w:txbxContent>
                    <w:p w14:paraId="28C6AB3F" w14:textId="77777777" w:rsidR="00676979" w:rsidRPr="00D10B0C" w:rsidRDefault="00676979"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w:t>
                      </w:r>
                      <w:r>
                        <w:rPr>
                          <w:rStyle w:val="Strong"/>
                          <w:color w:val="C0504D" w:themeColor="accent2"/>
                        </w:rPr>
                        <w:t xml:space="preserve"> For the Caribbean Context</w:t>
                      </w:r>
                    </w:p>
                    <w:p w14:paraId="68A45F15" w14:textId="77777777" w:rsidR="00676979" w:rsidRDefault="00676979" w:rsidP="00F80981">
                      <w:pPr>
                        <w:spacing w:before="0"/>
                        <w:rPr>
                          <w:b/>
                          <w:bCs/>
                        </w:rPr>
                      </w:pPr>
                    </w:p>
                    <w:p w14:paraId="6DEA1352" w14:textId="77777777" w:rsidR="00676979" w:rsidRDefault="00676979" w:rsidP="000D2317">
                      <w:pPr>
                        <w:jc w:val="both"/>
                      </w:pPr>
                      <w:r>
                        <w:rPr>
                          <w:rFonts w:ascii="Calibri" w:eastAsia="Calibri" w:hAnsi="Calibri" w:cs="Calibri"/>
                          <w:b/>
                        </w:rPr>
                        <w:t>Caribbean Resources</w:t>
                      </w:r>
                    </w:p>
                    <w:p w14:paraId="6BC9239F" w14:textId="22483C58" w:rsidR="00676979" w:rsidRPr="000D2317" w:rsidRDefault="00676979" w:rsidP="00793740">
                      <w:pPr>
                        <w:pStyle w:val="ListParagraph"/>
                        <w:numPr>
                          <w:ilvl w:val="0"/>
                          <w:numId w:val="45"/>
                        </w:numPr>
                        <w:jc w:val="both"/>
                      </w:pPr>
                      <w:r w:rsidRPr="000D2317">
                        <w:rPr>
                          <w:rFonts w:ascii="Calibri" w:eastAsia="Calibri" w:hAnsi="Calibri" w:cs="Calibri"/>
                          <w:b/>
                        </w:rPr>
                        <w:t>CARIBSAVE</w:t>
                      </w:r>
                      <w:r w:rsidRPr="000D2317">
                        <w:rPr>
                          <w:rFonts w:ascii="Calibri" w:eastAsia="Calibri" w:hAnsi="Calibri" w:cs="Calibri"/>
                        </w:rPr>
                        <w:t xml:space="preserve"> - The INTASAVE-CARIBSAVE Group </w:t>
                      </w:r>
                      <w:r>
                        <w:rPr>
                          <w:rFonts w:ascii="Calibri" w:eastAsia="Calibri" w:hAnsi="Calibri" w:cs="Calibri"/>
                        </w:rPr>
                        <w:t xml:space="preserve">is </w:t>
                      </w:r>
                      <w:r w:rsidRPr="000D2317">
                        <w:rPr>
                          <w:rFonts w:ascii="Calibri" w:eastAsia="Calibri" w:hAnsi="Calibri" w:cs="Calibri"/>
                        </w:rPr>
                        <w:t>a global not-for-profit and environmental enterprise that innovates, connects and implements practical solutions for sustainable development and climate change.</w:t>
                      </w:r>
                      <w:r>
                        <w:rPr>
                          <w:rStyle w:val="CommentReference"/>
                          <w:color w:val="000000"/>
                          <w:lang w:val="en-US" w:eastAsia="en-US"/>
                        </w:rPr>
                        <w:annotationRef/>
                      </w:r>
                    </w:p>
                    <w:p w14:paraId="1C6C1E8A" w14:textId="77777777" w:rsidR="00676979" w:rsidRDefault="00676979" w:rsidP="000D2317">
                      <w:pPr>
                        <w:pStyle w:val="ListParagraph"/>
                        <w:ind w:left="360" w:firstLine="360"/>
                        <w:jc w:val="both"/>
                        <w:rPr>
                          <w:rFonts w:ascii="Calibri" w:eastAsia="Calibri" w:hAnsi="Calibri" w:cs="Calibri"/>
                        </w:rPr>
                      </w:pPr>
                      <w:r w:rsidRPr="000D2317">
                        <w:rPr>
                          <w:rFonts w:ascii="Calibri" w:eastAsia="Calibri" w:hAnsi="Calibri" w:cs="Calibri"/>
                        </w:rPr>
                        <w:t>CARIBSAVE Climate Change Risk Atlas:</w:t>
                      </w:r>
                      <w:r>
                        <w:rPr>
                          <w:rFonts w:ascii="Calibri" w:eastAsia="Calibri" w:hAnsi="Calibri" w:cs="Calibri"/>
                        </w:rPr>
                        <w:t xml:space="preserve"> </w:t>
                      </w:r>
                    </w:p>
                    <w:p w14:paraId="00A69F78" w14:textId="33B9EBA0" w:rsidR="00676979" w:rsidRDefault="00662045" w:rsidP="000D2317">
                      <w:pPr>
                        <w:pStyle w:val="ListParagraph"/>
                        <w:jc w:val="both"/>
                      </w:pPr>
                      <w:hyperlink r:id="rId41" w:history="1">
                        <w:r w:rsidR="00676979" w:rsidRPr="0049047D">
                          <w:rPr>
                            <w:rStyle w:val="Hyperlink"/>
                            <w:rFonts w:ascii="Calibri" w:eastAsia="Calibri" w:hAnsi="Calibri" w:cs="Calibri"/>
                          </w:rPr>
                          <w:t>http://www.caribbeanclimate.bz/closed-projects/2009-2011-the-caribsave-climate-change-risk-atlas-cccra.html</w:t>
                        </w:r>
                      </w:hyperlink>
                    </w:p>
                    <w:p w14:paraId="61372AA6" w14:textId="77777777" w:rsidR="00676979" w:rsidRDefault="00676979" w:rsidP="000D2317">
                      <w:pPr>
                        <w:pStyle w:val="ListParagraph"/>
                        <w:ind w:left="360"/>
                        <w:jc w:val="both"/>
                      </w:pPr>
                    </w:p>
                    <w:p w14:paraId="39F0642B" w14:textId="278A9030" w:rsidR="00676979" w:rsidRPr="000D2317" w:rsidRDefault="00676979" w:rsidP="001920A5">
                      <w:pPr>
                        <w:pStyle w:val="ListParagraph"/>
                        <w:numPr>
                          <w:ilvl w:val="0"/>
                          <w:numId w:val="44"/>
                        </w:numPr>
                        <w:jc w:val="both"/>
                      </w:pPr>
                      <w:r w:rsidRPr="000D2317">
                        <w:rPr>
                          <w:rFonts w:ascii="Calibri" w:eastAsia="Calibri" w:hAnsi="Calibri" w:cs="Calibri"/>
                          <w:b/>
                        </w:rPr>
                        <w:t>CIMH</w:t>
                      </w:r>
                      <w:r w:rsidRPr="000D2317">
                        <w:rPr>
                          <w:rFonts w:ascii="Calibri" w:eastAsia="Calibri" w:hAnsi="Calibri" w:cs="Calibri"/>
                        </w:rPr>
                        <w:t xml:space="preserve"> – The Caribbean Institute for Meteorology and Hydrology is an Institution of the Caribbean Community (CARICOM) and the technical </w:t>
                      </w:r>
                      <w:r>
                        <w:rPr>
                          <w:rFonts w:ascii="Calibri" w:eastAsia="Calibri" w:hAnsi="Calibri" w:cs="Calibri"/>
                        </w:rPr>
                        <w:t>o</w:t>
                      </w:r>
                      <w:r w:rsidRPr="000D2317">
                        <w:rPr>
                          <w:rFonts w:ascii="Calibri" w:eastAsia="Calibri" w:hAnsi="Calibri" w:cs="Calibri"/>
                        </w:rPr>
                        <w:t>rgan of the Caribbean Meteorological Organization (CMO). The mandate of the CIMH is to assist in improving and developin</w:t>
                      </w:r>
                      <w:r>
                        <w:rPr>
                          <w:rFonts w:ascii="Calibri" w:eastAsia="Calibri" w:hAnsi="Calibri" w:cs="Calibri"/>
                        </w:rPr>
                        <w:t>g</w:t>
                      </w:r>
                      <w:r w:rsidRPr="000D2317">
                        <w:rPr>
                          <w:rFonts w:ascii="Calibri" w:eastAsia="Calibri" w:hAnsi="Calibri" w:cs="Calibri"/>
                        </w:rPr>
                        <w:t xml:space="preserve"> </w:t>
                      </w:r>
                      <w:r>
                        <w:rPr>
                          <w:rFonts w:ascii="Calibri" w:eastAsia="Calibri" w:hAnsi="Calibri" w:cs="Calibri"/>
                        </w:rPr>
                        <w:t>m</w:t>
                      </w:r>
                      <w:r w:rsidRPr="000D2317">
                        <w:rPr>
                          <w:rFonts w:ascii="Calibri" w:eastAsia="Calibri" w:hAnsi="Calibri" w:cs="Calibri"/>
                        </w:rPr>
                        <w:t xml:space="preserve">eteorological and </w:t>
                      </w:r>
                      <w:r>
                        <w:rPr>
                          <w:rFonts w:ascii="Calibri" w:eastAsia="Calibri" w:hAnsi="Calibri" w:cs="Calibri"/>
                        </w:rPr>
                        <w:t>h</w:t>
                      </w:r>
                      <w:r w:rsidRPr="000D2317">
                        <w:rPr>
                          <w:rFonts w:ascii="Calibri" w:eastAsia="Calibri" w:hAnsi="Calibri" w:cs="Calibri"/>
                        </w:rPr>
                        <w:t xml:space="preserve">ydrological </w:t>
                      </w:r>
                      <w:r>
                        <w:rPr>
                          <w:rFonts w:ascii="Calibri" w:eastAsia="Calibri" w:hAnsi="Calibri" w:cs="Calibri"/>
                        </w:rPr>
                        <w:t>s</w:t>
                      </w:r>
                      <w:r w:rsidRPr="000D2317">
                        <w:rPr>
                          <w:rFonts w:ascii="Calibri" w:eastAsia="Calibri" w:hAnsi="Calibri" w:cs="Calibri"/>
                        </w:rPr>
                        <w:t xml:space="preserve">ervices, as well as, providing awareness of the benefits of </w:t>
                      </w:r>
                      <w:r>
                        <w:rPr>
                          <w:rFonts w:ascii="Calibri" w:eastAsia="Calibri" w:hAnsi="Calibri" w:cs="Calibri"/>
                        </w:rPr>
                        <w:t>m</w:t>
                      </w:r>
                      <w:r w:rsidRPr="000D2317">
                        <w:rPr>
                          <w:rFonts w:ascii="Calibri" w:eastAsia="Calibri" w:hAnsi="Calibri" w:cs="Calibri"/>
                        </w:rPr>
                        <w:t xml:space="preserve">eteorology, </w:t>
                      </w:r>
                      <w:r>
                        <w:rPr>
                          <w:rFonts w:ascii="Calibri" w:eastAsia="Calibri" w:hAnsi="Calibri" w:cs="Calibri"/>
                        </w:rPr>
                        <w:t>h</w:t>
                      </w:r>
                      <w:r w:rsidRPr="000D2317">
                        <w:rPr>
                          <w:rFonts w:ascii="Calibri" w:eastAsia="Calibri" w:hAnsi="Calibri" w:cs="Calibri"/>
                        </w:rPr>
                        <w:t xml:space="preserve">ydrology and </w:t>
                      </w:r>
                      <w:r>
                        <w:rPr>
                          <w:rFonts w:ascii="Calibri" w:eastAsia="Calibri" w:hAnsi="Calibri" w:cs="Calibri"/>
                        </w:rPr>
                        <w:t>c</w:t>
                      </w:r>
                      <w:r w:rsidRPr="000D2317">
                        <w:rPr>
                          <w:rFonts w:ascii="Calibri" w:eastAsia="Calibri" w:hAnsi="Calibri" w:cs="Calibri"/>
                        </w:rPr>
                        <w:t xml:space="preserve">limatology for the economic well-being of the 16 CMO Member States. This is achieved through training, research, investigations, and the provision of related specialized services and advice. </w:t>
                      </w:r>
                    </w:p>
                    <w:p w14:paraId="3198EDE8" w14:textId="563F9B57" w:rsidR="00676979" w:rsidRDefault="00662045" w:rsidP="000D2317">
                      <w:pPr>
                        <w:pStyle w:val="ListParagraph"/>
                        <w:jc w:val="both"/>
                      </w:pPr>
                      <w:hyperlink r:id="rId42" w:history="1">
                        <w:r w:rsidR="00676979" w:rsidRPr="0049047D">
                          <w:rPr>
                            <w:rStyle w:val="Hyperlink"/>
                          </w:rPr>
                          <w:t>http://www.cimh.edu.bb/</w:t>
                        </w:r>
                      </w:hyperlink>
                      <w:r w:rsidR="00676979">
                        <w:t xml:space="preserve"> </w:t>
                      </w:r>
                    </w:p>
                    <w:p w14:paraId="2AFD475C" w14:textId="52EBAD27" w:rsidR="00676979" w:rsidRDefault="00662045" w:rsidP="000D2317">
                      <w:pPr>
                        <w:pStyle w:val="ListParagraph"/>
                        <w:jc w:val="both"/>
                      </w:pPr>
                      <w:hyperlink w:history="1"/>
                    </w:p>
                    <w:p w14:paraId="7305DC3C" w14:textId="0ECE8FB7" w:rsidR="00676979" w:rsidRPr="000D2317" w:rsidRDefault="00676979" w:rsidP="001920A5">
                      <w:pPr>
                        <w:pStyle w:val="ListParagraph"/>
                        <w:numPr>
                          <w:ilvl w:val="0"/>
                          <w:numId w:val="43"/>
                        </w:numPr>
                        <w:jc w:val="both"/>
                      </w:pPr>
                      <w:r w:rsidRPr="000D2317">
                        <w:rPr>
                          <w:rFonts w:ascii="Calibri" w:eastAsia="Calibri" w:hAnsi="Calibri" w:cs="Calibri"/>
                          <w:b/>
                        </w:rPr>
                        <w:t>CCORAL</w:t>
                      </w:r>
                      <w:r w:rsidRPr="000D2317">
                        <w:rPr>
                          <w:rFonts w:ascii="Calibri" w:eastAsia="Calibri" w:hAnsi="Calibri" w:cs="Calibri"/>
                        </w:rPr>
                        <w:t xml:space="preserve"> - The Caribbean Climate Online Risk and Adaptation </w:t>
                      </w:r>
                      <w:r>
                        <w:rPr>
                          <w:rFonts w:ascii="Calibri" w:eastAsia="Calibri" w:hAnsi="Calibri" w:cs="Calibri"/>
                        </w:rPr>
                        <w:t>T</w:t>
                      </w:r>
                      <w:r w:rsidRPr="000D2317">
                        <w:rPr>
                          <w:rFonts w:ascii="Calibri" w:eastAsia="Calibri" w:hAnsi="Calibri" w:cs="Calibri"/>
                        </w:rPr>
                        <w:t>ool - is an online support system for climate resilient decision making. It helps users undertake quick screening</w:t>
                      </w:r>
                      <w:r>
                        <w:rPr>
                          <w:rFonts w:ascii="Calibri" w:eastAsia="Calibri" w:hAnsi="Calibri" w:cs="Calibri"/>
                        </w:rPr>
                        <w:t>,</w:t>
                      </w:r>
                      <w:r w:rsidRPr="000D2317">
                        <w:rPr>
                          <w:rFonts w:ascii="Calibri" w:eastAsia="Calibri" w:hAnsi="Calibri" w:cs="Calibri"/>
                        </w:rPr>
                        <w:t xml:space="preserve"> understand climate influence</w:t>
                      </w:r>
                      <w:r>
                        <w:rPr>
                          <w:rFonts w:ascii="Calibri" w:eastAsia="Calibri" w:hAnsi="Calibri" w:cs="Calibri"/>
                        </w:rPr>
                        <w:t>,</w:t>
                      </w:r>
                      <w:r w:rsidRPr="000D2317">
                        <w:rPr>
                          <w:rFonts w:ascii="Calibri" w:eastAsia="Calibri" w:hAnsi="Calibri" w:cs="Calibri"/>
                        </w:rPr>
                        <w:t xml:space="preserve"> apply climate risk management process</w:t>
                      </w:r>
                      <w:r>
                        <w:rPr>
                          <w:rFonts w:ascii="Calibri" w:eastAsia="Calibri" w:hAnsi="Calibri" w:cs="Calibri"/>
                        </w:rPr>
                        <w:t xml:space="preserve"> and </w:t>
                      </w:r>
                      <w:r w:rsidRPr="000D2317">
                        <w:rPr>
                          <w:rFonts w:ascii="Calibri" w:eastAsia="Calibri" w:hAnsi="Calibri" w:cs="Calibri"/>
                        </w:rPr>
                        <w:t xml:space="preserve"> find tools in CCORAL toolbox</w:t>
                      </w:r>
                      <w:r>
                        <w:rPr>
                          <w:rFonts w:ascii="Calibri" w:eastAsia="Calibri" w:hAnsi="Calibri" w:cs="Calibri"/>
                        </w:rPr>
                        <w:t>.</w:t>
                      </w:r>
                      <w:r w:rsidRPr="000D2317">
                        <w:rPr>
                          <w:rFonts w:ascii="Calibri" w:eastAsia="Calibri" w:hAnsi="Calibri" w:cs="Calibri"/>
                        </w:rPr>
                        <w:t xml:space="preserve"> </w:t>
                      </w:r>
                    </w:p>
                    <w:p w14:paraId="7B84C206" w14:textId="14A364F2" w:rsidR="00676979" w:rsidRDefault="00662045" w:rsidP="000D2317">
                      <w:pPr>
                        <w:pStyle w:val="ListParagraph"/>
                        <w:jc w:val="both"/>
                      </w:pPr>
                      <w:hyperlink r:id="rId43" w:history="1">
                        <w:r w:rsidR="00676979" w:rsidRPr="000D2317">
                          <w:rPr>
                            <w:rStyle w:val="Hyperlink"/>
                            <w:rFonts w:ascii="Calibri" w:eastAsia="Calibri" w:hAnsi="Calibri" w:cs="Calibri"/>
                            <w:color w:val="1155CC"/>
                          </w:rPr>
                          <w:t>http://ccoral.caribbeanclimate.bz/about</w:t>
                        </w:r>
                      </w:hyperlink>
                    </w:p>
                    <w:p w14:paraId="5B644ADD" w14:textId="77777777" w:rsidR="00676979" w:rsidRDefault="00676979" w:rsidP="000D2317">
                      <w:pPr>
                        <w:pStyle w:val="ListParagraph"/>
                        <w:jc w:val="both"/>
                      </w:pPr>
                    </w:p>
                    <w:p w14:paraId="4C1E0BF0" w14:textId="77777777" w:rsidR="00676979" w:rsidRPr="000D2317" w:rsidRDefault="00676979" w:rsidP="001920A5">
                      <w:pPr>
                        <w:pStyle w:val="ListParagraph"/>
                        <w:numPr>
                          <w:ilvl w:val="0"/>
                          <w:numId w:val="42"/>
                        </w:numPr>
                        <w:jc w:val="both"/>
                      </w:pPr>
                      <w:r w:rsidRPr="000D2317">
                        <w:rPr>
                          <w:rFonts w:ascii="Calibri" w:eastAsia="Calibri" w:hAnsi="Calibri" w:cs="Calibri"/>
                          <w:b/>
                        </w:rPr>
                        <w:t>CCCCC</w:t>
                      </w:r>
                      <w:r w:rsidRPr="000D2317">
                        <w:rPr>
                          <w:rFonts w:ascii="Calibri" w:eastAsia="Calibri" w:hAnsi="Calibri" w:cs="Calibri"/>
                        </w:rPr>
                        <w:t xml:space="preserve"> </w:t>
                      </w:r>
                      <w:r w:rsidRPr="000D2317">
                        <w:rPr>
                          <w:rFonts w:ascii="Calibri" w:eastAsia="Calibri" w:hAnsi="Calibri" w:cs="Calibri"/>
                          <w:b/>
                        </w:rPr>
                        <w:t>(5 C’s)</w:t>
                      </w:r>
                      <w:r w:rsidRPr="000D2317">
                        <w:rPr>
                          <w:rFonts w:ascii="Calibri" w:eastAsia="Calibri" w:hAnsi="Calibri" w:cs="Calibri"/>
                        </w:rPr>
                        <w:t>: The Caribbean Community Climate Change Centre coordinates the Caribbean region’s response to climate change, working on effective solutions and projects to combat the environmental impacts of climate change and global warming. It provides climate change-related policy advice and guidelines to the Caribbean Community (CARICOM) Member States through the CARICOM Secretariat and to the UK Caribbean Overseas Territories and is an archive and clearing house for regional climate change data and documentation.</w:t>
                      </w:r>
                    </w:p>
                    <w:p w14:paraId="727B6F1E" w14:textId="77777777" w:rsidR="00676979" w:rsidRDefault="00662045" w:rsidP="000D2317">
                      <w:pPr>
                        <w:pStyle w:val="ListParagraph"/>
                        <w:jc w:val="both"/>
                      </w:pPr>
                      <w:hyperlink r:id="rId44" w:history="1">
                        <w:r w:rsidR="00676979" w:rsidRPr="000D2317">
                          <w:rPr>
                            <w:rStyle w:val="Hyperlink"/>
                            <w:rFonts w:ascii="Calibri" w:eastAsia="Calibri" w:hAnsi="Calibri" w:cs="Calibri"/>
                            <w:color w:val="1155CC"/>
                          </w:rPr>
                          <w:t>http://www.caribbeanclimate.bz/</w:t>
                        </w:r>
                      </w:hyperlink>
                    </w:p>
                    <w:p w14:paraId="71A32A0B" w14:textId="529BED90" w:rsidR="00676979" w:rsidRDefault="00662045" w:rsidP="000D2317">
                      <w:pPr>
                        <w:pStyle w:val="ListParagraph"/>
                        <w:jc w:val="both"/>
                      </w:pPr>
                      <w:hyperlink r:id="rId45" w:history="1">
                        <w:r w:rsidR="00676979" w:rsidRPr="0049047D">
                          <w:rPr>
                            <w:rStyle w:val="Hyperlink"/>
                            <w:rFonts w:ascii="Calibri" w:eastAsia="Calibri" w:hAnsi="Calibri" w:cs="Calibri"/>
                          </w:rPr>
                          <w:t>http://clearinghouse.caribbeanclimate.bz/</w:t>
                        </w:r>
                      </w:hyperlink>
                      <w:r w:rsidR="00676979">
                        <w:rPr>
                          <w:rFonts w:ascii="Calibri" w:eastAsia="Calibri" w:hAnsi="Calibri" w:cs="Calibri"/>
                        </w:rPr>
                        <w:t xml:space="preserve"> </w:t>
                      </w:r>
                    </w:p>
                    <w:p w14:paraId="1B90E86D" w14:textId="58BACCFD" w:rsidR="00676979" w:rsidRDefault="00676979" w:rsidP="000D2317">
                      <w:pPr>
                        <w:jc w:val="both"/>
                      </w:pPr>
                    </w:p>
                    <w:p w14:paraId="21315DD0" w14:textId="77777777" w:rsidR="00676979" w:rsidRDefault="00676979" w:rsidP="000D2317">
                      <w:pPr>
                        <w:jc w:val="both"/>
                      </w:pPr>
                      <w:r>
                        <w:rPr>
                          <w:rFonts w:ascii="Calibri" w:eastAsia="Calibri" w:hAnsi="Calibri" w:cs="Calibri"/>
                          <w:b/>
                        </w:rPr>
                        <w:t>Other Useful Tools and Technical Guidance</w:t>
                      </w:r>
                    </w:p>
                    <w:p w14:paraId="1FFB9B51" w14:textId="0883E8B5" w:rsidR="00676979" w:rsidRPr="000D2317" w:rsidRDefault="00676979" w:rsidP="001920A5">
                      <w:pPr>
                        <w:pStyle w:val="ListParagraph"/>
                        <w:numPr>
                          <w:ilvl w:val="0"/>
                          <w:numId w:val="41"/>
                        </w:numPr>
                        <w:jc w:val="both"/>
                      </w:pPr>
                      <w:r w:rsidRPr="000D2317">
                        <w:rPr>
                          <w:rFonts w:ascii="Calibri" w:eastAsia="Calibri" w:hAnsi="Calibri" w:cs="Calibri"/>
                          <w:b/>
                        </w:rPr>
                        <w:t xml:space="preserve">WHO Technical Guidelines in Emergencies: </w:t>
                      </w:r>
                      <w:r w:rsidRPr="000D2317">
                        <w:rPr>
                          <w:rFonts w:ascii="Calibri" w:eastAsia="Calibri" w:hAnsi="Calibri" w:cs="Calibri"/>
                        </w:rPr>
                        <w:t>This section of the Health Action in Crises web pages contains technical information for crises and crises management, useful templates and training information, as well as tools to facilitate work in the field</w:t>
                      </w:r>
                      <w:r>
                        <w:rPr>
                          <w:rFonts w:ascii="Calibri" w:eastAsia="Calibri" w:hAnsi="Calibri" w:cs="Calibri"/>
                        </w:rPr>
                        <w:t>.</w:t>
                      </w:r>
                    </w:p>
                    <w:p w14:paraId="17FD4C76" w14:textId="105597C1" w:rsidR="00676979" w:rsidRDefault="00662045" w:rsidP="000D2317">
                      <w:pPr>
                        <w:pStyle w:val="ListParagraph"/>
                        <w:jc w:val="both"/>
                      </w:pPr>
                      <w:hyperlink r:id="rId46" w:history="1">
                        <w:r w:rsidR="00676979" w:rsidRPr="000D2317">
                          <w:rPr>
                            <w:rStyle w:val="Hyperlink"/>
                            <w:rFonts w:ascii="Calibri" w:eastAsia="Calibri" w:hAnsi="Calibri" w:cs="Calibri"/>
                            <w:color w:val="1155CC"/>
                          </w:rPr>
                          <w:t>http://www.who.int/hac/techguidance/en/</w:t>
                        </w:r>
                      </w:hyperlink>
                    </w:p>
                    <w:p w14:paraId="3EAB73D9" w14:textId="77777777" w:rsidR="00676979" w:rsidRDefault="00676979" w:rsidP="000D2317">
                      <w:pPr>
                        <w:pStyle w:val="ListParagraph"/>
                        <w:jc w:val="both"/>
                      </w:pPr>
                    </w:p>
                    <w:p w14:paraId="0638CF81" w14:textId="77777777" w:rsidR="00676979" w:rsidRPr="000D2317" w:rsidRDefault="00676979" w:rsidP="001920A5">
                      <w:pPr>
                        <w:pStyle w:val="ListParagraph"/>
                        <w:numPr>
                          <w:ilvl w:val="0"/>
                          <w:numId w:val="40"/>
                        </w:numPr>
                        <w:jc w:val="both"/>
                      </w:pPr>
                      <w:r w:rsidRPr="000D2317">
                        <w:rPr>
                          <w:rFonts w:ascii="Calibri" w:eastAsia="Calibri" w:hAnsi="Calibri" w:cs="Calibri"/>
                          <w:b/>
                        </w:rPr>
                        <w:t>US Climate Resilience Toolkit – Human Health:</w:t>
                      </w:r>
                      <w:r w:rsidRPr="000D2317">
                        <w:rPr>
                          <w:rFonts w:ascii="Calibri" w:eastAsia="Calibri" w:hAnsi="Calibri" w:cs="Calibri"/>
                        </w:rPr>
                        <w:t xml:space="preserve"> The U.S. Climate Resilience Toolkit provides scientific tools, information, and expertise to help people manage their climate-related risks and opportunities, and improve their resilience to extreme events. The site is designed to serve interested citizens, communities, businesses, resource managers, planners, and policy leaders at all levels of government.</w:t>
                      </w:r>
                    </w:p>
                    <w:p w14:paraId="3FA6CF95" w14:textId="4C7D4168" w:rsidR="00676979" w:rsidRDefault="00662045" w:rsidP="000D2317">
                      <w:pPr>
                        <w:pStyle w:val="ListParagraph"/>
                        <w:jc w:val="both"/>
                        <w:rPr>
                          <w:rStyle w:val="Hyperlink"/>
                          <w:rFonts w:ascii="Calibri" w:eastAsia="Calibri" w:hAnsi="Calibri" w:cs="Calibri"/>
                          <w:color w:val="1155CC"/>
                        </w:rPr>
                      </w:pPr>
                      <w:hyperlink r:id="rId47" w:history="1">
                        <w:r w:rsidR="00676979" w:rsidRPr="000D2317">
                          <w:rPr>
                            <w:rStyle w:val="Hyperlink"/>
                            <w:rFonts w:ascii="Calibri" w:eastAsia="Calibri" w:hAnsi="Calibri" w:cs="Calibri"/>
                            <w:color w:val="1155CC"/>
                          </w:rPr>
                          <w:t>https://toolkit.climate.gov/</w:t>
                        </w:r>
                      </w:hyperlink>
                    </w:p>
                    <w:p w14:paraId="2CFAF8DC" w14:textId="77777777" w:rsidR="00676979" w:rsidRDefault="00676979" w:rsidP="000D2317">
                      <w:pPr>
                        <w:pStyle w:val="ListParagraph"/>
                        <w:jc w:val="both"/>
                      </w:pPr>
                    </w:p>
                    <w:p w14:paraId="57BD293E" w14:textId="0BFD7501" w:rsidR="00676979" w:rsidRPr="00614691" w:rsidRDefault="00676979" w:rsidP="001920A5">
                      <w:pPr>
                        <w:pStyle w:val="ListParagraph"/>
                        <w:numPr>
                          <w:ilvl w:val="0"/>
                          <w:numId w:val="40"/>
                        </w:numPr>
                        <w:spacing w:before="0" w:line="276" w:lineRule="auto"/>
                        <w:jc w:val="both"/>
                        <w:rPr>
                          <w:rFonts w:ascii="Calibri" w:eastAsia="Calibri" w:hAnsi="Calibri" w:cs="Calibri"/>
                        </w:rPr>
                      </w:pPr>
                      <w:r>
                        <w:rPr>
                          <w:b/>
                        </w:rPr>
                        <w:t xml:space="preserve">US Climate and Health Assessment - </w:t>
                      </w:r>
                      <w:r w:rsidRPr="00403EF1">
                        <w:rPr>
                          <w:b/>
                        </w:rPr>
                        <w:t>The Impacts of Climate Change on Human Health</w:t>
                      </w:r>
                      <w:r>
                        <w:rPr>
                          <w:b/>
                        </w:rPr>
                        <w:t xml:space="preserve"> </w:t>
                      </w:r>
                      <w:r w:rsidRPr="00403EF1">
                        <w:rPr>
                          <w:b/>
                        </w:rPr>
                        <w:t>in the United States: A Scientific Assessment</w:t>
                      </w:r>
                      <w:r>
                        <w:rPr>
                          <w:b/>
                        </w:rPr>
                        <w:t>:</w:t>
                      </w:r>
                      <w:r>
                        <w:t xml:space="preserve"> </w:t>
                      </w:r>
                      <w:r w:rsidRPr="00614691">
                        <w:rPr>
                          <w:rFonts w:ascii="Calibri" w:eastAsia="Calibri" w:hAnsi="Calibri" w:cs="Calibri"/>
                        </w:rPr>
                        <w:t>This assessment provides ‘a comprehensive, evidence-based, and, where possible, quantitative estimation of observed and projected climate change related health impacts in the United States. The Assessment has been developed to inform public health officials, urban and disaster response planners, decision makers, and other stakeholders within and outside of government who are interested in better understanding the risks climate change presents to human health.’ Its methodology is comprehensively described and can be used as guidance in conducting a new assessment.</w:t>
                      </w:r>
                    </w:p>
                    <w:p w14:paraId="46E26EA7" w14:textId="34BC38CB" w:rsidR="00676979" w:rsidRDefault="00662045" w:rsidP="00403EF1">
                      <w:pPr>
                        <w:spacing w:before="0" w:line="276" w:lineRule="auto"/>
                        <w:ind w:firstLine="720"/>
                      </w:pPr>
                      <w:hyperlink r:id="rId48" w:history="1">
                        <w:r w:rsidR="00676979" w:rsidRPr="0041335F">
                          <w:rPr>
                            <w:rStyle w:val="Hyperlink"/>
                          </w:rPr>
                          <w:t>https://health2016.globalchange.gov/</w:t>
                        </w:r>
                      </w:hyperlink>
                    </w:p>
                    <w:p w14:paraId="7A5ADF54" w14:textId="77777777" w:rsidR="00676979" w:rsidRPr="00403EF1" w:rsidRDefault="00676979" w:rsidP="00403EF1">
                      <w:pPr>
                        <w:spacing w:before="0" w:line="276" w:lineRule="auto"/>
                        <w:rPr>
                          <w:rStyle w:val="Hyperlink"/>
                          <w:color w:val="auto"/>
                          <w:u w:val="none"/>
                        </w:rPr>
                      </w:pPr>
                    </w:p>
                  </w:txbxContent>
                </v:textbox>
                <w10:anchorlock/>
              </v:shape>
            </w:pict>
          </mc:Fallback>
        </mc:AlternateContent>
      </w:r>
      <w:r w:rsidRPr="003F79C3">
        <w:rPr>
          <w:noProof/>
          <w:lang w:val="en-US" w:eastAsia="zh-CN"/>
        </w:rPr>
        <w:lastRenderedPageBreak/>
        <mc:AlternateContent>
          <mc:Choice Requires="wps">
            <w:drawing>
              <wp:inline distT="0" distB="0" distL="0" distR="0" wp14:anchorId="74EC60E7" wp14:editId="79035403">
                <wp:extent cx="6116320" cy="4210493"/>
                <wp:effectExtent l="0" t="0" r="17780" b="19050"/>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4210493"/>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117C52BE" w14:textId="02193445" w:rsidR="00676979" w:rsidRPr="00D10B0C" w:rsidRDefault="00676979"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 (continued)</w:t>
                            </w:r>
                          </w:p>
                          <w:p w14:paraId="697F0196" w14:textId="77777777" w:rsidR="00676979" w:rsidRPr="00705CDD" w:rsidRDefault="00676979" w:rsidP="00C1029D">
                            <w:pPr>
                              <w:spacing w:before="0" w:line="276" w:lineRule="auto"/>
                              <w:rPr>
                                <w:b/>
                              </w:rPr>
                            </w:pPr>
                          </w:p>
                          <w:p w14:paraId="0A2E828D" w14:textId="77777777" w:rsidR="00676979" w:rsidRDefault="00676979" w:rsidP="001920A5">
                            <w:pPr>
                              <w:pStyle w:val="ListParagraph"/>
                              <w:numPr>
                                <w:ilvl w:val="0"/>
                                <w:numId w:val="32"/>
                              </w:numPr>
                              <w:spacing w:before="0" w:line="276" w:lineRule="auto"/>
                              <w:jc w:val="both"/>
                            </w:pPr>
                            <w:r w:rsidRPr="00705CDD">
                              <w:rPr>
                                <w:rStyle w:val="Hyperlink"/>
                                <w:b/>
                                <w:color w:val="auto"/>
                                <w:u w:val="none"/>
                              </w:rPr>
                              <w:t xml:space="preserve">GIS Climate Change Scenarios – Climate Inspector: </w:t>
                            </w:r>
                            <w:r w:rsidRPr="00705CDD">
                              <w:t>The Climate Inspector is an interactive web application which expands GIS mapping and graphing capabilities to visualize possible temperature and precipitation changes throughout the 21st century. The maps and graphs are generated from a large dataset of climate simulations by the NCAR Community Climate System Model (CCSM4). These simulations were prepared for</w:t>
                            </w:r>
                            <w:r>
                              <w:t xml:space="preserve"> </w:t>
                            </w:r>
                            <w:r w:rsidRPr="00705CDD">
                              <w:t>the 5th Assessment Report of the Intergovernmental Panel on Climate Change.</w:t>
                            </w:r>
                          </w:p>
                          <w:p w14:paraId="09D376EA" w14:textId="4FBAEB70" w:rsidR="00676979" w:rsidRPr="00C1029D" w:rsidRDefault="00662045" w:rsidP="00403EF1">
                            <w:pPr>
                              <w:pStyle w:val="ListParagraph"/>
                              <w:spacing w:before="0" w:line="276" w:lineRule="auto"/>
                              <w:rPr>
                                <w:rStyle w:val="Hyperlink"/>
                                <w:color w:val="auto"/>
                                <w:u w:val="none"/>
                              </w:rPr>
                            </w:pPr>
                            <w:hyperlink r:id="rId49" w:history="1">
                              <w:r w:rsidR="00676979" w:rsidRPr="00C1029D">
                                <w:rPr>
                                  <w:rStyle w:val="Hyperlink"/>
                                </w:rPr>
                                <w:t>https://gisclimatechange.ucar.edu/inspector</w:t>
                              </w:r>
                            </w:hyperlink>
                          </w:p>
                          <w:p w14:paraId="7D89D225" w14:textId="069E814F" w:rsidR="00676979" w:rsidRDefault="00676979" w:rsidP="00403EF1">
                            <w:pPr>
                              <w:pStyle w:val="ListParagraph"/>
                              <w:spacing w:before="0" w:line="276" w:lineRule="auto"/>
                              <w:rPr>
                                <w:b/>
                                <w:bCs/>
                                <w:lang w:val="en-US"/>
                              </w:rPr>
                            </w:pPr>
                          </w:p>
                          <w:p w14:paraId="3F97297C" w14:textId="77777777" w:rsidR="00676979" w:rsidRDefault="00676979" w:rsidP="001920A5">
                            <w:pPr>
                              <w:pStyle w:val="NormalWeb"/>
                              <w:numPr>
                                <w:ilvl w:val="0"/>
                                <w:numId w:val="33"/>
                              </w:numPr>
                              <w:spacing w:before="0" w:beforeAutospacing="0" w:after="0" w:afterAutospacing="0"/>
                              <w:jc w:val="both"/>
                            </w:pPr>
                            <w:r w:rsidRPr="00C1029D">
                              <w:rPr>
                                <w:b/>
                                <w:bCs/>
                              </w:rPr>
                              <w:t>CanVis</w:t>
                            </w:r>
                            <w:r w:rsidRPr="00705CDD">
                              <w:rPr>
                                <w:rStyle w:val="Strong"/>
                                <w:sz w:val="20"/>
                              </w:rPr>
                              <w:t>: </w:t>
                            </w:r>
                            <w:r w:rsidRPr="00705CDD">
                              <w:t xml:space="preserve">This software gives users an opportunity to modify maps and photos of a campus or facility to visualize impacts of projected sea level rise. This downloadable photo-editing program gives users the power to generate “after” pictures illustrating possible futures. </w:t>
                            </w:r>
                          </w:p>
                          <w:p w14:paraId="12A2BACB" w14:textId="49815EE8" w:rsidR="00676979" w:rsidRDefault="00662045" w:rsidP="00403EF1">
                            <w:pPr>
                              <w:pStyle w:val="NormalWeb"/>
                              <w:spacing w:before="0" w:beforeAutospacing="0" w:after="0" w:afterAutospacing="0"/>
                              <w:ind w:left="720"/>
                            </w:pPr>
                            <w:hyperlink r:id="rId50" w:history="1">
                              <w:r w:rsidR="00676979" w:rsidRPr="00C07A9D">
                                <w:rPr>
                                  <w:rStyle w:val="Hyperlink"/>
                                </w:rPr>
                                <w:t>http://toolkit.climate.gov/tool/canvis</w:t>
                              </w:r>
                            </w:hyperlink>
                            <w:r w:rsidR="00676979">
                              <w:t xml:space="preserve"> </w:t>
                            </w:r>
                          </w:p>
                          <w:p w14:paraId="07E4AEFA" w14:textId="0E205A22" w:rsidR="00676979" w:rsidRDefault="00662045" w:rsidP="00403EF1">
                            <w:pPr>
                              <w:pStyle w:val="NormalWeb"/>
                              <w:spacing w:before="0" w:beforeAutospacing="0" w:after="0" w:afterAutospacing="0"/>
                              <w:ind w:left="720"/>
                            </w:pPr>
                            <w:hyperlink r:id="rId51" w:history="1">
                              <w:r w:rsidR="00676979" w:rsidRPr="00705CDD">
                                <w:rPr>
                                  <w:rStyle w:val="Hyperlink"/>
                                </w:rPr>
                                <w:t>https://coast.noaa.gov/digitalcoast/tools/canvis</w:t>
                              </w:r>
                            </w:hyperlink>
                          </w:p>
                          <w:p w14:paraId="2B4FC9CE" w14:textId="77777777" w:rsidR="00676979" w:rsidRDefault="00676979" w:rsidP="00403EF1">
                            <w:pPr>
                              <w:pStyle w:val="ListParagraph"/>
                              <w:spacing w:before="0" w:line="276" w:lineRule="auto"/>
                              <w:rPr>
                                <w:b/>
                                <w:bCs/>
                                <w:lang w:val="en-US"/>
                              </w:rPr>
                            </w:pPr>
                          </w:p>
                          <w:p w14:paraId="486CCB08" w14:textId="53C32CAC" w:rsidR="00676979" w:rsidRPr="00C1029D" w:rsidRDefault="00676979" w:rsidP="001920A5">
                            <w:pPr>
                              <w:pStyle w:val="ListParagraph"/>
                              <w:numPr>
                                <w:ilvl w:val="0"/>
                                <w:numId w:val="33"/>
                              </w:numPr>
                              <w:spacing w:before="0" w:line="276" w:lineRule="auto"/>
                              <w:jc w:val="both"/>
                              <w:rPr>
                                <w:b/>
                                <w:bCs/>
                                <w:lang w:val="en-US"/>
                              </w:rPr>
                            </w:pPr>
                            <w:r w:rsidRPr="00705CDD">
                              <w:rPr>
                                <w:b/>
                                <w:bCs/>
                                <w:lang w:val="en-US"/>
                              </w:rPr>
                              <w:t xml:space="preserve">Checklists for Sustainable and Climate-Resilient </w:t>
                            </w:r>
                            <w:r>
                              <w:rPr>
                                <w:b/>
                                <w:bCs/>
                                <w:lang w:val="en-US"/>
                              </w:rPr>
                              <w:t xml:space="preserve">Health </w:t>
                            </w:r>
                            <w:r w:rsidRPr="00705CDD">
                              <w:rPr>
                                <w:b/>
                                <w:bCs/>
                                <w:lang w:val="en-US"/>
                              </w:rPr>
                              <w:t xml:space="preserve">Facilities: </w:t>
                            </w:r>
                            <w:r w:rsidRPr="00705CDD">
                              <w:t>This Toolkit contains a set of introductory checklists for each of the five elements of climate resilience. These checklists can assist health care organizations in assessing climate-related infrastructure and care-delivery vulnerabilities at both a system and facility level.</w:t>
                            </w:r>
                          </w:p>
                          <w:p w14:paraId="10B5CF32" w14:textId="77777777" w:rsidR="00676979" w:rsidRPr="00C1029D" w:rsidRDefault="00662045" w:rsidP="00C1029D">
                            <w:pPr>
                              <w:pStyle w:val="ListParagraph"/>
                              <w:spacing w:before="0" w:line="276" w:lineRule="auto"/>
                              <w:rPr>
                                <w:bCs/>
                                <w:lang w:val="en-US"/>
                              </w:rPr>
                            </w:pPr>
                            <w:hyperlink r:id="rId52" w:history="1">
                              <w:r w:rsidR="00676979" w:rsidRPr="00C1029D">
                                <w:rPr>
                                  <w:rStyle w:val="Hyperlink"/>
                                  <w:bCs/>
                                  <w:lang w:val="en-US"/>
                                </w:rPr>
                                <w:t>https://toolkit.climate.gov/topics/human-health/building-climate-resilience-health-sector</w:t>
                              </w:r>
                            </w:hyperlink>
                            <w:r w:rsidR="00676979" w:rsidRPr="00C1029D">
                              <w:rPr>
                                <w:bCs/>
                                <w:lang w:val="en-US"/>
                              </w:rPr>
                              <w:t xml:space="preserve"> </w:t>
                            </w:r>
                          </w:p>
                        </w:txbxContent>
                      </wps:txbx>
                      <wps:bodyPr rot="0" vert="horz" wrap="square" lIns="91440" tIns="45720" rIns="91440" bIns="45720" anchor="ctr" anchorCtr="0" upright="1">
                        <a:noAutofit/>
                      </wps:bodyPr>
                    </wps:wsp>
                  </a:graphicData>
                </a:graphic>
              </wp:inline>
            </w:drawing>
          </mc:Choice>
          <mc:Fallback>
            <w:pict>
              <v:shape id="Text Box 14" o:spid="_x0000_s1077" type="#_x0000_t202" style="width:481.6pt;height:33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" fillcolor="white [3201]" strokecolor="#c0504d [3205]" strokeweight="2pt">
                <v:textbox>
                  <w:txbxContent>
                    <w:p w14:paraId="117C52BE" w14:textId="02193445" w:rsidR="00B82D24" w:rsidRPr="00D10B0C" w:rsidRDefault="00B82D24" w:rsidP="002A5729">
                      <w:pPr>
                        <w:pStyle w:val="Title"/>
                        <w:rPr>
                          <w:rStyle w:val="Strong"/>
                          <w:color w:val="C0504D" w:themeColor="accent2"/>
                        </w:rPr>
                      </w:pPr>
                      <w:r w:rsidRPr="00D10B0C">
                        <w:rPr>
                          <w:rStyle w:val="Strong"/>
                          <w:color w:val="C0504D" w:themeColor="accent2"/>
                        </w:rPr>
                        <w:t xml:space="preserve">BOX </w:t>
                      </w:r>
                      <w:r>
                        <w:rPr>
                          <w:rStyle w:val="Strong"/>
                          <w:color w:val="C0504D" w:themeColor="accent2"/>
                        </w:rPr>
                        <w:t>7</w:t>
                      </w:r>
                      <w:r w:rsidRPr="00D10B0C">
                        <w:rPr>
                          <w:rStyle w:val="Strong"/>
                          <w:color w:val="C0504D" w:themeColor="accent2"/>
                        </w:rPr>
                        <w:t>: Useful Resources (continued)</w:t>
                      </w:r>
                    </w:p>
                    <w:p w14:paraId="697F0196" w14:textId="77777777" w:rsidR="00B82D24" w:rsidRPr="00705CDD" w:rsidRDefault="00B82D24" w:rsidP="00C1029D">
                      <w:pPr>
                        <w:spacing w:before="0" w:line="276" w:lineRule="auto"/>
                        <w:rPr>
                          <w:b/>
                        </w:rPr>
                      </w:pPr>
                    </w:p>
                    <w:p w14:paraId="0A2E828D" w14:textId="77777777" w:rsidR="00B82D24" w:rsidRDefault="00B82D24" w:rsidP="001920A5">
                      <w:pPr>
                        <w:pStyle w:val="ListParagraph"/>
                        <w:numPr>
                          <w:ilvl w:val="0"/>
                          <w:numId w:val="32"/>
                        </w:numPr>
                        <w:spacing w:before="0" w:line="276" w:lineRule="auto"/>
                        <w:jc w:val="both"/>
                      </w:pPr>
                      <w:r w:rsidRPr="00705CDD">
                        <w:rPr>
                          <w:rStyle w:val="Hyperlink"/>
                          <w:b/>
                          <w:color w:val="auto"/>
                          <w:u w:val="none"/>
                        </w:rPr>
                        <w:t xml:space="preserve">GIS Climate Change Scenarios – Climate Inspector: </w:t>
                      </w:r>
                      <w:r w:rsidRPr="00705CDD">
                        <w:t>The Climate Inspector is an interactive web application which expands GIS mapping and graphing capabilities to visualize possible temperature and precipitation changes throughout the 21st century. The maps and graphs are generated from a large dataset of climate simulations by the NCAR Community Climate System Model (CCSM4). These simulations were prepared for</w:t>
                      </w:r>
                      <w:r>
                        <w:t xml:space="preserve"> </w:t>
                      </w:r>
                      <w:r w:rsidRPr="00705CDD">
                        <w:t>the 5th Assessment Report of the Intergovernmental Panel on Climate Change.</w:t>
                      </w:r>
                    </w:p>
                    <w:p w14:paraId="09D376EA" w14:textId="4FBAEB70" w:rsidR="00B82D24" w:rsidRPr="00C1029D" w:rsidRDefault="00B82D24" w:rsidP="00403EF1">
                      <w:pPr>
                        <w:pStyle w:val="ListParagraph"/>
                        <w:spacing w:before="0" w:line="276" w:lineRule="auto"/>
                        <w:rPr>
                          <w:rStyle w:val="Hyperlink"/>
                          <w:color w:val="auto"/>
                          <w:u w:val="none"/>
                        </w:rPr>
                      </w:pPr>
                      <w:hyperlink r:id="rId54" w:history="1">
                        <w:r w:rsidRPr="00C1029D">
                          <w:rPr>
                            <w:rStyle w:val="Hyperlink"/>
                          </w:rPr>
                          <w:t>https://gisclimatechange.ucar.edu/inspector</w:t>
                        </w:r>
                      </w:hyperlink>
                    </w:p>
                    <w:p w14:paraId="7D89D225" w14:textId="069E814F" w:rsidR="00B82D24" w:rsidRDefault="00B82D24" w:rsidP="00403EF1">
                      <w:pPr>
                        <w:pStyle w:val="ListParagraph"/>
                        <w:spacing w:before="0" w:line="276" w:lineRule="auto"/>
                        <w:rPr>
                          <w:b/>
                          <w:bCs/>
                          <w:lang w:val="en-US"/>
                        </w:rPr>
                      </w:pPr>
                    </w:p>
                    <w:p w14:paraId="3F97297C" w14:textId="77777777" w:rsidR="00B82D24" w:rsidRDefault="00B82D24" w:rsidP="001920A5">
                      <w:pPr>
                        <w:pStyle w:val="NormalWeb"/>
                        <w:numPr>
                          <w:ilvl w:val="0"/>
                          <w:numId w:val="33"/>
                        </w:numPr>
                        <w:spacing w:before="0" w:beforeAutospacing="0" w:after="0" w:afterAutospacing="0"/>
                        <w:jc w:val="both"/>
                      </w:pPr>
                      <w:r w:rsidRPr="00C1029D">
                        <w:rPr>
                          <w:b/>
                          <w:bCs/>
                        </w:rPr>
                        <w:t>CanVis</w:t>
                      </w:r>
                      <w:r w:rsidRPr="00705CDD">
                        <w:rPr>
                          <w:rStyle w:val="Strong"/>
                          <w:sz w:val="20"/>
                        </w:rPr>
                        <w:t>: </w:t>
                      </w:r>
                      <w:r w:rsidRPr="00705CDD">
                        <w:t xml:space="preserve">This software gives users an opportunity to modify maps and photos of a campus or facility to visualize impacts of projected sea level rise. This downloadable photo-editing program gives users the power to generate “after” pictures illustrating possible futures. </w:t>
                      </w:r>
                    </w:p>
                    <w:p w14:paraId="12A2BACB" w14:textId="49815EE8" w:rsidR="00B82D24" w:rsidRDefault="00B82D24" w:rsidP="00403EF1">
                      <w:pPr>
                        <w:pStyle w:val="NormalWeb"/>
                        <w:spacing w:before="0" w:beforeAutospacing="0" w:after="0" w:afterAutospacing="0"/>
                        <w:ind w:left="720"/>
                      </w:pPr>
                      <w:hyperlink r:id="rId55" w:history="1">
                        <w:r w:rsidRPr="00C07A9D">
                          <w:rPr>
                            <w:rStyle w:val="Hyperlink"/>
                          </w:rPr>
                          <w:t>http://toolkit.climate.gov/tool/canvis</w:t>
                        </w:r>
                      </w:hyperlink>
                      <w:r>
                        <w:t xml:space="preserve"> </w:t>
                      </w:r>
                    </w:p>
                    <w:p w14:paraId="07E4AEFA" w14:textId="0E205A22" w:rsidR="00B82D24" w:rsidRDefault="00B82D24" w:rsidP="00403EF1">
                      <w:pPr>
                        <w:pStyle w:val="NormalWeb"/>
                        <w:spacing w:before="0" w:beforeAutospacing="0" w:after="0" w:afterAutospacing="0"/>
                        <w:ind w:left="720"/>
                      </w:pPr>
                      <w:hyperlink r:id="rId56" w:history="1">
                        <w:r w:rsidRPr="00705CDD">
                          <w:rPr>
                            <w:rStyle w:val="Hyperlink"/>
                          </w:rPr>
                          <w:t>https://coast.noaa.gov/digitalcoast/tools/canvis</w:t>
                        </w:r>
                      </w:hyperlink>
                    </w:p>
                    <w:p w14:paraId="2B4FC9CE" w14:textId="77777777" w:rsidR="00B82D24" w:rsidRDefault="00B82D24" w:rsidP="00403EF1">
                      <w:pPr>
                        <w:pStyle w:val="ListParagraph"/>
                        <w:spacing w:before="0" w:line="276" w:lineRule="auto"/>
                        <w:rPr>
                          <w:b/>
                          <w:bCs/>
                          <w:lang w:val="en-US"/>
                        </w:rPr>
                      </w:pPr>
                    </w:p>
                    <w:p w14:paraId="486CCB08" w14:textId="53C32CAC" w:rsidR="00B82D24" w:rsidRPr="00C1029D" w:rsidRDefault="00B82D24" w:rsidP="001920A5">
                      <w:pPr>
                        <w:pStyle w:val="ListParagraph"/>
                        <w:numPr>
                          <w:ilvl w:val="0"/>
                          <w:numId w:val="33"/>
                        </w:numPr>
                        <w:spacing w:before="0" w:line="276" w:lineRule="auto"/>
                        <w:jc w:val="both"/>
                        <w:rPr>
                          <w:b/>
                          <w:bCs/>
                          <w:lang w:val="en-US"/>
                        </w:rPr>
                      </w:pPr>
                      <w:r w:rsidRPr="00705CDD">
                        <w:rPr>
                          <w:b/>
                          <w:bCs/>
                          <w:lang w:val="en-US"/>
                        </w:rPr>
                        <w:t xml:space="preserve">Checklists for Sustainable and Climate-Resilient </w:t>
                      </w:r>
                      <w:r>
                        <w:rPr>
                          <w:b/>
                          <w:bCs/>
                          <w:lang w:val="en-US"/>
                        </w:rPr>
                        <w:t xml:space="preserve">Health </w:t>
                      </w:r>
                      <w:r w:rsidRPr="00705CDD">
                        <w:rPr>
                          <w:b/>
                          <w:bCs/>
                          <w:lang w:val="en-US"/>
                        </w:rPr>
                        <w:t xml:space="preserve">Facilities: </w:t>
                      </w:r>
                      <w:r w:rsidRPr="00705CDD">
                        <w:t>This Toolkit contains a set of introductory checklists for each of the five elements of climate resilience. These checklists can assist health care organizations in assessing climate-related infrastructure and care-delivery vulnerabilities at both a system and facility level.</w:t>
                      </w:r>
                    </w:p>
                    <w:p w14:paraId="10B5CF32" w14:textId="77777777" w:rsidR="00B82D24" w:rsidRPr="00C1029D" w:rsidRDefault="00B82D24" w:rsidP="00C1029D">
                      <w:pPr>
                        <w:pStyle w:val="ListParagraph"/>
                        <w:spacing w:before="0" w:line="276" w:lineRule="auto"/>
                        <w:rPr>
                          <w:bCs/>
                          <w:lang w:val="en-US"/>
                        </w:rPr>
                      </w:pPr>
                      <w:hyperlink r:id="rId57" w:history="1">
                        <w:r w:rsidRPr="00C1029D">
                          <w:rPr>
                            <w:rStyle w:val="Hyperlink"/>
                            <w:bCs/>
                            <w:lang w:val="en-US"/>
                          </w:rPr>
                          <w:t>https://toolkit.climate.gov/topics/human-health/building-climate-resilience-health-sector</w:t>
                        </w:r>
                      </w:hyperlink>
                      <w:r w:rsidRPr="00C1029D">
                        <w:rPr>
                          <w:bCs/>
                          <w:lang w:val="en-US"/>
                        </w:rPr>
                        <w:t xml:space="preserve"> </w:t>
                      </w:r>
                    </w:p>
                  </w:txbxContent>
                </v:textbox>
                <w10:anchorlock/>
              </v:shape>
            </w:pict>
          </mc:Fallback>
        </mc:AlternateContent>
      </w:r>
    </w:p>
    <w:p w14:paraId="393431CD" w14:textId="77777777" w:rsidR="00C1029D" w:rsidRPr="003F79C3" w:rsidRDefault="00C1029D" w:rsidP="00C1029D">
      <w:pPr>
        <w:rPr>
          <w:lang w:val="en-US"/>
        </w:rPr>
      </w:pPr>
    </w:p>
    <w:p w14:paraId="78F229E2" w14:textId="77777777" w:rsidR="003147C7" w:rsidRPr="003F79C3" w:rsidRDefault="003147C7">
      <w:pPr>
        <w:spacing w:before="200" w:after="200" w:line="276" w:lineRule="auto"/>
        <w:rPr>
          <w:b/>
          <w:bCs/>
          <w:spacing w:val="15"/>
          <w:sz w:val="28"/>
          <w:szCs w:val="22"/>
          <w:lang w:val="en-US"/>
        </w:rPr>
      </w:pPr>
      <w:r w:rsidRPr="003F79C3">
        <w:rPr>
          <w:lang w:val="en-US"/>
        </w:rPr>
        <w:br w:type="page"/>
      </w:r>
    </w:p>
    <w:p w14:paraId="700E70C5" w14:textId="07A0669D" w:rsidR="005E4BFE"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54496" behindDoc="1" locked="0" layoutInCell="1" allowOverlap="1" wp14:anchorId="2B4E6FE3" wp14:editId="4879E704">
                <wp:simplePos x="0" y="0"/>
                <wp:positionH relativeFrom="margin">
                  <wp:posOffset>0</wp:posOffset>
                </wp:positionH>
                <wp:positionV relativeFrom="paragraph">
                  <wp:posOffset>-12700</wp:posOffset>
                </wp:positionV>
                <wp:extent cx="6123940" cy="248920"/>
                <wp:effectExtent l="0" t="0" r="0" b="0"/>
                <wp:wrapNone/>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248920"/>
                        </a:xfrm>
                        <a:prstGeom prst="rect">
                          <a:avLst/>
                        </a:prstGeom>
                        <a:solidFill>
                          <a:schemeClr val="accent3">
                            <a:lumMod val="40000"/>
                            <a:lumOff val="60000"/>
                          </a:schemeClr>
                        </a:solidFill>
                        <a:ln w="38100" cap="flat" cmpd="sng" algn="ctr">
                          <a:noFill/>
                          <a:prstDash val="solid"/>
                        </a:ln>
                        <a:effectLst/>
                        <a:extLst/>
                      </wps:spPr>
                      <wps:txbx>
                        <w:txbxContent>
                          <w:p w14:paraId="3B258FCF"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8" o:spid="_x0000_s1078" type="#_x0000_t202" style="position:absolute;left:0;text-align:left;margin-left:0;margin-top:-1pt;width:482.2pt;height:19.6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" fillcolor="#d6e3bc [1302]" stroked="f" strokeweight="3pt">
                <v:path arrowok="t"/>
                <v:textbox>
                  <w:txbxContent>
                    <w:p w14:paraId="3B258FCF"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002B4248" w:rsidRPr="003F79C3">
        <w:rPr>
          <w:lang w:val="en-US"/>
        </w:rPr>
        <w:t>Step 3: Project Future Health Risks</w:t>
      </w:r>
    </w:p>
    <w:p w14:paraId="75092CED" w14:textId="77777777" w:rsidR="00D56500" w:rsidRPr="003F79C3" w:rsidRDefault="00D56500" w:rsidP="00A031CD">
      <w:pPr>
        <w:spacing w:before="0"/>
        <w:rPr>
          <w:rStyle w:val="Strong"/>
          <w:lang w:val="en-US"/>
        </w:rPr>
      </w:pPr>
    </w:p>
    <w:p w14:paraId="7C0D6792" w14:textId="77777777" w:rsidR="005E4BFE" w:rsidRPr="003F79C3" w:rsidRDefault="005E4BFE" w:rsidP="000E1424">
      <w:pPr>
        <w:spacing w:before="0"/>
        <w:ind w:left="1701"/>
        <w:rPr>
          <w:rStyle w:val="Strong"/>
          <w:color w:val="9BBB59" w:themeColor="accent3"/>
          <w:lang w:val="en-US"/>
        </w:rPr>
      </w:pPr>
      <w:r w:rsidRPr="003F79C3">
        <w:rPr>
          <w:rStyle w:val="Strong"/>
          <w:color w:val="9BBB59" w:themeColor="accent3"/>
          <w:lang w:val="en-US"/>
        </w:rPr>
        <w:t>Step 3: Overview</w:t>
      </w:r>
    </w:p>
    <w:p w14:paraId="294B4666" w14:textId="77777777" w:rsidR="005E4BFE" w:rsidRPr="003F79C3" w:rsidRDefault="005E4BFE" w:rsidP="000E1424">
      <w:pPr>
        <w:ind w:left="1701"/>
        <w:jc w:val="both"/>
        <w:rPr>
          <w:lang w:val="en-US"/>
        </w:rPr>
      </w:pPr>
      <w:r w:rsidRPr="003F79C3">
        <w:rPr>
          <w:lang w:val="en-US"/>
        </w:rPr>
        <w:t>This step requires consideration of how the current magnitude and pattern of climate-sensitive health burdens could change in a changing climate.  For this step, build on information that was collected in Step 2</w:t>
      </w:r>
      <w:r w:rsidR="00AD4AEE" w:rsidRPr="003F79C3">
        <w:rPr>
          <w:lang w:val="en-US"/>
        </w:rPr>
        <w:t>c</w:t>
      </w:r>
      <w:r w:rsidRPr="003F79C3">
        <w:rPr>
          <w:lang w:val="en-US"/>
        </w:rPr>
        <w:t xml:space="preserve"> (refer to the Estimating Current Relationships template).</w:t>
      </w:r>
    </w:p>
    <w:p w14:paraId="47D8825C" w14:textId="77777777" w:rsidR="002B4248" w:rsidRPr="003F79C3" w:rsidRDefault="002B4248" w:rsidP="000E1424">
      <w:pPr>
        <w:spacing w:before="0"/>
        <w:ind w:left="1701"/>
        <w:jc w:val="both"/>
        <w:rPr>
          <w:rStyle w:val="Strong"/>
          <w:lang w:val="en-US"/>
        </w:rPr>
      </w:pPr>
    </w:p>
    <w:p w14:paraId="580DCBF4" w14:textId="77777777" w:rsidR="005E4BFE" w:rsidRPr="003F79C3" w:rsidRDefault="005E4BFE" w:rsidP="000E1424">
      <w:pPr>
        <w:spacing w:before="0"/>
        <w:ind w:left="1701"/>
        <w:jc w:val="both"/>
        <w:rPr>
          <w:rStyle w:val="Strong"/>
          <w:color w:val="9BBB59" w:themeColor="accent3"/>
          <w:lang w:val="en-US"/>
        </w:rPr>
      </w:pPr>
      <w:r w:rsidRPr="003F79C3">
        <w:rPr>
          <w:rStyle w:val="Strong"/>
          <w:color w:val="9BBB59" w:themeColor="accent3"/>
          <w:lang w:val="en-US"/>
        </w:rPr>
        <w:t>Step 3a: Review Qualitative and Quantitative Information</w:t>
      </w:r>
    </w:p>
    <w:p w14:paraId="245622E3" w14:textId="77777777" w:rsidR="005E4BFE" w:rsidRPr="003F79C3" w:rsidRDefault="005E4BFE" w:rsidP="000E1424">
      <w:pPr>
        <w:ind w:left="1701"/>
        <w:jc w:val="both"/>
        <w:rPr>
          <w:lang w:val="en-US"/>
        </w:rPr>
      </w:pPr>
      <w:r w:rsidRPr="003F79C3">
        <w:rPr>
          <w:lang w:val="en-US"/>
        </w:rPr>
        <w:t xml:space="preserve">Explore datasets, department documents, peer-reviewed publications, and internet sources to identify relevant information.  Collect information to answer questions about future health burdens from climate change such as: how could climate change affect </w:t>
      </w:r>
      <w:r w:rsidR="00AD4AEE" w:rsidRPr="003F79C3">
        <w:rPr>
          <w:lang w:val="en-US"/>
        </w:rPr>
        <w:t xml:space="preserve">the spread of vector-borne diseases </w:t>
      </w:r>
      <w:r w:rsidRPr="003F79C3">
        <w:rPr>
          <w:lang w:val="en-US"/>
        </w:rPr>
        <w:t xml:space="preserve">or the frequency, intensity, and duration of future heat events?  When information from the aforementioned sources is unavailable, seek insight from experts.  </w:t>
      </w:r>
    </w:p>
    <w:p w14:paraId="178530BD" w14:textId="77777777" w:rsidR="00CA5875" w:rsidRPr="003F79C3" w:rsidRDefault="00CA5875" w:rsidP="000E1424">
      <w:pPr>
        <w:spacing w:before="0"/>
        <w:ind w:left="1701"/>
        <w:jc w:val="both"/>
        <w:rPr>
          <w:rStyle w:val="Strong"/>
          <w:lang w:val="en-US"/>
        </w:rPr>
      </w:pPr>
    </w:p>
    <w:p w14:paraId="6BAB8711" w14:textId="40F8E5B3" w:rsidR="00CA5875" w:rsidRPr="003F79C3" w:rsidRDefault="00CA5875" w:rsidP="000E1424">
      <w:pPr>
        <w:spacing w:before="0"/>
        <w:ind w:left="1701"/>
        <w:jc w:val="both"/>
        <w:rPr>
          <w:rStyle w:val="Strong"/>
          <w:color w:val="9BBB59" w:themeColor="accent3"/>
          <w:lang w:val="en-US"/>
        </w:rPr>
      </w:pPr>
      <w:r w:rsidRPr="003F79C3">
        <w:rPr>
          <w:rStyle w:val="Strong"/>
          <w:color w:val="9BBB59" w:themeColor="accent3"/>
          <w:lang w:val="en-US"/>
        </w:rPr>
        <w:t xml:space="preserve">Step 3b: Describe </w:t>
      </w:r>
      <w:r w:rsidR="00AD4AEE" w:rsidRPr="003F79C3">
        <w:rPr>
          <w:rStyle w:val="Strong"/>
          <w:color w:val="9BBB59" w:themeColor="accent3"/>
          <w:lang w:val="en-US"/>
        </w:rPr>
        <w:t>C</w:t>
      </w:r>
      <w:r w:rsidRPr="003F79C3">
        <w:rPr>
          <w:rStyle w:val="Strong"/>
          <w:color w:val="9BBB59" w:themeColor="accent3"/>
          <w:lang w:val="en-US"/>
        </w:rPr>
        <w:t xml:space="preserve">urrent </w:t>
      </w:r>
      <w:r w:rsidR="00AD4AEE" w:rsidRPr="003F79C3">
        <w:rPr>
          <w:rStyle w:val="Strong"/>
          <w:color w:val="9BBB59" w:themeColor="accent3"/>
          <w:lang w:val="en-US"/>
        </w:rPr>
        <w:t>H</w:t>
      </w:r>
      <w:r w:rsidRPr="003F79C3">
        <w:rPr>
          <w:rStyle w:val="Strong"/>
          <w:color w:val="9BBB59" w:themeColor="accent3"/>
          <w:lang w:val="en-US"/>
        </w:rPr>
        <w:t xml:space="preserve">ealth </w:t>
      </w:r>
      <w:r w:rsidR="00AD4AEE" w:rsidRPr="003F79C3">
        <w:rPr>
          <w:rStyle w:val="Strong"/>
          <w:color w:val="9BBB59" w:themeColor="accent3"/>
          <w:lang w:val="en-US"/>
        </w:rPr>
        <w:t>R</w:t>
      </w:r>
      <w:r w:rsidRPr="003F79C3">
        <w:rPr>
          <w:rStyle w:val="Strong"/>
          <w:color w:val="9BBB59" w:themeColor="accent3"/>
          <w:lang w:val="en-US"/>
        </w:rPr>
        <w:t xml:space="preserve">isks and </w:t>
      </w:r>
      <w:r w:rsidR="00410B52">
        <w:rPr>
          <w:rStyle w:val="Strong"/>
          <w:color w:val="9BBB59" w:themeColor="accent3"/>
          <w:lang w:val="en-US"/>
        </w:rPr>
        <w:t>H</w:t>
      </w:r>
      <w:r w:rsidR="003F79C3" w:rsidRPr="003F79C3">
        <w:rPr>
          <w:rStyle w:val="Strong"/>
          <w:color w:val="9BBB59" w:themeColor="accent3"/>
          <w:lang w:val="en-US"/>
        </w:rPr>
        <w:t>ow</w:t>
      </w:r>
      <w:r w:rsidRPr="003F79C3">
        <w:rPr>
          <w:rStyle w:val="Strong"/>
          <w:color w:val="9BBB59" w:themeColor="accent3"/>
          <w:lang w:val="en-US"/>
        </w:rPr>
        <w:t xml:space="preserve"> </w:t>
      </w:r>
      <w:r w:rsidR="00410B52">
        <w:rPr>
          <w:rStyle w:val="Strong"/>
          <w:color w:val="9BBB59" w:themeColor="accent3"/>
          <w:lang w:val="en-US"/>
        </w:rPr>
        <w:t>T</w:t>
      </w:r>
      <w:r w:rsidR="003F79C3" w:rsidRPr="003F79C3">
        <w:rPr>
          <w:rStyle w:val="Strong"/>
          <w:color w:val="9BBB59" w:themeColor="accent3"/>
          <w:lang w:val="en-US"/>
        </w:rPr>
        <w:t>hey</w:t>
      </w:r>
      <w:r w:rsidRPr="003F79C3">
        <w:rPr>
          <w:rStyle w:val="Strong"/>
          <w:color w:val="9BBB59" w:themeColor="accent3"/>
          <w:lang w:val="en-US"/>
        </w:rPr>
        <w:t xml:space="preserve"> are </w:t>
      </w:r>
      <w:r w:rsidR="00410B52">
        <w:rPr>
          <w:rStyle w:val="Strong"/>
          <w:color w:val="9BBB59" w:themeColor="accent3"/>
          <w:lang w:val="en-US"/>
        </w:rPr>
        <w:t>E</w:t>
      </w:r>
      <w:r w:rsidR="003F79C3" w:rsidRPr="003F79C3">
        <w:rPr>
          <w:rStyle w:val="Strong"/>
          <w:color w:val="9BBB59" w:themeColor="accent3"/>
          <w:lang w:val="en-US"/>
        </w:rPr>
        <w:t>xpected</w:t>
      </w:r>
      <w:r w:rsidRPr="003F79C3">
        <w:rPr>
          <w:rStyle w:val="Strong"/>
          <w:color w:val="9BBB59" w:themeColor="accent3"/>
          <w:lang w:val="en-US"/>
        </w:rPr>
        <w:t xml:space="preserve"> to </w:t>
      </w:r>
      <w:r w:rsidR="00AD4AEE" w:rsidRPr="003F79C3">
        <w:rPr>
          <w:rStyle w:val="Strong"/>
          <w:color w:val="9BBB59" w:themeColor="accent3"/>
          <w:lang w:val="en-US"/>
        </w:rPr>
        <w:t>C</w:t>
      </w:r>
      <w:r w:rsidRPr="003F79C3">
        <w:rPr>
          <w:rStyle w:val="Strong"/>
          <w:color w:val="9BBB59" w:themeColor="accent3"/>
          <w:lang w:val="en-US"/>
        </w:rPr>
        <w:t xml:space="preserve">hange </w:t>
      </w:r>
      <w:r w:rsidR="00410B52">
        <w:rPr>
          <w:rStyle w:val="Strong"/>
          <w:color w:val="9BBB59" w:themeColor="accent3"/>
          <w:lang w:val="en-US"/>
        </w:rPr>
        <w:t>W</w:t>
      </w:r>
      <w:r w:rsidR="003F79C3" w:rsidRPr="003F79C3">
        <w:rPr>
          <w:rStyle w:val="Strong"/>
          <w:color w:val="9BBB59" w:themeColor="accent3"/>
          <w:lang w:val="en-US"/>
        </w:rPr>
        <w:t>ithout</w:t>
      </w:r>
      <w:r w:rsidRPr="003F79C3">
        <w:rPr>
          <w:rStyle w:val="Strong"/>
          <w:color w:val="9BBB59" w:themeColor="accent3"/>
          <w:lang w:val="en-US"/>
        </w:rPr>
        <w:t xml:space="preserve"> </w:t>
      </w:r>
      <w:r w:rsidR="00AD4AEE" w:rsidRPr="003F79C3">
        <w:rPr>
          <w:rStyle w:val="Strong"/>
          <w:color w:val="9BBB59" w:themeColor="accent3"/>
          <w:lang w:val="en-US"/>
        </w:rPr>
        <w:t>C</w:t>
      </w:r>
      <w:r w:rsidRPr="003F79C3">
        <w:rPr>
          <w:rStyle w:val="Strong"/>
          <w:color w:val="9BBB59" w:themeColor="accent3"/>
          <w:lang w:val="en-US"/>
        </w:rPr>
        <w:t xml:space="preserve">limate </w:t>
      </w:r>
      <w:r w:rsidR="00AD4AEE" w:rsidRPr="003F79C3">
        <w:rPr>
          <w:rStyle w:val="Strong"/>
          <w:color w:val="9BBB59" w:themeColor="accent3"/>
          <w:lang w:val="en-US"/>
        </w:rPr>
        <w:t>C</w:t>
      </w:r>
      <w:r w:rsidRPr="003F79C3">
        <w:rPr>
          <w:rStyle w:val="Strong"/>
          <w:color w:val="9BBB59" w:themeColor="accent3"/>
          <w:lang w:val="en-US"/>
        </w:rPr>
        <w:t>hange</w:t>
      </w:r>
    </w:p>
    <w:p w14:paraId="2E699129" w14:textId="2790DADF" w:rsidR="0073742E" w:rsidRPr="003F79C3" w:rsidRDefault="00CA5875" w:rsidP="000E1424">
      <w:pPr>
        <w:ind w:left="1701"/>
        <w:jc w:val="both"/>
        <w:rPr>
          <w:lang w:val="en-US"/>
        </w:rPr>
      </w:pPr>
      <w:r w:rsidRPr="003F79C3">
        <w:rPr>
          <w:lang w:val="en-US"/>
        </w:rPr>
        <w:t>Explore datasets to determine current health hazards irrespective of climate change. Social determinants of health that may also have an influence on climate-sensitive health outcomes, such as changes in demographics, socio</w:t>
      </w:r>
      <w:r w:rsidR="00410B52">
        <w:rPr>
          <w:lang w:val="en-US"/>
        </w:rPr>
        <w:t>-</w:t>
      </w:r>
      <w:r w:rsidRPr="003F79C3">
        <w:rPr>
          <w:lang w:val="en-US"/>
        </w:rPr>
        <w:t xml:space="preserve">economic development, poverty, or urbanization should be analyzed to </w:t>
      </w:r>
      <w:r w:rsidR="002B6983" w:rsidRPr="003F79C3">
        <w:rPr>
          <w:lang w:val="en-US"/>
        </w:rPr>
        <w:t xml:space="preserve">be able to avoid bias and better estimate the impact of climate change on health risks against a backdrop of </w:t>
      </w:r>
      <w:r w:rsidR="00AD4AEE" w:rsidRPr="003F79C3">
        <w:rPr>
          <w:lang w:val="en-US"/>
        </w:rPr>
        <w:t xml:space="preserve">other </w:t>
      </w:r>
      <w:r w:rsidR="002B6983" w:rsidRPr="003F79C3">
        <w:rPr>
          <w:lang w:val="en-US"/>
        </w:rPr>
        <w:t xml:space="preserve">risk drivers. </w:t>
      </w:r>
    </w:p>
    <w:p w14:paraId="22F2A0A5" w14:textId="77777777" w:rsidR="002B4248" w:rsidRPr="003F79C3" w:rsidRDefault="002B4248" w:rsidP="000E1424">
      <w:pPr>
        <w:spacing w:before="0"/>
        <w:ind w:left="1701"/>
        <w:jc w:val="both"/>
        <w:rPr>
          <w:rStyle w:val="Strong"/>
          <w:lang w:val="en-US"/>
        </w:rPr>
      </w:pPr>
    </w:p>
    <w:p w14:paraId="5109B01C" w14:textId="77777777" w:rsidR="005E4BFE" w:rsidRPr="003F79C3" w:rsidRDefault="000E1424" w:rsidP="000E1424">
      <w:pPr>
        <w:spacing w:before="0"/>
        <w:ind w:left="1701"/>
        <w:jc w:val="both"/>
        <w:rPr>
          <w:rStyle w:val="Strong"/>
          <w:color w:val="9BBB59" w:themeColor="accent3"/>
          <w:lang w:val="en-US"/>
        </w:rPr>
      </w:pPr>
      <w:r w:rsidRPr="003F79C3">
        <w:rPr>
          <w:rStyle w:val="Strong"/>
          <w:color w:val="9BBB59" w:themeColor="accent3"/>
          <w:lang w:val="en-US"/>
        </w:rPr>
        <w:t>Step 3c</w:t>
      </w:r>
      <w:r w:rsidR="005E4BFE" w:rsidRPr="003F79C3">
        <w:rPr>
          <w:rStyle w:val="Strong"/>
          <w:color w:val="9BBB59" w:themeColor="accent3"/>
          <w:lang w:val="en-US"/>
        </w:rPr>
        <w:t>:  Describe How Current Risks Could Change Under Different W</w:t>
      </w:r>
      <w:r w:rsidR="008A4456" w:rsidRPr="003F79C3">
        <w:rPr>
          <w:rStyle w:val="Strong"/>
          <w:color w:val="9BBB59" w:themeColor="accent3"/>
          <w:lang w:val="en-US"/>
        </w:rPr>
        <w:t>eather and Development P</w:t>
      </w:r>
      <w:r w:rsidR="00A240EC" w:rsidRPr="003F79C3">
        <w:rPr>
          <w:rStyle w:val="Strong"/>
          <w:color w:val="9BBB59" w:themeColor="accent3"/>
          <w:lang w:val="en-US"/>
        </w:rPr>
        <w:t>atterns</w:t>
      </w:r>
    </w:p>
    <w:p w14:paraId="7BB5F7A9" w14:textId="77777777" w:rsidR="005E4BFE" w:rsidRPr="003F79C3" w:rsidRDefault="005E4BFE" w:rsidP="000E1424">
      <w:pPr>
        <w:ind w:left="1701"/>
        <w:jc w:val="both"/>
        <w:rPr>
          <w:lang w:val="en-US"/>
        </w:rPr>
      </w:pPr>
      <w:r w:rsidRPr="003F79C3">
        <w:rPr>
          <w:lang w:val="en-US"/>
        </w:rPr>
        <w:t>Determine the time frame for projecting future health risks. Confidence in climate projections over the next few decades (up to 2040’s) is greatest.</w:t>
      </w:r>
    </w:p>
    <w:p w14:paraId="0EEB1844" w14:textId="7B29647D" w:rsidR="00D6336D" w:rsidRPr="003F79C3" w:rsidRDefault="005E4BFE" w:rsidP="000E1424">
      <w:pPr>
        <w:ind w:left="1701"/>
        <w:jc w:val="both"/>
        <w:rPr>
          <w:lang w:val="en-US"/>
        </w:rPr>
      </w:pPr>
      <w:r w:rsidRPr="003F79C3">
        <w:rPr>
          <w:lang w:val="en-US"/>
        </w:rPr>
        <w:t>To project future health risks, a common approach is to multiply current exposure-response relationships by the projected change in the relevant weather variable(s) over the time periods of interest.  This approach assumes that current vulnerability will remain the same over the coming decade</w:t>
      </w:r>
      <w:r w:rsidR="00410B52">
        <w:rPr>
          <w:lang w:val="en-US"/>
        </w:rPr>
        <w:t>,</w:t>
      </w:r>
      <w:r w:rsidRPr="003F79C3">
        <w:rPr>
          <w:lang w:val="en-US"/>
        </w:rPr>
        <w:t xml:space="preserve"> which is unlikely.  Vulnerability is expected to change as socio-economic and environmental factors change over time. Consider also how weather affects how climate-sensitive health risks evolve. Aim to estimate how morbidity and mortality of health outcomes could be altered by: (1) development patterns alone, (2) climate change alone, and (3) climate and development</w:t>
      </w:r>
      <w:r w:rsidR="00AD4AEE" w:rsidRPr="003F79C3">
        <w:rPr>
          <w:lang w:val="en-US"/>
        </w:rPr>
        <w:t>.</w:t>
      </w:r>
    </w:p>
    <w:p w14:paraId="6C0EA492" w14:textId="77777777" w:rsidR="005E4BFE" w:rsidRPr="003F79C3" w:rsidRDefault="005E4BFE" w:rsidP="000E1424">
      <w:pPr>
        <w:ind w:left="1701"/>
        <w:jc w:val="both"/>
        <w:rPr>
          <w:lang w:val="en-US"/>
        </w:rPr>
      </w:pPr>
      <w:r w:rsidRPr="003F79C3">
        <w:rPr>
          <w:lang w:val="en-US"/>
        </w:rPr>
        <w:t>Use the following approaches to obtain relevant information:</w:t>
      </w:r>
    </w:p>
    <w:p w14:paraId="08CC53E7" w14:textId="77777777" w:rsidR="005E4BFE" w:rsidRPr="003F79C3" w:rsidRDefault="005E4BFE" w:rsidP="001920A5">
      <w:pPr>
        <w:pStyle w:val="ListParagraph"/>
        <w:numPr>
          <w:ilvl w:val="0"/>
          <w:numId w:val="13"/>
        </w:numPr>
        <w:ind w:left="2160" w:hanging="459"/>
        <w:jc w:val="both"/>
        <w:rPr>
          <w:lang w:val="en-US"/>
        </w:rPr>
      </w:pPr>
      <w:r w:rsidRPr="003F79C3">
        <w:rPr>
          <w:lang w:val="en-US"/>
        </w:rPr>
        <w:t>Work with modeling experts to obtain quantitative projections of health risks.</w:t>
      </w:r>
      <w:r w:rsidR="00C36BC9" w:rsidRPr="003F79C3">
        <w:rPr>
          <w:lang w:val="en-US"/>
        </w:rPr>
        <w:t xml:space="preserve"> Experience has shown that these experts should be included early on in the assessment process to be able to outline data needs. </w:t>
      </w:r>
    </w:p>
    <w:p w14:paraId="21BB76E6" w14:textId="77777777" w:rsidR="005E4BFE" w:rsidRPr="003F79C3" w:rsidRDefault="005E4BFE" w:rsidP="001920A5">
      <w:pPr>
        <w:pStyle w:val="ListParagraph"/>
        <w:numPr>
          <w:ilvl w:val="0"/>
          <w:numId w:val="13"/>
        </w:numPr>
        <w:ind w:left="2160" w:hanging="459"/>
        <w:jc w:val="both"/>
        <w:rPr>
          <w:lang w:val="en-US"/>
        </w:rPr>
      </w:pPr>
      <w:r w:rsidRPr="003F79C3">
        <w:rPr>
          <w:lang w:val="en-US"/>
        </w:rPr>
        <w:t xml:space="preserve">Host an expert meeting with the goal of describing several possible development pathways over the next few decades, taking into consideration planned changes in policies and programs.  </w:t>
      </w:r>
    </w:p>
    <w:p w14:paraId="2FCD0EF3" w14:textId="77777777" w:rsidR="005E4BFE" w:rsidRPr="003F79C3" w:rsidRDefault="005E4BFE" w:rsidP="001920A5">
      <w:pPr>
        <w:pStyle w:val="ListParagraph"/>
        <w:numPr>
          <w:ilvl w:val="0"/>
          <w:numId w:val="13"/>
        </w:numPr>
        <w:ind w:left="2160" w:hanging="459"/>
        <w:jc w:val="both"/>
        <w:rPr>
          <w:lang w:val="en-US"/>
        </w:rPr>
      </w:pPr>
      <w:r w:rsidRPr="003F79C3">
        <w:rPr>
          <w:lang w:val="en-US"/>
        </w:rPr>
        <w:t>Use local and regional climate projections from available sources.  Scenarios can be created that combine development pathways with climate change projections to facilitate projections that cover a wider range of possible futures.</w:t>
      </w:r>
    </w:p>
    <w:p w14:paraId="68C35F5C" w14:textId="24FE928F" w:rsidR="005E4BFE" w:rsidRPr="003F79C3" w:rsidRDefault="003147C7" w:rsidP="001920A5">
      <w:pPr>
        <w:pStyle w:val="ListParagraph"/>
        <w:numPr>
          <w:ilvl w:val="0"/>
          <w:numId w:val="13"/>
        </w:numPr>
        <w:ind w:left="2160" w:hanging="459"/>
        <w:jc w:val="both"/>
        <w:rPr>
          <w:lang w:val="en-US"/>
        </w:rPr>
      </w:pPr>
      <w:r w:rsidRPr="003F79C3">
        <w:rPr>
          <w:noProof/>
          <w:lang w:val="en-US" w:eastAsia="zh-CN"/>
        </w:rPr>
        <mc:AlternateContent>
          <mc:Choice Requires="wps">
            <w:drawing>
              <wp:anchor distT="0" distB="0" distL="0" distR="0" simplePos="0" relativeHeight="251620864" behindDoc="0" locked="0" layoutInCell="1" allowOverlap="1" wp14:anchorId="7B271594" wp14:editId="7A4ADC9E">
                <wp:simplePos x="0" y="0"/>
                <wp:positionH relativeFrom="column">
                  <wp:posOffset>8255</wp:posOffset>
                </wp:positionH>
                <wp:positionV relativeFrom="paragraph">
                  <wp:posOffset>116205</wp:posOffset>
                </wp:positionV>
                <wp:extent cx="990600" cy="711200"/>
                <wp:effectExtent l="0" t="0" r="19050" b="1270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11200"/>
                        </a:xfrm>
                        <a:prstGeom prst="rect">
                          <a:avLst/>
                        </a:prstGeom>
                        <a:ln w="6350" cmpd="sng">
                          <a:solidFill>
                            <a:schemeClr val="accent3"/>
                          </a:solidFill>
                        </a:ln>
                        <a:effectLst/>
                        <a:extLst/>
                      </wps:spPr>
                      <wps:style>
                        <a:lnRef idx="2">
                          <a:schemeClr val="accent4"/>
                        </a:lnRef>
                        <a:fillRef idx="1">
                          <a:schemeClr val="lt1"/>
                        </a:fillRef>
                        <a:effectRef idx="0">
                          <a:schemeClr val="accent4"/>
                        </a:effectRef>
                        <a:fontRef idx="minor">
                          <a:schemeClr val="dk1"/>
                        </a:fontRef>
                      </wps:style>
                      <wps:txbx>
                        <w:txbxContent>
                          <w:p w14:paraId="5A00319B" w14:textId="77777777" w:rsidR="00676979" w:rsidRPr="00D10B0C" w:rsidRDefault="00676979" w:rsidP="000E1424">
                            <w:pPr>
                              <w:spacing w:before="0"/>
                              <w:rPr>
                                <w:color w:val="9BBB59" w:themeColor="accent3"/>
                              </w:rPr>
                            </w:pPr>
                            <w:r w:rsidRPr="00D10B0C">
                              <w:rPr>
                                <w:color w:val="9BBB59" w:themeColor="accent3"/>
                              </w:rPr>
                              <w:t>Use Template 3C</w:t>
                            </w:r>
                            <w:r w:rsidRPr="00D10B0C">
                              <w:rPr>
                                <w:color w:val="9BBB59" w:themeColor="accent3"/>
                              </w:rPr>
                              <w:br/>
                              <w:t>Project Future Health Risks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079" type="#_x0000_t202" style="position:absolute;left:0;text-align:left;margin-left:.65pt;margin-top:9.15pt;width:78pt;height:56pt;z-index:251620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" fillcolor="white [3201]" strokecolor="#9bbb59 [3206]" strokeweight=".5pt">
                <v:path arrowok="t"/>
                <v:textbox inset="1mm,1mm,1mm,1mm">
                  <w:txbxContent>
                    <w:p w14:paraId="5A00319B" w14:textId="77777777" w:rsidR="00B82D24" w:rsidRPr="00D10B0C" w:rsidRDefault="00B82D24" w:rsidP="000E1424">
                      <w:pPr>
                        <w:spacing w:before="0"/>
                        <w:rPr>
                          <w:color w:val="9BBB59" w:themeColor="accent3"/>
                        </w:rPr>
                      </w:pPr>
                      <w:r w:rsidRPr="00D10B0C">
                        <w:rPr>
                          <w:color w:val="9BBB59" w:themeColor="accent3"/>
                        </w:rPr>
                        <w:t>Use Template 3C</w:t>
                      </w:r>
                      <w:r w:rsidRPr="00D10B0C">
                        <w:rPr>
                          <w:color w:val="9BBB59" w:themeColor="accent3"/>
                        </w:rPr>
                        <w:br/>
                        <w:t>Project Future Health Risks</w:t>
                      </w:r>
                    </w:p>
                  </w:txbxContent>
                </v:textbox>
              </v:shape>
            </w:pict>
          </mc:Fallback>
        </mc:AlternateContent>
      </w:r>
      <w:r w:rsidR="005E4BFE" w:rsidRPr="003F79C3">
        <w:rPr>
          <w:lang w:val="en-US"/>
        </w:rPr>
        <w:t xml:space="preserve">Use a qualitative approach, through expert interviews and facilitated discussions, to estimate health risks in the next few decades.  </w:t>
      </w:r>
    </w:p>
    <w:p w14:paraId="2A2E3985" w14:textId="0195967C" w:rsidR="005E4BFE" w:rsidRPr="003F79C3" w:rsidRDefault="005E4BFE" w:rsidP="000E1424">
      <w:pPr>
        <w:ind w:left="1701"/>
        <w:jc w:val="both"/>
        <w:rPr>
          <w:lang w:val="en-US"/>
        </w:rPr>
      </w:pPr>
      <w:commentRangeStart w:id="78"/>
      <w:r w:rsidRPr="003F79C3">
        <w:rPr>
          <w:lang w:val="en-US"/>
        </w:rPr>
        <w:t>The</w:t>
      </w:r>
      <w:commentRangeEnd w:id="78"/>
      <w:r w:rsidR="006217FF">
        <w:rPr>
          <w:rStyle w:val="CommentReference"/>
        </w:rPr>
        <w:commentReference w:id="78"/>
      </w:r>
      <w:r w:rsidRPr="003F79C3">
        <w:rPr>
          <w:lang w:val="en-US"/>
        </w:rPr>
        <w:t xml:space="preserve"> projected risks will have several sources of uncertainty. Describe climate uncertainties in the assessment report and the extent to which they could influence projected health risks. </w:t>
      </w:r>
    </w:p>
    <w:p w14:paraId="4A6168C6" w14:textId="77777777" w:rsidR="00E53609" w:rsidRPr="003F79C3" w:rsidRDefault="00E53609" w:rsidP="00AE2CD5">
      <w:pPr>
        <w:rPr>
          <w:lang w:val="en-US"/>
        </w:rPr>
      </w:pPr>
    </w:p>
    <w:p w14:paraId="15FD5C62" w14:textId="628AED1A" w:rsidR="00C478E9" w:rsidRPr="003F79C3" w:rsidRDefault="003147C7" w:rsidP="00AE2CD5">
      <w:pPr>
        <w:rPr>
          <w:lang w:val="en-US"/>
        </w:rPr>
      </w:pPr>
      <w:r w:rsidRPr="003F79C3">
        <w:rPr>
          <w:noProof/>
          <w:lang w:val="en-US" w:eastAsia="zh-CN"/>
        </w:rPr>
        <w:lastRenderedPageBreak/>
        <mc:AlternateContent>
          <mc:Choice Requires="wps">
            <w:drawing>
              <wp:inline distT="0" distB="0" distL="0" distR="0" wp14:anchorId="646DCD92" wp14:editId="788A0912">
                <wp:extent cx="6197600" cy="8168640"/>
                <wp:effectExtent l="15240" t="15240" r="16510" b="17145"/>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8168640"/>
                        </a:xfrm>
                        <a:prstGeom prst="rect">
                          <a:avLst/>
                        </a:prstGeom>
                        <a:solidFill>
                          <a:schemeClr val="lt1">
                            <a:lumMod val="100000"/>
                            <a:lumOff val="0"/>
                          </a:schemeClr>
                        </a:solidFill>
                        <a:ln w="25400">
                          <a:solidFill>
                            <a:schemeClr val="accent3">
                              <a:lumMod val="100000"/>
                              <a:lumOff val="0"/>
                            </a:schemeClr>
                          </a:solidFill>
                          <a:miter lim="800000"/>
                          <a:headEnd/>
                          <a:tailEnd/>
                        </a:ln>
                      </wps:spPr>
                      <wps:txbx>
                        <w:txbxContent>
                          <w:p w14:paraId="3641A630" w14:textId="7E011A8C" w:rsidR="00676979" w:rsidRPr="000D2317" w:rsidRDefault="00676979" w:rsidP="000D2317">
                            <w:pPr>
                              <w:jc w:val="both"/>
                              <w:rPr>
                                <w:sz w:val="24"/>
                                <w:szCs w:val="24"/>
                              </w:rPr>
                            </w:pPr>
                            <w:r w:rsidRPr="000D2317">
                              <w:rPr>
                                <w:rFonts w:eastAsia="Calibri" w:cs="Calibri"/>
                                <w:b/>
                                <w:color w:val="9BBB59"/>
                                <w:sz w:val="24"/>
                                <w:szCs w:val="24"/>
                              </w:rPr>
                              <w:t xml:space="preserve">BOX 8: Caribbean Institute for Meteorology and Hydrology - </w:t>
                            </w:r>
                            <w:r>
                              <w:rPr>
                                <w:rFonts w:eastAsia="Calibri" w:cs="Calibri"/>
                                <w:b/>
                                <w:color w:val="9BBB59"/>
                                <w:sz w:val="24"/>
                                <w:szCs w:val="24"/>
                              </w:rPr>
                              <w:t>T</w:t>
                            </w:r>
                            <w:r w:rsidRPr="000D2317">
                              <w:rPr>
                                <w:rFonts w:eastAsia="Calibri" w:cs="Calibri"/>
                                <w:b/>
                                <w:color w:val="9BBB59"/>
                                <w:sz w:val="24"/>
                                <w:szCs w:val="24"/>
                              </w:rPr>
                              <w:t>he WMO Caribbean Regional Climate Centre</w:t>
                            </w:r>
                          </w:p>
                          <w:p w14:paraId="0F91499F" w14:textId="77777777" w:rsidR="00676979" w:rsidRPr="000D2317" w:rsidRDefault="00676979" w:rsidP="000D2317">
                            <w:pPr>
                              <w:jc w:val="both"/>
                            </w:pPr>
                          </w:p>
                          <w:p w14:paraId="53C2057E" w14:textId="0B6478E7" w:rsidR="00676979" w:rsidRPr="000D2317" w:rsidRDefault="00676979" w:rsidP="000D2317">
                            <w:pPr>
                              <w:jc w:val="both"/>
                            </w:pPr>
                            <w:r w:rsidRPr="000D2317">
                              <w:rPr>
                                <w:rFonts w:eastAsia="Calibri" w:cs="Calibri"/>
                              </w:rPr>
                              <w:t xml:space="preserve">As the World Meteorological Organization (WMO) Regional Climate Centre (RCC) for the Caribbean, the CIMH produces regional climate products and services, including long-range (seasonal) forecasts in support of regional and national climate information needs. As of 2015, the Institute is actively working on an </w:t>
                            </w:r>
                            <w:r w:rsidRPr="000D2317">
                              <w:rPr>
                                <w:rFonts w:eastAsia="Calibri" w:cs="Calibri"/>
                                <w:highlight w:val="white"/>
                              </w:rPr>
                              <w:t xml:space="preserve">emerging health and climate portfolio in collaboration with regional health partners such as the Caribbean Public Health Agency (CARPHA) and the Pan-American Health Organization (PAHO). </w:t>
                            </w:r>
                            <w:r w:rsidRPr="000D2317">
                              <w:rPr>
                                <w:rFonts w:eastAsia="Calibri" w:cs="Calibri"/>
                              </w:rPr>
                              <w:t xml:space="preserve">Recent efforts include: </w:t>
                            </w:r>
                            <w:r>
                              <w:rPr>
                                <w:rFonts w:eastAsia="Calibri" w:cs="Calibri"/>
                              </w:rPr>
                              <w:t>(</w:t>
                            </w:r>
                            <w:r w:rsidRPr="000D2317">
                              <w:rPr>
                                <w:rFonts w:eastAsia="Calibri" w:cs="Calibri"/>
                              </w:rPr>
                              <w:t>1) fundamental research towards the development of a heat early warning product</w:t>
                            </w:r>
                            <w:r>
                              <w:rPr>
                                <w:rFonts w:eastAsia="Calibri" w:cs="Calibri"/>
                              </w:rPr>
                              <w:t>,</w:t>
                            </w:r>
                            <w:r w:rsidRPr="000D2317">
                              <w:rPr>
                                <w:rFonts w:eastAsia="Calibri" w:cs="Calibri"/>
                              </w:rPr>
                              <w:t xml:space="preserve"> </w:t>
                            </w:r>
                            <w:r>
                              <w:rPr>
                                <w:rFonts w:eastAsia="Calibri" w:cs="Calibri"/>
                              </w:rPr>
                              <w:t>(</w:t>
                            </w:r>
                            <w:r w:rsidRPr="000D2317">
                              <w:rPr>
                                <w:rFonts w:eastAsia="Calibri" w:cs="Calibri"/>
                              </w:rPr>
                              <w:t xml:space="preserve">2) applied research towards the development of a modelling framework to provide spatio-temporal probabilistic forecasts of </w:t>
                            </w:r>
                            <w:r w:rsidRPr="000D2317">
                              <w:rPr>
                                <w:rFonts w:eastAsia="Calibri" w:cs="Calibri"/>
                                <w:i/>
                              </w:rPr>
                              <w:t>Aedes aegypti</w:t>
                            </w:r>
                            <w:r w:rsidRPr="000D2317">
                              <w:rPr>
                                <w:rFonts w:eastAsia="Calibri" w:cs="Calibri"/>
                              </w:rPr>
                              <w:t xml:space="preserve"> proliferation, and </w:t>
                            </w:r>
                            <w:r>
                              <w:rPr>
                                <w:rFonts w:eastAsia="Calibri" w:cs="Calibri"/>
                              </w:rPr>
                              <w:t>(</w:t>
                            </w:r>
                            <w:r w:rsidRPr="000D2317">
                              <w:rPr>
                                <w:rFonts w:eastAsia="Calibri" w:cs="Calibri"/>
                              </w:rPr>
                              <w:t xml:space="preserve">3) the development of a new quarterly Caribbean Health-Climatic Bulletin. </w:t>
                            </w:r>
                          </w:p>
                          <w:p w14:paraId="55599D78" w14:textId="77777777" w:rsidR="00676979" w:rsidRPr="000D2317" w:rsidRDefault="00676979" w:rsidP="000D2317">
                            <w:pPr>
                              <w:jc w:val="both"/>
                            </w:pPr>
                          </w:p>
                          <w:p w14:paraId="5BF9EE8B" w14:textId="5EB0C4CE" w:rsidR="00676979" w:rsidRPr="000D2317" w:rsidRDefault="00676979" w:rsidP="000D2317">
                            <w:pPr>
                              <w:jc w:val="both"/>
                            </w:pPr>
                            <w:r w:rsidRPr="000D2317">
                              <w:rPr>
                                <w:rFonts w:eastAsia="Calibri" w:cs="Calibri"/>
                                <w:i/>
                                <w:color w:val="333333"/>
                              </w:rPr>
                              <w:t>Heat extremes research</w:t>
                            </w:r>
                          </w:p>
                          <w:p w14:paraId="1E41204B" w14:textId="77777777" w:rsidR="00676979" w:rsidRPr="000D2317" w:rsidRDefault="00676979" w:rsidP="000D2317">
                            <w:pPr>
                              <w:jc w:val="both"/>
                            </w:pPr>
                            <w:r w:rsidRPr="000D2317">
                              <w:rPr>
                                <w:rFonts w:eastAsia="Calibri" w:cs="Calibri"/>
                                <w:color w:val="333333"/>
                              </w:rPr>
                              <w:t xml:space="preserve">Extreme heat has been recognised as a serious public health hazard in many parts of the world. In the Caribbean, motivation exists to implement preparedness measures in order to reduce the public health impact of heat waves. However, there are significant gaps in knowledge about the occurrence and impacts of heat waves needed to underpin such policy measures. Ongoing work is investigating the climatology and variability of heat wave indicators; developing a seasonal forecasting model for extreme heat; and validating seasonal forecasts of heat wave indicators for the region. </w:t>
                            </w:r>
                          </w:p>
                          <w:p w14:paraId="43808FE6" w14:textId="77777777" w:rsidR="00676979" w:rsidRPr="000D2317" w:rsidRDefault="00676979" w:rsidP="000D2317">
                            <w:pPr>
                              <w:jc w:val="both"/>
                            </w:pPr>
                          </w:p>
                          <w:p w14:paraId="1A9F3655" w14:textId="3B1839A6" w:rsidR="00676979" w:rsidRPr="000D2317" w:rsidRDefault="00676979" w:rsidP="000D2317">
                            <w:pPr>
                              <w:jc w:val="both"/>
                            </w:pPr>
                            <w:r w:rsidRPr="000D2317">
                              <w:rPr>
                                <w:rFonts w:eastAsia="Calibri" w:cs="Calibri"/>
                                <w:i/>
                                <w:color w:val="333333"/>
                                <w:highlight w:val="white"/>
                              </w:rPr>
                              <w:t>Vector proliferation research</w:t>
                            </w:r>
                          </w:p>
                          <w:p w14:paraId="68F424FB" w14:textId="287EFC21" w:rsidR="00676979" w:rsidRPr="000D2317" w:rsidRDefault="00676979" w:rsidP="000D2317">
                            <w:pPr>
                              <w:jc w:val="both"/>
                            </w:pPr>
                            <w:r w:rsidRPr="000D2317">
                              <w:rPr>
                                <w:rFonts w:eastAsia="Calibri" w:cs="Calibri"/>
                              </w:rPr>
                              <w:t xml:space="preserve">Seasonal climate forecasts provide an opportunity to anticipate climate conditions conducive to yellow fever, dengue fever, </w:t>
                            </w:r>
                            <w:r>
                              <w:rPr>
                                <w:rFonts w:eastAsia="Calibri" w:cs="Calibri"/>
                              </w:rPr>
                              <w:t>c</w:t>
                            </w:r>
                            <w:r w:rsidRPr="000D2317">
                              <w:rPr>
                                <w:rFonts w:eastAsia="Calibri" w:cs="Calibri"/>
                              </w:rPr>
                              <w:t xml:space="preserve">hikungunya and </w:t>
                            </w:r>
                            <w:proofErr w:type="spellStart"/>
                            <w:r w:rsidRPr="000D2317">
                              <w:rPr>
                                <w:rFonts w:eastAsia="Calibri" w:cs="Calibri"/>
                              </w:rPr>
                              <w:t>Zika</w:t>
                            </w:r>
                            <w:proofErr w:type="spellEnd"/>
                            <w:r w:rsidRPr="000D2317">
                              <w:rPr>
                                <w:rFonts w:eastAsia="Calibri" w:cs="Calibri"/>
                              </w:rPr>
                              <w:t xml:space="preserve"> epidemics several months in advance. The CIMH in collaboration with regional health organisations and international research institutions are working towards developing and/or modifying statistical models for describing, simulating and predicting spatial patterns of </w:t>
                            </w:r>
                            <w:r w:rsidRPr="000D2317">
                              <w:rPr>
                                <w:rFonts w:eastAsia="Calibri" w:cs="Calibri"/>
                                <w:i/>
                              </w:rPr>
                              <w:t>Aedes aegypti</w:t>
                            </w:r>
                            <w:r w:rsidRPr="000D2317">
                              <w:rPr>
                                <w:rFonts w:eastAsia="Calibri" w:cs="Calibri"/>
                              </w:rPr>
                              <w:t xml:space="preserve"> populations associated with climate variability patterns. At a given point in time, the statistical models should provide an outlook of the spatial and temporal distributions of populations of </w:t>
                            </w:r>
                            <w:r w:rsidRPr="000D2317">
                              <w:rPr>
                                <w:rFonts w:eastAsia="Calibri" w:cs="Calibri"/>
                                <w:i/>
                              </w:rPr>
                              <w:t xml:space="preserve">Aedes aegypti </w:t>
                            </w:r>
                            <w:r w:rsidRPr="000D2317">
                              <w:rPr>
                                <w:rFonts w:eastAsia="Calibri" w:cs="Calibri"/>
                              </w:rPr>
                              <w:t>for up to three months with a zero month lead time, using information on the climatic conditions for the Caribbean. The outputs of the models are expected to provide user-friendly maps that can be used for vector surveillance and control.</w:t>
                            </w:r>
                          </w:p>
                          <w:p w14:paraId="793BA3AC" w14:textId="77777777" w:rsidR="00676979" w:rsidRPr="000D2317" w:rsidRDefault="00676979" w:rsidP="000D2317">
                            <w:pPr>
                              <w:jc w:val="both"/>
                            </w:pPr>
                          </w:p>
                          <w:p w14:paraId="0B3038B1" w14:textId="2B686328" w:rsidR="00676979" w:rsidRPr="000D2317" w:rsidRDefault="00676979" w:rsidP="000D2317">
                            <w:pPr>
                              <w:jc w:val="both"/>
                            </w:pPr>
                            <w:r w:rsidRPr="000D2317">
                              <w:rPr>
                                <w:rFonts w:eastAsia="Calibri" w:cs="Calibri"/>
                                <w:i/>
                                <w:color w:val="333333"/>
                                <w:highlight w:val="white"/>
                              </w:rPr>
                              <w:t>Caribbean Health-Climatic Bulletin</w:t>
                            </w:r>
                          </w:p>
                          <w:p w14:paraId="53FB954C" w14:textId="7FA1845C" w:rsidR="00676979" w:rsidRPr="000D2317" w:rsidRDefault="00676979" w:rsidP="000D2317">
                            <w:pPr>
                              <w:jc w:val="both"/>
                            </w:pPr>
                            <w:r w:rsidRPr="000D2317">
                              <w:rPr>
                                <w:rFonts w:eastAsia="Calibri" w:cs="Calibri"/>
                              </w:rPr>
                              <w:t xml:space="preserve">The new Caribbean Health-Climatic Bulletin is a joint effort with regional health partners CARPHA and PAHO. The Bulletin seeks to </w:t>
                            </w:r>
                            <w:r w:rsidRPr="000D2317">
                              <w:rPr>
                                <w:rFonts w:eastAsia="Calibri" w:cs="Calibri"/>
                                <w:color w:val="222222"/>
                              </w:rPr>
                              <w:t xml:space="preserve">provide a broad overview of climate conditions and </w:t>
                            </w:r>
                            <w:r w:rsidRPr="000D2317">
                              <w:rPr>
                                <w:rFonts w:eastAsia="Calibri" w:cs="Calibri"/>
                              </w:rPr>
                              <w:t xml:space="preserve">communicate health-climatic implications </w:t>
                            </w:r>
                            <w:r w:rsidRPr="000D2317">
                              <w:rPr>
                                <w:rFonts w:eastAsia="Calibri" w:cs="Calibri"/>
                                <w:color w:val="222222"/>
                              </w:rPr>
                              <w:t>up to 6 months in advance. A</w:t>
                            </w:r>
                            <w:r w:rsidRPr="000D2317">
                              <w:rPr>
                                <w:rFonts w:eastAsia="Calibri" w:cs="Calibri"/>
                              </w:rPr>
                              <w:t xml:space="preserve"> prototype of the Bulletin was first developed in April 2016 and has undergone extensive testing with regional and national level health stakeholders. The official launch of the operational Bulletin is scheduled for June 2017. </w:t>
                            </w:r>
                          </w:p>
                          <w:p w14:paraId="759B78B8" w14:textId="77777777" w:rsidR="00676979" w:rsidRPr="000D2317" w:rsidRDefault="00676979" w:rsidP="000D2317">
                            <w:pPr>
                              <w:jc w:val="both"/>
                            </w:pPr>
                          </w:p>
                          <w:p w14:paraId="460AE789" w14:textId="2F1C3C28" w:rsidR="00676979" w:rsidRPr="000D2317" w:rsidRDefault="00676979" w:rsidP="000D2317">
                            <w:pPr>
                              <w:jc w:val="both"/>
                            </w:pPr>
                            <w:r w:rsidRPr="000D2317">
                              <w:rPr>
                                <w:rFonts w:eastAsia="Calibri" w:cs="Calibri"/>
                              </w:rPr>
                              <w:t>For more information see</w:t>
                            </w:r>
                            <w:hyperlink r:id="rId58" w:history="1">
                              <w:r w:rsidRPr="000D2317">
                                <w:rPr>
                                  <w:rStyle w:val="Hyperlink"/>
                                  <w:rFonts w:eastAsia="Calibri" w:cs="Calibri"/>
                                </w:rPr>
                                <w:t xml:space="preserve"> </w:t>
                              </w:r>
                            </w:hyperlink>
                            <w:hyperlink r:id="rId59" w:history="1">
                              <w:r w:rsidRPr="000D2317">
                                <w:rPr>
                                  <w:rStyle w:val="Hyperlink"/>
                                  <w:rFonts w:eastAsia="Calibri" w:cs="Calibri"/>
                                  <w:color w:val="1155CC"/>
                                </w:rPr>
                                <w:t>http://rcc.cimh.edu.bb</w:t>
                              </w:r>
                            </w:hyperlink>
                          </w:p>
                        </w:txbxContent>
                      </wps:txbx>
                      <wps:bodyPr rot="0" vert="horz" wrap="square" lIns="91440" tIns="45720" rIns="91440" bIns="45720" anchor="ctr" anchorCtr="0" upright="1">
                        <a:noAutofit/>
                      </wps:bodyPr>
                    </wps:wsp>
                  </a:graphicData>
                </a:graphic>
              </wp:inline>
            </w:drawing>
          </mc:Choice>
          <mc:Fallback>
            <w:pict>
              <v:shape id="Text Box 5" o:spid="_x0000_s1080" type="#_x0000_t202" style="width:488pt;height:64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" fillcolor="white [3201]" strokecolor="#9bbb59 [3206]" strokeweight="2pt">
                <v:textbox>
                  <w:txbxContent>
                    <w:p w14:paraId="3641A630" w14:textId="7E011A8C" w:rsidR="00676979" w:rsidRPr="000D2317" w:rsidRDefault="00676979" w:rsidP="000D2317">
                      <w:pPr>
                        <w:jc w:val="both"/>
                        <w:rPr>
                          <w:sz w:val="24"/>
                          <w:szCs w:val="24"/>
                        </w:rPr>
                      </w:pPr>
                      <w:r w:rsidRPr="000D2317">
                        <w:rPr>
                          <w:rFonts w:eastAsia="Calibri" w:cs="Calibri"/>
                          <w:b/>
                          <w:color w:val="9BBB59"/>
                          <w:sz w:val="24"/>
                          <w:szCs w:val="24"/>
                        </w:rPr>
                        <w:t xml:space="preserve">BOX 8: Caribbean Institute for Meteorology and Hydrology - </w:t>
                      </w:r>
                      <w:r>
                        <w:rPr>
                          <w:rFonts w:eastAsia="Calibri" w:cs="Calibri"/>
                          <w:b/>
                          <w:color w:val="9BBB59"/>
                          <w:sz w:val="24"/>
                          <w:szCs w:val="24"/>
                        </w:rPr>
                        <w:t>T</w:t>
                      </w:r>
                      <w:r w:rsidRPr="000D2317">
                        <w:rPr>
                          <w:rFonts w:eastAsia="Calibri" w:cs="Calibri"/>
                          <w:b/>
                          <w:color w:val="9BBB59"/>
                          <w:sz w:val="24"/>
                          <w:szCs w:val="24"/>
                        </w:rPr>
                        <w:t>he WMO Caribbean Regional Climate Centre</w:t>
                      </w:r>
                    </w:p>
                    <w:p w14:paraId="0F91499F" w14:textId="77777777" w:rsidR="00676979" w:rsidRPr="000D2317" w:rsidRDefault="00676979" w:rsidP="000D2317">
                      <w:pPr>
                        <w:jc w:val="both"/>
                      </w:pPr>
                    </w:p>
                    <w:p w14:paraId="53C2057E" w14:textId="0B6478E7" w:rsidR="00676979" w:rsidRPr="000D2317" w:rsidRDefault="00676979" w:rsidP="000D2317">
                      <w:pPr>
                        <w:jc w:val="both"/>
                      </w:pPr>
                      <w:r w:rsidRPr="000D2317">
                        <w:rPr>
                          <w:rFonts w:eastAsia="Calibri" w:cs="Calibri"/>
                        </w:rPr>
                        <w:t xml:space="preserve">As the World Meteorological Organization (WMO) Regional Climate Centre (RCC) for the Caribbean, the CIMH produces regional climate products and services, including long-range (seasonal) forecasts in support of regional and national climate information needs. As of 2015, the Institute is actively working on an </w:t>
                      </w:r>
                      <w:r w:rsidRPr="000D2317">
                        <w:rPr>
                          <w:rFonts w:eastAsia="Calibri" w:cs="Calibri"/>
                          <w:highlight w:val="white"/>
                        </w:rPr>
                        <w:t xml:space="preserve">emerging health and climate portfolio in collaboration with regional health partners such as the Caribbean Public Health Agency (CARPHA) and the Pan-American Health Organization (PAHO). </w:t>
                      </w:r>
                      <w:r w:rsidRPr="000D2317">
                        <w:rPr>
                          <w:rFonts w:eastAsia="Calibri" w:cs="Calibri"/>
                        </w:rPr>
                        <w:t xml:space="preserve">Recent efforts include: </w:t>
                      </w:r>
                      <w:r>
                        <w:rPr>
                          <w:rFonts w:eastAsia="Calibri" w:cs="Calibri"/>
                        </w:rPr>
                        <w:t>(</w:t>
                      </w:r>
                      <w:r w:rsidRPr="000D2317">
                        <w:rPr>
                          <w:rFonts w:eastAsia="Calibri" w:cs="Calibri"/>
                        </w:rPr>
                        <w:t>1) fundamental research towards the development of a heat early warning product</w:t>
                      </w:r>
                      <w:r>
                        <w:rPr>
                          <w:rFonts w:eastAsia="Calibri" w:cs="Calibri"/>
                        </w:rPr>
                        <w:t>,</w:t>
                      </w:r>
                      <w:r w:rsidRPr="000D2317">
                        <w:rPr>
                          <w:rFonts w:eastAsia="Calibri" w:cs="Calibri"/>
                        </w:rPr>
                        <w:t xml:space="preserve"> </w:t>
                      </w:r>
                      <w:r>
                        <w:rPr>
                          <w:rFonts w:eastAsia="Calibri" w:cs="Calibri"/>
                        </w:rPr>
                        <w:t>(</w:t>
                      </w:r>
                      <w:r w:rsidRPr="000D2317">
                        <w:rPr>
                          <w:rFonts w:eastAsia="Calibri" w:cs="Calibri"/>
                        </w:rPr>
                        <w:t xml:space="preserve">2) applied research towards the development of a modelling framework to provide spatio-temporal probabilistic forecasts of </w:t>
                      </w:r>
                      <w:r w:rsidRPr="000D2317">
                        <w:rPr>
                          <w:rFonts w:eastAsia="Calibri" w:cs="Calibri"/>
                          <w:i/>
                        </w:rPr>
                        <w:t>Aedes aegypti</w:t>
                      </w:r>
                      <w:r w:rsidRPr="000D2317">
                        <w:rPr>
                          <w:rFonts w:eastAsia="Calibri" w:cs="Calibri"/>
                        </w:rPr>
                        <w:t xml:space="preserve"> proliferation, and </w:t>
                      </w:r>
                      <w:r>
                        <w:rPr>
                          <w:rFonts w:eastAsia="Calibri" w:cs="Calibri"/>
                        </w:rPr>
                        <w:t>(</w:t>
                      </w:r>
                      <w:r w:rsidRPr="000D2317">
                        <w:rPr>
                          <w:rFonts w:eastAsia="Calibri" w:cs="Calibri"/>
                        </w:rPr>
                        <w:t xml:space="preserve">3) the development of a new quarterly Caribbean Health-Climatic Bulletin. </w:t>
                      </w:r>
                    </w:p>
                    <w:p w14:paraId="55599D78" w14:textId="77777777" w:rsidR="00676979" w:rsidRPr="000D2317" w:rsidRDefault="00676979" w:rsidP="000D2317">
                      <w:pPr>
                        <w:jc w:val="both"/>
                      </w:pPr>
                    </w:p>
                    <w:p w14:paraId="5BF9EE8B" w14:textId="5EB0C4CE" w:rsidR="00676979" w:rsidRPr="000D2317" w:rsidRDefault="00676979" w:rsidP="000D2317">
                      <w:pPr>
                        <w:jc w:val="both"/>
                      </w:pPr>
                      <w:r w:rsidRPr="000D2317">
                        <w:rPr>
                          <w:rFonts w:eastAsia="Calibri" w:cs="Calibri"/>
                          <w:i/>
                          <w:color w:val="333333"/>
                        </w:rPr>
                        <w:t>Heat extremes research</w:t>
                      </w:r>
                    </w:p>
                    <w:p w14:paraId="1E41204B" w14:textId="77777777" w:rsidR="00676979" w:rsidRPr="000D2317" w:rsidRDefault="00676979" w:rsidP="000D2317">
                      <w:pPr>
                        <w:jc w:val="both"/>
                      </w:pPr>
                      <w:r w:rsidRPr="000D2317">
                        <w:rPr>
                          <w:rFonts w:eastAsia="Calibri" w:cs="Calibri"/>
                          <w:color w:val="333333"/>
                        </w:rPr>
                        <w:t xml:space="preserve">Extreme heat has been recognised as a serious public health hazard in many parts of the world. In the Caribbean, motivation exists to implement preparedness measures in order to reduce the public health impact of heat waves. However, there are significant gaps in knowledge about the occurrence and impacts of heat waves needed to underpin such policy measures. Ongoing work is investigating the climatology and variability of heat wave indicators; developing a seasonal forecasting model for extreme heat; and validating seasonal forecasts of heat wave indicators for the region. </w:t>
                      </w:r>
                    </w:p>
                    <w:p w14:paraId="43808FE6" w14:textId="77777777" w:rsidR="00676979" w:rsidRPr="000D2317" w:rsidRDefault="00676979" w:rsidP="000D2317">
                      <w:pPr>
                        <w:jc w:val="both"/>
                      </w:pPr>
                    </w:p>
                    <w:p w14:paraId="1A9F3655" w14:textId="3B1839A6" w:rsidR="00676979" w:rsidRPr="000D2317" w:rsidRDefault="00676979" w:rsidP="000D2317">
                      <w:pPr>
                        <w:jc w:val="both"/>
                      </w:pPr>
                      <w:r w:rsidRPr="000D2317">
                        <w:rPr>
                          <w:rFonts w:eastAsia="Calibri" w:cs="Calibri"/>
                          <w:i/>
                          <w:color w:val="333333"/>
                          <w:highlight w:val="white"/>
                        </w:rPr>
                        <w:t>Vector proliferation research</w:t>
                      </w:r>
                    </w:p>
                    <w:p w14:paraId="68F424FB" w14:textId="287EFC21" w:rsidR="00676979" w:rsidRPr="000D2317" w:rsidRDefault="00676979" w:rsidP="000D2317">
                      <w:pPr>
                        <w:jc w:val="both"/>
                      </w:pPr>
                      <w:r w:rsidRPr="000D2317">
                        <w:rPr>
                          <w:rFonts w:eastAsia="Calibri" w:cs="Calibri"/>
                        </w:rPr>
                        <w:t xml:space="preserve">Seasonal climate forecasts provide an opportunity to anticipate climate conditions conducive to yellow fever, dengue fever, </w:t>
                      </w:r>
                      <w:r>
                        <w:rPr>
                          <w:rFonts w:eastAsia="Calibri" w:cs="Calibri"/>
                        </w:rPr>
                        <w:t>c</w:t>
                      </w:r>
                      <w:r w:rsidRPr="000D2317">
                        <w:rPr>
                          <w:rFonts w:eastAsia="Calibri" w:cs="Calibri"/>
                        </w:rPr>
                        <w:t xml:space="preserve">hikungunya and </w:t>
                      </w:r>
                      <w:proofErr w:type="spellStart"/>
                      <w:r w:rsidRPr="000D2317">
                        <w:rPr>
                          <w:rFonts w:eastAsia="Calibri" w:cs="Calibri"/>
                        </w:rPr>
                        <w:t>Zika</w:t>
                      </w:r>
                      <w:proofErr w:type="spellEnd"/>
                      <w:r w:rsidRPr="000D2317">
                        <w:rPr>
                          <w:rFonts w:eastAsia="Calibri" w:cs="Calibri"/>
                        </w:rPr>
                        <w:t xml:space="preserve"> epidemics several months in advance. The CIMH in collaboration with regional health organisations and international research institutions are working towards developing and/or modifying statistical models for describing, simulating and predicting spatial patterns of </w:t>
                      </w:r>
                      <w:r w:rsidRPr="000D2317">
                        <w:rPr>
                          <w:rFonts w:eastAsia="Calibri" w:cs="Calibri"/>
                          <w:i/>
                        </w:rPr>
                        <w:t>Aedes aegypti</w:t>
                      </w:r>
                      <w:r w:rsidRPr="000D2317">
                        <w:rPr>
                          <w:rFonts w:eastAsia="Calibri" w:cs="Calibri"/>
                        </w:rPr>
                        <w:t xml:space="preserve"> populations associated with climate variability patterns. At a given point in time, the statistical models should provide an outlook of the spatial and temporal distributions of populations of </w:t>
                      </w:r>
                      <w:r w:rsidRPr="000D2317">
                        <w:rPr>
                          <w:rFonts w:eastAsia="Calibri" w:cs="Calibri"/>
                          <w:i/>
                        </w:rPr>
                        <w:t xml:space="preserve">Aedes aegypti </w:t>
                      </w:r>
                      <w:r w:rsidRPr="000D2317">
                        <w:rPr>
                          <w:rFonts w:eastAsia="Calibri" w:cs="Calibri"/>
                        </w:rPr>
                        <w:t>for up to three months with a zero month lead time, using information on the climatic conditions for the Caribbean. The outputs of the models are expected to provide user-friendly maps that can be used for vector surveillance and control.</w:t>
                      </w:r>
                    </w:p>
                    <w:p w14:paraId="793BA3AC" w14:textId="77777777" w:rsidR="00676979" w:rsidRPr="000D2317" w:rsidRDefault="00676979" w:rsidP="000D2317">
                      <w:pPr>
                        <w:jc w:val="both"/>
                      </w:pPr>
                    </w:p>
                    <w:p w14:paraId="0B3038B1" w14:textId="2B686328" w:rsidR="00676979" w:rsidRPr="000D2317" w:rsidRDefault="00676979" w:rsidP="000D2317">
                      <w:pPr>
                        <w:jc w:val="both"/>
                      </w:pPr>
                      <w:r w:rsidRPr="000D2317">
                        <w:rPr>
                          <w:rFonts w:eastAsia="Calibri" w:cs="Calibri"/>
                          <w:i/>
                          <w:color w:val="333333"/>
                          <w:highlight w:val="white"/>
                        </w:rPr>
                        <w:t>Caribbean Health-Climatic Bulletin</w:t>
                      </w:r>
                    </w:p>
                    <w:p w14:paraId="53FB954C" w14:textId="7FA1845C" w:rsidR="00676979" w:rsidRPr="000D2317" w:rsidRDefault="00676979" w:rsidP="000D2317">
                      <w:pPr>
                        <w:jc w:val="both"/>
                      </w:pPr>
                      <w:r w:rsidRPr="000D2317">
                        <w:rPr>
                          <w:rFonts w:eastAsia="Calibri" w:cs="Calibri"/>
                        </w:rPr>
                        <w:t xml:space="preserve">The new Caribbean Health-Climatic Bulletin is a joint effort with regional health partners CARPHA and PAHO. The Bulletin seeks to </w:t>
                      </w:r>
                      <w:r w:rsidRPr="000D2317">
                        <w:rPr>
                          <w:rFonts w:eastAsia="Calibri" w:cs="Calibri"/>
                          <w:color w:val="222222"/>
                        </w:rPr>
                        <w:t xml:space="preserve">provide a broad overview of climate conditions and </w:t>
                      </w:r>
                      <w:r w:rsidRPr="000D2317">
                        <w:rPr>
                          <w:rFonts w:eastAsia="Calibri" w:cs="Calibri"/>
                        </w:rPr>
                        <w:t xml:space="preserve">communicate health-climatic implications </w:t>
                      </w:r>
                      <w:r w:rsidRPr="000D2317">
                        <w:rPr>
                          <w:rFonts w:eastAsia="Calibri" w:cs="Calibri"/>
                          <w:color w:val="222222"/>
                        </w:rPr>
                        <w:t>up to 6 months in advance. A</w:t>
                      </w:r>
                      <w:r w:rsidRPr="000D2317">
                        <w:rPr>
                          <w:rFonts w:eastAsia="Calibri" w:cs="Calibri"/>
                        </w:rPr>
                        <w:t xml:space="preserve"> prototype of the Bulletin was first developed in April 2016 and has undergone extensive testing with regional and national level health stakeholders. The official launch of the operational Bulletin is scheduled for June 2017. </w:t>
                      </w:r>
                    </w:p>
                    <w:p w14:paraId="759B78B8" w14:textId="77777777" w:rsidR="00676979" w:rsidRPr="000D2317" w:rsidRDefault="00676979" w:rsidP="000D2317">
                      <w:pPr>
                        <w:jc w:val="both"/>
                      </w:pPr>
                    </w:p>
                    <w:p w14:paraId="460AE789" w14:textId="2F1C3C28" w:rsidR="00676979" w:rsidRPr="000D2317" w:rsidRDefault="00676979" w:rsidP="000D2317">
                      <w:pPr>
                        <w:jc w:val="both"/>
                      </w:pPr>
                      <w:r w:rsidRPr="000D2317">
                        <w:rPr>
                          <w:rFonts w:eastAsia="Calibri" w:cs="Calibri"/>
                        </w:rPr>
                        <w:t>For more information see</w:t>
                      </w:r>
                      <w:hyperlink r:id="rId60" w:history="1">
                        <w:r w:rsidRPr="000D2317">
                          <w:rPr>
                            <w:rStyle w:val="Hyperlink"/>
                            <w:rFonts w:eastAsia="Calibri" w:cs="Calibri"/>
                          </w:rPr>
                          <w:t xml:space="preserve"> </w:t>
                        </w:r>
                      </w:hyperlink>
                      <w:hyperlink r:id="rId61" w:history="1">
                        <w:r w:rsidRPr="000D2317">
                          <w:rPr>
                            <w:rStyle w:val="Hyperlink"/>
                            <w:rFonts w:eastAsia="Calibri" w:cs="Calibri"/>
                            <w:color w:val="1155CC"/>
                          </w:rPr>
                          <w:t>http://rcc.cimh.edu.bb</w:t>
                        </w:r>
                      </w:hyperlink>
                    </w:p>
                  </w:txbxContent>
                </v:textbox>
                <w10:anchorlock/>
              </v:shape>
            </w:pict>
          </mc:Fallback>
        </mc:AlternateContent>
      </w:r>
    </w:p>
    <w:p w14:paraId="33CDD705" w14:textId="77777777" w:rsidR="00A240EC" w:rsidRPr="003F79C3" w:rsidRDefault="00A240EC" w:rsidP="00AE2CD5">
      <w:pPr>
        <w:rPr>
          <w:color w:val="FF0000"/>
          <w:lang w:val="en-US"/>
        </w:rPr>
      </w:pPr>
    </w:p>
    <w:p w14:paraId="5B83B00F" w14:textId="77777777" w:rsidR="000D2317" w:rsidRPr="003F79C3" w:rsidRDefault="000D2317" w:rsidP="00AE2CD5">
      <w:pPr>
        <w:rPr>
          <w:color w:val="FF0000"/>
          <w:lang w:val="en-US"/>
        </w:rPr>
      </w:pPr>
    </w:p>
    <w:p w14:paraId="66061F17" w14:textId="77777777" w:rsidR="000D2317" w:rsidRPr="003F79C3" w:rsidRDefault="000D2317" w:rsidP="00AE2CD5">
      <w:pPr>
        <w:rPr>
          <w:color w:val="FF0000"/>
          <w:lang w:val="en-US"/>
        </w:rPr>
      </w:pPr>
    </w:p>
    <w:p w14:paraId="13E3A7ED" w14:textId="77777777" w:rsidR="000D2317" w:rsidRPr="003F79C3" w:rsidRDefault="000D2317" w:rsidP="00AE2CD5">
      <w:pPr>
        <w:rPr>
          <w:color w:val="FF0000"/>
          <w:lang w:val="en-US"/>
        </w:rPr>
      </w:pPr>
    </w:p>
    <w:p w14:paraId="1FADD829" w14:textId="77777777" w:rsidR="000D2317" w:rsidRPr="003F79C3" w:rsidRDefault="000D2317" w:rsidP="00AE2CD5">
      <w:pPr>
        <w:rPr>
          <w:color w:val="FF0000"/>
          <w:lang w:val="en-US"/>
        </w:rPr>
      </w:pPr>
    </w:p>
    <w:p w14:paraId="6B4A650C" w14:textId="77777777" w:rsidR="000D2317" w:rsidRPr="003F79C3" w:rsidRDefault="000D2317" w:rsidP="00AE2CD5">
      <w:pPr>
        <w:rPr>
          <w:color w:val="FF0000"/>
          <w:lang w:val="en-US"/>
        </w:rPr>
      </w:pPr>
    </w:p>
    <w:p w14:paraId="20137A7E" w14:textId="77777777" w:rsidR="000D2317" w:rsidRPr="003F79C3" w:rsidRDefault="000D2317" w:rsidP="00AE2CD5">
      <w:pPr>
        <w:rPr>
          <w:color w:val="FF0000"/>
          <w:lang w:val="en-US"/>
        </w:rPr>
      </w:pPr>
    </w:p>
    <w:p w14:paraId="7ABEB63A" w14:textId="2AF6D3B2" w:rsidR="005E4BFE" w:rsidRPr="003F79C3" w:rsidRDefault="003147C7" w:rsidP="00AE2CD5">
      <w:pPr>
        <w:rPr>
          <w:color w:val="FF0000"/>
          <w:lang w:val="en-US"/>
        </w:rPr>
      </w:pPr>
      <w:r w:rsidRPr="003F79C3">
        <w:rPr>
          <w:noProof/>
          <w:lang w:val="en-US" w:eastAsia="zh-CN"/>
        </w:rPr>
        <mc:AlternateContent>
          <mc:Choice Requires="wps">
            <w:drawing>
              <wp:inline distT="0" distB="0" distL="0" distR="0" wp14:anchorId="7C72AAD9" wp14:editId="42D2C5B0">
                <wp:extent cx="6197600" cy="5223510"/>
                <wp:effectExtent l="19050" t="13335" r="12700" b="20955"/>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5223510"/>
                        </a:xfrm>
                        <a:prstGeom prst="rect">
                          <a:avLst/>
                        </a:prstGeom>
                        <a:solidFill>
                          <a:schemeClr val="lt1">
                            <a:lumMod val="100000"/>
                            <a:lumOff val="0"/>
                          </a:schemeClr>
                        </a:solidFill>
                        <a:ln w="25400">
                          <a:solidFill>
                            <a:schemeClr val="accent3">
                              <a:lumMod val="100000"/>
                              <a:lumOff val="0"/>
                            </a:schemeClr>
                          </a:solidFill>
                          <a:miter lim="800000"/>
                          <a:headEnd/>
                          <a:tailEnd/>
                        </a:ln>
                      </wps:spPr>
                      <wps:txbx>
                        <w:txbxContent>
                          <w:p w14:paraId="50CFF6CE" w14:textId="77777777" w:rsidR="00676979" w:rsidRPr="00D10B0C" w:rsidRDefault="00676979" w:rsidP="002A5729">
                            <w:pPr>
                              <w:pStyle w:val="Title"/>
                              <w:rPr>
                                <w:rStyle w:val="Strong"/>
                                <w:color w:val="9BBB59" w:themeColor="accent3"/>
                              </w:rPr>
                            </w:pPr>
                            <w:r w:rsidRPr="00D10B0C">
                              <w:rPr>
                                <w:rStyle w:val="Strong"/>
                                <w:color w:val="9BBB59" w:themeColor="accent3"/>
                              </w:rPr>
                              <w:t xml:space="preserve">BOX </w:t>
                            </w:r>
                            <w:r>
                              <w:rPr>
                                <w:rStyle w:val="Strong"/>
                                <w:color w:val="9BBB59" w:themeColor="accent3"/>
                              </w:rPr>
                              <w:t>9</w:t>
                            </w:r>
                            <w:r w:rsidRPr="00D10B0C">
                              <w:rPr>
                                <w:rStyle w:val="Strong"/>
                                <w:color w:val="9BBB59" w:themeColor="accent3"/>
                              </w:rPr>
                              <w:t>: Applying a risk matrix exercise to estimate future climate risks to health in Dominica</w:t>
                            </w:r>
                          </w:p>
                          <w:p w14:paraId="553C2775" w14:textId="77777777" w:rsidR="00676979" w:rsidRDefault="00676979" w:rsidP="00E53609">
                            <w:pPr>
                              <w:pStyle w:val="CommentText"/>
                              <w:rPr>
                                <w:rFonts w:eastAsia="Arial Unicode MS" w:cs="Arial Unicode MS"/>
                                <w:lang w:val="en-US" w:eastAsia="ja-JP"/>
                              </w:rPr>
                            </w:pPr>
                            <w:r w:rsidRPr="008C0E63">
                              <w:rPr>
                                <w:rFonts w:eastAsia="Arial Unicode MS" w:cs="Arial Unicode MS"/>
                                <w:lang w:val="en-US" w:eastAsia="ja-JP"/>
                              </w:rPr>
                              <w:t xml:space="preserve">When modeling results are not complete or lacking information, a qualitative risk analysis using a risk matrix </w:t>
                            </w:r>
                            <w:r>
                              <w:rPr>
                                <w:rFonts w:eastAsia="Arial Unicode MS" w:cs="Arial Unicode MS"/>
                                <w:lang w:val="en-US" w:eastAsia="ja-JP"/>
                              </w:rPr>
                              <w:t xml:space="preserve">with </w:t>
                            </w:r>
                            <w:r w:rsidRPr="008C0E63">
                              <w:rPr>
                                <w:rFonts w:eastAsia="Arial Unicode MS" w:cs="Arial Unicode MS"/>
                                <w:lang w:val="en-US" w:eastAsia="ja-JP"/>
                              </w:rPr>
                              <w:t xml:space="preserve">stakeholders may provide valuable local information to estimate future climate risks to health. </w:t>
                            </w:r>
                            <w:r>
                              <w:rPr>
                                <w:rFonts w:eastAsia="Arial Unicode MS" w:cs="Arial Unicode MS"/>
                                <w:lang w:val="en-US" w:eastAsia="ja-JP"/>
                              </w:rPr>
                              <w:t>The information presented here provides a simplified example of a risk matrix exercise that was undertaken during the Dominica V&amp;A Assessment:</w:t>
                            </w:r>
                          </w:p>
                          <w:p w14:paraId="7FC29F8C" w14:textId="77777777" w:rsidR="00676979" w:rsidRDefault="0067697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Projection</w:t>
                            </w:r>
                            <w:r w:rsidRPr="00C46657">
                              <w:rPr>
                                <w:rFonts w:eastAsia="Arial Unicode MS" w:cs="Arial Unicode MS"/>
                                <w:lang w:val="en-US" w:eastAsia="ja-JP"/>
                              </w:rPr>
                              <w:t xml:space="preserve">: </w:t>
                            </w:r>
                            <w:r w:rsidRPr="00A91168">
                              <w:rPr>
                                <w:rFonts w:eastAsia="Arial Unicode MS" w:cs="Arial Unicode MS"/>
                                <w:b/>
                              </w:rPr>
                              <w:t>A 2</w:t>
                            </w:r>
                            <w:r w:rsidRPr="00A91168">
                              <w:rPr>
                                <w:rFonts w:eastAsia="Arial Unicode MS"/>
                              </w:rPr>
                              <w:sym w:font="Symbol" w:char="F0B0"/>
                            </w:r>
                            <w:r w:rsidRPr="00A91168">
                              <w:rPr>
                                <w:rFonts w:eastAsia="Arial Unicode MS" w:cs="Arial Unicode MS"/>
                                <w:b/>
                              </w:rPr>
                              <w:t>C increase in temperature coupled with a decrease in precipitation by 40% by the year 2100</w:t>
                            </w:r>
                            <w:r w:rsidRPr="00A91168">
                              <w:rPr>
                                <w:rFonts w:ascii="Arial Unicode MS" w:eastAsia="Arial Unicode MS" w:hAnsi="Arial Unicode MS" w:cs="Arial Unicode MS"/>
                                <w:b/>
                              </w:rPr>
                              <w:t>.</w:t>
                            </w:r>
                          </w:p>
                          <w:p w14:paraId="686FBB36" w14:textId="53A6DB9F" w:rsidR="00676979" w:rsidRPr="00A91168" w:rsidRDefault="00676979" w:rsidP="00793740">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Question</w:t>
                            </w:r>
                            <w:r w:rsidRPr="00C46657">
                              <w:rPr>
                                <w:rFonts w:eastAsia="Arial Unicode MS" w:cs="Arial Unicode MS"/>
                                <w:lang w:val="en-US" w:eastAsia="ja-JP"/>
                              </w:rPr>
                              <w:t xml:space="preserve">: </w:t>
                            </w:r>
                            <w:r w:rsidRPr="00A91168">
                              <w:rPr>
                                <w:rFonts w:eastAsia="Arial Unicode MS" w:cs="Arial Unicode MS"/>
                                <w:lang w:val="en-US" w:eastAsia="ja-JP"/>
                              </w:rPr>
                              <w:t xml:space="preserve">Considering the above climate projection, what is the </w:t>
                            </w:r>
                            <w:r w:rsidRPr="00A91168">
                              <w:rPr>
                                <w:rFonts w:eastAsia="Arial Unicode MS" w:cs="Arial Unicode MS"/>
                                <w:b/>
                                <w:i/>
                                <w:lang w:val="en-US" w:eastAsia="ja-JP"/>
                              </w:rPr>
                              <w:t>strength of link</w:t>
                            </w:r>
                            <w:r w:rsidRPr="00A91168">
                              <w:rPr>
                                <w:rFonts w:eastAsia="Arial Unicode MS" w:cs="Arial Unicode MS"/>
                                <w:lang w:val="en-US" w:eastAsia="ja-JP"/>
                              </w:rPr>
                              <w:t xml:space="preserve"> between </w:t>
                            </w:r>
                            <w:r w:rsidRPr="00C46657">
                              <w:rPr>
                                <w:rFonts w:eastAsia="Arial Unicode MS" w:cs="Arial Unicode MS"/>
                                <w:u w:val="single"/>
                                <w:lang w:val="en-US" w:eastAsia="ja-JP"/>
                              </w:rPr>
                              <w:t>[</w:t>
                            </w:r>
                            <w:r w:rsidRPr="00F62956">
                              <w:rPr>
                                <w:rFonts w:eastAsia="Arial Unicode MS" w:cs="Arial Unicode MS"/>
                                <w:lang w:val="en-US" w:eastAsia="ja-JP"/>
                              </w:rPr>
                              <w:t>climate linked health</w:t>
                            </w:r>
                            <w:r w:rsidRPr="00C46657">
                              <w:rPr>
                                <w:rFonts w:eastAsia="Arial Unicode MS" w:cs="Arial Unicode MS"/>
                                <w:u w:val="single"/>
                                <w:lang w:val="en-US" w:eastAsia="ja-JP"/>
                              </w:rPr>
                              <w:t xml:space="preserve"> </w:t>
                            </w:r>
                            <w:r w:rsidRPr="00F62956">
                              <w:rPr>
                                <w:rFonts w:eastAsia="Arial Unicode MS" w:cs="Arial Unicode MS"/>
                                <w:lang w:val="en-US" w:eastAsia="ja-JP"/>
                              </w:rPr>
                              <w:t>hazard]</w:t>
                            </w:r>
                            <w:r w:rsidRPr="00C46657">
                              <w:rPr>
                                <w:rFonts w:eastAsia="Arial Unicode MS" w:cs="Arial Unicode MS"/>
                                <w:u w:val="single"/>
                                <w:lang w:val="en-US" w:eastAsia="ja-JP"/>
                              </w:rPr>
                              <w:t xml:space="preserve"> </w:t>
                            </w:r>
                            <w:r w:rsidRPr="00A91168">
                              <w:rPr>
                                <w:rFonts w:eastAsia="Arial Unicode MS" w:cs="Arial Unicode MS"/>
                                <w:lang w:val="en-US" w:eastAsia="ja-JP"/>
                              </w:rPr>
                              <w:t>and climate change in Dominica</w:t>
                            </w:r>
                            <w:r w:rsidR="00793740">
                              <w:rPr>
                                <w:rFonts w:eastAsia="Arial Unicode MS" w:cs="Arial Unicode MS"/>
                                <w:lang w:val="en-US" w:eastAsia="ja-JP"/>
                              </w:rPr>
                              <w:t xml:space="preserve">? </w:t>
                            </w:r>
                            <w:r w:rsidRPr="00A91168">
                              <w:rPr>
                                <w:rFonts w:eastAsia="Arial Unicode MS" w:cs="Arial Unicode MS"/>
                                <w:lang w:val="en-US" w:eastAsia="ja-JP"/>
                              </w:rPr>
                              <w:t xml:space="preserve">What is the </w:t>
                            </w:r>
                            <w:r w:rsidRPr="00A91168">
                              <w:rPr>
                                <w:rFonts w:eastAsia="Arial Unicode MS" w:cs="Arial Unicode MS"/>
                                <w:b/>
                                <w:i/>
                                <w:lang w:val="en-US" w:eastAsia="ja-JP"/>
                              </w:rPr>
                              <w:t>severity of impacts</w:t>
                            </w:r>
                            <w:r w:rsidRPr="00A91168">
                              <w:rPr>
                                <w:rFonts w:eastAsia="Arial Unicode MS" w:cs="Arial Unicode MS"/>
                                <w:lang w:val="en-US" w:eastAsia="ja-JP"/>
                              </w:rPr>
                              <w:t xml:space="preserve"> from</w:t>
                            </w:r>
                            <w:r w:rsidRPr="00C46657">
                              <w:rPr>
                                <w:rFonts w:eastAsia="Arial Unicode MS" w:cs="Arial Unicode MS"/>
                                <w:lang w:val="en-US" w:eastAsia="ja-JP"/>
                              </w:rPr>
                              <w:t xml:space="preserve"> [climate linked health hazard]</w:t>
                            </w:r>
                            <w:r w:rsidRPr="00A91168">
                              <w:rPr>
                                <w:rFonts w:eastAsia="Arial Unicode MS" w:cs="Arial Unicode MS"/>
                                <w:lang w:val="en-US" w:eastAsia="ja-JP"/>
                              </w:rPr>
                              <w:t xml:space="preserve"> to Dominican society under the presented climate projection?</w:t>
                            </w:r>
                          </w:p>
                          <w:p w14:paraId="216E027A" w14:textId="77777777" w:rsidR="00676979" w:rsidRPr="00A91168" w:rsidRDefault="0067697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Instructions</w:t>
                            </w:r>
                            <w:r>
                              <w:rPr>
                                <w:rFonts w:eastAsia="Arial Unicode MS" w:cs="Arial Unicode MS"/>
                                <w:b/>
                                <w:lang w:val="en-US" w:eastAsia="ja-JP"/>
                              </w:rPr>
                              <w:t xml:space="preserve">: </w:t>
                            </w:r>
                            <w:r w:rsidRPr="00A91168">
                              <w:rPr>
                                <w:rFonts w:eastAsia="Arial Unicode MS" w:cs="Arial Unicode MS"/>
                                <w:lang w:val="en-US" w:eastAsia="ja-JP"/>
                              </w:rPr>
                              <w:t>Please mark your answer with an “</w:t>
                            </w:r>
                            <w:r w:rsidRPr="00A91168">
                              <w:rPr>
                                <w:rFonts w:eastAsia="Arial Unicode MS" w:cs="Arial Unicode MS"/>
                                <w:b/>
                                <w:lang w:val="en-US" w:eastAsia="ja-JP"/>
                              </w:rPr>
                              <w:t>X</w:t>
                            </w:r>
                            <w:r w:rsidRPr="00A91168">
                              <w:rPr>
                                <w:rFonts w:eastAsia="Arial Unicode MS" w:cs="Arial Unicode MS"/>
                                <w:lang w:val="en-US" w:eastAsia="ja-JP"/>
                              </w:rPr>
                              <w:t>”</w:t>
                            </w:r>
                            <w:r w:rsidRPr="00E53609">
                              <w:t xml:space="preserve"> </w:t>
                            </w:r>
                            <w:r>
                              <w:t>in the risk matrix below</w:t>
                            </w:r>
                          </w:p>
                          <w:p w14:paraId="1461BF77" w14:textId="77777777" w:rsidR="00676979" w:rsidRPr="00A91168" w:rsidRDefault="00676979" w:rsidP="00E53609">
                            <w:pPr>
                              <w:spacing w:before="0" w:after="200"/>
                              <w:jc w:val="both"/>
                              <w:rPr>
                                <w:rFonts w:eastAsia="Arial Unicode MS" w:cs="Arial Unicode MS"/>
                                <w:lang w:val="en-US" w:eastAsia="ja-JP"/>
                              </w:rPr>
                            </w:pPr>
                          </w:p>
                          <w:tbl>
                            <w:tblPr>
                              <w:tblStyle w:val="TableGrid1"/>
                              <w:tblW w:w="8080" w:type="dxa"/>
                              <w:tblInd w:w="576" w:type="dxa"/>
                              <w:tblLayout w:type="fixed"/>
                              <w:tblLook w:val="04A0" w:firstRow="1" w:lastRow="0" w:firstColumn="1" w:lastColumn="0" w:noHBand="0" w:noVBand="1"/>
                            </w:tblPr>
                            <w:tblGrid>
                              <w:gridCol w:w="992"/>
                              <w:gridCol w:w="1418"/>
                              <w:gridCol w:w="1417"/>
                              <w:gridCol w:w="1418"/>
                              <w:gridCol w:w="1417"/>
                              <w:gridCol w:w="1418"/>
                            </w:tblGrid>
                            <w:tr w:rsidR="00676979" w:rsidRPr="00E53609" w14:paraId="5F9E05A4" w14:textId="77777777" w:rsidTr="00471AC0">
                              <w:tc>
                                <w:tcPr>
                                  <w:tcW w:w="992" w:type="dxa"/>
                                  <w:vMerge w:val="restart"/>
                                  <w:textDirection w:val="btLr"/>
                                </w:tcPr>
                                <w:p w14:paraId="04FAF41A" w14:textId="77777777" w:rsidR="00676979" w:rsidRPr="008C0E63" w:rsidRDefault="00676979" w:rsidP="00E53609">
                                  <w:pPr>
                                    <w:spacing w:before="0"/>
                                    <w:ind w:left="113" w:right="113"/>
                                    <w:jc w:val="center"/>
                                    <w:rPr>
                                      <w:rFonts w:eastAsia="Arial Unicode MS" w:cs="Arial Unicode MS"/>
                                    </w:rPr>
                                  </w:pPr>
                                  <w:r w:rsidRPr="008C0E63">
                                    <w:rPr>
                                      <w:rFonts w:eastAsia="Arial Unicode MS" w:cs="Arial Unicode MS"/>
                                    </w:rPr>
                                    <w:t>Strength of Link to Climate Change in Dominica</w:t>
                                  </w:r>
                                </w:p>
                              </w:tc>
                              <w:tc>
                                <w:tcPr>
                                  <w:tcW w:w="1418" w:type="dxa"/>
                                  <w:shd w:val="clear" w:color="auto" w:fill="FF0000"/>
                                </w:tcPr>
                                <w:p w14:paraId="2A7341F1"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Extreme</w:t>
                                  </w:r>
                                </w:p>
                              </w:tc>
                              <w:tc>
                                <w:tcPr>
                                  <w:tcW w:w="1417" w:type="dxa"/>
                                </w:tcPr>
                                <w:p w14:paraId="22B592BE" w14:textId="77777777" w:rsidR="00676979" w:rsidRPr="008C0E63" w:rsidRDefault="00676979" w:rsidP="00E53609">
                                  <w:pPr>
                                    <w:spacing w:before="0"/>
                                    <w:rPr>
                                      <w:rFonts w:eastAsia="Arial Unicode MS" w:cs="Arial Unicode MS"/>
                                    </w:rPr>
                                  </w:pPr>
                                </w:p>
                              </w:tc>
                              <w:tc>
                                <w:tcPr>
                                  <w:tcW w:w="1418" w:type="dxa"/>
                                </w:tcPr>
                                <w:p w14:paraId="2ACB54D9" w14:textId="77777777" w:rsidR="00676979" w:rsidRPr="008C0E63" w:rsidRDefault="00676979" w:rsidP="00E53609">
                                  <w:pPr>
                                    <w:spacing w:before="0"/>
                                    <w:rPr>
                                      <w:rFonts w:eastAsia="Arial Unicode MS" w:cs="Arial Unicode MS"/>
                                    </w:rPr>
                                  </w:pPr>
                                </w:p>
                              </w:tc>
                              <w:tc>
                                <w:tcPr>
                                  <w:tcW w:w="1417" w:type="dxa"/>
                                </w:tcPr>
                                <w:p w14:paraId="5582C9CB" w14:textId="77777777" w:rsidR="00676979" w:rsidRPr="008C0E63" w:rsidRDefault="00676979" w:rsidP="00E53609">
                                  <w:pPr>
                                    <w:spacing w:before="0"/>
                                    <w:rPr>
                                      <w:rFonts w:eastAsia="Arial Unicode MS" w:cs="Arial Unicode MS"/>
                                    </w:rPr>
                                  </w:pPr>
                                </w:p>
                              </w:tc>
                              <w:tc>
                                <w:tcPr>
                                  <w:tcW w:w="1418" w:type="dxa"/>
                                </w:tcPr>
                                <w:p w14:paraId="15845D18" w14:textId="77777777" w:rsidR="00676979" w:rsidRPr="008C0E63" w:rsidRDefault="00676979" w:rsidP="00E53609">
                                  <w:pPr>
                                    <w:spacing w:before="0"/>
                                    <w:rPr>
                                      <w:rFonts w:eastAsia="Arial Unicode MS" w:cs="Arial Unicode MS"/>
                                    </w:rPr>
                                  </w:pPr>
                                </w:p>
                                <w:p w14:paraId="11F42E39" w14:textId="77777777" w:rsidR="00676979" w:rsidRPr="008C0E63" w:rsidRDefault="00676979" w:rsidP="00E53609">
                                  <w:pPr>
                                    <w:spacing w:before="0"/>
                                    <w:rPr>
                                      <w:rFonts w:eastAsia="Arial Unicode MS" w:cs="Arial Unicode MS"/>
                                    </w:rPr>
                                  </w:pPr>
                                </w:p>
                              </w:tc>
                            </w:tr>
                            <w:tr w:rsidR="00676979" w:rsidRPr="00E53609" w14:paraId="1EEDFC40" w14:textId="77777777" w:rsidTr="00471AC0">
                              <w:tc>
                                <w:tcPr>
                                  <w:tcW w:w="992" w:type="dxa"/>
                                  <w:vMerge/>
                                </w:tcPr>
                                <w:p w14:paraId="4C4B429D" w14:textId="77777777" w:rsidR="00676979" w:rsidRPr="008C0E63" w:rsidRDefault="00676979" w:rsidP="00E53609">
                                  <w:pPr>
                                    <w:spacing w:before="0"/>
                                    <w:rPr>
                                      <w:rFonts w:eastAsia="Arial Unicode MS" w:cs="Arial Unicode MS"/>
                                    </w:rPr>
                                  </w:pPr>
                                </w:p>
                              </w:tc>
                              <w:tc>
                                <w:tcPr>
                                  <w:tcW w:w="1418" w:type="dxa"/>
                                  <w:shd w:val="clear" w:color="auto" w:fill="FABF8F" w:themeFill="accent6" w:themeFillTint="99"/>
                                </w:tcPr>
                                <w:p w14:paraId="7E47594C"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High</w:t>
                                  </w:r>
                                </w:p>
                              </w:tc>
                              <w:tc>
                                <w:tcPr>
                                  <w:tcW w:w="1417" w:type="dxa"/>
                                </w:tcPr>
                                <w:p w14:paraId="1239B7C4" w14:textId="77777777" w:rsidR="00676979" w:rsidRPr="008C0E63" w:rsidRDefault="00676979" w:rsidP="00E53609">
                                  <w:pPr>
                                    <w:spacing w:before="0"/>
                                    <w:rPr>
                                      <w:rFonts w:eastAsia="Arial Unicode MS" w:cs="Arial Unicode MS"/>
                                    </w:rPr>
                                  </w:pPr>
                                </w:p>
                              </w:tc>
                              <w:tc>
                                <w:tcPr>
                                  <w:tcW w:w="1418" w:type="dxa"/>
                                </w:tcPr>
                                <w:p w14:paraId="4B4B971F" w14:textId="77777777" w:rsidR="00676979" w:rsidRPr="008C0E63" w:rsidRDefault="00676979" w:rsidP="00E53609">
                                  <w:pPr>
                                    <w:spacing w:before="0"/>
                                    <w:rPr>
                                      <w:rFonts w:eastAsia="Arial Unicode MS" w:cs="Arial Unicode MS"/>
                                    </w:rPr>
                                  </w:pPr>
                                </w:p>
                              </w:tc>
                              <w:tc>
                                <w:tcPr>
                                  <w:tcW w:w="1417" w:type="dxa"/>
                                </w:tcPr>
                                <w:p w14:paraId="2DF14D97" w14:textId="77777777" w:rsidR="00676979" w:rsidRPr="008C0E63" w:rsidRDefault="00676979" w:rsidP="00E53609">
                                  <w:pPr>
                                    <w:spacing w:before="0"/>
                                    <w:rPr>
                                      <w:rFonts w:eastAsia="Arial Unicode MS" w:cs="Arial Unicode MS"/>
                                    </w:rPr>
                                  </w:pPr>
                                </w:p>
                              </w:tc>
                              <w:tc>
                                <w:tcPr>
                                  <w:tcW w:w="1418" w:type="dxa"/>
                                </w:tcPr>
                                <w:p w14:paraId="1D3A5EB8" w14:textId="77777777" w:rsidR="00676979" w:rsidRPr="008C0E63" w:rsidRDefault="00676979" w:rsidP="00E53609">
                                  <w:pPr>
                                    <w:spacing w:before="0"/>
                                    <w:rPr>
                                      <w:rFonts w:eastAsia="Arial Unicode MS" w:cs="Arial Unicode MS"/>
                                    </w:rPr>
                                  </w:pPr>
                                </w:p>
                                <w:p w14:paraId="6350698C" w14:textId="77777777" w:rsidR="00676979" w:rsidRPr="008C0E63" w:rsidRDefault="00676979" w:rsidP="00E53609">
                                  <w:pPr>
                                    <w:spacing w:before="0"/>
                                    <w:rPr>
                                      <w:rFonts w:eastAsia="Arial Unicode MS" w:cs="Arial Unicode MS"/>
                                    </w:rPr>
                                  </w:pPr>
                                </w:p>
                              </w:tc>
                            </w:tr>
                            <w:tr w:rsidR="00676979" w:rsidRPr="00E53609" w14:paraId="6841AB53" w14:textId="77777777" w:rsidTr="00471AC0">
                              <w:trPr>
                                <w:trHeight w:val="80"/>
                              </w:trPr>
                              <w:tc>
                                <w:tcPr>
                                  <w:tcW w:w="992" w:type="dxa"/>
                                  <w:vMerge/>
                                </w:tcPr>
                                <w:p w14:paraId="2AF2D54E" w14:textId="77777777" w:rsidR="00676979" w:rsidRPr="008C0E63" w:rsidRDefault="00676979" w:rsidP="00E53609">
                                  <w:pPr>
                                    <w:spacing w:before="0"/>
                                    <w:rPr>
                                      <w:rFonts w:eastAsia="Arial Unicode MS" w:cs="Arial Unicode MS"/>
                                    </w:rPr>
                                  </w:pPr>
                                </w:p>
                              </w:tc>
                              <w:tc>
                                <w:tcPr>
                                  <w:tcW w:w="1418" w:type="dxa"/>
                                  <w:shd w:val="clear" w:color="auto" w:fill="FFFF00"/>
                                </w:tcPr>
                                <w:p w14:paraId="40EDD1B3"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Medium</w:t>
                                  </w:r>
                                </w:p>
                              </w:tc>
                              <w:tc>
                                <w:tcPr>
                                  <w:tcW w:w="1417" w:type="dxa"/>
                                </w:tcPr>
                                <w:p w14:paraId="7E929AFD" w14:textId="77777777" w:rsidR="00676979" w:rsidRPr="008C0E63" w:rsidRDefault="00676979" w:rsidP="00E53609">
                                  <w:pPr>
                                    <w:spacing w:before="0"/>
                                    <w:rPr>
                                      <w:rFonts w:eastAsia="Arial Unicode MS" w:cs="Arial Unicode MS"/>
                                    </w:rPr>
                                  </w:pPr>
                                </w:p>
                              </w:tc>
                              <w:tc>
                                <w:tcPr>
                                  <w:tcW w:w="1418" w:type="dxa"/>
                                </w:tcPr>
                                <w:p w14:paraId="5950C961" w14:textId="77777777" w:rsidR="00676979" w:rsidRPr="008C0E63" w:rsidRDefault="00676979" w:rsidP="00E53609">
                                  <w:pPr>
                                    <w:spacing w:before="0"/>
                                    <w:rPr>
                                      <w:rFonts w:eastAsia="Arial Unicode MS" w:cs="Arial Unicode MS"/>
                                    </w:rPr>
                                  </w:pPr>
                                </w:p>
                              </w:tc>
                              <w:tc>
                                <w:tcPr>
                                  <w:tcW w:w="1417" w:type="dxa"/>
                                </w:tcPr>
                                <w:p w14:paraId="0B4A769E" w14:textId="77777777" w:rsidR="00676979" w:rsidRPr="008C0E63" w:rsidRDefault="00676979" w:rsidP="00E53609">
                                  <w:pPr>
                                    <w:spacing w:before="0"/>
                                    <w:rPr>
                                      <w:rFonts w:eastAsia="Arial Unicode MS" w:cs="Arial Unicode MS"/>
                                    </w:rPr>
                                  </w:pPr>
                                </w:p>
                              </w:tc>
                              <w:tc>
                                <w:tcPr>
                                  <w:tcW w:w="1418" w:type="dxa"/>
                                </w:tcPr>
                                <w:p w14:paraId="42B53FD9" w14:textId="77777777" w:rsidR="00676979" w:rsidRPr="008C0E63" w:rsidRDefault="00676979" w:rsidP="00E53609">
                                  <w:pPr>
                                    <w:spacing w:before="0"/>
                                    <w:rPr>
                                      <w:rFonts w:eastAsia="Arial Unicode MS" w:cs="Arial Unicode MS"/>
                                    </w:rPr>
                                  </w:pPr>
                                </w:p>
                                <w:p w14:paraId="3E5F475E" w14:textId="77777777" w:rsidR="00676979" w:rsidRPr="008C0E63" w:rsidRDefault="00676979" w:rsidP="00E53609">
                                  <w:pPr>
                                    <w:spacing w:before="0"/>
                                    <w:rPr>
                                      <w:rFonts w:eastAsia="Arial Unicode MS" w:cs="Arial Unicode MS"/>
                                    </w:rPr>
                                  </w:pPr>
                                </w:p>
                              </w:tc>
                            </w:tr>
                            <w:tr w:rsidR="00676979" w:rsidRPr="00E53609" w14:paraId="74B53639" w14:textId="77777777" w:rsidTr="00471AC0">
                              <w:tc>
                                <w:tcPr>
                                  <w:tcW w:w="992" w:type="dxa"/>
                                  <w:vMerge/>
                                </w:tcPr>
                                <w:p w14:paraId="3A56889D" w14:textId="77777777" w:rsidR="00676979" w:rsidRPr="008C0E63" w:rsidRDefault="00676979" w:rsidP="00E53609">
                                  <w:pPr>
                                    <w:spacing w:before="0"/>
                                    <w:rPr>
                                      <w:rFonts w:eastAsia="Arial Unicode MS" w:cs="Arial Unicode MS"/>
                                    </w:rPr>
                                  </w:pPr>
                                </w:p>
                              </w:tc>
                              <w:tc>
                                <w:tcPr>
                                  <w:tcW w:w="1418" w:type="dxa"/>
                                  <w:shd w:val="clear" w:color="auto" w:fill="9BBB59" w:themeFill="accent3"/>
                                </w:tcPr>
                                <w:p w14:paraId="24C3B35F"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Low</w:t>
                                  </w:r>
                                </w:p>
                              </w:tc>
                              <w:tc>
                                <w:tcPr>
                                  <w:tcW w:w="1417" w:type="dxa"/>
                                </w:tcPr>
                                <w:p w14:paraId="02C5102B" w14:textId="77777777" w:rsidR="00676979" w:rsidRPr="008C0E63" w:rsidRDefault="00676979" w:rsidP="00E53609">
                                  <w:pPr>
                                    <w:spacing w:before="0"/>
                                    <w:rPr>
                                      <w:rFonts w:eastAsia="Arial Unicode MS" w:cs="Arial Unicode MS"/>
                                    </w:rPr>
                                  </w:pPr>
                                </w:p>
                              </w:tc>
                              <w:tc>
                                <w:tcPr>
                                  <w:tcW w:w="1418" w:type="dxa"/>
                                </w:tcPr>
                                <w:p w14:paraId="5D09EE21" w14:textId="77777777" w:rsidR="00676979" w:rsidRPr="008C0E63" w:rsidRDefault="00676979" w:rsidP="00E53609">
                                  <w:pPr>
                                    <w:spacing w:before="0"/>
                                    <w:rPr>
                                      <w:rFonts w:eastAsia="Arial Unicode MS" w:cs="Arial Unicode MS"/>
                                    </w:rPr>
                                  </w:pPr>
                                </w:p>
                              </w:tc>
                              <w:tc>
                                <w:tcPr>
                                  <w:tcW w:w="1417" w:type="dxa"/>
                                </w:tcPr>
                                <w:p w14:paraId="61013DC8" w14:textId="77777777" w:rsidR="00676979" w:rsidRPr="008C0E63" w:rsidRDefault="00676979" w:rsidP="00E53609">
                                  <w:pPr>
                                    <w:spacing w:before="0"/>
                                    <w:rPr>
                                      <w:rFonts w:eastAsia="Arial Unicode MS" w:cs="Arial Unicode MS"/>
                                    </w:rPr>
                                  </w:pPr>
                                </w:p>
                              </w:tc>
                              <w:tc>
                                <w:tcPr>
                                  <w:tcW w:w="1418" w:type="dxa"/>
                                </w:tcPr>
                                <w:p w14:paraId="07AC11AE" w14:textId="77777777" w:rsidR="00676979" w:rsidRPr="008C0E63" w:rsidRDefault="00676979" w:rsidP="00E53609">
                                  <w:pPr>
                                    <w:spacing w:before="0"/>
                                    <w:rPr>
                                      <w:rFonts w:eastAsia="Arial Unicode MS" w:cs="Arial Unicode MS"/>
                                    </w:rPr>
                                  </w:pPr>
                                </w:p>
                                <w:p w14:paraId="6F2EE287" w14:textId="77777777" w:rsidR="00676979" w:rsidRPr="008C0E63" w:rsidRDefault="00676979" w:rsidP="00E53609">
                                  <w:pPr>
                                    <w:spacing w:before="0"/>
                                    <w:rPr>
                                      <w:rFonts w:eastAsia="Arial Unicode MS" w:cs="Arial Unicode MS"/>
                                    </w:rPr>
                                  </w:pPr>
                                </w:p>
                              </w:tc>
                            </w:tr>
                            <w:tr w:rsidR="00676979" w:rsidRPr="00E53609" w14:paraId="77D535B1" w14:textId="77777777" w:rsidTr="00471AC0">
                              <w:tc>
                                <w:tcPr>
                                  <w:tcW w:w="992" w:type="dxa"/>
                                  <w:vMerge/>
                                </w:tcPr>
                                <w:p w14:paraId="66EE192C" w14:textId="77777777" w:rsidR="00676979" w:rsidRPr="008C0E63" w:rsidRDefault="00676979" w:rsidP="00E53609">
                                  <w:pPr>
                                    <w:spacing w:before="0"/>
                                    <w:rPr>
                                      <w:rFonts w:eastAsia="Arial Unicode MS" w:cs="Arial Unicode MS"/>
                                    </w:rPr>
                                  </w:pPr>
                                </w:p>
                              </w:tc>
                              <w:tc>
                                <w:tcPr>
                                  <w:tcW w:w="1418" w:type="dxa"/>
                                </w:tcPr>
                                <w:p w14:paraId="57489F8C" w14:textId="77777777" w:rsidR="00676979" w:rsidRPr="008C0E63" w:rsidRDefault="00676979" w:rsidP="00E53609">
                                  <w:pPr>
                                    <w:spacing w:before="0"/>
                                    <w:jc w:val="center"/>
                                    <w:rPr>
                                      <w:rFonts w:eastAsia="Arial Unicode MS" w:cs="Arial Unicode MS"/>
                                    </w:rPr>
                                  </w:pPr>
                                </w:p>
                              </w:tc>
                              <w:tc>
                                <w:tcPr>
                                  <w:tcW w:w="1417" w:type="dxa"/>
                                  <w:shd w:val="clear" w:color="auto" w:fill="9BBB59" w:themeFill="accent3"/>
                                </w:tcPr>
                                <w:p w14:paraId="181DB3A6"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Low</w:t>
                                  </w:r>
                                </w:p>
                              </w:tc>
                              <w:tc>
                                <w:tcPr>
                                  <w:tcW w:w="1418" w:type="dxa"/>
                                  <w:shd w:val="clear" w:color="auto" w:fill="FFFF00"/>
                                </w:tcPr>
                                <w:p w14:paraId="4681AF76"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Medium</w:t>
                                  </w:r>
                                </w:p>
                              </w:tc>
                              <w:tc>
                                <w:tcPr>
                                  <w:tcW w:w="1417" w:type="dxa"/>
                                  <w:shd w:val="clear" w:color="auto" w:fill="FABF8F" w:themeFill="accent6" w:themeFillTint="99"/>
                                </w:tcPr>
                                <w:p w14:paraId="783518A2"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High</w:t>
                                  </w:r>
                                </w:p>
                              </w:tc>
                              <w:tc>
                                <w:tcPr>
                                  <w:tcW w:w="1418" w:type="dxa"/>
                                  <w:shd w:val="clear" w:color="auto" w:fill="FF0000"/>
                                </w:tcPr>
                                <w:p w14:paraId="27FEE5BB"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Extreme</w:t>
                                  </w:r>
                                </w:p>
                                <w:p w14:paraId="78BFF98B" w14:textId="77777777" w:rsidR="00676979" w:rsidRPr="008C0E63" w:rsidRDefault="00676979" w:rsidP="00E53609">
                                  <w:pPr>
                                    <w:spacing w:before="0"/>
                                    <w:jc w:val="center"/>
                                    <w:rPr>
                                      <w:rFonts w:eastAsia="Arial Unicode MS" w:cs="Arial Unicode MS"/>
                                      <w:b/>
                                    </w:rPr>
                                  </w:pPr>
                                </w:p>
                              </w:tc>
                            </w:tr>
                            <w:tr w:rsidR="00676979" w:rsidRPr="00E53609" w14:paraId="00DFBDD5" w14:textId="77777777" w:rsidTr="00471AC0">
                              <w:tc>
                                <w:tcPr>
                                  <w:tcW w:w="992" w:type="dxa"/>
                                  <w:vMerge/>
                                </w:tcPr>
                                <w:p w14:paraId="4979AC3B" w14:textId="77777777" w:rsidR="00676979" w:rsidRPr="008C0E63" w:rsidRDefault="00676979" w:rsidP="00E53609">
                                  <w:pPr>
                                    <w:spacing w:before="0"/>
                                    <w:rPr>
                                      <w:rFonts w:eastAsia="Arial Unicode MS" w:cs="Arial Unicode MS"/>
                                    </w:rPr>
                                  </w:pPr>
                                </w:p>
                              </w:tc>
                              <w:tc>
                                <w:tcPr>
                                  <w:tcW w:w="7088" w:type="dxa"/>
                                  <w:gridSpan w:val="5"/>
                                </w:tcPr>
                                <w:p w14:paraId="5BD120AF" w14:textId="77777777" w:rsidR="00676979" w:rsidRPr="008C0E63" w:rsidRDefault="00676979" w:rsidP="00E53609">
                                  <w:pPr>
                                    <w:spacing w:before="0"/>
                                    <w:jc w:val="center"/>
                                    <w:rPr>
                                      <w:rFonts w:eastAsia="Arial Unicode MS" w:cs="Arial Unicode MS"/>
                                    </w:rPr>
                                  </w:pPr>
                                  <w:r w:rsidRPr="008C0E63">
                                    <w:rPr>
                                      <w:rFonts w:eastAsia="Arial Unicode MS" w:cs="Arial Unicode MS"/>
                                    </w:rPr>
                                    <w:t>Severity of Impacts to Dominican Society</w:t>
                                  </w:r>
                                </w:p>
                              </w:tc>
                            </w:tr>
                          </w:tbl>
                          <w:p w14:paraId="22824935" w14:textId="77777777" w:rsidR="00676979" w:rsidRDefault="00676979" w:rsidP="00E53609"/>
                          <w:p w14:paraId="7B3F2BE7" w14:textId="77777777" w:rsidR="00676979" w:rsidRDefault="00676979" w:rsidP="00E53609">
                            <w:r w:rsidRPr="008C0E63">
                              <w:rPr>
                                <w:i/>
                              </w:rPr>
                              <w:t>Note</w:t>
                            </w:r>
                            <w:r>
                              <w:rPr>
                                <w:i/>
                              </w:rPr>
                              <w:t xml:space="preserve">: response rates may be low when the exercise is distributed via mail. In-person administration in addition to electronic </w:t>
                            </w:r>
                            <w:r w:rsidRPr="00D35B19">
                              <w:rPr>
                                <w:i/>
                              </w:rPr>
                              <w:t>distribution</w:t>
                            </w:r>
                            <w:r w:rsidRPr="008C0E63">
                              <w:rPr>
                                <w:i/>
                              </w:rPr>
                              <w:t xml:space="preserve"> may increase response rates</w:t>
                            </w:r>
                            <w:r>
                              <w:t>.</w:t>
                            </w:r>
                          </w:p>
                          <w:p w14:paraId="4184245B" w14:textId="77777777" w:rsidR="00676979" w:rsidRPr="008C0E63" w:rsidRDefault="00676979" w:rsidP="00E53609">
                            <w:pPr>
                              <w:rPr>
                                <w:rFonts w:eastAsia="Times New Roman" w:cs="Times New Roman"/>
                                <w:lang w:val="fr-CA" w:eastAsia="en-US"/>
                              </w:rPr>
                            </w:pPr>
                            <w:r>
                              <w:tab/>
                            </w:r>
                            <w:r>
                              <w:tab/>
                            </w:r>
                            <w:r>
                              <w:tab/>
                            </w:r>
                            <w:r>
                              <w:tab/>
                            </w:r>
                            <w:r>
                              <w:tab/>
                            </w:r>
                            <w:r>
                              <w:tab/>
                            </w:r>
                            <w:r>
                              <w:tab/>
                            </w:r>
                            <w:r>
                              <w:tab/>
                            </w:r>
                            <w:r>
                              <w:tab/>
                            </w:r>
                            <w:r>
                              <w:tab/>
                            </w:r>
                            <w:r>
                              <w:rPr>
                                <w:lang w:val="fr-CA"/>
                              </w:rPr>
                              <w:t>Source: Verret et al. 2016</w:t>
                            </w:r>
                          </w:p>
                        </w:txbxContent>
                      </wps:txbx>
                      <wps:bodyPr rot="0" vert="horz" wrap="square" lIns="91440" tIns="45720" rIns="91440" bIns="45720" anchor="ctr" anchorCtr="0" upright="1">
                        <a:noAutofit/>
                      </wps:bodyPr>
                    </wps:wsp>
                  </a:graphicData>
                </a:graphic>
              </wp:inline>
            </w:drawing>
          </mc:Choice>
          <mc:Fallback>
            <w:pict>
              <v:shape id="Text Box 6" o:spid="_x0000_s1081" type="#_x0000_t202" style="width:488pt;height:41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" fillcolor="white [3201]" strokecolor="#9bbb59 [3206]" strokeweight="2pt">
                <v:textbox>
                  <w:txbxContent>
                    <w:p w14:paraId="50CFF6CE" w14:textId="77777777" w:rsidR="00676979" w:rsidRPr="00D10B0C" w:rsidRDefault="00676979" w:rsidP="002A5729">
                      <w:pPr>
                        <w:pStyle w:val="Title"/>
                        <w:rPr>
                          <w:rStyle w:val="Strong"/>
                          <w:color w:val="9BBB59" w:themeColor="accent3"/>
                        </w:rPr>
                      </w:pPr>
                      <w:r w:rsidRPr="00D10B0C">
                        <w:rPr>
                          <w:rStyle w:val="Strong"/>
                          <w:color w:val="9BBB59" w:themeColor="accent3"/>
                        </w:rPr>
                        <w:t xml:space="preserve">BOX </w:t>
                      </w:r>
                      <w:r>
                        <w:rPr>
                          <w:rStyle w:val="Strong"/>
                          <w:color w:val="9BBB59" w:themeColor="accent3"/>
                        </w:rPr>
                        <w:t>9</w:t>
                      </w:r>
                      <w:r w:rsidRPr="00D10B0C">
                        <w:rPr>
                          <w:rStyle w:val="Strong"/>
                          <w:color w:val="9BBB59" w:themeColor="accent3"/>
                        </w:rPr>
                        <w:t>: Applying a risk matrix exercise to estimate future climate risks to health in Dominica</w:t>
                      </w:r>
                    </w:p>
                    <w:p w14:paraId="553C2775" w14:textId="77777777" w:rsidR="00676979" w:rsidRDefault="00676979" w:rsidP="00E53609">
                      <w:pPr>
                        <w:pStyle w:val="CommentText"/>
                        <w:rPr>
                          <w:rFonts w:eastAsia="Arial Unicode MS" w:cs="Arial Unicode MS"/>
                          <w:lang w:val="en-US" w:eastAsia="ja-JP"/>
                        </w:rPr>
                      </w:pPr>
                      <w:r w:rsidRPr="008C0E63">
                        <w:rPr>
                          <w:rFonts w:eastAsia="Arial Unicode MS" w:cs="Arial Unicode MS"/>
                          <w:lang w:val="en-US" w:eastAsia="ja-JP"/>
                        </w:rPr>
                        <w:t xml:space="preserve">When modeling results are not complete or lacking information, a qualitative risk analysis using a risk matrix </w:t>
                      </w:r>
                      <w:r>
                        <w:rPr>
                          <w:rFonts w:eastAsia="Arial Unicode MS" w:cs="Arial Unicode MS"/>
                          <w:lang w:val="en-US" w:eastAsia="ja-JP"/>
                        </w:rPr>
                        <w:t xml:space="preserve">with </w:t>
                      </w:r>
                      <w:r w:rsidRPr="008C0E63">
                        <w:rPr>
                          <w:rFonts w:eastAsia="Arial Unicode MS" w:cs="Arial Unicode MS"/>
                          <w:lang w:val="en-US" w:eastAsia="ja-JP"/>
                        </w:rPr>
                        <w:t xml:space="preserve">stakeholders may provide valuable local information to estimate future climate risks to health. </w:t>
                      </w:r>
                      <w:r>
                        <w:rPr>
                          <w:rFonts w:eastAsia="Arial Unicode MS" w:cs="Arial Unicode MS"/>
                          <w:lang w:val="en-US" w:eastAsia="ja-JP"/>
                        </w:rPr>
                        <w:t>The information presented here provides a simplified example of a risk matrix exercise that was undertaken during the Dominica V&amp;A Assessment:</w:t>
                      </w:r>
                    </w:p>
                    <w:p w14:paraId="7FC29F8C" w14:textId="77777777" w:rsidR="00676979" w:rsidRDefault="0067697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Projection</w:t>
                      </w:r>
                      <w:r w:rsidRPr="00C46657">
                        <w:rPr>
                          <w:rFonts w:eastAsia="Arial Unicode MS" w:cs="Arial Unicode MS"/>
                          <w:lang w:val="en-US" w:eastAsia="ja-JP"/>
                        </w:rPr>
                        <w:t xml:space="preserve">: </w:t>
                      </w:r>
                      <w:r w:rsidRPr="00A91168">
                        <w:rPr>
                          <w:rFonts w:eastAsia="Arial Unicode MS" w:cs="Arial Unicode MS"/>
                          <w:b/>
                        </w:rPr>
                        <w:t>A 2</w:t>
                      </w:r>
                      <w:r w:rsidRPr="00A91168">
                        <w:rPr>
                          <w:rFonts w:eastAsia="Arial Unicode MS"/>
                        </w:rPr>
                        <w:sym w:font="Symbol" w:char="F0B0"/>
                      </w:r>
                      <w:r w:rsidRPr="00A91168">
                        <w:rPr>
                          <w:rFonts w:eastAsia="Arial Unicode MS" w:cs="Arial Unicode MS"/>
                          <w:b/>
                        </w:rPr>
                        <w:t>C increase in temperature coupled with a decrease in precipitation by 40% by the year 2100</w:t>
                      </w:r>
                      <w:r w:rsidRPr="00A91168">
                        <w:rPr>
                          <w:rFonts w:ascii="Arial Unicode MS" w:eastAsia="Arial Unicode MS" w:hAnsi="Arial Unicode MS" w:cs="Arial Unicode MS"/>
                          <w:b/>
                        </w:rPr>
                        <w:t>.</w:t>
                      </w:r>
                    </w:p>
                    <w:p w14:paraId="686FBB36" w14:textId="53A6DB9F" w:rsidR="00676979" w:rsidRPr="00A91168" w:rsidRDefault="00676979" w:rsidP="00793740">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Question</w:t>
                      </w:r>
                      <w:r w:rsidRPr="00C46657">
                        <w:rPr>
                          <w:rFonts w:eastAsia="Arial Unicode MS" w:cs="Arial Unicode MS"/>
                          <w:lang w:val="en-US" w:eastAsia="ja-JP"/>
                        </w:rPr>
                        <w:t xml:space="preserve">: </w:t>
                      </w:r>
                      <w:r w:rsidRPr="00A91168">
                        <w:rPr>
                          <w:rFonts w:eastAsia="Arial Unicode MS" w:cs="Arial Unicode MS"/>
                          <w:lang w:val="en-US" w:eastAsia="ja-JP"/>
                        </w:rPr>
                        <w:t xml:space="preserve">Considering the above climate projection, what is the </w:t>
                      </w:r>
                      <w:r w:rsidRPr="00A91168">
                        <w:rPr>
                          <w:rFonts w:eastAsia="Arial Unicode MS" w:cs="Arial Unicode MS"/>
                          <w:b/>
                          <w:i/>
                          <w:lang w:val="en-US" w:eastAsia="ja-JP"/>
                        </w:rPr>
                        <w:t>strength of link</w:t>
                      </w:r>
                      <w:r w:rsidRPr="00A91168">
                        <w:rPr>
                          <w:rFonts w:eastAsia="Arial Unicode MS" w:cs="Arial Unicode MS"/>
                          <w:lang w:val="en-US" w:eastAsia="ja-JP"/>
                        </w:rPr>
                        <w:t xml:space="preserve"> between </w:t>
                      </w:r>
                      <w:r w:rsidRPr="00C46657">
                        <w:rPr>
                          <w:rFonts w:eastAsia="Arial Unicode MS" w:cs="Arial Unicode MS"/>
                          <w:u w:val="single"/>
                          <w:lang w:val="en-US" w:eastAsia="ja-JP"/>
                        </w:rPr>
                        <w:t>[</w:t>
                      </w:r>
                      <w:r w:rsidRPr="00F62956">
                        <w:rPr>
                          <w:rFonts w:eastAsia="Arial Unicode MS" w:cs="Arial Unicode MS"/>
                          <w:lang w:val="en-US" w:eastAsia="ja-JP"/>
                        </w:rPr>
                        <w:t>climate linked health</w:t>
                      </w:r>
                      <w:r w:rsidRPr="00C46657">
                        <w:rPr>
                          <w:rFonts w:eastAsia="Arial Unicode MS" w:cs="Arial Unicode MS"/>
                          <w:u w:val="single"/>
                          <w:lang w:val="en-US" w:eastAsia="ja-JP"/>
                        </w:rPr>
                        <w:t xml:space="preserve"> </w:t>
                      </w:r>
                      <w:r w:rsidRPr="00F62956">
                        <w:rPr>
                          <w:rFonts w:eastAsia="Arial Unicode MS" w:cs="Arial Unicode MS"/>
                          <w:lang w:val="en-US" w:eastAsia="ja-JP"/>
                        </w:rPr>
                        <w:t>hazard]</w:t>
                      </w:r>
                      <w:r w:rsidRPr="00C46657">
                        <w:rPr>
                          <w:rFonts w:eastAsia="Arial Unicode MS" w:cs="Arial Unicode MS"/>
                          <w:u w:val="single"/>
                          <w:lang w:val="en-US" w:eastAsia="ja-JP"/>
                        </w:rPr>
                        <w:t xml:space="preserve"> </w:t>
                      </w:r>
                      <w:r w:rsidRPr="00A91168">
                        <w:rPr>
                          <w:rFonts w:eastAsia="Arial Unicode MS" w:cs="Arial Unicode MS"/>
                          <w:lang w:val="en-US" w:eastAsia="ja-JP"/>
                        </w:rPr>
                        <w:t>and climate change in Dominica</w:t>
                      </w:r>
                      <w:r w:rsidR="00793740">
                        <w:rPr>
                          <w:rFonts w:eastAsia="Arial Unicode MS" w:cs="Arial Unicode MS"/>
                          <w:lang w:val="en-US" w:eastAsia="ja-JP"/>
                        </w:rPr>
                        <w:t xml:space="preserve">? </w:t>
                      </w:r>
                      <w:r w:rsidRPr="00A91168">
                        <w:rPr>
                          <w:rFonts w:eastAsia="Arial Unicode MS" w:cs="Arial Unicode MS"/>
                          <w:lang w:val="en-US" w:eastAsia="ja-JP"/>
                        </w:rPr>
                        <w:t xml:space="preserve">What is the </w:t>
                      </w:r>
                      <w:r w:rsidRPr="00A91168">
                        <w:rPr>
                          <w:rFonts w:eastAsia="Arial Unicode MS" w:cs="Arial Unicode MS"/>
                          <w:b/>
                          <w:i/>
                          <w:lang w:val="en-US" w:eastAsia="ja-JP"/>
                        </w:rPr>
                        <w:t>severity of impacts</w:t>
                      </w:r>
                      <w:r w:rsidRPr="00A91168">
                        <w:rPr>
                          <w:rFonts w:eastAsia="Arial Unicode MS" w:cs="Arial Unicode MS"/>
                          <w:lang w:val="en-US" w:eastAsia="ja-JP"/>
                        </w:rPr>
                        <w:t xml:space="preserve"> from</w:t>
                      </w:r>
                      <w:r w:rsidRPr="00C46657">
                        <w:rPr>
                          <w:rFonts w:eastAsia="Arial Unicode MS" w:cs="Arial Unicode MS"/>
                          <w:lang w:val="en-US" w:eastAsia="ja-JP"/>
                        </w:rPr>
                        <w:t xml:space="preserve"> [climate linked health hazard]</w:t>
                      </w:r>
                      <w:r w:rsidRPr="00A91168">
                        <w:rPr>
                          <w:rFonts w:eastAsia="Arial Unicode MS" w:cs="Arial Unicode MS"/>
                          <w:lang w:val="en-US" w:eastAsia="ja-JP"/>
                        </w:rPr>
                        <w:t xml:space="preserve"> to Dominican society under the presented climate projection?</w:t>
                      </w:r>
                    </w:p>
                    <w:p w14:paraId="216E027A" w14:textId="77777777" w:rsidR="00676979" w:rsidRPr="00A91168" w:rsidRDefault="00676979" w:rsidP="001920A5">
                      <w:pPr>
                        <w:pStyle w:val="ListParagraph"/>
                        <w:numPr>
                          <w:ilvl w:val="0"/>
                          <w:numId w:val="34"/>
                        </w:numPr>
                        <w:rPr>
                          <w:rFonts w:ascii="Arial Unicode MS" w:eastAsia="Arial Unicode MS" w:hAnsi="Arial Unicode MS" w:cs="Arial Unicode MS"/>
                          <w:b/>
                        </w:rPr>
                      </w:pPr>
                      <w:r w:rsidRPr="00A91168">
                        <w:rPr>
                          <w:rFonts w:eastAsia="Arial Unicode MS" w:cs="Arial Unicode MS"/>
                          <w:b/>
                          <w:lang w:val="en-US" w:eastAsia="ja-JP"/>
                        </w:rPr>
                        <w:t>Instructions</w:t>
                      </w:r>
                      <w:r>
                        <w:rPr>
                          <w:rFonts w:eastAsia="Arial Unicode MS" w:cs="Arial Unicode MS"/>
                          <w:b/>
                          <w:lang w:val="en-US" w:eastAsia="ja-JP"/>
                        </w:rPr>
                        <w:t xml:space="preserve">: </w:t>
                      </w:r>
                      <w:r w:rsidRPr="00A91168">
                        <w:rPr>
                          <w:rFonts w:eastAsia="Arial Unicode MS" w:cs="Arial Unicode MS"/>
                          <w:lang w:val="en-US" w:eastAsia="ja-JP"/>
                        </w:rPr>
                        <w:t>Please mark your answer with an “</w:t>
                      </w:r>
                      <w:r w:rsidRPr="00A91168">
                        <w:rPr>
                          <w:rFonts w:eastAsia="Arial Unicode MS" w:cs="Arial Unicode MS"/>
                          <w:b/>
                          <w:lang w:val="en-US" w:eastAsia="ja-JP"/>
                        </w:rPr>
                        <w:t>X</w:t>
                      </w:r>
                      <w:r w:rsidRPr="00A91168">
                        <w:rPr>
                          <w:rFonts w:eastAsia="Arial Unicode MS" w:cs="Arial Unicode MS"/>
                          <w:lang w:val="en-US" w:eastAsia="ja-JP"/>
                        </w:rPr>
                        <w:t>”</w:t>
                      </w:r>
                      <w:r w:rsidRPr="00E53609">
                        <w:t xml:space="preserve"> </w:t>
                      </w:r>
                      <w:r>
                        <w:t>in the risk matrix below</w:t>
                      </w:r>
                    </w:p>
                    <w:p w14:paraId="1461BF77" w14:textId="77777777" w:rsidR="00676979" w:rsidRPr="00A91168" w:rsidRDefault="00676979" w:rsidP="00E53609">
                      <w:pPr>
                        <w:spacing w:before="0" w:after="200"/>
                        <w:jc w:val="both"/>
                        <w:rPr>
                          <w:rFonts w:eastAsia="Arial Unicode MS" w:cs="Arial Unicode MS"/>
                          <w:lang w:val="en-US" w:eastAsia="ja-JP"/>
                        </w:rPr>
                      </w:pPr>
                    </w:p>
                    <w:tbl>
                      <w:tblPr>
                        <w:tblStyle w:val="TableGrid1"/>
                        <w:tblW w:w="8080" w:type="dxa"/>
                        <w:tblInd w:w="576" w:type="dxa"/>
                        <w:tblLayout w:type="fixed"/>
                        <w:tblLook w:val="04A0" w:firstRow="1" w:lastRow="0" w:firstColumn="1" w:lastColumn="0" w:noHBand="0" w:noVBand="1"/>
                      </w:tblPr>
                      <w:tblGrid>
                        <w:gridCol w:w="992"/>
                        <w:gridCol w:w="1418"/>
                        <w:gridCol w:w="1417"/>
                        <w:gridCol w:w="1418"/>
                        <w:gridCol w:w="1417"/>
                        <w:gridCol w:w="1418"/>
                      </w:tblGrid>
                      <w:tr w:rsidR="00676979" w:rsidRPr="00E53609" w14:paraId="5F9E05A4" w14:textId="77777777" w:rsidTr="00471AC0">
                        <w:tc>
                          <w:tcPr>
                            <w:tcW w:w="992" w:type="dxa"/>
                            <w:vMerge w:val="restart"/>
                            <w:textDirection w:val="btLr"/>
                          </w:tcPr>
                          <w:p w14:paraId="04FAF41A" w14:textId="77777777" w:rsidR="00676979" w:rsidRPr="008C0E63" w:rsidRDefault="00676979" w:rsidP="00E53609">
                            <w:pPr>
                              <w:spacing w:before="0"/>
                              <w:ind w:left="113" w:right="113"/>
                              <w:jc w:val="center"/>
                              <w:rPr>
                                <w:rFonts w:eastAsia="Arial Unicode MS" w:cs="Arial Unicode MS"/>
                              </w:rPr>
                            </w:pPr>
                            <w:r w:rsidRPr="008C0E63">
                              <w:rPr>
                                <w:rFonts w:eastAsia="Arial Unicode MS" w:cs="Arial Unicode MS"/>
                              </w:rPr>
                              <w:t>Strength of Link to Climate Change in Dominica</w:t>
                            </w:r>
                          </w:p>
                        </w:tc>
                        <w:tc>
                          <w:tcPr>
                            <w:tcW w:w="1418" w:type="dxa"/>
                            <w:shd w:val="clear" w:color="auto" w:fill="FF0000"/>
                          </w:tcPr>
                          <w:p w14:paraId="2A7341F1"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Extreme</w:t>
                            </w:r>
                          </w:p>
                        </w:tc>
                        <w:tc>
                          <w:tcPr>
                            <w:tcW w:w="1417" w:type="dxa"/>
                          </w:tcPr>
                          <w:p w14:paraId="22B592BE" w14:textId="77777777" w:rsidR="00676979" w:rsidRPr="008C0E63" w:rsidRDefault="00676979" w:rsidP="00E53609">
                            <w:pPr>
                              <w:spacing w:before="0"/>
                              <w:rPr>
                                <w:rFonts w:eastAsia="Arial Unicode MS" w:cs="Arial Unicode MS"/>
                              </w:rPr>
                            </w:pPr>
                          </w:p>
                        </w:tc>
                        <w:tc>
                          <w:tcPr>
                            <w:tcW w:w="1418" w:type="dxa"/>
                          </w:tcPr>
                          <w:p w14:paraId="2ACB54D9" w14:textId="77777777" w:rsidR="00676979" w:rsidRPr="008C0E63" w:rsidRDefault="00676979" w:rsidP="00E53609">
                            <w:pPr>
                              <w:spacing w:before="0"/>
                              <w:rPr>
                                <w:rFonts w:eastAsia="Arial Unicode MS" w:cs="Arial Unicode MS"/>
                              </w:rPr>
                            </w:pPr>
                          </w:p>
                        </w:tc>
                        <w:tc>
                          <w:tcPr>
                            <w:tcW w:w="1417" w:type="dxa"/>
                          </w:tcPr>
                          <w:p w14:paraId="5582C9CB" w14:textId="77777777" w:rsidR="00676979" w:rsidRPr="008C0E63" w:rsidRDefault="00676979" w:rsidP="00E53609">
                            <w:pPr>
                              <w:spacing w:before="0"/>
                              <w:rPr>
                                <w:rFonts w:eastAsia="Arial Unicode MS" w:cs="Arial Unicode MS"/>
                              </w:rPr>
                            </w:pPr>
                          </w:p>
                        </w:tc>
                        <w:tc>
                          <w:tcPr>
                            <w:tcW w:w="1418" w:type="dxa"/>
                          </w:tcPr>
                          <w:p w14:paraId="15845D18" w14:textId="77777777" w:rsidR="00676979" w:rsidRPr="008C0E63" w:rsidRDefault="00676979" w:rsidP="00E53609">
                            <w:pPr>
                              <w:spacing w:before="0"/>
                              <w:rPr>
                                <w:rFonts w:eastAsia="Arial Unicode MS" w:cs="Arial Unicode MS"/>
                              </w:rPr>
                            </w:pPr>
                          </w:p>
                          <w:p w14:paraId="11F42E39" w14:textId="77777777" w:rsidR="00676979" w:rsidRPr="008C0E63" w:rsidRDefault="00676979" w:rsidP="00E53609">
                            <w:pPr>
                              <w:spacing w:before="0"/>
                              <w:rPr>
                                <w:rFonts w:eastAsia="Arial Unicode MS" w:cs="Arial Unicode MS"/>
                              </w:rPr>
                            </w:pPr>
                          </w:p>
                        </w:tc>
                      </w:tr>
                      <w:tr w:rsidR="00676979" w:rsidRPr="00E53609" w14:paraId="1EEDFC40" w14:textId="77777777" w:rsidTr="00471AC0">
                        <w:tc>
                          <w:tcPr>
                            <w:tcW w:w="992" w:type="dxa"/>
                            <w:vMerge/>
                          </w:tcPr>
                          <w:p w14:paraId="4C4B429D" w14:textId="77777777" w:rsidR="00676979" w:rsidRPr="008C0E63" w:rsidRDefault="00676979" w:rsidP="00E53609">
                            <w:pPr>
                              <w:spacing w:before="0"/>
                              <w:rPr>
                                <w:rFonts w:eastAsia="Arial Unicode MS" w:cs="Arial Unicode MS"/>
                              </w:rPr>
                            </w:pPr>
                          </w:p>
                        </w:tc>
                        <w:tc>
                          <w:tcPr>
                            <w:tcW w:w="1418" w:type="dxa"/>
                            <w:shd w:val="clear" w:color="auto" w:fill="FABF8F" w:themeFill="accent6" w:themeFillTint="99"/>
                          </w:tcPr>
                          <w:p w14:paraId="7E47594C"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High</w:t>
                            </w:r>
                          </w:p>
                        </w:tc>
                        <w:tc>
                          <w:tcPr>
                            <w:tcW w:w="1417" w:type="dxa"/>
                          </w:tcPr>
                          <w:p w14:paraId="1239B7C4" w14:textId="77777777" w:rsidR="00676979" w:rsidRPr="008C0E63" w:rsidRDefault="00676979" w:rsidP="00E53609">
                            <w:pPr>
                              <w:spacing w:before="0"/>
                              <w:rPr>
                                <w:rFonts w:eastAsia="Arial Unicode MS" w:cs="Arial Unicode MS"/>
                              </w:rPr>
                            </w:pPr>
                          </w:p>
                        </w:tc>
                        <w:tc>
                          <w:tcPr>
                            <w:tcW w:w="1418" w:type="dxa"/>
                          </w:tcPr>
                          <w:p w14:paraId="4B4B971F" w14:textId="77777777" w:rsidR="00676979" w:rsidRPr="008C0E63" w:rsidRDefault="00676979" w:rsidP="00E53609">
                            <w:pPr>
                              <w:spacing w:before="0"/>
                              <w:rPr>
                                <w:rFonts w:eastAsia="Arial Unicode MS" w:cs="Arial Unicode MS"/>
                              </w:rPr>
                            </w:pPr>
                          </w:p>
                        </w:tc>
                        <w:tc>
                          <w:tcPr>
                            <w:tcW w:w="1417" w:type="dxa"/>
                          </w:tcPr>
                          <w:p w14:paraId="2DF14D97" w14:textId="77777777" w:rsidR="00676979" w:rsidRPr="008C0E63" w:rsidRDefault="00676979" w:rsidP="00E53609">
                            <w:pPr>
                              <w:spacing w:before="0"/>
                              <w:rPr>
                                <w:rFonts w:eastAsia="Arial Unicode MS" w:cs="Arial Unicode MS"/>
                              </w:rPr>
                            </w:pPr>
                          </w:p>
                        </w:tc>
                        <w:tc>
                          <w:tcPr>
                            <w:tcW w:w="1418" w:type="dxa"/>
                          </w:tcPr>
                          <w:p w14:paraId="1D3A5EB8" w14:textId="77777777" w:rsidR="00676979" w:rsidRPr="008C0E63" w:rsidRDefault="00676979" w:rsidP="00E53609">
                            <w:pPr>
                              <w:spacing w:before="0"/>
                              <w:rPr>
                                <w:rFonts w:eastAsia="Arial Unicode MS" w:cs="Arial Unicode MS"/>
                              </w:rPr>
                            </w:pPr>
                          </w:p>
                          <w:p w14:paraId="6350698C" w14:textId="77777777" w:rsidR="00676979" w:rsidRPr="008C0E63" w:rsidRDefault="00676979" w:rsidP="00E53609">
                            <w:pPr>
                              <w:spacing w:before="0"/>
                              <w:rPr>
                                <w:rFonts w:eastAsia="Arial Unicode MS" w:cs="Arial Unicode MS"/>
                              </w:rPr>
                            </w:pPr>
                          </w:p>
                        </w:tc>
                      </w:tr>
                      <w:tr w:rsidR="00676979" w:rsidRPr="00E53609" w14:paraId="6841AB53" w14:textId="77777777" w:rsidTr="00471AC0">
                        <w:trPr>
                          <w:trHeight w:val="80"/>
                        </w:trPr>
                        <w:tc>
                          <w:tcPr>
                            <w:tcW w:w="992" w:type="dxa"/>
                            <w:vMerge/>
                          </w:tcPr>
                          <w:p w14:paraId="2AF2D54E" w14:textId="77777777" w:rsidR="00676979" w:rsidRPr="008C0E63" w:rsidRDefault="00676979" w:rsidP="00E53609">
                            <w:pPr>
                              <w:spacing w:before="0"/>
                              <w:rPr>
                                <w:rFonts w:eastAsia="Arial Unicode MS" w:cs="Arial Unicode MS"/>
                              </w:rPr>
                            </w:pPr>
                          </w:p>
                        </w:tc>
                        <w:tc>
                          <w:tcPr>
                            <w:tcW w:w="1418" w:type="dxa"/>
                            <w:shd w:val="clear" w:color="auto" w:fill="FFFF00"/>
                          </w:tcPr>
                          <w:p w14:paraId="40EDD1B3"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Medium</w:t>
                            </w:r>
                          </w:p>
                        </w:tc>
                        <w:tc>
                          <w:tcPr>
                            <w:tcW w:w="1417" w:type="dxa"/>
                          </w:tcPr>
                          <w:p w14:paraId="7E929AFD" w14:textId="77777777" w:rsidR="00676979" w:rsidRPr="008C0E63" w:rsidRDefault="00676979" w:rsidP="00E53609">
                            <w:pPr>
                              <w:spacing w:before="0"/>
                              <w:rPr>
                                <w:rFonts w:eastAsia="Arial Unicode MS" w:cs="Arial Unicode MS"/>
                              </w:rPr>
                            </w:pPr>
                          </w:p>
                        </w:tc>
                        <w:tc>
                          <w:tcPr>
                            <w:tcW w:w="1418" w:type="dxa"/>
                          </w:tcPr>
                          <w:p w14:paraId="5950C961" w14:textId="77777777" w:rsidR="00676979" w:rsidRPr="008C0E63" w:rsidRDefault="00676979" w:rsidP="00E53609">
                            <w:pPr>
                              <w:spacing w:before="0"/>
                              <w:rPr>
                                <w:rFonts w:eastAsia="Arial Unicode MS" w:cs="Arial Unicode MS"/>
                              </w:rPr>
                            </w:pPr>
                          </w:p>
                        </w:tc>
                        <w:tc>
                          <w:tcPr>
                            <w:tcW w:w="1417" w:type="dxa"/>
                          </w:tcPr>
                          <w:p w14:paraId="0B4A769E" w14:textId="77777777" w:rsidR="00676979" w:rsidRPr="008C0E63" w:rsidRDefault="00676979" w:rsidP="00E53609">
                            <w:pPr>
                              <w:spacing w:before="0"/>
                              <w:rPr>
                                <w:rFonts w:eastAsia="Arial Unicode MS" w:cs="Arial Unicode MS"/>
                              </w:rPr>
                            </w:pPr>
                          </w:p>
                        </w:tc>
                        <w:tc>
                          <w:tcPr>
                            <w:tcW w:w="1418" w:type="dxa"/>
                          </w:tcPr>
                          <w:p w14:paraId="42B53FD9" w14:textId="77777777" w:rsidR="00676979" w:rsidRPr="008C0E63" w:rsidRDefault="00676979" w:rsidP="00E53609">
                            <w:pPr>
                              <w:spacing w:before="0"/>
                              <w:rPr>
                                <w:rFonts w:eastAsia="Arial Unicode MS" w:cs="Arial Unicode MS"/>
                              </w:rPr>
                            </w:pPr>
                          </w:p>
                          <w:p w14:paraId="3E5F475E" w14:textId="77777777" w:rsidR="00676979" w:rsidRPr="008C0E63" w:rsidRDefault="00676979" w:rsidP="00E53609">
                            <w:pPr>
                              <w:spacing w:before="0"/>
                              <w:rPr>
                                <w:rFonts w:eastAsia="Arial Unicode MS" w:cs="Arial Unicode MS"/>
                              </w:rPr>
                            </w:pPr>
                          </w:p>
                        </w:tc>
                      </w:tr>
                      <w:tr w:rsidR="00676979" w:rsidRPr="00E53609" w14:paraId="74B53639" w14:textId="77777777" w:rsidTr="00471AC0">
                        <w:tc>
                          <w:tcPr>
                            <w:tcW w:w="992" w:type="dxa"/>
                            <w:vMerge/>
                          </w:tcPr>
                          <w:p w14:paraId="3A56889D" w14:textId="77777777" w:rsidR="00676979" w:rsidRPr="008C0E63" w:rsidRDefault="00676979" w:rsidP="00E53609">
                            <w:pPr>
                              <w:spacing w:before="0"/>
                              <w:rPr>
                                <w:rFonts w:eastAsia="Arial Unicode MS" w:cs="Arial Unicode MS"/>
                              </w:rPr>
                            </w:pPr>
                          </w:p>
                        </w:tc>
                        <w:tc>
                          <w:tcPr>
                            <w:tcW w:w="1418" w:type="dxa"/>
                            <w:shd w:val="clear" w:color="auto" w:fill="9BBB59" w:themeFill="accent3"/>
                          </w:tcPr>
                          <w:p w14:paraId="24C3B35F"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Low</w:t>
                            </w:r>
                          </w:p>
                        </w:tc>
                        <w:tc>
                          <w:tcPr>
                            <w:tcW w:w="1417" w:type="dxa"/>
                          </w:tcPr>
                          <w:p w14:paraId="02C5102B" w14:textId="77777777" w:rsidR="00676979" w:rsidRPr="008C0E63" w:rsidRDefault="00676979" w:rsidP="00E53609">
                            <w:pPr>
                              <w:spacing w:before="0"/>
                              <w:rPr>
                                <w:rFonts w:eastAsia="Arial Unicode MS" w:cs="Arial Unicode MS"/>
                              </w:rPr>
                            </w:pPr>
                          </w:p>
                        </w:tc>
                        <w:tc>
                          <w:tcPr>
                            <w:tcW w:w="1418" w:type="dxa"/>
                          </w:tcPr>
                          <w:p w14:paraId="5D09EE21" w14:textId="77777777" w:rsidR="00676979" w:rsidRPr="008C0E63" w:rsidRDefault="00676979" w:rsidP="00E53609">
                            <w:pPr>
                              <w:spacing w:before="0"/>
                              <w:rPr>
                                <w:rFonts w:eastAsia="Arial Unicode MS" w:cs="Arial Unicode MS"/>
                              </w:rPr>
                            </w:pPr>
                          </w:p>
                        </w:tc>
                        <w:tc>
                          <w:tcPr>
                            <w:tcW w:w="1417" w:type="dxa"/>
                          </w:tcPr>
                          <w:p w14:paraId="61013DC8" w14:textId="77777777" w:rsidR="00676979" w:rsidRPr="008C0E63" w:rsidRDefault="00676979" w:rsidP="00E53609">
                            <w:pPr>
                              <w:spacing w:before="0"/>
                              <w:rPr>
                                <w:rFonts w:eastAsia="Arial Unicode MS" w:cs="Arial Unicode MS"/>
                              </w:rPr>
                            </w:pPr>
                          </w:p>
                        </w:tc>
                        <w:tc>
                          <w:tcPr>
                            <w:tcW w:w="1418" w:type="dxa"/>
                          </w:tcPr>
                          <w:p w14:paraId="07AC11AE" w14:textId="77777777" w:rsidR="00676979" w:rsidRPr="008C0E63" w:rsidRDefault="00676979" w:rsidP="00E53609">
                            <w:pPr>
                              <w:spacing w:before="0"/>
                              <w:rPr>
                                <w:rFonts w:eastAsia="Arial Unicode MS" w:cs="Arial Unicode MS"/>
                              </w:rPr>
                            </w:pPr>
                          </w:p>
                          <w:p w14:paraId="6F2EE287" w14:textId="77777777" w:rsidR="00676979" w:rsidRPr="008C0E63" w:rsidRDefault="00676979" w:rsidP="00E53609">
                            <w:pPr>
                              <w:spacing w:before="0"/>
                              <w:rPr>
                                <w:rFonts w:eastAsia="Arial Unicode MS" w:cs="Arial Unicode MS"/>
                              </w:rPr>
                            </w:pPr>
                          </w:p>
                        </w:tc>
                      </w:tr>
                      <w:tr w:rsidR="00676979" w:rsidRPr="00E53609" w14:paraId="77D535B1" w14:textId="77777777" w:rsidTr="00471AC0">
                        <w:tc>
                          <w:tcPr>
                            <w:tcW w:w="992" w:type="dxa"/>
                            <w:vMerge/>
                          </w:tcPr>
                          <w:p w14:paraId="66EE192C" w14:textId="77777777" w:rsidR="00676979" w:rsidRPr="008C0E63" w:rsidRDefault="00676979" w:rsidP="00E53609">
                            <w:pPr>
                              <w:spacing w:before="0"/>
                              <w:rPr>
                                <w:rFonts w:eastAsia="Arial Unicode MS" w:cs="Arial Unicode MS"/>
                              </w:rPr>
                            </w:pPr>
                          </w:p>
                        </w:tc>
                        <w:tc>
                          <w:tcPr>
                            <w:tcW w:w="1418" w:type="dxa"/>
                          </w:tcPr>
                          <w:p w14:paraId="57489F8C" w14:textId="77777777" w:rsidR="00676979" w:rsidRPr="008C0E63" w:rsidRDefault="00676979" w:rsidP="00E53609">
                            <w:pPr>
                              <w:spacing w:before="0"/>
                              <w:jc w:val="center"/>
                              <w:rPr>
                                <w:rFonts w:eastAsia="Arial Unicode MS" w:cs="Arial Unicode MS"/>
                              </w:rPr>
                            </w:pPr>
                          </w:p>
                        </w:tc>
                        <w:tc>
                          <w:tcPr>
                            <w:tcW w:w="1417" w:type="dxa"/>
                            <w:shd w:val="clear" w:color="auto" w:fill="9BBB59" w:themeFill="accent3"/>
                          </w:tcPr>
                          <w:p w14:paraId="181DB3A6"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Low</w:t>
                            </w:r>
                          </w:p>
                        </w:tc>
                        <w:tc>
                          <w:tcPr>
                            <w:tcW w:w="1418" w:type="dxa"/>
                            <w:shd w:val="clear" w:color="auto" w:fill="FFFF00"/>
                          </w:tcPr>
                          <w:p w14:paraId="4681AF76"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Medium</w:t>
                            </w:r>
                          </w:p>
                        </w:tc>
                        <w:tc>
                          <w:tcPr>
                            <w:tcW w:w="1417" w:type="dxa"/>
                            <w:shd w:val="clear" w:color="auto" w:fill="FABF8F" w:themeFill="accent6" w:themeFillTint="99"/>
                          </w:tcPr>
                          <w:p w14:paraId="783518A2"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High</w:t>
                            </w:r>
                          </w:p>
                        </w:tc>
                        <w:tc>
                          <w:tcPr>
                            <w:tcW w:w="1418" w:type="dxa"/>
                            <w:shd w:val="clear" w:color="auto" w:fill="FF0000"/>
                          </w:tcPr>
                          <w:p w14:paraId="27FEE5BB" w14:textId="77777777" w:rsidR="00676979" w:rsidRPr="008C0E63" w:rsidRDefault="00676979" w:rsidP="00E53609">
                            <w:pPr>
                              <w:spacing w:before="0"/>
                              <w:jc w:val="center"/>
                              <w:rPr>
                                <w:rFonts w:eastAsia="Arial Unicode MS" w:cs="Arial Unicode MS"/>
                                <w:b/>
                              </w:rPr>
                            </w:pPr>
                            <w:r w:rsidRPr="008C0E63">
                              <w:rPr>
                                <w:rFonts w:eastAsia="Arial Unicode MS" w:cs="Arial Unicode MS"/>
                                <w:b/>
                              </w:rPr>
                              <w:t>Extreme</w:t>
                            </w:r>
                          </w:p>
                          <w:p w14:paraId="78BFF98B" w14:textId="77777777" w:rsidR="00676979" w:rsidRPr="008C0E63" w:rsidRDefault="00676979" w:rsidP="00E53609">
                            <w:pPr>
                              <w:spacing w:before="0"/>
                              <w:jc w:val="center"/>
                              <w:rPr>
                                <w:rFonts w:eastAsia="Arial Unicode MS" w:cs="Arial Unicode MS"/>
                                <w:b/>
                              </w:rPr>
                            </w:pPr>
                          </w:p>
                        </w:tc>
                      </w:tr>
                      <w:tr w:rsidR="00676979" w:rsidRPr="00E53609" w14:paraId="00DFBDD5" w14:textId="77777777" w:rsidTr="00471AC0">
                        <w:tc>
                          <w:tcPr>
                            <w:tcW w:w="992" w:type="dxa"/>
                            <w:vMerge/>
                          </w:tcPr>
                          <w:p w14:paraId="4979AC3B" w14:textId="77777777" w:rsidR="00676979" w:rsidRPr="008C0E63" w:rsidRDefault="00676979" w:rsidP="00E53609">
                            <w:pPr>
                              <w:spacing w:before="0"/>
                              <w:rPr>
                                <w:rFonts w:eastAsia="Arial Unicode MS" w:cs="Arial Unicode MS"/>
                              </w:rPr>
                            </w:pPr>
                          </w:p>
                        </w:tc>
                        <w:tc>
                          <w:tcPr>
                            <w:tcW w:w="7088" w:type="dxa"/>
                            <w:gridSpan w:val="5"/>
                          </w:tcPr>
                          <w:p w14:paraId="5BD120AF" w14:textId="77777777" w:rsidR="00676979" w:rsidRPr="008C0E63" w:rsidRDefault="00676979" w:rsidP="00E53609">
                            <w:pPr>
                              <w:spacing w:before="0"/>
                              <w:jc w:val="center"/>
                              <w:rPr>
                                <w:rFonts w:eastAsia="Arial Unicode MS" w:cs="Arial Unicode MS"/>
                              </w:rPr>
                            </w:pPr>
                            <w:r w:rsidRPr="008C0E63">
                              <w:rPr>
                                <w:rFonts w:eastAsia="Arial Unicode MS" w:cs="Arial Unicode MS"/>
                              </w:rPr>
                              <w:t>Severity of Impacts to Dominican Society</w:t>
                            </w:r>
                          </w:p>
                        </w:tc>
                      </w:tr>
                    </w:tbl>
                    <w:p w14:paraId="22824935" w14:textId="77777777" w:rsidR="00676979" w:rsidRDefault="00676979" w:rsidP="00E53609"/>
                    <w:p w14:paraId="7B3F2BE7" w14:textId="77777777" w:rsidR="00676979" w:rsidRDefault="00676979" w:rsidP="00E53609">
                      <w:r w:rsidRPr="008C0E63">
                        <w:rPr>
                          <w:i/>
                        </w:rPr>
                        <w:t>Note</w:t>
                      </w:r>
                      <w:r>
                        <w:rPr>
                          <w:i/>
                        </w:rPr>
                        <w:t xml:space="preserve">: response rates may be low when the exercise is distributed via mail. In-person administration in addition to electronic </w:t>
                      </w:r>
                      <w:r w:rsidRPr="00D35B19">
                        <w:rPr>
                          <w:i/>
                        </w:rPr>
                        <w:t>distribution</w:t>
                      </w:r>
                      <w:r w:rsidRPr="008C0E63">
                        <w:rPr>
                          <w:i/>
                        </w:rPr>
                        <w:t xml:space="preserve"> may increase response rates</w:t>
                      </w:r>
                      <w:r>
                        <w:t>.</w:t>
                      </w:r>
                    </w:p>
                    <w:p w14:paraId="4184245B" w14:textId="77777777" w:rsidR="00676979" w:rsidRPr="008C0E63" w:rsidRDefault="00676979" w:rsidP="00E53609">
                      <w:pPr>
                        <w:rPr>
                          <w:rFonts w:eastAsia="Times New Roman" w:cs="Times New Roman"/>
                          <w:lang w:val="fr-CA" w:eastAsia="en-US"/>
                        </w:rPr>
                      </w:pPr>
                      <w:r>
                        <w:tab/>
                      </w:r>
                      <w:r>
                        <w:tab/>
                      </w:r>
                      <w:r>
                        <w:tab/>
                      </w:r>
                      <w:r>
                        <w:tab/>
                      </w:r>
                      <w:r>
                        <w:tab/>
                      </w:r>
                      <w:r>
                        <w:tab/>
                      </w:r>
                      <w:r>
                        <w:tab/>
                      </w:r>
                      <w:r>
                        <w:tab/>
                      </w:r>
                      <w:r>
                        <w:tab/>
                      </w:r>
                      <w:r>
                        <w:tab/>
                      </w:r>
                      <w:r>
                        <w:rPr>
                          <w:lang w:val="fr-CA"/>
                        </w:rPr>
                        <w:t>Source: Verret et al. 2016</w:t>
                      </w:r>
                    </w:p>
                  </w:txbxContent>
                </v:textbox>
                <w10:anchorlock/>
              </v:shape>
            </w:pict>
          </mc:Fallback>
        </mc:AlternateContent>
      </w:r>
    </w:p>
    <w:p w14:paraId="0161BFFE" w14:textId="51850A77" w:rsidR="003147C7" w:rsidRPr="003F79C3" w:rsidRDefault="003147C7">
      <w:pPr>
        <w:spacing w:before="200" w:after="200" w:line="276" w:lineRule="auto"/>
        <w:rPr>
          <w:rStyle w:val="Strong"/>
          <w:lang w:val="en-US"/>
        </w:rPr>
      </w:pPr>
      <w:r w:rsidRPr="003F79C3">
        <w:rPr>
          <w:rStyle w:val="Strong"/>
          <w:lang w:val="en-US"/>
        </w:rPr>
        <w:br w:type="page"/>
      </w:r>
    </w:p>
    <w:p w14:paraId="44C77703" w14:textId="586BCBA2" w:rsidR="00A031CD"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56544" behindDoc="1" locked="0" layoutInCell="1" allowOverlap="1" wp14:anchorId="56112ED5" wp14:editId="1EE1D317">
                <wp:simplePos x="0" y="0"/>
                <wp:positionH relativeFrom="margin">
                  <wp:align>left</wp:align>
                </wp:positionH>
                <wp:positionV relativeFrom="paragraph">
                  <wp:posOffset>4445</wp:posOffset>
                </wp:positionV>
                <wp:extent cx="6123940" cy="427355"/>
                <wp:effectExtent l="0" t="0" r="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427355"/>
                        </a:xfrm>
                        <a:prstGeom prst="rect">
                          <a:avLst/>
                        </a:prstGeom>
                        <a:solidFill>
                          <a:schemeClr val="accent4">
                            <a:lumMod val="40000"/>
                            <a:lumOff val="60000"/>
                          </a:schemeClr>
                        </a:solidFill>
                        <a:ln w="38100" cap="flat" cmpd="sng" algn="ctr">
                          <a:noFill/>
                          <a:prstDash val="solid"/>
                        </a:ln>
                        <a:effectLst/>
                        <a:extLst/>
                      </wps:spPr>
                      <wps:txbx>
                        <w:txbxContent>
                          <w:p w14:paraId="3F060828"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082" type="#_x0000_t202" style="position:absolute;left:0;text-align:left;margin-left:0;margin-top:.35pt;width:482.2pt;height:33.65pt;z-index:-251559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" fillcolor="#ccc0d9 [1303]" stroked="f" strokeweight="3pt">
                <v:path arrowok="t"/>
                <v:textbox>
                  <w:txbxContent>
                    <w:p w14:paraId="3F060828"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00A031CD" w:rsidRPr="003F79C3">
        <w:rPr>
          <w:lang w:val="en-US"/>
        </w:rPr>
        <w:t>Step 4: Identify and Prioritize Policies and Programs to Manage the Additional Health Risks Associated with a Changing Climate</w:t>
      </w:r>
    </w:p>
    <w:p w14:paraId="332D83FF" w14:textId="77777777" w:rsidR="00D56500" w:rsidRPr="003F79C3" w:rsidRDefault="00D56500" w:rsidP="00A031CD">
      <w:pPr>
        <w:spacing w:before="0"/>
        <w:rPr>
          <w:rStyle w:val="Strong"/>
          <w:lang w:val="en-US"/>
        </w:rPr>
      </w:pPr>
    </w:p>
    <w:p w14:paraId="742D9DF5" w14:textId="77777777" w:rsidR="0069462E" w:rsidRPr="003F79C3" w:rsidRDefault="0069462E" w:rsidP="008C0E63">
      <w:pPr>
        <w:spacing w:before="0"/>
        <w:ind w:left="1710"/>
        <w:rPr>
          <w:rStyle w:val="Strong"/>
          <w:lang w:val="en-US"/>
        </w:rPr>
      </w:pPr>
      <w:r w:rsidRPr="003F79C3">
        <w:rPr>
          <w:rStyle w:val="Strong"/>
          <w:lang w:val="en-US"/>
        </w:rPr>
        <w:t>Step 4: Overview</w:t>
      </w:r>
    </w:p>
    <w:p w14:paraId="1511B56B" w14:textId="77777777" w:rsidR="0069462E" w:rsidRPr="003F79C3" w:rsidRDefault="0069462E" w:rsidP="008C0E63">
      <w:pPr>
        <w:ind w:left="1710"/>
        <w:rPr>
          <w:lang w:val="en-US"/>
        </w:rPr>
      </w:pPr>
      <w:r w:rsidRPr="003F79C3">
        <w:rPr>
          <w:lang w:val="en-US"/>
        </w:rPr>
        <w:t>The purpose of this step is to identify and recommend options to modify current policies and programs. It involves prioritizing options</w:t>
      </w:r>
      <w:r w:rsidR="00207150" w:rsidRPr="003F79C3">
        <w:rPr>
          <w:lang w:val="en-US"/>
        </w:rPr>
        <w:t xml:space="preserve"> a</w:t>
      </w:r>
      <w:r w:rsidR="008C0E63" w:rsidRPr="003F79C3">
        <w:rPr>
          <w:lang w:val="en-US"/>
        </w:rPr>
        <w:t>nd</w:t>
      </w:r>
      <w:r w:rsidRPr="003F79C3">
        <w:rPr>
          <w:lang w:val="en-US"/>
        </w:rPr>
        <w:t xml:space="preserve"> </w:t>
      </w:r>
      <w:r w:rsidR="00207150" w:rsidRPr="003F79C3">
        <w:rPr>
          <w:lang w:val="en-US"/>
        </w:rPr>
        <w:t xml:space="preserve">developing </w:t>
      </w:r>
      <w:r w:rsidRPr="003F79C3">
        <w:rPr>
          <w:lang w:val="en-US"/>
        </w:rPr>
        <w:t xml:space="preserve">timelines for implementation.  Examples </w:t>
      </w:r>
      <w:r w:rsidR="00782A5C" w:rsidRPr="003F79C3">
        <w:rPr>
          <w:lang w:val="en-US"/>
        </w:rPr>
        <w:t xml:space="preserve">of adaptation options </w:t>
      </w:r>
      <w:r w:rsidRPr="003F79C3">
        <w:rPr>
          <w:lang w:val="en-US"/>
        </w:rPr>
        <w:t>include:</w:t>
      </w:r>
    </w:p>
    <w:p w14:paraId="6369959F" w14:textId="77777777" w:rsidR="0069462E" w:rsidRPr="003F79C3" w:rsidRDefault="0069462E" w:rsidP="001920A5">
      <w:pPr>
        <w:pStyle w:val="ListParagraph"/>
        <w:numPr>
          <w:ilvl w:val="0"/>
          <w:numId w:val="14"/>
        </w:numPr>
        <w:ind w:left="2070"/>
        <w:rPr>
          <w:lang w:val="en-US"/>
        </w:rPr>
      </w:pPr>
      <w:r w:rsidRPr="003F79C3">
        <w:rPr>
          <w:lang w:val="en-US"/>
        </w:rPr>
        <w:t>Strengthening primary health care services</w:t>
      </w:r>
      <w:r w:rsidR="008C6E7F" w:rsidRPr="003F79C3">
        <w:rPr>
          <w:lang w:val="en-US"/>
        </w:rPr>
        <w:t xml:space="preserve"> </w:t>
      </w:r>
      <w:r w:rsidRPr="003F79C3">
        <w:rPr>
          <w:lang w:val="en-US"/>
        </w:rPr>
        <w:t>and environmental health services</w:t>
      </w:r>
    </w:p>
    <w:p w14:paraId="649DE71A" w14:textId="77777777" w:rsidR="0069462E" w:rsidRPr="003F79C3" w:rsidRDefault="0069462E" w:rsidP="001920A5">
      <w:pPr>
        <w:pStyle w:val="ListParagraph"/>
        <w:numPr>
          <w:ilvl w:val="0"/>
          <w:numId w:val="14"/>
        </w:numPr>
        <w:ind w:left="2070"/>
        <w:rPr>
          <w:lang w:val="en-US"/>
        </w:rPr>
      </w:pPr>
      <w:r w:rsidRPr="003F79C3">
        <w:rPr>
          <w:lang w:val="en-US"/>
        </w:rPr>
        <w:t>Strengthening early warning systems, disaster risk management and integrated disease surveillance programs</w:t>
      </w:r>
    </w:p>
    <w:p w14:paraId="18B7B155" w14:textId="77777777" w:rsidR="0069462E" w:rsidRPr="003F79C3" w:rsidRDefault="0069462E" w:rsidP="001920A5">
      <w:pPr>
        <w:pStyle w:val="ListParagraph"/>
        <w:numPr>
          <w:ilvl w:val="0"/>
          <w:numId w:val="14"/>
        </w:numPr>
        <w:ind w:left="2070"/>
        <w:rPr>
          <w:lang w:val="en-US"/>
        </w:rPr>
      </w:pPr>
      <w:r w:rsidRPr="003F79C3">
        <w:rPr>
          <w:lang w:val="en-US"/>
        </w:rPr>
        <w:t>Mainstreaming climate change into health polic</w:t>
      </w:r>
      <w:r w:rsidR="00207150" w:rsidRPr="003F79C3">
        <w:rPr>
          <w:lang w:val="en-US"/>
        </w:rPr>
        <w:t>ies and programs</w:t>
      </w:r>
    </w:p>
    <w:p w14:paraId="5A1AB809" w14:textId="77777777" w:rsidR="00A031CD" w:rsidRPr="003F79C3" w:rsidRDefault="0069462E" w:rsidP="001920A5">
      <w:pPr>
        <w:pStyle w:val="ListParagraph"/>
        <w:numPr>
          <w:ilvl w:val="0"/>
          <w:numId w:val="14"/>
        </w:numPr>
        <w:ind w:left="2070"/>
        <w:rPr>
          <w:lang w:val="en-US"/>
        </w:rPr>
      </w:pPr>
      <w:r w:rsidRPr="003F79C3">
        <w:rPr>
          <w:lang w:val="en-US"/>
        </w:rPr>
        <w:t>Improving infrastructure and  includ</w:t>
      </w:r>
      <w:r w:rsidR="00207150" w:rsidRPr="003F79C3">
        <w:rPr>
          <w:lang w:val="en-US"/>
        </w:rPr>
        <w:t>ing</w:t>
      </w:r>
      <w:r w:rsidRPr="003F79C3">
        <w:rPr>
          <w:lang w:val="en-US"/>
        </w:rPr>
        <w:t xml:space="preserve"> climate change and health considerations</w:t>
      </w:r>
      <w:r w:rsidR="00207150" w:rsidRPr="003F79C3">
        <w:rPr>
          <w:lang w:val="en-US"/>
        </w:rPr>
        <w:t xml:space="preserve"> into built environment initiatives</w:t>
      </w:r>
    </w:p>
    <w:p w14:paraId="4E1306E9" w14:textId="77777777" w:rsidR="00A031CD" w:rsidRPr="003F79C3" w:rsidRDefault="00A031CD" w:rsidP="008C0E63">
      <w:pPr>
        <w:spacing w:before="0"/>
        <w:ind w:left="1710"/>
        <w:rPr>
          <w:rStyle w:val="Strong"/>
          <w:lang w:val="en-US"/>
        </w:rPr>
      </w:pPr>
    </w:p>
    <w:p w14:paraId="4AFD0A16" w14:textId="77777777" w:rsidR="0069462E" w:rsidRPr="003F79C3" w:rsidRDefault="0069462E" w:rsidP="008C0E63">
      <w:pPr>
        <w:spacing w:before="0"/>
        <w:ind w:left="1710"/>
        <w:rPr>
          <w:rStyle w:val="Strong"/>
          <w:b w:val="0"/>
          <w:bCs w:val="0"/>
          <w:color w:val="auto"/>
          <w:sz w:val="20"/>
          <w:lang w:val="en-US"/>
        </w:rPr>
      </w:pPr>
      <w:r w:rsidRPr="003F79C3">
        <w:rPr>
          <w:rStyle w:val="Strong"/>
          <w:lang w:val="en-US"/>
        </w:rPr>
        <w:t>Step 4a: Review Qualitative and Quantitative Information</w:t>
      </w:r>
    </w:p>
    <w:p w14:paraId="6878C7FB" w14:textId="10F84240" w:rsidR="0069462E" w:rsidRPr="003F79C3" w:rsidRDefault="003147C7" w:rsidP="008C0E63">
      <w:pPr>
        <w:ind w:left="1710"/>
        <w:rPr>
          <w:lang w:val="en-US"/>
        </w:rPr>
      </w:pPr>
      <w:r w:rsidRPr="003F79C3">
        <w:rPr>
          <w:noProof/>
          <w:lang w:val="en-US" w:eastAsia="zh-CN"/>
        </w:rPr>
        <mc:AlternateContent>
          <mc:Choice Requires="wps">
            <w:drawing>
              <wp:anchor distT="0" distB="0" distL="0" distR="0" simplePos="0" relativeHeight="251631104" behindDoc="0" locked="0" layoutInCell="1" allowOverlap="1" wp14:anchorId="6C3E7FB6" wp14:editId="725A6597">
                <wp:simplePos x="0" y="0"/>
                <wp:positionH relativeFrom="column">
                  <wp:posOffset>3810</wp:posOffset>
                </wp:positionH>
                <wp:positionV relativeFrom="paragraph">
                  <wp:posOffset>81915</wp:posOffset>
                </wp:positionV>
                <wp:extent cx="990600" cy="819150"/>
                <wp:effectExtent l="0" t="0" r="19050" b="1905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81915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238E1ADC" w14:textId="77777777" w:rsidR="00676979" w:rsidRPr="007718BD" w:rsidRDefault="00676979" w:rsidP="00207150">
                            <w:pPr>
                              <w:spacing w:before="0"/>
                              <w:rPr>
                                <w:color w:val="8064A2" w:themeColor="accent4"/>
                              </w:rPr>
                            </w:pPr>
                            <w:r>
                              <w:rPr>
                                <w:color w:val="8064A2" w:themeColor="accent4"/>
                              </w:rPr>
                              <w:t>Use Template 4A Sources for Identifying Adaptation Options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83" type="#_x0000_t202" style="position:absolute;left:0;text-align:left;margin-left:.3pt;margin-top:6.45pt;width:78pt;height:64.5pt;z-index:251631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" fillcolor="white [3201]" strokecolor="#8064a2 [3207]" strokeweight=".5pt">
                <v:path arrowok="t"/>
                <v:textbox inset="1mm,1mm,1mm,1mm">
                  <w:txbxContent>
                    <w:p w14:paraId="238E1ADC" w14:textId="77777777" w:rsidR="00B82D24" w:rsidRPr="007718BD" w:rsidRDefault="00B82D24" w:rsidP="00207150">
                      <w:pPr>
                        <w:spacing w:before="0"/>
                        <w:rPr>
                          <w:color w:val="8064A2" w:themeColor="accent4"/>
                        </w:rPr>
                      </w:pPr>
                      <w:r>
                        <w:rPr>
                          <w:color w:val="8064A2" w:themeColor="accent4"/>
                        </w:rPr>
                        <w:t>Use Template 4A Sources for Identifying Adaptation Options</w:t>
                      </w:r>
                    </w:p>
                  </w:txbxContent>
                </v:textbox>
              </v:shape>
            </w:pict>
          </mc:Fallback>
        </mc:AlternateContent>
      </w:r>
      <w:r w:rsidR="0069462E" w:rsidRPr="003F79C3">
        <w:rPr>
          <w:lang w:val="en-US"/>
        </w:rPr>
        <w:t xml:space="preserve">Build on step 2e (and the Effectiveness of Policies and Programs template) by collecting information that can be used to identify needed modifications to current policies and programs and new actions to manage climate related health risks. </w:t>
      </w:r>
      <w:r w:rsidR="00CC50E5" w:rsidRPr="003F79C3">
        <w:rPr>
          <w:lang w:val="en-US"/>
        </w:rPr>
        <w:t xml:space="preserve">Build on current policies and programs to prepare for future or emerging risks. </w:t>
      </w:r>
      <w:r w:rsidR="0069462E" w:rsidRPr="003F79C3">
        <w:rPr>
          <w:lang w:val="en-US"/>
        </w:rPr>
        <w:t>Collect information by:</w:t>
      </w:r>
    </w:p>
    <w:p w14:paraId="7C9CC7CA" w14:textId="77777777" w:rsidR="0069462E" w:rsidRPr="003F79C3" w:rsidRDefault="0069462E" w:rsidP="001920A5">
      <w:pPr>
        <w:pStyle w:val="ListParagraph"/>
        <w:numPr>
          <w:ilvl w:val="0"/>
          <w:numId w:val="15"/>
        </w:numPr>
        <w:ind w:left="2070"/>
        <w:rPr>
          <w:lang w:val="en-US"/>
        </w:rPr>
      </w:pPr>
      <w:r w:rsidRPr="003F79C3">
        <w:rPr>
          <w:lang w:val="en-US"/>
        </w:rPr>
        <w:t xml:space="preserve">Holding discussions </w:t>
      </w:r>
      <w:r w:rsidR="00207150" w:rsidRPr="003F79C3">
        <w:rPr>
          <w:lang w:val="en-US"/>
        </w:rPr>
        <w:t xml:space="preserve">through workshops, interviews, or community meetings </w:t>
      </w:r>
      <w:r w:rsidR="003730DA" w:rsidRPr="003F79C3">
        <w:rPr>
          <w:lang w:val="en-US"/>
        </w:rPr>
        <w:t>with health authorities,</w:t>
      </w:r>
      <w:r w:rsidRPr="003F79C3">
        <w:rPr>
          <w:lang w:val="en-US"/>
        </w:rPr>
        <w:t xml:space="preserve"> scientists, practitioners, and stakeholders </w:t>
      </w:r>
      <w:r w:rsidR="00782A5C" w:rsidRPr="003F79C3">
        <w:rPr>
          <w:lang w:val="en-US"/>
        </w:rPr>
        <w:t xml:space="preserve">and officials </w:t>
      </w:r>
      <w:r w:rsidRPr="003F79C3">
        <w:rPr>
          <w:lang w:val="en-US"/>
        </w:rPr>
        <w:t>outside the health sector about the adaptations they have implemented</w:t>
      </w:r>
      <w:r w:rsidR="00207150" w:rsidRPr="003F79C3">
        <w:rPr>
          <w:lang w:val="en-US"/>
        </w:rPr>
        <w:t xml:space="preserve">, their effectiveness </w:t>
      </w:r>
      <w:r w:rsidRPr="003F79C3">
        <w:rPr>
          <w:lang w:val="en-US"/>
        </w:rPr>
        <w:t xml:space="preserve">and possible new </w:t>
      </w:r>
      <w:r w:rsidR="003730DA" w:rsidRPr="003F79C3">
        <w:rPr>
          <w:lang w:val="en-US"/>
        </w:rPr>
        <w:t>actions.</w:t>
      </w:r>
    </w:p>
    <w:p w14:paraId="25A987E5" w14:textId="77777777" w:rsidR="003730DA" w:rsidRPr="003F79C3" w:rsidRDefault="003730DA" w:rsidP="003730DA">
      <w:pPr>
        <w:pStyle w:val="ListParagraph"/>
        <w:ind w:left="2070"/>
        <w:rPr>
          <w:lang w:val="en-US"/>
        </w:rPr>
      </w:pPr>
    </w:p>
    <w:p w14:paraId="73CF2B3D" w14:textId="77777777" w:rsidR="00A031CD" w:rsidRPr="003F79C3" w:rsidRDefault="0069462E" w:rsidP="001920A5">
      <w:pPr>
        <w:pStyle w:val="ListParagraph"/>
        <w:numPr>
          <w:ilvl w:val="0"/>
          <w:numId w:val="15"/>
        </w:numPr>
        <w:ind w:left="2070"/>
        <w:rPr>
          <w:lang w:val="en-US"/>
        </w:rPr>
      </w:pPr>
      <w:r w:rsidRPr="003F79C3">
        <w:rPr>
          <w:lang w:val="en-US"/>
        </w:rPr>
        <w:t>Conducting a literature review (e.g. peer-reviewed publications</w:t>
      </w:r>
      <w:r w:rsidR="00207150" w:rsidRPr="003F79C3">
        <w:rPr>
          <w:lang w:val="en-US"/>
        </w:rPr>
        <w:t>, grey literature</w:t>
      </w:r>
      <w:r w:rsidRPr="003F79C3">
        <w:rPr>
          <w:lang w:val="en-US"/>
        </w:rPr>
        <w:t xml:space="preserve"> and other sources)</w:t>
      </w:r>
      <w:r w:rsidR="00207150" w:rsidRPr="003F79C3">
        <w:rPr>
          <w:lang w:val="en-US"/>
        </w:rPr>
        <w:t xml:space="preserve"> to identify promising adaptation options</w:t>
      </w:r>
      <w:r w:rsidR="00782A5C" w:rsidRPr="003F79C3">
        <w:rPr>
          <w:lang w:val="en-US"/>
        </w:rPr>
        <w:t>.</w:t>
      </w:r>
    </w:p>
    <w:p w14:paraId="6DBAB533" w14:textId="77777777" w:rsidR="00207150" w:rsidRPr="003F79C3" w:rsidRDefault="00207150" w:rsidP="008C0E63">
      <w:pPr>
        <w:spacing w:before="0"/>
        <w:ind w:left="1710"/>
        <w:rPr>
          <w:rStyle w:val="Strong"/>
          <w:lang w:val="en-US"/>
        </w:rPr>
      </w:pPr>
    </w:p>
    <w:p w14:paraId="2EC6510D" w14:textId="77777777" w:rsidR="0069462E" w:rsidRPr="003F79C3" w:rsidRDefault="0069462E" w:rsidP="008C0E63">
      <w:pPr>
        <w:spacing w:before="0"/>
        <w:ind w:left="1710"/>
        <w:rPr>
          <w:rStyle w:val="Strong"/>
          <w:b w:val="0"/>
          <w:bCs w:val="0"/>
          <w:color w:val="auto"/>
          <w:sz w:val="20"/>
          <w:lang w:val="en-US"/>
        </w:rPr>
      </w:pPr>
      <w:r w:rsidRPr="003F79C3">
        <w:rPr>
          <w:rStyle w:val="Strong"/>
          <w:lang w:val="en-US"/>
        </w:rPr>
        <w:t>Step 4b: Inventory Options to Improve the Effectiveness of Current Policies and Programs or to Implement New Ones to Manage the Health Risks of Climate Variability and Change</w:t>
      </w:r>
    </w:p>
    <w:p w14:paraId="09202C61" w14:textId="3D795E09" w:rsidR="0069462E" w:rsidRPr="003F79C3" w:rsidRDefault="0058143B" w:rsidP="008C0E63">
      <w:pPr>
        <w:ind w:left="1710"/>
        <w:rPr>
          <w:lang w:val="en-US"/>
        </w:rPr>
      </w:pPr>
      <w:r w:rsidRPr="003F79C3">
        <w:rPr>
          <w:noProof/>
          <w:lang w:val="en-US" w:eastAsia="zh-CN"/>
        </w:rPr>
        <mc:AlternateContent>
          <mc:Choice Requires="wps">
            <w:drawing>
              <wp:anchor distT="0" distB="0" distL="0" distR="0" simplePos="0" relativeHeight="251652608" behindDoc="0" locked="0" layoutInCell="1" allowOverlap="1" wp14:anchorId="34B65D42" wp14:editId="4CF59C0F">
                <wp:simplePos x="0" y="0"/>
                <wp:positionH relativeFrom="column">
                  <wp:posOffset>635</wp:posOffset>
                </wp:positionH>
                <wp:positionV relativeFrom="paragraph">
                  <wp:posOffset>80645</wp:posOffset>
                </wp:positionV>
                <wp:extent cx="990600" cy="706120"/>
                <wp:effectExtent l="0" t="0" r="19050" b="1778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70612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7ED08195" w14:textId="508931AD" w:rsidR="00676979" w:rsidRPr="007718BD" w:rsidRDefault="00676979" w:rsidP="003730DA">
                            <w:pPr>
                              <w:spacing w:before="0"/>
                              <w:rPr>
                                <w:color w:val="8064A2" w:themeColor="accent4"/>
                              </w:rPr>
                            </w:pPr>
                            <w:r>
                              <w:rPr>
                                <w:color w:val="8064A2" w:themeColor="accent4"/>
                              </w:rPr>
                              <w:t xml:space="preserve">Use Template 4B Adaptation Options Inventory </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84" type="#_x0000_t202" style="position:absolute;left:0;text-align:left;margin-left:.05pt;margin-top:6.35pt;width:78pt;height:55.6pt;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" fillcolor="white [3201]" strokecolor="#8064a2 [3207]" strokeweight=".5pt">
                <v:path arrowok="t"/>
                <v:textbox inset="1mm,1mm,1mm,1mm">
                  <w:txbxContent>
                    <w:p w14:paraId="7ED08195" w14:textId="508931AD" w:rsidR="00676979" w:rsidRPr="007718BD" w:rsidRDefault="00676979" w:rsidP="003730DA">
                      <w:pPr>
                        <w:spacing w:before="0"/>
                        <w:rPr>
                          <w:color w:val="8064A2" w:themeColor="accent4"/>
                        </w:rPr>
                      </w:pPr>
                      <w:r>
                        <w:rPr>
                          <w:color w:val="8064A2" w:themeColor="accent4"/>
                        </w:rPr>
                        <w:t xml:space="preserve">Use Template 4B Adaptation Options Inventory </w:t>
                      </w:r>
                    </w:p>
                  </w:txbxContent>
                </v:textbox>
              </v:shape>
            </w:pict>
          </mc:Fallback>
        </mc:AlternateContent>
      </w:r>
      <w:r w:rsidR="0069462E" w:rsidRPr="003F79C3">
        <w:rPr>
          <w:lang w:val="en-US"/>
        </w:rPr>
        <w:t xml:space="preserve">Use the information collected from Step 4a to develop an adaptation inventory listing all options </w:t>
      </w:r>
      <w:r w:rsidR="00782A5C" w:rsidRPr="003F79C3">
        <w:rPr>
          <w:lang w:val="en-US"/>
        </w:rPr>
        <w:t xml:space="preserve">regardless of </w:t>
      </w:r>
      <w:r w:rsidR="0069462E" w:rsidRPr="003F79C3">
        <w:rPr>
          <w:lang w:val="en-US"/>
        </w:rPr>
        <w:t>the resource (co</w:t>
      </w:r>
      <w:r w:rsidR="003730DA" w:rsidRPr="003F79C3">
        <w:rPr>
          <w:lang w:val="en-US"/>
        </w:rPr>
        <w:t>st, staff, time) requirements.</w:t>
      </w:r>
      <w:r w:rsidR="00782A5C" w:rsidRPr="003F79C3">
        <w:rPr>
          <w:lang w:val="en-US"/>
        </w:rPr>
        <w:t xml:space="preserve"> </w:t>
      </w:r>
      <w:r w:rsidR="0069462E" w:rsidRPr="003F79C3">
        <w:rPr>
          <w:lang w:val="en-US"/>
        </w:rPr>
        <w:t xml:space="preserve">Include potential adaptations within and outside the health sector. </w:t>
      </w:r>
    </w:p>
    <w:p w14:paraId="325331BF" w14:textId="77777777" w:rsidR="0069462E" w:rsidRPr="003F79C3" w:rsidRDefault="0069462E" w:rsidP="008C0E63">
      <w:pPr>
        <w:ind w:left="1710"/>
        <w:rPr>
          <w:lang w:val="en-US"/>
        </w:rPr>
      </w:pPr>
      <w:r w:rsidRPr="003F79C3">
        <w:rPr>
          <w:lang w:val="en-US"/>
        </w:rPr>
        <w:t xml:space="preserve">When developing the list, include key stakeholders that need to be engaged. For example, when considering strategies to reduce risks from frequent heavy precipitation events, representatives from the environment agency </w:t>
      </w:r>
      <w:r w:rsidR="00782A5C" w:rsidRPr="003F79C3">
        <w:rPr>
          <w:lang w:val="en-US"/>
        </w:rPr>
        <w:t xml:space="preserve">should </w:t>
      </w:r>
      <w:r w:rsidRPr="003F79C3">
        <w:rPr>
          <w:lang w:val="en-US"/>
        </w:rPr>
        <w:t xml:space="preserve">be involved. </w:t>
      </w:r>
    </w:p>
    <w:p w14:paraId="3CA8422E" w14:textId="77777777" w:rsidR="00BD2B01" w:rsidRPr="003F79C3" w:rsidRDefault="00BD2B01" w:rsidP="00F02E5C">
      <w:pPr>
        <w:rPr>
          <w:lang w:val="en-US"/>
        </w:rPr>
      </w:pPr>
    </w:p>
    <w:p w14:paraId="1DFFB7BA" w14:textId="77777777" w:rsidR="00BD2B01" w:rsidRPr="003F79C3" w:rsidRDefault="00BD2B01" w:rsidP="00F02E5C">
      <w:pPr>
        <w:rPr>
          <w:lang w:val="en-US"/>
        </w:rPr>
      </w:pPr>
    </w:p>
    <w:p w14:paraId="76382C50" w14:textId="77777777" w:rsidR="00BD2B01" w:rsidRPr="003F79C3" w:rsidRDefault="00BD2B01" w:rsidP="00F02E5C">
      <w:pPr>
        <w:rPr>
          <w:lang w:val="en-US"/>
        </w:rPr>
      </w:pPr>
    </w:p>
    <w:p w14:paraId="6408FFC8" w14:textId="77777777" w:rsidR="00BD2B01" w:rsidRPr="003F79C3" w:rsidRDefault="00BD2B01" w:rsidP="00F02E5C">
      <w:pPr>
        <w:rPr>
          <w:lang w:val="en-US"/>
        </w:rPr>
      </w:pPr>
    </w:p>
    <w:p w14:paraId="48498C46" w14:textId="77777777" w:rsidR="00BD2B01" w:rsidRPr="003F79C3" w:rsidRDefault="00BD2B01" w:rsidP="00F02E5C">
      <w:pPr>
        <w:rPr>
          <w:lang w:val="en-US"/>
        </w:rPr>
      </w:pPr>
    </w:p>
    <w:p w14:paraId="4897337E" w14:textId="01D122CF" w:rsidR="001A06CE" w:rsidRPr="003F79C3" w:rsidRDefault="003147C7" w:rsidP="00782A5C">
      <w:pPr>
        <w:spacing w:before="0"/>
        <w:ind w:left="1710" w:hanging="1710"/>
        <w:rPr>
          <w:rStyle w:val="Strong"/>
          <w:lang w:val="en-US"/>
        </w:rPr>
      </w:pPr>
      <w:r w:rsidRPr="003F79C3">
        <w:rPr>
          <w:noProof/>
          <w:lang w:val="en-US" w:eastAsia="zh-CN"/>
        </w:rPr>
        <w:lastRenderedPageBreak/>
        <mc:AlternateContent>
          <mc:Choice Requires="wps">
            <w:drawing>
              <wp:inline distT="0" distB="0" distL="0" distR="0" wp14:anchorId="38B9EF9A" wp14:editId="5037A566">
                <wp:extent cx="5875655" cy="6485890"/>
                <wp:effectExtent l="13335" t="13335" r="16510" b="15875"/>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6485890"/>
                        </a:xfrm>
                        <a:prstGeom prst="rect">
                          <a:avLst/>
                        </a:prstGeom>
                        <a:solidFill>
                          <a:schemeClr val="lt1">
                            <a:lumMod val="100000"/>
                            <a:lumOff val="0"/>
                          </a:schemeClr>
                        </a:solidFill>
                        <a:ln w="25400">
                          <a:solidFill>
                            <a:schemeClr val="accent4">
                              <a:lumMod val="100000"/>
                              <a:lumOff val="0"/>
                            </a:schemeClr>
                          </a:solidFill>
                          <a:miter lim="800000"/>
                          <a:headEnd/>
                          <a:tailEnd/>
                        </a:ln>
                      </wps:spPr>
                      <wps:txbx>
                        <w:txbxContent>
                          <w:p w14:paraId="73373432" w14:textId="77777777" w:rsidR="00676979" w:rsidRDefault="00676979" w:rsidP="002A5729">
                            <w:pPr>
                              <w:pStyle w:val="Title"/>
                              <w:rPr>
                                <w:rStyle w:val="Strong"/>
                              </w:rPr>
                            </w:pPr>
                            <w:r w:rsidRPr="00A91168">
                              <w:rPr>
                                <w:rStyle w:val="Strong"/>
                              </w:rPr>
                              <w:t xml:space="preserve">BOX </w:t>
                            </w:r>
                            <w:r>
                              <w:rPr>
                                <w:rStyle w:val="Strong"/>
                              </w:rPr>
                              <w:t>10</w:t>
                            </w:r>
                            <w:r w:rsidRPr="00A91168">
                              <w:rPr>
                                <w:rStyle w:val="Strong"/>
                              </w:rPr>
                              <w:t xml:space="preserve">: </w:t>
                            </w:r>
                            <w:r>
                              <w:rPr>
                                <w:rStyle w:val="Strong"/>
                              </w:rPr>
                              <w:t>ADAPTATION OPTIONS TO REDUCE RISKS TO HEALTH FROM CLIMATE CHANGE IN DOMINICA</w:t>
                            </w:r>
                          </w:p>
                          <w:p w14:paraId="27DA5242" w14:textId="77777777" w:rsidR="00676979" w:rsidRDefault="00676979" w:rsidP="00C1029D">
                            <w:pPr>
                              <w:spacing w:before="0" w:line="276" w:lineRule="auto"/>
                              <w:ind w:left="360"/>
                              <w:jc w:val="both"/>
                              <w:rPr>
                                <w:rFonts w:eastAsia="Times New Roman" w:cstheme="minorHAnsi"/>
                              </w:rPr>
                            </w:pPr>
                          </w:p>
                          <w:p w14:paraId="7D927D9F" w14:textId="19C40544" w:rsidR="00676979" w:rsidRPr="00AE6C99" w:rsidRDefault="00676979" w:rsidP="009A7C3C">
                            <w:pPr>
                              <w:spacing w:before="0" w:line="276" w:lineRule="auto"/>
                              <w:jc w:val="both"/>
                              <w:rPr>
                                <w:rFonts w:eastAsia="Times New Roman" w:cstheme="minorHAnsi"/>
                              </w:rPr>
                            </w:pPr>
                            <w:r w:rsidRPr="00AE6C99">
                              <w:rPr>
                                <w:rFonts w:eastAsia="Times New Roman" w:cstheme="minorHAnsi"/>
                              </w:rPr>
                              <w:t>The assessment report "</w:t>
                            </w:r>
                            <w:r w:rsidRPr="00AE6C99">
                              <w:t>Assessment of Climate Change and Health Vulnerability and Adaptation in Dominica"</w:t>
                            </w:r>
                            <w:r>
                              <w:t xml:space="preserve"> </w:t>
                            </w:r>
                            <w:r w:rsidRPr="00AE6C99">
                              <w:t xml:space="preserve">(2016) </w:t>
                            </w:r>
                            <w:r w:rsidRPr="00AE6C99">
                              <w:rPr>
                                <w:rFonts w:eastAsia="Times New Roman" w:cstheme="minorHAnsi"/>
                              </w:rPr>
                              <w:t xml:space="preserve">identified a number of potential adaptation options to protect people from the health risks of concern (e.g. infectious diseases, waterborne diseases, extreme weather events, food safety and security). </w:t>
                            </w:r>
                            <w:r>
                              <w:rPr>
                                <w:rFonts w:eastAsia="Times New Roman" w:cstheme="minorHAnsi"/>
                              </w:rPr>
                              <w:t>Examples</w:t>
                            </w:r>
                            <w:r w:rsidRPr="00AE6C99">
                              <w:rPr>
                                <w:rFonts w:eastAsia="Times New Roman" w:cstheme="minorHAnsi"/>
                              </w:rPr>
                              <w:t xml:space="preserve"> included:  </w:t>
                            </w:r>
                          </w:p>
                          <w:p w14:paraId="77EA402F" w14:textId="77777777" w:rsidR="00676979" w:rsidRDefault="00676979" w:rsidP="00C1029D">
                            <w:pPr>
                              <w:spacing w:before="0" w:line="276" w:lineRule="auto"/>
                              <w:ind w:left="360"/>
                              <w:jc w:val="both"/>
                              <w:rPr>
                                <w:rFonts w:eastAsia="Times New Roman" w:cstheme="minorHAnsi"/>
                              </w:rPr>
                            </w:pPr>
                          </w:p>
                          <w:p w14:paraId="70AD3BFD" w14:textId="77777777" w:rsidR="00676979" w:rsidRPr="00AD6BB8" w:rsidRDefault="00676979" w:rsidP="00AD6BB8">
                            <w:pPr>
                              <w:spacing w:before="0" w:line="276" w:lineRule="auto"/>
                              <w:ind w:left="360" w:hanging="360"/>
                              <w:jc w:val="both"/>
                              <w:rPr>
                                <w:rFonts w:eastAsia="Times New Roman" w:cstheme="minorHAnsi"/>
                                <w:b/>
                              </w:rPr>
                            </w:pPr>
                            <w:r w:rsidRPr="00AD6BB8">
                              <w:rPr>
                                <w:rFonts w:eastAsia="Times New Roman" w:cstheme="minorHAnsi"/>
                                <w:b/>
                              </w:rPr>
                              <w:t>Near-term Options</w:t>
                            </w:r>
                          </w:p>
                          <w:p w14:paraId="40E34EEC"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Strengthen solid waste management services across the island</w:t>
                            </w:r>
                          </w:p>
                          <w:p w14:paraId="6B5790DE"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Enhance enforcement of existing legislation on waste management, vector control and food safety</w:t>
                            </w:r>
                          </w:p>
                          <w:p w14:paraId="195D8C63"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Increase public awareness of health risks associated with climate change and encourage public involvement in adaptation efforts, with a particular focus on the engagement of unemployed youth</w:t>
                            </w:r>
                          </w:p>
                          <w:p w14:paraId="34DF6FA2"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Provide training to health sector staff on the health impacts from climate change and how to reduce risks </w:t>
                            </w:r>
                          </w:p>
                          <w:p w14:paraId="7ACA6022"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the reliability and safety of water storage practices at community and household levels </w:t>
                            </w:r>
                          </w:p>
                          <w:p w14:paraId="40D6E0BA"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data collection methods and enhance environmental monitoring </w:t>
                            </w:r>
                          </w:p>
                          <w:p w14:paraId="0E781A76"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Enhance the integration of climate services into health decision-making </w:t>
                            </w:r>
                          </w:p>
                          <w:p w14:paraId="309BE102" w14:textId="77777777" w:rsidR="00676979" w:rsidRPr="00B71F5D" w:rsidRDefault="00676979" w:rsidP="001920A5">
                            <w:pPr>
                              <w:numPr>
                                <w:ilvl w:val="0"/>
                                <w:numId w:val="35"/>
                              </w:numPr>
                              <w:spacing w:before="0" w:line="276" w:lineRule="auto"/>
                              <w:jc w:val="both"/>
                              <w:rPr>
                                <w:rFonts w:cstheme="minorHAnsi"/>
                              </w:rPr>
                            </w:pPr>
                            <w:r w:rsidRPr="00B71F5D">
                              <w:rPr>
                                <w:rFonts w:eastAsia="Times New Roman" w:cstheme="minorHAnsi"/>
                                <w:lang w:val="en-US"/>
                              </w:rPr>
                              <w:t xml:space="preserve">Strengthen the organizational structure of emergency response and ensure workers are familiar with emergency plans </w:t>
                            </w:r>
                            <w:r>
                              <w:rPr>
                                <w:rFonts w:eastAsia="Times New Roman" w:cstheme="minorHAnsi"/>
                                <w:lang w:val="en-US"/>
                              </w:rPr>
                              <w:t xml:space="preserve">        </w:t>
                            </w:r>
                          </w:p>
                          <w:p w14:paraId="6713CFC8" w14:textId="77777777" w:rsidR="00676979" w:rsidRPr="00AD6BB8" w:rsidRDefault="00676979" w:rsidP="00AD6BB8">
                            <w:pPr>
                              <w:spacing w:before="0" w:line="276" w:lineRule="auto"/>
                              <w:ind w:hanging="450"/>
                              <w:jc w:val="both"/>
                              <w:rPr>
                                <w:rFonts w:eastAsia="Times New Roman" w:cstheme="minorHAnsi"/>
                                <w:b/>
                              </w:rPr>
                            </w:pPr>
                            <w:r>
                              <w:rPr>
                                <w:rFonts w:eastAsia="Times New Roman" w:cstheme="minorHAnsi"/>
                                <w:b/>
                              </w:rPr>
                              <w:t xml:space="preserve">          </w:t>
                            </w:r>
                            <w:r w:rsidRPr="00AD6BB8">
                              <w:rPr>
                                <w:rFonts w:eastAsia="Times New Roman" w:cstheme="minorHAnsi"/>
                                <w:b/>
                              </w:rPr>
                              <w:t>Long-term Options</w:t>
                            </w:r>
                          </w:p>
                          <w:p w14:paraId="7E17257C" w14:textId="2D9689B9" w:rsidR="00676979" w:rsidRPr="00B71F5D" w:rsidRDefault="00676979" w:rsidP="001920A5">
                            <w:pPr>
                              <w:numPr>
                                <w:ilvl w:val="0"/>
                                <w:numId w:val="36"/>
                              </w:numPr>
                              <w:spacing w:before="0" w:line="276" w:lineRule="auto"/>
                              <w:jc w:val="both"/>
                              <w:rPr>
                                <w:rFonts w:eastAsia="Times New Roman" w:cstheme="minorHAnsi"/>
                              </w:rPr>
                            </w:pPr>
                            <w:r w:rsidRPr="00B71F5D">
                              <w:rPr>
                                <w:rFonts w:eastAsia="Times New Roman" w:cstheme="minorHAnsi"/>
                                <w:lang w:val="en-US"/>
                              </w:rPr>
                              <w:t xml:space="preserve">Develop </w:t>
                            </w:r>
                            <w:r>
                              <w:rPr>
                                <w:rFonts w:eastAsia="Times New Roman" w:cstheme="minorHAnsi"/>
                                <w:lang w:val="en-US"/>
                              </w:rPr>
                              <w:t>e</w:t>
                            </w:r>
                            <w:r w:rsidRPr="00B71F5D">
                              <w:rPr>
                                <w:rFonts w:eastAsia="Times New Roman" w:cstheme="minorHAnsi"/>
                                <w:lang w:val="en-US"/>
                              </w:rPr>
                              <w:t xml:space="preserve">arly </w:t>
                            </w:r>
                            <w:r>
                              <w:rPr>
                                <w:rFonts w:eastAsia="Times New Roman" w:cstheme="minorHAnsi"/>
                                <w:lang w:val="en-US"/>
                              </w:rPr>
                              <w:t>w</w:t>
                            </w:r>
                            <w:r w:rsidRPr="00B71F5D">
                              <w:rPr>
                                <w:rFonts w:eastAsia="Times New Roman" w:cstheme="minorHAnsi"/>
                                <w:lang w:val="en-US"/>
                              </w:rPr>
                              <w:t xml:space="preserve">arning </w:t>
                            </w:r>
                            <w:r>
                              <w:rPr>
                                <w:rFonts w:eastAsia="Times New Roman" w:cstheme="minorHAnsi"/>
                                <w:lang w:val="en-US"/>
                              </w:rPr>
                              <w:t>s</w:t>
                            </w:r>
                            <w:r w:rsidRPr="00B71F5D">
                              <w:rPr>
                                <w:rFonts w:eastAsia="Times New Roman" w:cstheme="minorHAnsi"/>
                                <w:lang w:val="en-US"/>
                              </w:rPr>
                              <w:t xml:space="preserve">ystems for climate-sensitive health risks utilizing forecast information from the </w:t>
                            </w:r>
                            <w:r w:rsidRPr="00B71F5D">
                              <w:rPr>
                                <w:rFonts w:eastAsia="Times New Roman" w:cstheme="minorHAnsi"/>
                              </w:rPr>
                              <w:t>Caribbean Institute for Meteorology and Hydrology</w:t>
                            </w:r>
                          </w:p>
                          <w:p w14:paraId="59061396" w14:textId="77777777" w:rsidR="00676979" w:rsidRPr="00B71F5D" w:rsidRDefault="00676979" w:rsidP="001920A5">
                            <w:pPr>
                              <w:numPr>
                                <w:ilvl w:val="0"/>
                                <w:numId w:val="36"/>
                              </w:numPr>
                              <w:tabs>
                                <w:tab w:val="clear" w:pos="720"/>
                              </w:tabs>
                              <w:spacing w:before="0" w:line="276" w:lineRule="auto"/>
                              <w:jc w:val="both"/>
                              <w:rPr>
                                <w:rFonts w:eastAsia="Times New Roman" w:cstheme="minorHAnsi"/>
                              </w:rPr>
                            </w:pPr>
                            <w:r w:rsidRPr="00B71F5D">
                              <w:rPr>
                                <w:rFonts w:eastAsia="Times New Roman" w:cstheme="minorHAnsi"/>
                                <w:lang w:val="en-US"/>
                              </w:rPr>
                              <w:t>Develop a national electronic database for health, vector, water, weather and climate data that is accessible by all relevant stakeholders</w:t>
                            </w:r>
                          </w:p>
                          <w:p w14:paraId="592A3FFA" w14:textId="77777777" w:rsidR="00676979" w:rsidRPr="00B71F5D" w:rsidRDefault="0067697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Conduct routine analyses of weather, vector and epidemiologic data and distribute findings in a bulletin to relevant stakeholders</w:t>
                            </w:r>
                          </w:p>
                          <w:p w14:paraId="44E53588" w14:textId="77777777" w:rsidR="00676979" w:rsidRPr="00B71F5D" w:rsidRDefault="0067697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Hold community meetings to increase awareness of protective behaviors through coordination among village councils, the EHD and health centers</w:t>
                            </w:r>
                          </w:p>
                          <w:p w14:paraId="284388D6" w14:textId="77777777" w:rsidR="00676979" w:rsidRPr="00B71F5D" w:rsidRDefault="0067697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Convert current paper-based data collection systems to electronic systems</w:t>
                            </w:r>
                          </w:p>
                          <w:p w14:paraId="41E538D5" w14:textId="77777777" w:rsidR="00676979" w:rsidRPr="00B71F5D" w:rsidRDefault="0067697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capacity of laboratory facilities to detect disease-causing pathogens in humans, animals and plants</w:t>
                            </w:r>
                          </w:p>
                          <w:p w14:paraId="11C21AF9" w14:textId="77777777" w:rsidR="00676979" w:rsidRPr="00B71F5D" w:rsidRDefault="0067697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climate-resiliency of health facilities and farm infrastructure</w:t>
                            </w:r>
                          </w:p>
                          <w:p w14:paraId="5E9182E5" w14:textId="77777777" w:rsidR="00676979" w:rsidRDefault="00676979" w:rsidP="003730DA">
                            <w:pPr>
                              <w:spacing w:before="0"/>
                              <w:jc w:val="both"/>
                              <w:rPr>
                                <w:rFonts w:cstheme="minorHAnsi"/>
                              </w:rPr>
                            </w:pPr>
                          </w:p>
                          <w:p w14:paraId="0F576D20" w14:textId="77777777" w:rsidR="00676979" w:rsidRPr="00B71F5D" w:rsidRDefault="00676979" w:rsidP="000D72AD">
                            <w:pPr>
                              <w:spacing w:before="0"/>
                              <w:ind w:left="4320" w:firstLine="720"/>
                              <w:jc w:val="both"/>
                              <w:rPr>
                                <w:rFonts w:cstheme="minorHAnsi"/>
                                <w:lang w:val="fr-CA"/>
                              </w:rPr>
                            </w:pPr>
                            <w:r>
                              <w:rPr>
                                <w:rFonts w:cstheme="minorHAnsi"/>
                                <w:lang w:val="fr-CA"/>
                              </w:rPr>
                              <w:t>Source: Verret et al. 2016</w:t>
                            </w:r>
                          </w:p>
                        </w:txbxContent>
                      </wps:txbx>
                      <wps:bodyPr rot="0" vert="horz" wrap="square" lIns="91440" tIns="45720" rIns="91440" bIns="45720" anchor="ctr" anchorCtr="0" upright="1">
                        <a:noAutofit/>
                      </wps:bodyPr>
                    </wps:wsp>
                  </a:graphicData>
                </a:graphic>
              </wp:inline>
            </w:drawing>
          </mc:Choice>
          <mc:Fallback>
            <w:pict>
              <v:shape id="Text Box 8" o:spid="_x0000_s1085" type="#_x0000_t202" style="width:462.65pt;height:51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" fillcolor="white [3201]" strokecolor="#8064a2 [3207]" strokeweight="2pt">
                <v:textbox>
                  <w:txbxContent>
                    <w:p w14:paraId="73373432" w14:textId="77777777" w:rsidR="00676979" w:rsidRDefault="00676979" w:rsidP="002A5729">
                      <w:pPr>
                        <w:pStyle w:val="Title"/>
                        <w:rPr>
                          <w:rStyle w:val="Strong"/>
                        </w:rPr>
                      </w:pPr>
                      <w:r w:rsidRPr="00A91168">
                        <w:rPr>
                          <w:rStyle w:val="Strong"/>
                        </w:rPr>
                        <w:t xml:space="preserve">BOX </w:t>
                      </w:r>
                      <w:r>
                        <w:rPr>
                          <w:rStyle w:val="Strong"/>
                        </w:rPr>
                        <w:t>10</w:t>
                      </w:r>
                      <w:r w:rsidRPr="00A91168">
                        <w:rPr>
                          <w:rStyle w:val="Strong"/>
                        </w:rPr>
                        <w:t xml:space="preserve">: </w:t>
                      </w:r>
                      <w:r>
                        <w:rPr>
                          <w:rStyle w:val="Strong"/>
                        </w:rPr>
                        <w:t>ADAPTATION OPTIONS TO REDUCE RISKS TO HEALTH FROM CLIMATE CHANGE IN DOMINICA</w:t>
                      </w:r>
                    </w:p>
                    <w:p w14:paraId="27DA5242" w14:textId="77777777" w:rsidR="00676979" w:rsidRDefault="00676979" w:rsidP="00C1029D">
                      <w:pPr>
                        <w:spacing w:before="0" w:line="276" w:lineRule="auto"/>
                        <w:ind w:left="360"/>
                        <w:jc w:val="both"/>
                        <w:rPr>
                          <w:rFonts w:eastAsia="Times New Roman" w:cstheme="minorHAnsi"/>
                        </w:rPr>
                      </w:pPr>
                    </w:p>
                    <w:p w14:paraId="7D927D9F" w14:textId="19C40544" w:rsidR="00676979" w:rsidRPr="00AE6C99" w:rsidRDefault="00676979" w:rsidP="009A7C3C">
                      <w:pPr>
                        <w:spacing w:before="0" w:line="276" w:lineRule="auto"/>
                        <w:jc w:val="both"/>
                        <w:rPr>
                          <w:rFonts w:eastAsia="Times New Roman" w:cstheme="minorHAnsi"/>
                        </w:rPr>
                      </w:pPr>
                      <w:r w:rsidRPr="00AE6C99">
                        <w:rPr>
                          <w:rFonts w:eastAsia="Times New Roman" w:cstheme="minorHAnsi"/>
                        </w:rPr>
                        <w:t>The assessment report "</w:t>
                      </w:r>
                      <w:r w:rsidRPr="00AE6C99">
                        <w:t>Assessment of Climate Change and Health Vulnerability and Adaptation in Dominica"</w:t>
                      </w:r>
                      <w:r>
                        <w:t xml:space="preserve"> </w:t>
                      </w:r>
                      <w:r w:rsidRPr="00AE6C99">
                        <w:t xml:space="preserve">(2016) </w:t>
                      </w:r>
                      <w:r w:rsidRPr="00AE6C99">
                        <w:rPr>
                          <w:rFonts w:eastAsia="Times New Roman" w:cstheme="minorHAnsi"/>
                        </w:rPr>
                        <w:t xml:space="preserve">identified a number of potential adaptation options to protect people from the health risks of concern (e.g. infectious diseases, waterborne diseases, extreme weather events, food safety and security). </w:t>
                      </w:r>
                      <w:r>
                        <w:rPr>
                          <w:rFonts w:eastAsia="Times New Roman" w:cstheme="minorHAnsi"/>
                        </w:rPr>
                        <w:t>Examples</w:t>
                      </w:r>
                      <w:r w:rsidRPr="00AE6C99">
                        <w:rPr>
                          <w:rFonts w:eastAsia="Times New Roman" w:cstheme="minorHAnsi"/>
                        </w:rPr>
                        <w:t xml:space="preserve"> included:  </w:t>
                      </w:r>
                    </w:p>
                    <w:p w14:paraId="77EA402F" w14:textId="77777777" w:rsidR="00676979" w:rsidRDefault="00676979" w:rsidP="00C1029D">
                      <w:pPr>
                        <w:spacing w:before="0" w:line="276" w:lineRule="auto"/>
                        <w:ind w:left="360"/>
                        <w:jc w:val="both"/>
                        <w:rPr>
                          <w:rFonts w:eastAsia="Times New Roman" w:cstheme="minorHAnsi"/>
                        </w:rPr>
                      </w:pPr>
                    </w:p>
                    <w:p w14:paraId="70AD3BFD" w14:textId="77777777" w:rsidR="00676979" w:rsidRPr="00AD6BB8" w:rsidRDefault="00676979" w:rsidP="00AD6BB8">
                      <w:pPr>
                        <w:spacing w:before="0" w:line="276" w:lineRule="auto"/>
                        <w:ind w:left="360" w:hanging="360"/>
                        <w:jc w:val="both"/>
                        <w:rPr>
                          <w:rFonts w:eastAsia="Times New Roman" w:cstheme="minorHAnsi"/>
                          <w:b/>
                        </w:rPr>
                      </w:pPr>
                      <w:r w:rsidRPr="00AD6BB8">
                        <w:rPr>
                          <w:rFonts w:eastAsia="Times New Roman" w:cstheme="minorHAnsi"/>
                          <w:b/>
                        </w:rPr>
                        <w:t>Near-term Options</w:t>
                      </w:r>
                    </w:p>
                    <w:p w14:paraId="40E34EEC"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Strengthen solid waste management services across the island</w:t>
                      </w:r>
                    </w:p>
                    <w:p w14:paraId="6B5790DE"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Enhance enforcement of existing legislation on waste management, vector control and food safety</w:t>
                      </w:r>
                    </w:p>
                    <w:p w14:paraId="195D8C63"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Increase public awareness of health risks associated with climate change and encourage public involvement in adaptation efforts, with a particular focus on the engagement of unemployed youth</w:t>
                      </w:r>
                    </w:p>
                    <w:p w14:paraId="34DF6FA2"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Provide training to health sector staff on the health impacts from climate change and how to reduce risks </w:t>
                      </w:r>
                    </w:p>
                    <w:p w14:paraId="7ACA6022"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the reliability and safety of water storage practices at community and household levels </w:t>
                      </w:r>
                    </w:p>
                    <w:p w14:paraId="40D6E0BA"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Improve data collection methods and enhance environmental monitoring </w:t>
                      </w:r>
                    </w:p>
                    <w:p w14:paraId="0E781A76" w14:textId="77777777" w:rsidR="00676979" w:rsidRPr="00B71F5D" w:rsidRDefault="00676979" w:rsidP="001920A5">
                      <w:pPr>
                        <w:numPr>
                          <w:ilvl w:val="0"/>
                          <w:numId w:val="35"/>
                        </w:numPr>
                        <w:spacing w:before="0" w:line="276" w:lineRule="auto"/>
                        <w:jc w:val="both"/>
                        <w:rPr>
                          <w:rFonts w:eastAsia="Times New Roman" w:cstheme="minorHAnsi"/>
                        </w:rPr>
                      </w:pPr>
                      <w:r w:rsidRPr="00B71F5D">
                        <w:rPr>
                          <w:rFonts w:eastAsia="Times New Roman" w:cstheme="minorHAnsi"/>
                          <w:lang w:val="en-US"/>
                        </w:rPr>
                        <w:t xml:space="preserve">Enhance the integration of climate services into health decision-making </w:t>
                      </w:r>
                    </w:p>
                    <w:p w14:paraId="309BE102" w14:textId="77777777" w:rsidR="00676979" w:rsidRPr="00B71F5D" w:rsidRDefault="00676979" w:rsidP="001920A5">
                      <w:pPr>
                        <w:numPr>
                          <w:ilvl w:val="0"/>
                          <w:numId w:val="35"/>
                        </w:numPr>
                        <w:spacing w:before="0" w:line="276" w:lineRule="auto"/>
                        <w:jc w:val="both"/>
                        <w:rPr>
                          <w:rFonts w:cstheme="minorHAnsi"/>
                        </w:rPr>
                      </w:pPr>
                      <w:r w:rsidRPr="00B71F5D">
                        <w:rPr>
                          <w:rFonts w:eastAsia="Times New Roman" w:cstheme="minorHAnsi"/>
                          <w:lang w:val="en-US"/>
                        </w:rPr>
                        <w:t xml:space="preserve">Strengthen the organizational structure of emergency response and ensure workers are familiar with emergency plans </w:t>
                      </w:r>
                      <w:r>
                        <w:rPr>
                          <w:rFonts w:eastAsia="Times New Roman" w:cstheme="minorHAnsi"/>
                          <w:lang w:val="en-US"/>
                        </w:rPr>
                        <w:t xml:space="preserve">        </w:t>
                      </w:r>
                    </w:p>
                    <w:p w14:paraId="6713CFC8" w14:textId="77777777" w:rsidR="00676979" w:rsidRPr="00AD6BB8" w:rsidRDefault="00676979" w:rsidP="00AD6BB8">
                      <w:pPr>
                        <w:spacing w:before="0" w:line="276" w:lineRule="auto"/>
                        <w:ind w:hanging="450"/>
                        <w:jc w:val="both"/>
                        <w:rPr>
                          <w:rFonts w:eastAsia="Times New Roman" w:cstheme="minorHAnsi"/>
                          <w:b/>
                        </w:rPr>
                      </w:pPr>
                      <w:r>
                        <w:rPr>
                          <w:rFonts w:eastAsia="Times New Roman" w:cstheme="minorHAnsi"/>
                          <w:b/>
                        </w:rPr>
                        <w:t xml:space="preserve">          </w:t>
                      </w:r>
                      <w:r w:rsidRPr="00AD6BB8">
                        <w:rPr>
                          <w:rFonts w:eastAsia="Times New Roman" w:cstheme="minorHAnsi"/>
                          <w:b/>
                        </w:rPr>
                        <w:t>Long-term Options</w:t>
                      </w:r>
                    </w:p>
                    <w:p w14:paraId="7E17257C" w14:textId="2D9689B9" w:rsidR="00676979" w:rsidRPr="00B71F5D" w:rsidRDefault="00676979" w:rsidP="001920A5">
                      <w:pPr>
                        <w:numPr>
                          <w:ilvl w:val="0"/>
                          <w:numId w:val="36"/>
                        </w:numPr>
                        <w:spacing w:before="0" w:line="276" w:lineRule="auto"/>
                        <w:jc w:val="both"/>
                        <w:rPr>
                          <w:rFonts w:eastAsia="Times New Roman" w:cstheme="minorHAnsi"/>
                        </w:rPr>
                      </w:pPr>
                      <w:r w:rsidRPr="00B71F5D">
                        <w:rPr>
                          <w:rFonts w:eastAsia="Times New Roman" w:cstheme="minorHAnsi"/>
                          <w:lang w:val="en-US"/>
                        </w:rPr>
                        <w:t xml:space="preserve">Develop </w:t>
                      </w:r>
                      <w:r>
                        <w:rPr>
                          <w:rFonts w:eastAsia="Times New Roman" w:cstheme="minorHAnsi"/>
                          <w:lang w:val="en-US"/>
                        </w:rPr>
                        <w:t>e</w:t>
                      </w:r>
                      <w:r w:rsidRPr="00B71F5D">
                        <w:rPr>
                          <w:rFonts w:eastAsia="Times New Roman" w:cstheme="minorHAnsi"/>
                          <w:lang w:val="en-US"/>
                        </w:rPr>
                        <w:t xml:space="preserve">arly </w:t>
                      </w:r>
                      <w:r>
                        <w:rPr>
                          <w:rFonts w:eastAsia="Times New Roman" w:cstheme="minorHAnsi"/>
                          <w:lang w:val="en-US"/>
                        </w:rPr>
                        <w:t>w</w:t>
                      </w:r>
                      <w:r w:rsidRPr="00B71F5D">
                        <w:rPr>
                          <w:rFonts w:eastAsia="Times New Roman" w:cstheme="minorHAnsi"/>
                          <w:lang w:val="en-US"/>
                        </w:rPr>
                        <w:t xml:space="preserve">arning </w:t>
                      </w:r>
                      <w:r>
                        <w:rPr>
                          <w:rFonts w:eastAsia="Times New Roman" w:cstheme="minorHAnsi"/>
                          <w:lang w:val="en-US"/>
                        </w:rPr>
                        <w:t>s</w:t>
                      </w:r>
                      <w:r w:rsidRPr="00B71F5D">
                        <w:rPr>
                          <w:rFonts w:eastAsia="Times New Roman" w:cstheme="minorHAnsi"/>
                          <w:lang w:val="en-US"/>
                        </w:rPr>
                        <w:t xml:space="preserve">ystems for climate-sensitive health risks utilizing forecast information from the </w:t>
                      </w:r>
                      <w:r w:rsidRPr="00B71F5D">
                        <w:rPr>
                          <w:rFonts w:eastAsia="Times New Roman" w:cstheme="minorHAnsi"/>
                        </w:rPr>
                        <w:t>Caribbean Institute for Meteorology and Hydrology</w:t>
                      </w:r>
                    </w:p>
                    <w:p w14:paraId="59061396" w14:textId="77777777" w:rsidR="00676979" w:rsidRPr="00B71F5D" w:rsidRDefault="00676979" w:rsidP="001920A5">
                      <w:pPr>
                        <w:numPr>
                          <w:ilvl w:val="0"/>
                          <w:numId w:val="36"/>
                        </w:numPr>
                        <w:tabs>
                          <w:tab w:val="clear" w:pos="720"/>
                        </w:tabs>
                        <w:spacing w:before="0" w:line="276" w:lineRule="auto"/>
                        <w:jc w:val="both"/>
                        <w:rPr>
                          <w:rFonts w:eastAsia="Times New Roman" w:cstheme="minorHAnsi"/>
                        </w:rPr>
                      </w:pPr>
                      <w:r w:rsidRPr="00B71F5D">
                        <w:rPr>
                          <w:rFonts w:eastAsia="Times New Roman" w:cstheme="minorHAnsi"/>
                          <w:lang w:val="en-US"/>
                        </w:rPr>
                        <w:t>Develop a national electronic database for health, vector, water, weather and climate data that is accessible by all relevant stakeholders</w:t>
                      </w:r>
                    </w:p>
                    <w:p w14:paraId="592A3FFA" w14:textId="77777777" w:rsidR="00676979" w:rsidRPr="00B71F5D" w:rsidRDefault="0067697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Conduct routine analyses of weather, vector and epidemiologic data and distribute findings in a bulletin to relevant stakeholders</w:t>
                      </w:r>
                    </w:p>
                    <w:p w14:paraId="44E53588" w14:textId="77777777" w:rsidR="00676979" w:rsidRPr="00B71F5D" w:rsidRDefault="0067697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Hold community meetings to increase awareness of protective behaviors through coordination among village councils, the EHD and health centers</w:t>
                      </w:r>
                    </w:p>
                    <w:p w14:paraId="284388D6" w14:textId="77777777" w:rsidR="00676979" w:rsidRPr="00B71F5D" w:rsidRDefault="00676979" w:rsidP="001920A5">
                      <w:pPr>
                        <w:numPr>
                          <w:ilvl w:val="0"/>
                          <w:numId w:val="37"/>
                        </w:numPr>
                        <w:spacing w:before="0" w:line="276" w:lineRule="auto"/>
                        <w:jc w:val="both"/>
                        <w:rPr>
                          <w:rFonts w:eastAsia="Times New Roman" w:cstheme="minorHAnsi"/>
                        </w:rPr>
                      </w:pPr>
                      <w:r w:rsidRPr="00B71F5D">
                        <w:rPr>
                          <w:rFonts w:eastAsia="Times New Roman" w:cstheme="minorHAnsi"/>
                          <w:lang w:val="en-US"/>
                        </w:rPr>
                        <w:t>Convert current paper-based data collection systems to electronic systems</w:t>
                      </w:r>
                    </w:p>
                    <w:p w14:paraId="41E538D5" w14:textId="77777777" w:rsidR="00676979" w:rsidRPr="00B71F5D" w:rsidRDefault="0067697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capacity of laboratory facilities to detect disease-causing pathogens in humans, animals and plants</w:t>
                      </w:r>
                    </w:p>
                    <w:p w14:paraId="11C21AF9" w14:textId="77777777" w:rsidR="00676979" w:rsidRPr="00B71F5D" w:rsidRDefault="00676979" w:rsidP="001920A5">
                      <w:pPr>
                        <w:numPr>
                          <w:ilvl w:val="0"/>
                          <w:numId w:val="38"/>
                        </w:numPr>
                        <w:spacing w:before="0" w:line="276" w:lineRule="auto"/>
                        <w:jc w:val="both"/>
                        <w:rPr>
                          <w:rFonts w:eastAsia="Times New Roman" w:cstheme="minorHAnsi"/>
                        </w:rPr>
                      </w:pPr>
                      <w:r w:rsidRPr="00B71F5D">
                        <w:rPr>
                          <w:rFonts w:eastAsia="Times New Roman" w:cstheme="minorHAnsi"/>
                          <w:lang w:val="en-US"/>
                        </w:rPr>
                        <w:t>Increase the climate-resiliency of health facilities and farm infrastructure</w:t>
                      </w:r>
                    </w:p>
                    <w:p w14:paraId="5E9182E5" w14:textId="77777777" w:rsidR="00676979" w:rsidRDefault="00676979" w:rsidP="003730DA">
                      <w:pPr>
                        <w:spacing w:before="0"/>
                        <w:jc w:val="both"/>
                        <w:rPr>
                          <w:rFonts w:cstheme="minorHAnsi"/>
                        </w:rPr>
                      </w:pPr>
                    </w:p>
                    <w:p w14:paraId="0F576D20" w14:textId="77777777" w:rsidR="00676979" w:rsidRPr="00B71F5D" w:rsidRDefault="00676979" w:rsidP="000D72AD">
                      <w:pPr>
                        <w:spacing w:before="0"/>
                        <w:ind w:left="4320" w:firstLine="720"/>
                        <w:jc w:val="both"/>
                        <w:rPr>
                          <w:rFonts w:cstheme="minorHAnsi"/>
                          <w:lang w:val="fr-CA"/>
                        </w:rPr>
                      </w:pPr>
                      <w:r>
                        <w:rPr>
                          <w:rFonts w:cstheme="minorHAnsi"/>
                          <w:lang w:val="fr-CA"/>
                        </w:rPr>
                        <w:t>Source: Verret et al. 2016</w:t>
                      </w:r>
                    </w:p>
                  </w:txbxContent>
                </v:textbox>
                <w10:anchorlock/>
              </v:shape>
            </w:pict>
          </mc:Fallback>
        </mc:AlternateContent>
      </w:r>
    </w:p>
    <w:p w14:paraId="6B9F4F59" w14:textId="77777777" w:rsidR="00F02E5C" w:rsidRPr="003F79C3" w:rsidRDefault="00F02E5C" w:rsidP="00A031CD">
      <w:pPr>
        <w:spacing w:before="0"/>
        <w:rPr>
          <w:rStyle w:val="Strong"/>
          <w:rFonts w:cstheme="minorHAnsi"/>
          <w:szCs w:val="24"/>
          <w:lang w:val="en-US"/>
        </w:rPr>
      </w:pPr>
    </w:p>
    <w:p w14:paraId="59B3FCB8" w14:textId="77777777" w:rsidR="0069462E" w:rsidRPr="003F79C3" w:rsidRDefault="00F02E5C" w:rsidP="00FA7C54">
      <w:pPr>
        <w:spacing w:before="0"/>
        <w:ind w:left="1710"/>
        <w:rPr>
          <w:rStyle w:val="Strong"/>
          <w:rFonts w:cstheme="minorHAnsi"/>
          <w:b w:val="0"/>
          <w:bCs w:val="0"/>
          <w:color w:val="auto"/>
          <w:szCs w:val="24"/>
          <w:lang w:val="en-US"/>
        </w:rPr>
      </w:pPr>
      <w:r w:rsidRPr="003F79C3">
        <w:rPr>
          <w:rStyle w:val="Strong"/>
          <w:rFonts w:cstheme="minorHAnsi"/>
          <w:szCs w:val="24"/>
          <w:lang w:val="en-US"/>
        </w:rPr>
        <w:t>Step 4c:</w:t>
      </w:r>
      <w:r w:rsidR="000E05D5" w:rsidRPr="003F79C3">
        <w:rPr>
          <w:rStyle w:val="Strong"/>
          <w:rFonts w:cstheme="minorHAnsi"/>
          <w:szCs w:val="24"/>
          <w:lang w:val="en-US"/>
        </w:rPr>
        <w:t xml:space="preserve"> Prioritize Short and Long-Term Options and Develop Resource Needs</w:t>
      </w:r>
    </w:p>
    <w:p w14:paraId="68F3148E" w14:textId="77777777" w:rsidR="0069462E" w:rsidRPr="003F79C3" w:rsidRDefault="0069462E" w:rsidP="00FA7C54">
      <w:pPr>
        <w:ind w:left="1710"/>
        <w:rPr>
          <w:rFonts w:cstheme="minorHAnsi"/>
          <w:lang w:val="en-US"/>
        </w:rPr>
      </w:pPr>
      <w:r w:rsidRPr="003F79C3">
        <w:rPr>
          <w:rFonts w:cstheme="minorHAnsi"/>
          <w:lang w:val="en-US"/>
        </w:rPr>
        <w:t>Identify which policies and programs are possible to implement now and in the future</w:t>
      </w:r>
      <w:r w:rsidR="00F02E5C" w:rsidRPr="003F79C3">
        <w:rPr>
          <w:rFonts w:cstheme="minorHAnsi"/>
          <w:lang w:val="en-US"/>
        </w:rPr>
        <w:t>,</w:t>
      </w:r>
      <w:r w:rsidRPr="003F79C3">
        <w:rPr>
          <w:rFonts w:cstheme="minorHAnsi"/>
          <w:lang w:val="en-US"/>
        </w:rPr>
        <w:t xml:space="preserve"> based on existing resource constraints (technological, human, and financial).  Generate a priority list of options from </w:t>
      </w:r>
      <w:r w:rsidR="00F02E5C" w:rsidRPr="003F79C3">
        <w:rPr>
          <w:rFonts w:cstheme="minorHAnsi"/>
          <w:lang w:val="en-US"/>
        </w:rPr>
        <w:t>which policymakers can choose.</w:t>
      </w:r>
    </w:p>
    <w:p w14:paraId="50687323" w14:textId="6F92AFA8" w:rsidR="0069462E" w:rsidRPr="003F79C3" w:rsidRDefault="003147C7" w:rsidP="00FA7C54">
      <w:pPr>
        <w:ind w:left="1710"/>
        <w:rPr>
          <w:rFonts w:cstheme="minorHAnsi"/>
          <w:lang w:val="en-US"/>
        </w:rPr>
      </w:pPr>
      <w:r w:rsidRPr="003F79C3">
        <w:rPr>
          <w:noProof/>
          <w:lang w:val="en-US" w:eastAsia="zh-CN"/>
        </w:rPr>
        <mc:AlternateContent>
          <mc:Choice Requires="wps">
            <w:drawing>
              <wp:anchor distT="0" distB="0" distL="0" distR="0" simplePos="0" relativeHeight="251673088" behindDoc="0" locked="0" layoutInCell="1" allowOverlap="1" wp14:anchorId="5029BD56" wp14:editId="44B93908">
                <wp:simplePos x="0" y="0"/>
                <wp:positionH relativeFrom="margin">
                  <wp:align>left</wp:align>
                </wp:positionH>
                <wp:positionV relativeFrom="paragraph">
                  <wp:posOffset>95250</wp:posOffset>
                </wp:positionV>
                <wp:extent cx="990600" cy="692150"/>
                <wp:effectExtent l="0" t="0" r="19050" b="1270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9215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75B67458" w14:textId="77777777" w:rsidR="00676979" w:rsidRPr="007718BD" w:rsidRDefault="00676979" w:rsidP="005313AE">
                            <w:pPr>
                              <w:spacing w:before="0"/>
                              <w:rPr>
                                <w:color w:val="8064A2" w:themeColor="accent4"/>
                              </w:rPr>
                            </w:pPr>
                            <w:r>
                              <w:rPr>
                                <w:color w:val="8064A2" w:themeColor="accent4"/>
                              </w:rPr>
                              <w:t>Use Template 4C Prioritize Options and Develop Resource Needs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86" type="#_x0000_t202" style="position:absolute;left:0;text-align:left;margin-left:0;margin-top:7.5pt;width:78pt;height:54.5pt;z-index:2516730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" fillcolor="white [3201]" strokecolor="#8064a2 [3207]" strokeweight=".5pt">
                <v:path arrowok="t"/>
                <v:textbox inset="1mm,1mm,1mm,1mm">
                  <w:txbxContent>
                    <w:p w14:paraId="75B67458" w14:textId="77777777" w:rsidR="00B82D24" w:rsidRPr="007718BD" w:rsidRDefault="00B82D24" w:rsidP="005313AE">
                      <w:pPr>
                        <w:spacing w:before="0"/>
                        <w:rPr>
                          <w:color w:val="8064A2" w:themeColor="accent4"/>
                        </w:rPr>
                      </w:pPr>
                      <w:r>
                        <w:rPr>
                          <w:color w:val="8064A2" w:themeColor="accent4"/>
                        </w:rPr>
                        <w:t>Use Template 4C Prioritize Options and Develop Resource Needs</w:t>
                      </w:r>
                    </w:p>
                  </w:txbxContent>
                </v:textbox>
                <w10:wrap anchorx="margin"/>
              </v:shape>
            </w:pict>
          </mc:Fallback>
        </mc:AlternateContent>
      </w:r>
      <w:r w:rsidR="0069462E" w:rsidRPr="003F79C3">
        <w:rPr>
          <w:rFonts w:cstheme="minorHAnsi"/>
          <w:lang w:val="en-US"/>
        </w:rPr>
        <w:t>Use one o</w:t>
      </w:r>
      <w:r w:rsidR="00F02E5C" w:rsidRPr="003F79C3">
        <w:rPr>
          <w:rFonts w:cstheme="minorHAnsi"/>
          <w:lang w:val="en-US"/>
        </w:rPr>
        <w:t>r more prioritization approach</w:t>
      </w:r>
      <w:r w:rsidR="000F166D" w:rsidRPr="003F79C3">
        <w:rPr>
          <w:rFonts w:cstheme="minorHAnsi"/>
          <w:lang w:val="en-US"/>
        </w:rPr>
        <w:t>es</w:t>
      </w:r>
      <w:r w:rsidR="0069462E" w:rsidRPr="003F79C3">
        <w:rPr>
          <w:rFonts w:cstheme="minorHAnsi"/>
          <w:lang w:val="en-US"/>
        </w:rPr>
        <w:t xml:space="preserve"> to identify when options should be implemented. Ensure that criteria used to identify the priorities are explicitly described.  Examples of criteria for </w:t>
      </w:r>
      <w:r w:rsidR="003F79C3" w:rsidRPr="003F79C3">
        <w:rPr>
          <w:rFonts w:cstheme="minorHAnsi"/>
          <w:lang w:val="en-US"/>
        </w:rPr>
        <w:t>prioritizing</w:t>
      </w:r>
      <w:r w:rsidR="0069462E" w:rsidRPr="003F79C3">
        <w:rPr>
          <w:rFonts w:cstheme="minorHAnsi"/>
          <w:lang w:val="en-US"/>
        </w:rPr>
        <w:t xml:space="preserve"> options include:</w:t>
      </w:r>
    </w:p>
    <w:p w14:paraId="5215E09A" w14:textId="77777777" w:rsidR="0069462E" w:rsidRPr="003F79C3" w:rsidRDefault="0069462E" w:rsidP="001920A5">
      <w:pPr>
        <w:pStyle w:val="ListParagraph"/>
        <w:numPr>
          <w:ilvl w:val="0"/>
          <w:numId w:val="16"/>
        </w:numPr>
        <w:ind w:left="2070"/>
        <w:rPr>
          <w:rFonts w:cstheme="minorHAnsi"/>
          <w:lang w:val="en-US"/>
        </w:rPr>
      </w:pPr>
      <w:r w:rsidRPr="003F79C3">
        <w:rPr>
          <w:rFonts w:cstheme="minorHAnsi"/>
          <w:lang w:val="en-US"/>
        </w:rPr>
        <w:t xml:space="preserve">Is the option technically feasible? </w:t>
      </w:r>
    </w:p>
    <w:p w14:paraId="2C565A73" w14:textId="77777777" w:rsidR="0069462E" w:rsidRPr="003F79C3" w:rsidRDefault="0069462E" w:rsidP="001920A5">
      <w:pPr>
        <w:pStyle w:val="ListParagraph"/>
        <w:numPr>
          <w:ilvl w:val="0"/>
          <w:numId w:val="16"/>
        </w:numPr>
        <w:ind w:left="2070"/>
        <w:rPr>
          <w:rFonts w:cstheme="minorHAnsi"/>
          <w:lang w:val="en-US"/>
        </w:rPr>
      </w:pPr>
      <w:r w:rsidRPr="003F79C3">
        <w:rPr>
          <w:rFonts w:cstheme="minorHAnsi"/>
          <w:lang w:val="en-US"/>
        </w:rPr>
        <w:t>Is the option effective in reducing health risks?</w:t>
      </w:r>
    </w:p>
    <w:p w14:paraId="07D8B3D7" w14:textId="77777777" w:rsidR="0069462E" w:rsidRPr="003F79C3" w:rsidRDefault="0069462E" w:rsidP="001920A5">
      <w:pPr>
        <w:pStyle w:val="ListParagraph"/>
        <w:numPr>
          <w:ilvl w:val="0"/>
          <w:numId w:val="16"/>
        </w:numPr>
        <w:ind w:left="2070"/>
        <w:rPr>
          <w:rFonts w:cstheme="minorHAnsi"/>
          <w:lang w:val="en-US"/>
        </w:rPr>
      </w:pPr>
      <w:r w:rsidRPr="003F79C3">
        <w:rPr>
          <w:rFonts w:cstheme="minorHAnsi"/>
          <w:lang w:val="en-US"/>
        </w:rPr>
        <w:t xml:space="preserve">Does the option have positive or negative consequences?  If so, consider how best to monitor consequences and potential corrective actions.  </w:t>
      </w:r>
      <w:r w:rsidR="005313AE" w:rsidRPr="003F79C3">
        <w:rPr>
          <w:rFonts w:cstheme="minorHAnsi"/>
          <w:lang w:val="en-US"/>
        </w:rPr>
        <w:t xml:space="preserve">The best </w:t>
      </w:r>
      <w:r w:rsidRPr="003F79C3">
        <w:rPr>
          <w:rFonts w:cstheme="minorHAnsi"/>
          <w:lang w:val="en-US"/>
        </w:rPr>
        <w:t xml:space="preserve">options reduce negative health outcomes and improve the natural and built environment.  </w:t>
      </w:r>
    </w:p>
    <w:p w14:paraId="1F77EC37" w14:textId="77777777" w:rsidR="0069462E" w:rsidRPr="003F79C3" w:rsidRDefault="0069462E" w:rsidP="001920A5">
      <w:pPr>
        <w:pStyle w:val="ListParagraph"/>
        <w:numPr>
          <w:ilvl w:val="0"/>
          <w:numId w:val="16"/>
        </w:numPr>
        <w:ind w:left="2070"/>
        <w:rPr>
          <w:lang w:val="en-US"/>
        </w:rPr>
      </w:pPr>
      <w:r w:rsidRPr="003F79C3">
        <w:rPr>
          <w:rFonts w:cstheme="minorHAnsi"/>
          <w:lang w:val="en-US"/>
        </w:rPr>
        <w:t>Are adequate financ</w:t>
      </w:r>
      <w:r w:rsidRPr="003F79C3">
        <w:rPr>
          <w:lang w:val="en-US"/>
        </w:rPr>
        <w:t xml:space="preserve">ial resources available for implementing and sustaining the option? </w:t>
      </w:r>
    </w:p>
    <w:p w14:paraId="56ADBACB" w14:textId="77777777" w:rsidR="000852FA" w:rsidRPr="003F79C3" w:rsidRDefault="0069462E" w:rsidP="001920A5">
      <w:pPr>
        <w:pStyle w:val="ListParagraph"/>
        <w:numPr>
          <w:ilvl w:val="0"/>
          <w:numId w:val="16"/>
        </w:numPr>
        <w:ind w:left="2070"/>
        <w:rPr>
          <w:lang w:val="en-US"/>
        </w:rPr>
      </w:pPr>
      <w:r w:rsidRPr="003F79C3">
        <w:rPr>
          <w:lang w:val="en-US"/>
        </w:rPr>
        <w:t>Is the option socially acceptable?</w:t>
      </w:r>
    </w:p>
    <w:p w14:paraId="61E3DC27" w14:textId="77777777" w:rsidR="000852FA" w:rsidRPr="003F79C3" w:rsidRDefault="000852FA" w:rsidP="001920A5">
      <w:pPr>
        <w:pStyle w:val="ListParagraph"/>
        <w:numPr>
          <w:ilvl w:val="0"/>
          <w:numId w:val="16"/>
        </w:numPr>
        <w:ind w:left="2070"/>
        <w:rPr>
          <w:lang w:val="en-US"/>
        </w:rPr>
      </w:pPr>
      <w:r w:rsidRPr="003F79C3">
        <w:rPr>
          <w:lang w:val="en-US"/>
        </w:rPr>
        <w:lastRenderedPageBreak/>
        <w:t>Does the option contribute to the reduction of greenhouse gases?</w:t>
      </w:r>
    </w:p>
    <w:p w14:paraId="7D81BF46" w14:textId="77777777" w:rsidR="0069462E" w:rsidRPr="003F79C3" w:rsidRDefault="000852FA" w:rsidP="001920A5">
      <w:pPr>
        <w:pStyle w:val="ListParagraph"/>
        <w:numPr>
          <w:ilvl w:val="0"/>
          <w:numId w:val="16"/>
        </w:numPr>
        <w:ind w:left="2070"/>
        <w:rPr>
          <w:lang w:val="en-US"/>
        </w:rPr>
      </w:pPr>
      <w:r w:rsidRPr="003F79C3">
        <w:rPr>
          <w:lang w:val="en-US"/>
        </w:rPr>
        <w:t xml:space="preserve">Does the option focus on impacts associated with a narrow range of future scenarios, or does it allow for flexibility in response? </w:t>
      </w:r>
    </w:p>
    <w:p w14:paraId="7593CAFA" w14:textId="77777777" w:rsidR="005313AE" w:rsidRPr="003F79C3" w:rsidRDefault="0069462E" w:rsidP="00FA7C54">
      <w:pPr>
        <w:ind w:left="1710"/>
        <w:rPr>
          <w:lang w:val="en-US"/>
        </w:rPr>
      </w:pPr>
      <w:r w:rsidRPr="003F79C3">
        <w:rPr>
          <w:lang w:val="en-US"/>
        </w:rPr>
        <w:t xml:space="preserve">Key considerations when prioritizing options are the current morbidity and mortality from the health outcome of concern, projections of future </w:t>
      </w:r>
      <w:r w:rsidR="005313AE" w:rsidRPr="003F79C3">
        <w:rPr>
          <w:lang w:val="en-US"/>
        </w:rPr>
        <w:t xml:space="preserve">health </w:t>
      </w:r>
      <w:r w:rsidRPr="003F79C3">
        <w:rPr>
          <w:lang w:val="en-US"/>
        </w:rPr>
        <w:t xml:space="preserve">impacts and how well </w:t>
      </w:r>
      <w:r w:rsidR="005313AE" w:rsidRPr="003F79C3">
        <w:rPr>
          <w:lang w:val="en-US"/>
        </w:rPr>
        <w:t xml:space="preserve">risks are </w:t>
      </w:r>
      <w:r w:rsidRPr="003F79C3">
        <w:rPr>
          <w:lang w:val="en-US"/>
        </w:rPr>
        <w:t xml:space="preserve">managed with current policies and programs. </w:t>
      </w:r>
    </w:p>
    <w:p w14:paraId="41DEBE0C" w14:textId="77777777" w:rsidR="001A06CE" w:rsidRPr="003F79C3" w:rsidRDefault="001A06CE" w:rsidP="00FA7C54">
      <w:pPr>
        <w:spacing w:before="0"/>
        <w:ind w:left="1710"/>
        <w:rPr>
          <w:rStyle w:val="Strong"/>
          <w:lang w:val="en-US"/>
        </w:rPr>
      </w:pPr>
    </w:p>
    <w:p w14:paraId="192DBB7D" w14:textId="77777777" w:rsidR="0069462E" w:rsidRPr="003F79C3" w:rsidRDefault="00FA7C54" w:rsidP="00FA7C54">
      <w:pPr>
        <w:spacing w:before="0"/>
        <w:ind w:left="1710"/>
        <w:rPr>
          <w:rStyle w:val="Strong"/>
          <w:lang w:val="en-US"/>
        </w:rPr>
      </w:pPr>
      <w:r w:rsidRPr="003F79C3">
        <w:rPr>
          <w:rStyle w:val="Strong"/>
          <w:lang w:val="en-US"/>
        </w:rPr>
        <w:t xml:space="preserve">Step 4d: </w:t>
      </w:r>
      <w:r w:rsidR="0069462E" w:rsidRPr="003F79C3">
        <w:rPr>
          <w:rStyle w:val="Strong"/>
          <w:lang w:val="en-US"/>
        </w:rPr>
        <w:t>Assess Possible Constraints to Implementing Options and How to Overcome Them</w:t>
      </w:r>
    </w:p>
    <w:p w14:paraId="0A7E57D2" w14:textId="77777777" w:rsidR="0069462E" w:rsidRPr="003F79C3" w:rsidRDefault="0069462E" w:rsidP="00FA7C54">
      <w:pPr>
        <w:ind w:left="1710"/>
        <w:rPr>
          <w:lang w:val="en-US"/>
        </w:rPr>
      </w:pPr>
      <w:r w:rsidRPr="003F79C3">
        <w:rPr>
          <w:lang w:val="en-US"/>
        </w:rPr>
        <w:t xml:space="preserve">For each priority </w:t>
      </w:r>
      <w:r w:rsidR="00470A94" w:rsidRPr="003F79C3">
        <w:rPr>
          <w:lang w:val="en-US"/>
        </w:rPr>
        <w:t>adaptation option,</w:t>
      </w:r>
      <w:r w:rsidRPr="003F79C3">
        <w:rPr>
          <w:lang w:val="en-US"/>
        </w:rPr>
        <w:t xml:space="preserve"> list possible constraints or barriers to implementing </w:t>
      </w:r>
      <w:r w:rsidR="00470A94" w:rsidRPr="003F79C3">
        <w:rPr>
          <w:lang w:val="en-US"/>
        </w:rPr>
        <w:t xml:space="preserve">it </w:t>
      </w:r>
      <w:r w:rsidRPr="003F79C3">
        <w:rPr>
          <w:lang w:val="en-US"/>
        </w:rPr>
        <w:t>by considering the following:</w:t>
      </w:r>
    </w:p>
    <w:p w14:paraId="2BFBC99D" w14:textId="77777777" w:rsidR="0069462E" w:rsidRPr="003F79C3" w:rsidRDefault="0069462E" w:rsidP="001920A5">
      <w:pPr>
        <w:pStyle w:val="ListParagraph"/>
        <w:numPr>
          <w:ilvl w:val="0"/>
          <w:numId w:val="17"/>
        </w:numPr>
        <w:ind w:left="2070"/>
        <w:rPr>
          <w:lang w:val="en-US"/>
        </w:rPr>
      </w:pPr>
      <w:r w:rsidRPr="003F79C3">
        <w:rPr>
          <w:lang w:val="en-US"/>
        </w:rPr>
        <w:t>Technological, human, and financial resources required for implementation</w:t>
      </w:r>
    </w:p>
    <w:p w14:paraId="757259F5" w14:textId="77777777" w:rsidR="0069462E" w:rsidRPr="003F79C3" w:rsidRDefault="0069462E" w:rsidP="001920A5">
      <w:pPr>
        <w:pStyle w:val="ListParagraph"/>
        <w:numPr>
          <w:ilvl w:val="0"/>
          <w:numId w:val="17"/>
        </w:numPr>
        <w:ind w:left="2070"/>
        <w:rPr>
          <w:lang w:val="en-US"/>
        </w:rPr>
      </w:pPr>
      <w:r w:rsidRPr="003F79C3">
        <w:rPr>
          <w:lang w:val="en-US"/>
        </w:rPr>
        <w:t>Expected time frame for implementation</w:t>
      </w:r>
    </w:p>
    <w:p w14:paraId="3EF2089C" w14:textId="77777777" w:rsidR="0069462E" w:rsidRPr="003F79C3" w:rsidRDefault="0069462E" w:rsidP="001920A5">
      <w:pPr>
        <w:pStyle w:val="ListParagraph"/>
        <w:numPr>
          <w:ilvl w:val="0"/>
          <w:numId w:val="17"/>
        </w:numPr>
        <w:ind w:left="2070"/>
        <w:rPr>
          <w:lang w:val="en-US"/>
        </w:rPr>
      </w:pPr>
      <w:r w:rsidRPr="003F79C3">
        <w:rPr>
          <w:lang w:val="en-US"/>
        </w:rPr>
        <w:t>Other possible implementation requirements</w:t>
      </w:r>
    </w:p>
    <w:p w14:paraId="66412535" w14:textId="09AE1059" w:rsidR="00A031CD" w:rsidRPr="003F79C3" w:rsidRDefault="003147C7" w:rsidP="00FA7C54">
      <w:pPr>
        <w:ind w:left="1710"/>
        <w:rPr>
          <w:lang w:val="en-US"/>
        </w:rPr>
      </w:pPr>
      <w:r w:rsidRPr="003F79C3">
        <w:rPr>
          <w:noProof/>
          <w:lang w:val="en-US" w:eastAsia="zh-CN"/>
        </w:rPr>
        <mc:AlternateContent>
          <mc:Choice Requires="wps">
            <w:drawing>
              <wp:anchor distT="0" distB="0" distL="0" distR="0" simplePos="0" relativeHeight="251678208" behindDoc="0" locked="0" layoutInCell="1" allowOverlap="1" wp14:anchorId="6C5176A3" wp14:editId="5301DDFD">
                <wp:simplePos x="0" y="0"/>
                <wp:positionH relativeFrom="column">
                  <wp:posOffset>3810</wp:posOffset>
                </wp:positionH>
                <wp:positionV relativeFrom="paragraph">
                  <wp:posOffset>119380</wp:posOffset>
                </wp:positionV>
                <wp:extent cx="990600" cy="685800"/>
                <wp:effectExtent l="0" t="0" r="19050" b="1905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85800"/>
                        </a:xfrm>
                        <a:prstGeom prst="rect">
                          <a:avLst/>
                        </a:prstGeom>
                        <a:ln w="6350" cmpd="sng"/>
                        <a:effectLst/>
                        <a:extLst/>
                      </wps:spPr>
                      <wps:style>
                        <a:lnRef idx="2">
                          <a:schemeClr val="accent4"/>
                        </a:lnRef>
                        <a:fillRef idx="1">
                          <a:schemeClr val="lt1"/>
                        </a:fillRef>
                        <a:effectRef idx="0">
                          <a:schemeClr val="accent4"/>
                        </a:effectRef>
                        <a:fontRef idx="minor">
                          <a:schemeClr val="dk1"/>
                        </a:fontRef>
                      </wps:style>
                      <wps:txbx>
                        <w:txbxContent>
                          <w:p w14:paraId="012EDE16" w14:textId="77777777" w:rsidR="00676979" w:rsidRPr="007718BD" w:rsidRDefault="00676979" w:rsidP="00470A94">
                            <w:pPr>
                              <w:spacing w:before="0"/>
                              <w:rPr>
                                <w:color w:val="8064A2" w:themeColor="accent4"/>
                              </w:rPr>
                            </w:pPr>
                            <w:r>
                              <w:rPr>
                                <w:color w:val="8064A2" w:themeColor="accent4"/>
                              </w:rPr>
                              <w:t>Use Template 4D Possible Constraints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87" type="#_x0000_t202" style="position:absolute;left:0;text-align:left;margin-left:.3pt;margin-top:9.4pt;width:78pt;height:54pt;z-index:251678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" fillcolor="white [3201]" strokecolor="#8064a2 [3207]" strokeweight=".5pt">
                <v:path arrowok="t"/>
                <v:textbox inset="1mm,1mm,1mm,1mm">
                  <w:txbxContent>
                    <w:p w14:paraId="012EDE16" w14:textId="77777777" w:rsidR="00B82D24" w:rsidRPr="007718BD" w:rsidRDefault="00B82D24" w:rsidP="00470A94">
                      <w:pPr>
                        <w:spacing w:before="0"/>
                        <w:rPr>
                          <w:color w:val="8064A2" w:themeColor="accent4"/>
                        </w:rPr>
                      </w:pPr>
                      <w:r>
                        <w:rPr>
                          <w:color w:val="8064A2" w:themeColor="accent4"/>
                        </w:rPr>
                        <w:t>Use Template 4D Possible Constraints</w:t>
                      </w:r>
                    </w:p>
                  </w:txbxContent>
                </v:textbox>
              </v:shape>
            </w:pict>
          </mc:Fallback>
        </mc:AlternateContent>
      </w:r>
      <w:r w:rsidR="0069462E" w:rsidRPr="003F79C3">
        <w:rPr>
          <w:lang w:val="en-US"/>
        </w:rPr>
        <w:t xml:space="preserve">Differentiate constraints (i.e. </w:t>
      </w:r>
      <w:r w:rsidR="000F166D" w:rsidRPr="003F79C3">
        <w:rPr>
          <w:lang w:val="en-US"/>
        </w:rPr>
        <w:t xml:space="preserve">those </w:t>
      </w:r>
      <w:r w:rsidR="0069462E" w:rsidRPr="003F79C3">
        <w:rPr>
          <w:lang w:val="en-US"/>
        </w:rPr>
        <w:t xml:space="preserve">which can be overcome) from limits (i.e. no adaptation option is possible or available options are too difficult or expensive to implement). Working with </w:t>
      </w:r>
      <w:r w:rsidR="00470A94" w:rsidRPr="003F79C3">
        <w:rPr>
          <w:lang w:val="en-US"/>
        </w:rPr>
        <w:t xml:space="preserve">officials from </w:t>
      </w:r>
      <w:r w:rsidR="0069462E" w:rsidRPr="003F79C3">
        <w:rPr>
          <w:lang w:val="en-US"/>
        </w:rPr>
        <w:t xml:space="preserve">other sectors can help overcome adaptation barriers. Include </w:t>
      </w:r>
      <w:r w:rsidR="00470A94" w:rsidRPr="003F79C3">
        <w:rPr>
          <w:lang w:val="en-US"/>
        </w:rPr>
        <w:t xml:space="preserve">these officials </w:t>
      </w:r>
      <w:r w:rsidR="0069462E" w:rsidRPr="003F79C3">
        <w:rPr>
          <w:lang w:val="en-US"/>
        </w:rPr>
        <w:t xml:space="preserve">in discussions </w:t>
      </w:r>
      <w:r w:rsidR="00470A94" w:rsidRPr="003F79C3">
        <w:rPr>
          <w:lang w:val="en-US"/>
        </w:rPr>
        <w:t xml:space="preserve">about </w:t>
      </w:r>
      <w:r w:rsidR="0069462E" w:rsidRPr="003F79C3">
        <w:rPr>
          <w:lang w:val="en-US"/>
        </w:rPr>
        <w:t xml:space="preserve">adaptation constraints to identify non-health sector opportunities to </w:t>
      </w:r>
      <w:r w:rsidR="00470A94" w:rsidRPr="003F79C3">
        <w:rPr>
          <w:lang w:val="en-US"/>
        </w:rPr>
        <w:t>move forward with the priority adaptation options</w:t>
      </w:r>
      <w:r w:rsidR="000F166D" w:rsidRPr="003F79C3">
        <w:rPr>
          <w:lang w:val="en-US"/>
        </w:rPr>
        <w:t>,</w:t>
      </w:r>
      <w:r w:rsidR="00470A94" w:rsidRPr="003F79C3">
        <w:rPr>
          <w:lang w:val="en-US"/>
        </w:rPr>
        <w:t xml:space="preserve"> thereby redu</w:t>
      </w:r>
      <w:r w:rsidR="00FA7C54" w:rsidRPr="003F79C3">
        <w:rPr>
          <w:lang w:val="en-US"/>
        </w:rPr>
        <w:t>cing risks from climate change.</w:t>
      </w:r>
    </w:p>
    <w:p w14:paraId="6C3D489B" w14:textId="77777777" w:rsidR="00A031CD" w:rsidRPr="003F79C3" w:rsidRDefault="00A031CD" w:rsidP="00FA7C54">
      <w:pPr>
        <w:spacing w:before="0"/>
        <w:ind w:left="1710"/>
        <w:rPr>
          <w:rStyle w:val="Strong"/>
          <w:lang w:val="en-US"/>
        </w:rPr>
      </w:pPr>
    </w:p>
    <w:p w14:paraId="061740CC" w14:textId="15F480E5" w:rsidR="0069462E" w:rsidRPr="003F79C3" w:rsidRDefault="00C1029D" w:rsidP="00FA7C54">
      <w:pPr>
        <w:spacing w:before="0"/>
        <w:ind w:left="1710"/>
        <w:rPr>
          <w:rStyle w:val="Strong"/>
          <w:lang w:val="en-US"/>
        </w:rPr>
      </w:pPr>
      <w:r w:rsidRPr="003F79C3">
        <w:rPr>
          <w:rStyle w:val="Strong"/>
          <w:lang w:val="en-US"/>
        </w:rPr>
        <w:t xml:space="preserve">Step 4e: </w:t>
      </w:r>
      <w:r w:rsidR="00F125C9" w:rsidRPr="003F79C3">
        <w:rPr>
          <w:rStyle w:val="Strong"/>
          <w:lang w:val="en-US"/>
        </w:rPr>
        <w:t xml:space="preserve">Develop an </w:t>
      </w:r>
      <w:r w:rsidR="0069462E" w:rsidRPr="003F79C3">
        <w:rPr>
          <w:rStyle w:val="Strong"/>
          <w:lang w:val="en-US"/>
        </w:rPr>
        <w:t>Adaptation Plan</w:t>
      </w:r>
      <w:r w:rsidR="00B32626" w:rsidRPr="003F79C3">
        <w:rPr>
          <w:rStyle w:val="Strong"/>
          <w:lang w:val="en-US"/>
        </w:rPr>
        <w:t xml:space="preserve"> that </w:t>
      </w:r>
      <w:r w:rsidR="000F166D" w:rsidRPr="003F79C3">
        <w:rPr>
          <w:rStyle w:val="Strong"/>
          <w:lang w:val="en-US"/>
        </w:rPr>
        <w:t>I</w:t>
      </w:r>
      <w:r w:rsidR="00B32626" w:rsidRPr="003F79C3">
        <w:rPr>
          <w:rStyle w:val="Strong"/>
          <w:lang w:val="en-US"/>
        </w:rPr>
        <w:t xml:space="preserve">ntegrates </w:t>
      </w:r>
      <w:r w:rsidR="000F166D" w:rsidRPr="003F79C3">
        <w:rPr>
          <w:rStyle w:val="Strong"/>
          <w:lang w:val="en-US"/>
        </w:rPr>
        <w:t>C</w:t>
      </w:r>
      <w:r w:rsidR="00B32626" w:rsidRPr="003F79C3">
        <w:rPr>
          <w:rStyle w:val="Strong"/>
          <w:lang w:val="en-US"/>
        </w:rPr>
        <w:t xml:space="preserve">limate </w:t>
      </w:r>
      <w:r w:rsidR="000F166D" w:rsidRPr="003F79C3">
        <w:rPr>
          <w:rStyle w:val="Strong"/>
          <w:lang w:val="en-US"/>
        </w:rPr>
        <w:t>C</w:t>
      </w:r>
      <w:r w:rsidR="00B32626" w:rsidRPr="003F79C3">
        <w:rPr>
          <w:rStyle w:val="Strong"/>
          <w:lang w:val="en-US"/>
        </w:rPr>
        <w:t xml:space="preserve">hange </w:t>
      </w:r>
      <w:r w:rsidR="000F166D" w:rsidRPr="003F79C3">
        <w:rPr>
          <w:rStyle w:val="Strong"/>
          <w:lang w:val="en-US"/>
        </w:rPr>
        <w:t>A</w:t>
      </w:r>
      <w:r w:rsidR="00B32626" w:rsidRPr="003F79C3">
        <w:rPr>
          <w:rStyle w:val="Strong"/>
          <w:lang w:val="en-US"/>
        </w:rPr>
        <w:t xml:space="preserve">daptation into </w:t>
      </w:r>
      <w:r w:rsidR="000F166D" w:rsidRPr="003F79C3">
        <w:rPr>
          <w:rStyle w:val="Strong"/>
          <w:lang w:val="en-US"/>
        </w:rPr>
        <w:t>E</w:t>
      </w:r>
      <w:r w:rsidR="00B32626" w:rsidRPr="003F79C3">
        <w:rPr>
          <w:rStyle w:val="Strong"/>
          <w:lang w:val="en-US"/>
        </w:rPr>
        <w:t>xisting</w:t>
      </w:r>
      <w:r w:rsidR="007F6045" w:rsidRPr="003F79C3">
        <w:rPr>
          <w:rStyle w:val="Strong"/>
          <w:lang w:val="en-US"/>
        </w:rPr>
        <w:t xml:space="preserve"> </w:t>
      </w:r>
      <w:r w:rsidR="000F166D" w:rsidRPr="003F79C3">
        <w:rPr>
          <w:rStyle w:val="Strong"/>
          <w:lang w:val="en-US"/>
        </w:rPr>
        <w:t>H</w:t>
      </w:r>
      <w:r w:rsidR="00B32626" w:rsidRPr="003F79C3">
        <w:rPr>
          <w:rStyle w:val="Strong"/>
          <w:lang w:val="en-US"/>
        </w:rPr>
        <w:t>ealth-</w:t>
      </w:r>
      <w:r w:rsidR="000F166D" w:rsidRPr="003F79C3">
        <w:rPr>
          <w:rStyle w:val="Strong"/>
          <w:lang w:val="en-US"/>
        </w:rPr>
        <w:t>R</w:t>
      </w:r>
      <w:r w:rsidR="00B32626" w:rsidRPr="003F79C3">
        <w:rPr>
          <w:rStyle w:val="Strong"/>
          <w:lang w:val="en-US"/>
        </w:rPr>
        <w:t xml:space="preserve">elated </w:t>
      </w:r>
      <w:r w:rsidR="000F166D" w:rsidRPr="003F79C3">
        <w:rPr>
          <w:rStyle w:val="Strong"/>
          <w:lang w:val="en-US"/>
        </w:rPr>
        <w:t>P</w:t>
      </w:r>
      <w:r w:rsidR="00B32626" w:rsidRPr="003F79C3">
        <w:rPr>
          <w:rStyle w:val="Strong"/>
          <w:lang w:val="en-US"/>
        </w:rPr>
        <w:t xml:space="preserve">lanning </w:t>
      </w:r>
      <w:r w:rsidR="000F166D" w:rsidRPr="003F79C3">
        <w:rPr>
          <w:rStyle w:val="Strong"/>
          <w:lang w:val="en-US"/>
        </w:rPr>
        <w:t>P</w:t>
      </w:r>
      <w:r w:rsidR="00B32626" w:rsidRPr="003F79C3">
        <w:rPr>
          <w:rStyle w:val="Strong"/>
          <w:lang w:val="en-US"/>
        </w:rPr>
        <w:t>rocesses</w:t>
      </w:r>
    </w:p>
    <w:p w14:paraId="451D8789" w14:textId="77777777" w:rsidR="0069462E" w:rsidRPr="003F79C3" w:rsidRDefault="0069462E" w:rsidP="00FA7C54">
      <w:pPr>
        <w:ind w:left="1710"/>
        <w:rPr>
          <w:lang w:val="en-US"/>
        </w:rPr>
      </w:pPr>
      <w:r w:rsidRPr="003F79C3">
        <w:rPr>
          <w:lang w:val="en-US"/>
        </w:rPr>
        <w:t xml:space="preserve">The information generated in previous steps </w:t>
      </w:r>
      <w:r w:rsidR="000852FA" w:rsidRPr="003F79C3">
        <w:rPr>
          <w:lang w:val="en-US"/>
        </w:rPr>
        <w:t xml:space="preserve">should </w:t>
      </w:r>
      <w:r w:rsidRPr="003F79C3">
        <w:rPr>
          <w:lang w:val="en-US"/>
        </w:rPr>
        <w:t>be synthesized to develop a climate change and health adaptation plan that considers shorter and longer time scales, and that facilitates coordination and collaboration with other sectors to promote resilience</w:t>
      </w:r>
      <w:r w:rsidR="000852FA" w:rsidRPr="003F79C3">
        <w:rPr>
          <w:lang w:val="en-US"/>
        </w:rPr>
        <w:t xml:space="preserve"> and reduces risks to health</w:t>
      </w:r>
      <w:r w:rsidRPr="003F79C3">
        <w:rPr>
          <w:lang w:val="en-US"/>
        </w:rPr>
        <w:t>. The adaptation plan does not have to be extensive, but should provide sufficient information so that those not involved in its development can understand it and use it to implement the recommended actions.</w:t>
      </w:r>
    </w:p>
    <w:p w14:paraId="18E559CE" w14:textId="77777777" w:rsidR="0069462E" w:rsidRPr="003F79C3" w:rsidRDefault="0069462E" w:rsidP="00FA7C54">
      <w:pPr>
        <w:ind w:left="1710"/>
        <w:rPr>
          <w:lang w:val="en-US"/>
        </w:rPr>
      </w:pPr>
      <w:r w:rsidRPr="003F79C3">
        <w:rPr>
          <w:lang w:val="en-US"/>
        </w:rPr>
        <w:t>The plan should link with initiatives to address the risks of climate change in other sectors, and include specific goals and the time frame over which key</w:t>
      </w:r>
      <w:r w:rsidR="00FA7C54" w:rsidRPr="003F79C3">
        <w:rPr>
          <w:lang w:val="en-US"/>
        </w:rPr>
        <w:t xml:space="preserve"> actions will be accomplished. </w:t>
      </w:r>
      <w:r w:rsidRPr="003F79C3">
        <w:rPr>
          <w:lang w:val="en-US"/>
        </w:rPr>
        <w:t xml:space="preserve">Depending on the </w:t>
      </w:r>
      <w:r w:rsidR="00FA7C54" w:rsidRPr="003F79C3">
        <w:rPr>
          <w:lang w:val="en-US"/>
        </w:rPr>
        <w:t>context, the plan may include:</w:t>
      </w:r>
    </w:p>
    <w:p w14:paraId="31B2EECE" w14:textId="77777777" w:rsidR="000852FA" w:rsidRPr="003F79C3" w:rsidRDefault="000852FA" w:rsidP="001920A5">
      <w:pPr>
        <w:pStyle w:val="ListParagraph"/>
        <w:numPr>
          <w:ilvl w:val="0"/>
          <w:numId w:val="18"/>
        </w:numPr>
        <w:ind w:left="2070"/>
        <w:rPr>
          <w:lang w:val="en-US"/>
        </w:rPr>
      </w:pPr>
      <w:r w:rsidRPr="003F79C3">
        <w:rPr>
          <w:lang w:val="en-US"/>
        </w:rPr>
        <w:t>Objectives</w:t>
      </w:r>
    </w:p>
    <w:p w14:paraId="38802CCD" w14:textId="77777777" w:rsidR="0069462E" w:rsidRPr="003F79C3" w:rsidRDefault="0069462E" w:rsidP="001920A5">
      <w:pPr>
        <w:pStyle w:val="ListParagraph"/>
        <w:numPr>
          <w:ilvl w:val="0"/>
          <w:numId w:val="18"/>
        </w:numPr>
        <w:ind w:left="2070"/>
        <w:rPr>
          <w:lang w:val="en-US"/>
        </w:rPr>
      </w:pPr>
      <w:r w:rsidRPr="003F79C3">
        <w:rPr>
          <w:lang w:val="en-US"/>
        </w:rPr>
        <w:t>Expected results</w:t>
      </w:r>
    </w:p>
    <w:p w14:paraId="284397C1" w14:textId="77777777" w:rsidR="0069462E" w:rsidRPr="003F79C3" w:rsidRDefault="0069462E" w:rsidP="001920A5">
      <w:pPr>
        <w:pStyle w:val="ListParagraph"/>
        <w:numPr>
          <w:ilvl w:val="0"/>
          <w:numId w:val="18"/>
        </w:numPr>
        <w:ind w:left="2070"/>
        <w:rPr>
          <w:lang w:val="en-US"/>
        </w:rPr>
      </w:pPr>
      <w:r w:rsidRPr="003F79C3">
        <w:rPr>
          <w:lang w:val="en-US"/>
        </w:rPr>
        <w:t>Milestones</w:t>
      </w:r>
    </w:p>
    <w:p w14:paraId="5C3C7BC0" w14:textId="77777777" w:rsidR="00F125C9" w:rsidRPr="003F79C3" w:rsidRDefault="00F125C9" w:rsidP="001920A5">
      <w:pPr>
        <w:pStyle w:val="ListParagraph"/>
        <w:numPr>
          <w:ilvl w:val="0"/>
          <w:numId w:val="18"/>
        </w:numPr>
        <w:ind w:left="2070"/>
        <w:rPr>
          <w:lang w:val="en-US"/>
        </w:rPr>
      </w:pPr>
      <w:r w:rsidRPr="003F79C3">
        <w:rPr>
          <w:lang w:val="en-US"/>
        </w:rPr>
        <w:t xml:space="preserve">Sequencing of activities based on priorities and timescale of potential impacts </w:t>
      </w:r>
    </w:p>
    <w:p w14:paraId="574877E9" w14:textId="17646CA3" w:rsidR="0069462E" w:rsidRPr="003F79C3" w:rsidRDefault="0069462E" w:rsidP="001920A5">
      <w:pPr>
        <w:pStyle w:val="ListParagraph"/>
        <w:numPr>
          <w:ilvl w:val="0"/>
          <w:numId w:val="18"/>
        </w:numPr>
        <w:ind w:left="2070"/>
        <w:rPr>
          <w:lang w:val="en-US"/>
        </w:rPr>
      </w:pPr>
      <w:r w:rsidRPr="003F79C3">
        <w:rPr>
          <w:lang w:val="en-US"/>
        </w:rPr>
        <w:t>Clear responsibilities for implementation</w:t>
      </w:r>
    </w:p>
    <w:p w14:paraId="122CFCB7" w14:textId="77777777" w:rsidR="0069462E" w:rsidRPr="003F79C3" w:rsidRDefault="0069462E" w:rsidP="001920A5">
      <w:pPr>
        <w:pStyle w:val="ListParagraph"/>
        <w:numPr>
          <w:ilvl w:val="0"/>
          <w:numId w:val="18"/>
        </w:numPr>
        <w:ind w:left="2070"/>
        <w:rPr>
          <w:lang w:val="en-US"/>
        </w:rPr>
      </w:pPr>
      <w:r w:rsidRPr="003F79C3">
        <w:rPr>
          <w:lang w:val="en-US"/>
        </w:rPr>
        <w:t>Required human and financial resources</w:t>
      </w:r>
    </w:p>
    <w:p w14:paraId="62E7AE81" w14:textId="77777777" w:rsidR="0069462E" w:rsidRPr="003F79C3" w:rsidRDefault="0069462E" w:rsidP="001920A5">
      <w:pPr>
        <w:pStyle w:val="ListParagraph"/>
        <w:numPr>
          <w:ilvl w:val="0"/>
          <w:numId w:val="18"/>
        </w:numPr>
        <w:ind w:left="2070"/>
        <w:rPr>
          <w:lang w:val="en-US"/>
        </w:rPr>
      </w:pPr>
      <w:r w:rsidRPr="003F79C3">
        <w:rPr>
          <w:lang w:val="en-US"/>
        </w:rPr>
        <w:t>Costs and benefits of interventions</w:t>
      </w:r>
    </w:p>
    <w:p w14:paraId="6D1E6347" w14:textId="77777777" w:rsidR="0069462E" w:rsidRPr="003F79C3" w:rsidRDefault="0069462E" w:rsidP="001920A5">
      <w:pPr>
        <w:pStyle w:val="ListParagraph"/>
        <w:numPr>
          <w:ilvl w:val="0"/>
          <w:numId w:val="18"/>
        </w:numPr>
        <w:ind w:left="2070"/>
        <w:rPr>
          <w:lang w:val="en-US"/>
        </w:rPr>
      </w:pPr>
      <w:r w:rsidRPr="003F79C3">
        <w:rPr>
          <w:lang w:val="en-US"/>
        </w:rPr>
        <w:t xml:space="preserve">Financing options  </w:t>
      </w:r>
    </w:p>
    <w:p w14:paraId="41D38185" w14:textId="0B5CE485" w:rsidR="0069462E" w:rsidRPr="003F79C3" w:rsidRDefault="0069462E" w:rsidP="00F87495">
      <w:pPr>
        <w:ind w:left="1710"/>
        <w:rPr>
          <w:lang w:val="en-US"/>
        </w:rPr>
      </w:pPr>
      <w:r w:rsidRPr="003F79C3">
        <w:rPr>
          <w:lang w:val="en-US"/>
        </w:rPr>
        <w:t xml:space="preserve">The plan should promote coordination and synergies with city and </w:t>
      </w:r>
      <w:r w:rsidR="00FA7C54" w:rsidRPr="003F79C3">
        <w:rPr>
          <w:lang w:val="en-US"/>
        </w:rPr>
        <w:t>regional</w:t>
      </w:r>
      <w:r w:rsidRPr="003F79C3">
        <w:rPr>
          <w:lang w:val="en-US"/>
        </w:rPr>
        <w:t xml:space="preserve"> goals</w:t>
      </w:r>
      <w:r w:rsidR="000852FA" w:rsidRPr="003F79C3">
        <w:rPr>
          <w:lang w:val="en-US"/>
        </w:rPr>
        <w:t xml:space="preserve"> and actions, particularly those presented in other climate change adaptation plans. </w:t>
      </w:r>
      <w:r w:rsidRPr="003F79C3">
        <w:rPr>
          <w:lang w:val="en-US"/>
        </w:rPr>
        <w:t xml:space="preserve">Including someone with knowledge of such </w:t>
      </w:r>
      <w:r w:rsidR="005A4A33" w:rsidRPr="003F79C3">
        <w:rPr>
          <w:lang w:val="en-US"/>
        </w:rPr>
        <w:t xml:space="preserve">plans or actions </w:t>
      </w:r>
      <w:r w:rsidRPr="003F79C3">
        <w:rPr>
          <w:lang w:val="en-US"/>
        </w:rPr>
        <w:t xml:space="preserve">on the project team would be an effective approach to making these linkages. </w:t>
      </w:r>
      <w:r w:rsidR="005A4A33" w:rsidRPr="003F79C3">
        <w:rPr>
          <w:lang w:val="en-US"/>
        </w:rPr>
        <w:t xml:space="preserve">Emphasis should be placed on outlining what is needed to implement priority short-term adaptation options. </w:t>
      </w:r>
      <w:r w:rsidR="00F125C9" w:rsidRPr="003F79C3">
        <w:rPr>
          <w:lang w:val="en-US"/>
        </w:rPr>
        <w:t xml:space="preserve">The PAHO Strategy and Plan of Action on Climate Change may be consulted as a model, but should be altered to take into account local needs. </w:t>
      </w:r>
    </w:p>
    <w:p w14:paraId="6A1CA65A" w14:textId="77777777" w:rsidR="00A56BB8" w:rsidRPr="003F79C3" w:rsidRDefault="00A56BB8" w:rsidP="00A56BB8">
      <w:pPr>
        <w:spacing w:before="200" w:after="200" w:line="276" w:lineRule="auto"/>
        <w:rPr>
          <w:lang w:val="en-US"/>
        </w:rPr>
      </w:pPr>
      <w:r w:rsidRPr="003F79C3">
        <w:rPr>
          <w:lang w:val="en-US"/>
        </w:rPr>
        <w:br w:type="page"/>
      </w:r>
    </w:p>
    <w:p w14:paraId="6826BF22" w14:textId="5662D99C" w:rsidR="00CC7A40" w:rsidRPr="003F79C3" w:rsidRDefault="007527E7" w:rsidP="000D2317">
      <w:pPr>
        <w:pStyle w:val="Heading1"/>
        <w:rPr>
          <w:lang w:val="en-US"/>
        </w:rPr>
      </w:pPr>
      <w:r w:rsidRPr="003F79C3">
        <w:rPr>
          <w:lang w:val="en-US"/>
        </w:rPr>
        <w:lastRenderedPageBreak/>
        <w:t xml:space="preserve">Step 5: </w:t>
      </w:r>
      <w:r w:rsidR="00CC7A40" w:rsidRPr="003F79C3">
        <w:rPr>
          <w:lang w:val="en-US"/>
        </w:rPr>
        <w:t>Establish an Iterative Pro</w:t>
      </w:r>
      <w:r w:rsidR="003147C7" w:rsidRPr="003F79C3">
        <w:rPr>
          <w:rFonts w:ascii="Calibri" w:eastAsia="MS Mincho" w:hAnsi="Calibri" w:cs="Times New Roman"/>
          <w:noProof/>
          <w:lang w:val="en-US" w:eastAsia="zh-CN"/>
        </w:rPr>
        <mc:AlternateContent>
          <mc:Choice Requires="wps">
            <w:drawing>
              <wp:anchor distT="0" distB="0" distL="114300" distR="114300" simplePos="0" relativeHeight="251758592" behindDoc="1" locked="0" layoutInCell="1" allowOverlap="1" wp14:anchorId="0C4148B9" wp14:editId="6041C657">
                <wp:simplePos x="0" y="0"/>
                <wp:positionH relativeFrom="margin">
                  <wp:posOffset>0</wp:posOffset>
                </wp:positionH>
                <wp:positionV relativeFrom="paragraph">
                  <wp:posOffset>-635</wp:posOffset>
                </wp:positionV>
                <wp:extent cx="6123940" cy="427355"/>
                <wp:effectExtent l="0" t="0" r="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427355"/>
                        </a:xfrm>
                        <a:prstGeom prst="rect">
                          <a:avLst/>
                        </a:prstGeom>
                        <a:solidFill>
                          <a:schemeClr val="accent5">
                            <a:lumMod val="40000"/>
                            <a:lumOff val="60000"/>
                          </a:schemeClr>
                        </a:solidFill>
                        <a:ln w="38100" cap="flat" cmpd="sng" algn="ctr">
                          <a:noFill/>
                          <a:prstDash val="solid"/>
                        </a:ln>
                        <a:effectLst/>
                        <a:extLst/>
                      </wps:spPr>
                      <wps:txbx>
                        <w:txbxContent>
                          <w:p w14:paraId="775E5694"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2" o:spid="_x0000_s1088" type="#_x0000_t202" style="position:absolute;left:0;text-align:left;margin-left:0;margin-top:-.05pt;width:482.2pt;height:33.6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" fillcolor="#b6dde8 [1304]" stroked="f" strokeweight="3pt">
                <v:path arrowok="t"/>
                <v:textbox>
                  <w:txbxContent>
                    <w:p w14:paraId="775E5694"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00CC7A40" w:rsidRPr="003F79C3">
        <w:rPr>
          <w:lang w:val="en-US"/>
        </w:rPr>
        <w:t>cess for Managing and Monitoring Health Risks</w:t>
      </w:r>
    </w:p>
    <w:p w14:paraId="317F5F88" w14:textId="77777777" w:rsidR="00B15AEC" w:rsidRPr="003F79C3" w:rsidRDefault="00B15AEC" w:rsidP="00F87495">
      <w:pPr>
        <w:ind w:left="1710"/>
        <w:rPr>
          <w:rStyle w:val="Strong"/>
          <w:color w:val="4BACC6" w:themeColor="accent5"/>
          <w:lang w:val="en-US"/>
        </w:rPr>
      </w:pPr>
      <w:r w:rsidRPr="003F79C3">
        <w:rPr>
          <w:rStyle w:val="Strong"/>
          <w:color w:val="4BACC6" w:themeColor="accent5"/>
          <w:lang w:val="en-US"/>
        </w:rPr>
        <w:t>Step 5: Overview</w:t>
      </w:r>
    </w:p>
    <w:p w14:paraId="626DCC17" w14:textId="77777777" w:rsidR="00502149" w:rsidRPr="003F79C3" w:rsidRDefault="00502149" w:rsidP="00502149">
      <w:pPr>
        <w:ind w:left="1710"/>
        <w:rPr>
          <w:lang w:val="en-US"/>
        </w:rPr>
      </w:pPr>
      <w:r w:rsidRPr="003F79C3">
        <w:rPr>
          <w:lang w:val="en-US"/>
        </w:rPr>
        <w:t>As the climate continues to change, it is important to proactively manage and monitor changes in risks to health. Develop an iterative process for managing and monitoring health risks from climate change which involves:</w:t>
      </w:r>
    </w:p>
    <w:p w14:paraId="293B886A" w14:textId="77777777" w:rsidR="00502149" w:rsidRPr="003F79C3" w:rsidRDefault="00502149" w:rsidP="001920A5">
      <w:pPr>
        <w:pStyle w:val="ListParagraph"/>
        <w:numPr>
          <w:ilvl w:val="0"/>
          <w:numId w:val="23"/>
        </w:numPr>
        <w:ind w:left="2070"/>
        <w:rPr>
          <w:lang w:val="en-US"/>
        </w:rPr>
      </w:pPr>
      <w:r w:rsidRPr="003F79C3">
        <w:rPr>
          <w:lang w:val="en-US"/>
        </w:rPr>
        <w:t xml:space="preserve">Identifying a lead agency to coordinate monitor reporting </w:t>
      </w:r>
    </w:p>
    <w:p w14:paraId="6BED2039" w14:textId="77777777" w:rsidR="00502149" w:rsidRPr="003F79C3" w:rsidRDefault="00502149" w:rsidP="001920A5">
      <w:pPr>
        <w:pStyle w:val="ListParagraph"/>
        <w:numPr>
          <w:ilvl w:val="0"/>
          <w:numId w:val="23"/>
        </w:numPr>
        <w:ind w:left="2070"/>
        <w:rPr>
          <w:lang w:val="en-US"/>
        </w:rPr>
      </w:pPr>
      <w:r w:rsidRPr="003F79C3">
        <w:rPr>
          <w:lang w:val="en-US"/>
        </w:rPr>
        <w:t>Recommending when the V&amp;A assessment should be reviewed or repeated to examine how risks are changing or to identify new ones</w:t>
      </w:r>
    </w:p>
    <w:p w14:paraId="02FA231F" w14:textId="77777777" w:rsidR="00502149" w:rsidRPr="003F79C3" w:rsidRDefault="00502149" w:rsidP="001920A5">
      <w:pPr>
        <w:pStyle w:val="ListParagraph"/>
        <w:numPr>
          <w:ilvl w:val="0"/>
          <w:numId w:val="23"/>
        </w:numPr>
        <w:ind w:left="2070"/>
        <w:rPr>
          <w:lang w:val="en-US"/>
        </w:rPr>
      </w:pPr>
      <w:r w:rsidRPr="003F79C3">
        <w:rPr>
          <w:lang w:val="en-US"/>
        </w:rPr>
        <w:t>Monitoring changes in the geographic range of health outcomes</w:t>
      </w:r>
    </w:p>
    <w:p w14:paraId="51220BD7" w14:textId="77777777" w:rsidR="00502149" w:rsidRPr="003F79C3" w:rsidRDefault="00502149" w:rsidP="001920A5">
      <w:pPr>
        <w:pStyle w:val="ListParagraph"/>
        <w:numPr>
          <w:ilvl w:val="0"/>
          <w:numId w:val="23"/>
        </w:numPr>
        <w:ind w:left="2070"/>
        <w:rPr>
          <w:lang w:val="en-US"/>
        </w:rPr>
      </w:pPr>
      <w:r w:rsidRPr="003F79C3">
        <w:rPr>
          <w:lang w:val="en-US"/>
        </w:rPr>
        <w:t xml:space="preserve">Consulting with partners and stakeholders </w:t>
      </w:r>
    </w:p>
    <w:p w14:paraId="00824A5A" w14:textId="267AD5A2" w:rsidR="00F87495" w:rsidRPr="003F79C3" w:rsidRDefault="00502149" w:rsidP="001920A5">
      <w:pPr>
        <w:pStyle w:val="ListParagraph"/>
        <w:numPr>
          <w:ilvl w:val="0"/>
          <w:numId w:val="23"/>
        </w:numPr>
        <w:ind w:left="2070"/>
        <w:rPr>
          <w:lang w:val="en-US"/>
        </w:rPr>
      </w:pPr>
      <w:r w:rsidRPr="003F79C3">
        <w:rPr>
          <w:lang w:val="en-US"/>
        </w:rPr>
        <w:t>Advising and communicating changing risks to</w:t>
      </w:r>
      <w:r w:rsidR="0094074F" w:rsidRPr="003F79C3">
        <w:rPr>
          <w:lang w:val="en-US"/>
        </w:rPr>
        <w:t xml:space="preserve"> policy and</w:t>
      </w:r>
      <w:r w:rsidRPr="003F79C3">
        <w:rPr>
          <w:lang w:val="en-US"/>
        </w:rPr>
        <w:t xml:space="preserve"> decision-makers</w:t>
      </w:r>
      <w:r w:rsidR="00B15AEC" w:rsidRPr="003F79C3">
        <w:rPr>
          <w:lang w:val="en-US"/>
        </w:rPr>
        <w:t xml:space="preserve"> </w:t>
      </w:r>
    </w:p>
    <w:p w14:paraId="216B0F8D" w14:textId="77777777" w:rsidR="00B15AEC" w:rsidRPr="003F79C3" w:rsidRDefault="00B15AEC" w:rsidP="00F87495">
      <w:pPr>
        <w:ind w:left="1710"/>
        <w:rPr>
          <w:rStyle w:val="Strong"/>
          <w:b w:val="0"/>
          <w:bCs w:val="0"/>
          <w:color w:val="4BACC6" w:themeColor="accent5"/>
          <w:sz w:val="20"/>
          <w:lang w:val="en-US"/>
        </w:rPr>
      </w:pPr>
      <w:r w:rsidRPr="003F79C3">
        <w:rPr>
          <w:rStyle w:val="Strong"/>
          <w:color w:val="4BACC6" w:themeColor="accent5"/>
          <w:lang w:val="en-US"/>
        </w:rPr>
        <w:t>Step 5a: Develop a Monitoring Plan</w:t>
      </w:r>
    </w:p>
    <w:p w14:paraId="23405830" w14:textId="7F3744BF" w:rsidR="00B15AEC" w:rsidRPr="003F79C3" w:rsidRDefault="003147C7" w:rsidP="00F87495">
      <w:pPr>
        <w:ind w:left="1710"/>
        <w:rPr>
          <w:lang w:val="en-US"/>
        </w:rPr>
      </w:pPr>
      <w:r w:rsidRPr="003F79C3">
        <w:rPr>
          <w:noProof/>
          <w:lang w:val="en-US" w:eastAsia="zh-CN"/>
        </w:rPr>
        <mc:AlternateContent>
          <mc:Choice Requires="wps">
            <w:drawing>
              <wp:anchor distT="0" distB="0" distL="0" distR="0" simplePos="0" relativeHeight="251685376" behindDoc="0" locked="0" layoutInCell="1" allowOverlap="1" wp14:anchorId="3F8F9E46" wp14:editId="54BA3DCC">
                <wp:simplePos x="0" y="0"/>
                <wp:positionH relativeFrom="margin">
                  <wp:align>left</wp:align>
                </wp:positionH>
                <wp:positionV relativeFrom="paragraph">
                  <wp:posOffset>121920</wp:posOffset>
                </wp:positionV>
                <wp:extent cx="990600" cy="499745"/>
                <wp:effectExtent l="0" t="0" r="19050" b="1460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499745"/>
                        </a:xfrm>
                        <a:prstGeom prst="rect">
                          <a:avLst/>
                        </a:prstGeom>
                        <a:ln w="6350" cmpd="sng">
                          <a:solidFill>
                            <a:schemeClr val="accent5"/>
                          </a:solidFill>
                        </a:ln>
                        <a:effectLst/>
                        <a:extLst/>
                      </wps:spPr>
                      <wps:style>
                        <a:lnRef idx="2">
                          <a:schemeClr val="accent4"/>
                        </a:lnRef>
                        <a:fillRef idx="1">
                          <a:schemeClr val="lt1"/>
                        </a:fillRef>
                        <a:effectRef idx="0">
                          <a:schemeClr val="accent4"/>
                        </a:effectRef>
                        <a:fontRef idx="minor">
                          <a:schemeClr val="dk1"/>
                        </a:fontRef>
                      </wps:style>
                      <wps:txbx>
                        <w:txbxContent>
                          <w:p w14:paraId="353FFCFC" w14:textId="77777777" w:rsidR="00676979" w:rsidRPr="00D10B0C" w:rsidRDefault="00676979" w:rsidP="0006690F">
                            <w:pPr>
                              <w:spacing w:before="0"/>
                              <w:rPr>
                                <w:color w:val="4BACC6" w:themeColor="accent5"/>
                              </w:rPr>
                            </w:pPr>
                            <w:r w:rsidRPr="00D10B0C">
                              <w:rPr>
                                <w:color w:val="4BACC6" w:themeColor="accent5"/>
                              </w:rPr>
                              <w:t>Use Template 5A Monitoring Plan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89" type="#_x0000_t202" style="position:absolute;left:0;text-align:left;margin-left:0;margin-top:9.6pt;width:78pt;height:39.35pt;z-index:25168537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" fillcolor="white [3201]" strokecolor="#4bacc6 [3208]" strokeweight=".5pt">
                <v:path arrowok="t"/>
                <v:textbox inset="1mm,1mm,1mm,1mm">
                  <w:txbxContent>
                    <w:p w14:paraId="353FFCFC" w14:textId="77777777" w:rsidR="00B82D24" w:rsidRPr="00D10B0C" w:rsidRDefault="00B82D24" w:rsidP="0006690F">
                      <w:pPr>
                        <w:spacing w:before="0"/>
                        <w:rPr>
                          <w:color w:val="4BACC6" w:themeColor="accent5"/>
                        </w:rPr>
                      </w:pPr>
                      <w:r w:rsidRPr="00D10B0C">
                        <w:rPr>
                          <w:color w:val="4BACC6" w:themeColor="accent5"/>
                        </w:rPr>
                        <w:t>Use Template 5A Monitoring Plan</w:t>
                      </w:r>
                    </w:p>
                  </w:txbxContent>
                </v:textbox>
                <w10:wrap anchorx="margin"/>
              </v:shape>
            </w:pict>
          </mc:Fallback>
        </mc:AlternateContent>
      </w:r>
      <w:r w:rsidR="00B15AEC" w:rsidRPr="003F79C3">
        <w:rPr>
          <w:lang w:val="en-US"/>
        </w:rPr>
        <w:t>Develop a plan for monitoring the burden of health outcomes</w:t>
      </w:r>
      <w:r w:rsidR="0094074F" w:rsidRPr="003F79C3">
        <w:rPr>
          <w:lang w:val="en-US"/>
        </w:rPr>
        <w:t>, changing exposures,</w:t>
      </w:r>
      <w:r w:rsidR="00B15AEC" w:rsidRPr="003F79C3">
        <w:rPr>
          <w:lang w:val="en-US"/>
        </w:rPr>
        <w:t xml:space="preserve"> and the effectiveness of implemented adaptation options</w:t>
      </w:r>
      <w:r w:rsidR="00502149" w:rsidRPr="003F79C3">
        <w:rPr>
          <w:lang w:val="en-US"/>
        </w:rPr>
        <w:t>.</w:t>
      </w:r>
      <w:r w:rsidR="00B15AEC" w:rsidRPr="003F79C3">
        <w:rPr>
          <w:lang w:val="en-US"/>
        </w:rPr>
        <w:t xml:space="preserve"> </w:t>
      </w:r>
      <w:r w:rsidR="00502149" w:rsidRPr="003F79C3">
        <w:rPr>
          <w:lang w:val="en-US"/>
        </w:rPr>
        <w:t>Public health resilience should increase with effective adaptation. However, health burdens could increase if climate conditions create new or exacerbate existing risks, or if implemented adaptation measures are not balanced against the severity and magnitude of these risks. Therefore, it is essential to create a plan for monitoring changing risks and exposures that affect public health. A monitoring plan should include:</w:t>
      </w:r>
    </w:p>
    <w:p w14:paraId="7683DEBF" w14:textId="6647F043" w:rsidR="00B15AEC" w:rsidRPr="003F79C3" w:rsidDel="00676979" w:rsidRDefault="00B15AEC" w:rsidP="001920A5">
      <w:pPr>
        <w:pStyle w:val="ListParagraph"/>
        <w:numPr>
          <w:ilvl w:val="0"/>
          <w:numId w:val="22"/>
        </w:numPr>
        <w:ind w:left="2070"/>
        <w:rPr>
          <w:del w:id="79" w:author="PBERRY" w:date="2017-05-10T10:10:00Z"/>
          <w:lang w:val="en-US"/>
        </w:rPr>
      </w:pPr>
      <w:r w:rsidRPr="003F79C3">
        <w:rPr>
          <w:lang w:val="en-US"/>
        </w:rPr>
        <w:t>What will be monitored</w:t>
      </w:r>
      <w:ins w:id="80" w:author="PBERRY" w:date="2017-05-10T10:10:00Z">
        <w:r w:rsidR="00676979">
          <w:rPr>
            <w:lang w:val="en-US"/>
          </w:rPr>
          <w:t xml:space="preserve">  (</w:t>
        </w:r>
      </w:ins>
    </w:p>
    <w:p w14:paraId="770B622F" w14:textId="556BDD6A" w:rsidR="00502149" w:rsidRPr="00676979" w:rsidRDefault="00676979">
      <w:pPr>
        <w:pStyle w:val="ListParagraph"/>
        <w:numPr>
          <w:ilvl w:val="0"/>
          <w:numId w:val="22"/>
        </w:numPr>
        <w:ind w:left="2070"/>
        <w:rPr>
          <w:lang w:val="en-US"/>
        </w:rPr>
        <w:pPrChange w:id="81" w:author="PBERRY" w:date="2017-05-10T10:10:00Z">
          <w:pPr>
            <w:pStyle w:val="ListParagraph"/>
            <w:numPr>
              <w:ilvl w:val="1"/>
              <w:numId w:val="22"/>
            </w:numPr>
            <w:ind w:left="2552" w:hanging="360"/>
          </w:pPr>
        </w:pPrChange>
      </w:pPr>
      <w:ins w:id="82" w:author="PBERRY" w:date="2017-05-10T10:10:00Z">
        <w:r>
          <w:rPr>
            <w:lang w:val="en-US"/>
          </w:rPr>
          <w:t>e</w:t>
        </w:r>
      </w:ins>
      <w:del w:id="83" w:author="PBERRY" w:date="2017-05-10T10:10:00Z">
        <w:r w:rsidR="00502149" w:rsidRPr="00676979" w:rsidDel="00676979">
          <w:rPr>
            <w:lang w:val="en-US"/>
          </w:rPr>
          <w:delText>E</w:delText>
        </w:r>
      </w:del>
      <w:r w:rsidR="00502149" w:rsidRPr="00676979">
        <w:rPr>
          <w:lang w:val="en-US"/>
        </w:rPr>
        <w:t>.g. changing risks or changing exposures to climate conditions</w:t>
      </w:r>
      <w:ins w:id="84" w:author="PBERRY" w:date="2017-05-10T10:10:00Z">
        <w:r>
          <w:rPr>
            <w:lang w:val="en-US"/>
          </w:rPr>
          <w:t>)</w:t>
        </w:r>
      </w:ins>
    </w:p>
    <w:p w14:paraId="3C053B83" w14:textId="77777777" w:rsidR="00B15AEC" w:rsidRPr="003F79C3" w:rsidRDefault="00B15AEC" w:rsidP="001920A5">
      <w:pPr>
        <w:pStyle w:val="ListParagraph"/>
        <w:numPr>
          <w:ilvl w:val="0"/>
          <w:numId w:val="22"/>
        </w:numPr>
        <w:ind w:left="2070"/>
        <w:rPr>
          <w:lang w:val="en-US"/>
        </w:rPr>
      </w:pPr>
      <w:r w:rsidRPr="003F79C3">
        <w:rPr>
          <w:lang w:val="en-US"/>
        </w:rPr>
        <w:t>Frequency of monitoring</w:t>
      </w:r>
    </w:p>
    <w:p w14:paraId="2FC8E509" w14:textId="77777777" w:rsidR="00B15AEC" w:rsidRPr="003F79C3" w:rsidRDefault="00B15AEC" w:rsidP="001920A5">
      <w:pPr>
        <w:pStyle w:val="ListParagraph"/>
        <w:numPr>
          <w:ilvl w:val="0"/>
          <w:numId w:val="22"/>
        </w:numPr>
        <w:ind w:left="2070"/>
        <w:rPr>
          <w:lang w:val="en-US"/>
        </w:rPr>
      </w:pPr>
      <w:r w:rsidRPr="003F79C3">
        <w:rPr>
          <w:lang w:val="en-US"/>
        </w:rPr>
        <w:t>Methods of data analysis and collection</w:t>
      </w:r>
    </w:p>
    <w:p w14:paraId="490758F2" w14:textId="77777777" w:rsidR="00B15AEC" w:rsidRPr="003F79C3" w:rsidRDefault="00B15AEC" w:rsidP="001920A5">
      <w:pPr>
        <w:pStyle w:val="ListParagraph"/>
        <w:numPr>
          <w:ilvl w:val="0"/>
          <w:numId w:val="22"/>
        </w:numPr>
        <w:ind w:left="2070"/>
        <w:rPr>
          <w:lang w:val="en-US"/>
        </w:rPr>
      </w:pPr>
      <w:r w:rsidRPr="003F79C3">
        <w:rPr>
          <w:lang w:val="en-US"/>
        </w:rPr>
        <w:t>Milestones for evaluation</w:t>
      </w:r>
    </w:p>
    <w:p w14:paraId="39EC0B1D" w14:textId="77777777" w:rsidR="00B15AEC" w:rsidRPr="003F79C3" w:rsidRDefault="00B15AEC" w:rsidP="001920A5">
      <w:pPr>
        <w:pStyle w:val="ListParagraph"/>
        <w:numPr>
          <w:ilvl w:val="0"/>
          <w:numId w:val="22"/>
        </w:numPr>
        <w:ind w:left="2070"/>
        <w:rPr>
          <w:lang w:val="en-US"/>
        </w:rPr>
      </w:pPr>
      <w:r w:rsidRPr="003F79C3">
        <w:rPr>
          <w:lang w:val="en-US"/>
        </w:rPr>
        <w:t>Recommended adaptation modifications</w:t>
      </w:r>
    </w:p>
    <w:p w14:paraId="2D1661B9" w14:textId="77777777" w:rsidR="00502149" w:rsidRPr="003F79C3" w:rsidRDefault="00B15AEC" w:rsidP="001920A5">
      <w:pPr>
        <w:pStyle w:val="ListParagraph"/>
        <w:numPr>
          <w:ilvl w:val="0"/>
          <w:numId w:val="22"/>
        </w:numPr>
        <w:ind w:left="2070"/>
        <w:rPr>
          <w:lang w:val="en-US"/>
        </w:rPr>
      </w:pPr>
      <w:r w:rsidRPr="003F79C3">
        <w:rPr>
          <w:lang w:val="en-US"/>
        </w:rPr>
        <w:t>Communication protocol to ensure appropriate and timely adjustments to the adaptation options</w:t>
      </w:r>
    </w:p>
    <w:p w14:paraId="2F733127" w14:textId="40F5C6C7" w:rsidR="00F87495" w:rsidRPr="003F79C3" w:rsidRDefault="00502149" w:rsidP="00502149">
      <w:pPr>
        <w:ind w:left="1710"/>
        <w:rPr>
          <w:rStyle w:val="Strong"/>
          <w:b w:val="0"/>
          <w:bCs w:val="0"/>
          <w:color w:val="auto"/>
          <w:sz w:val="20"/>
          <w:lang w:val="en-US"/>
        </w:rPr>
      </w:pPr>
      <w:r w:rsidRPr="003F79C3">
        <w:rPr>
          <w:lang w:val="en-US"/>
        </w:rPr>
        <w:t>When completed, insert the monitoring plan into the adaptation plan (Step 4e). This step aligns with the baseline developed in Step 2g for comparing how morbidity and mortality of climate-sensitive health outcomes change over time.</w:t>
      </w:r>
    </w:p>
    <w:p w14:paraId="713161EF" w14:textId="77777777" w:rsidR="00B15AEC" w:rsidRPr="003F79C3" w:rsidRDefault="005C7371" w:rsidP="00F87495">
      <w:pPr>
        <w:ind w:left="1710"/>
        <w:rPr>
          <w:rStyle w:val="Strong"/>
          <w:b w:val="0"/>
          <w:bCs w:val="0"/>
          <w:color w:val="4BACC6" w:themeColor="accent5"/>
          <w:sz w:val="20"/>
          <w:lang w:val="en-US"/>
        </w:rPr>
      </w:pPr>
      <w:r w:rsidRPr="003F79C3">
        <w:rPr>
          <w:rStyle w:val="Strong"/>
          <w:color w:val="4BACC6" w:themeColor="accent5"/>
          <w:lang w:val="en-US"/>
        </w:rPr>
        <w:t>S</w:t>
      </w:r>
      <w:r w:rsidR="00F87495" w:rsidRPr="003F79C3">
        <w:rPr>
          <w:rStyle w:val="Strong"/>
          <w:color w:val="4BACC6" w:themeColor="accent5"/>
          <w:lang w:val="en-US"/>
        </w:rPr>
        <w:t xml:space="preserve">tep 5b: </w:t>
      </w:r>
      <w:r w:rsidR="00B15AEC" w:rsidRPr="003F79C3">
        <w:rPr>
          <w:rStyle w:val="Strong"/>
          <w:color w:val="4BACC6" w:themeColor="accent5"/>
          <w:lang w:val="en-US"/>
        </w:rPr>
        <w:t>Develop Indicators for Monitoring</w:t>
      </w:r>
    </w:p>
    <w:p w14:paraId="0E86F395" w14:textId="7021763D" w:rsidR="00B15AEC" w:rsidRPr="003F79C3" w:rsidRDefault="003147C7" w:rsidP="00F87495">
      <w:pPr>
        <w:ind w:left="1710"/>
        <w:rPr>
          <w:lang w:val="en-US"/>
        </w:rPr>
      </w:pPr>
      <w:r w:rsidRPr="003F79C3">
        <w:rPr>
          <w:noProof/>
          <w:lang w:val="en-US" w:eastAsia="zh-CN"/>
        </w:rPr>
        <mc:AlternateContent>
          <mc:Choice Requires="wps">
            <w:drawing>
              <wp:anchor distT="0" distB="0" distL="0" distR="0" simplePos="0" relativeHeight="251691520" behindDoc="0" locked="0" layoutInCell="1" allowOverlap="1" wp14:anchorId="03B7BEB2" wp14:editId="687C0AD5">
                <wp:simplePos x="0" y="0"/>
                <wp:positionH relativeFrom="column">
                  <wp:posOffset>3810</wp:posOffset>
                </wp:positionH>
                <wp:positionV relativeFrom="paragraph">
                  <wp:posOffset>90170</wp:posOffset>
                </wp:positionV>
                <wp:extent cx="990600" cy="628650"/>
                <wp:effectExtent l="0" t="0" r="19050" b="190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628650"/>
                        </a:xfrm>
                        <a:prstGeom prst="rect">
                          <a:avLst/>
                        </a:prstGeom>
                        <a:ln w="6350" cmpd="sng">
                          <a:solidFill>
                            <a:schemeClr val="accent5"/>
                          </a:solidFill>
                        </a:ln>
                        <a:effectLst/>
                        <a:extLst/>
                      </wps:spPr>
                      <wps:style>
                        <a:lnRef idx="2">
                          <a:schemeClr val="accent4"/>
                        </a:lnRef>
                        <a:fillRef idx="1">
                          <a:schemeClr val="lt1"/>
                        </a:fillRef>
                        <a:effectRef idx="0">
                          <a:schemeClr val="accent4"/>
                        </a:effectRef>
                        <a:fontRef idx="minor">
                          <a:schemeClr val="dk1"/>
                        </a:fontRef>
                      </wps:style>
                      <wps:txbx>
                        <w:txbxContent>
                          <w:p w14:paraId="0D63ABAE" w14:textId="77777777" w:rsidR="00676979" w:rsidRPr="00D10B0C" w:rsidRDefault="00676979" w:rsidP="00B34A13">
                            <w:pPr>
                              <w:spacing w:before="0"/>
                              <w:rPr>
                                <w:color w:val="4BACC6" w:themeColor="accent5"/>
                              </w:rPr>
                            </w:pPr>
                            <w:r w:rsidRPr="00D10B0C">
                              <w:rPr>
                                <w:color w:val="4BACC6" w:themeColor="accent5"/>
                              </w:rPr>
                              <w:t>Use Template 5B Monitoring Indicators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90" type="#_x0000_t202" style="position:absolute;left:0;text-align:left;margin-left:.3pt;margin-top:7.1pt;width:78pt;height:49.5pt;z-index:251691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" fillcolor="white [3201]" strokecolor="#4bacc6 [3208]" strokeweight=".5pt">
                <v:path arrowok="t"/>
                <v:textbox inset="1mm,1mm,1mm,1mm">
                  <w:txbxContent>
                    <w:p w14:paraId="0D63ABAE" w14:textId="77777777" w:rsidR="00B82D24" w:rsidRPr="00D10B0C" w:rsidRDefault="00B82D24" w:rsidP="00B34A13">
                      <w:pPr>
                        <w:spacing w:before="0"/>
                        <w:rPr>
                          <w:color w:val="4BACC6" w:themeColor="accent5"/>
                        </w:rPr>
                      </w:pPr>
                      <w:r w:rsidRPr="00D10B0C">
                        <w:rPr>
                          <w:color w:val="4BACC6" w:themeColor="accent5"/>
                        </w:rPr>
                        <w:t>Use Template 5B Monitoring Indicators</w:t>
                      </w:r>
                    </w:p>
                  </w:txbxContent>
                </v:textbox>
              </v:shape>
            </w:pict>
          </mc:Fallback>
        </mc:AlternateContent>
      </w:r>
      <w:r w:rsidR="00103607" w:rsidRPr="003F79C3">
        <w:rPr>
          <w:lang w:val="en-US"/>
        </w:rPr>
        <w:t xml:space="preserve">A </w:t>
      </w:r>
      <w:r w:rsidR="00B15AEC" w:rsidRPr="003F79C3">
        <w:rPr>
          <w:lang w:val="en-US"/>
        </w:rPr>
        <w:t xml:space="preserve">set of minimum indicators </w:t>
      </w:r>
      <w:r w:rsidR="00B34A13" w:rsidRPr="003F79C3">
        <w:rPr>
          <w:lang w:val="en-US"/>
        </w:rPr>
        <w:t xml:space="preserve">related to the health impacts of concern </w:t>
      </w:r>
      <w:r w:rsidR="00103607" w:rsidRPr="003F79C3">
        <w:rPr>
          <w:lang w:val="en-US"/>
        </w:rPr>
        <w:t>should be agreed upon. These indicators must be appropriate and effective for measuring changes in vulnerability and exposures</w:t>
      </w:r>
      <w:r w:rsidR="00E6096D" w:rsidRPr="003F79C3">
        <w:rPr>
          <w:lang w:val="en-US"/>
        </w:rPr>
        <w:t xml:space="preserve">, as well as </w:t>
      </w:r>
      <w:r w:rsidR="00B15AEC" w:rsidRPr="003F79C3">
        <w:rPr>
          <w:lang w:val="en-US"/>
        </w:rPr>
        <w:t xml:space="preserve">the degree of success of health adaptation activities. Work with stakeholders to select appropriate indicators. Select indicators that enable the quantification of health burdens over time and space and that include qualitative metrics of the </w:t>
      </w:r>
      <w:r w:rsidR="00B34A13" w:rsidRPr="003F79C3">
        <w:rPr>
          <w:lang w:val="en-US"/>
        </w:rPr>
        <w:t xml:space="preserve">effectiveness of </w:t>
      </w:r>
      <w:r w:rsidR="00B15AEC" w:rsidRPr="003F79C3">
        <w:rPr>
          <w:lang w:val="en-US"/>
        </w:rPr>
        <w:t>adaptation processes. Categorize indicators into themes if helpful, for example, by health hazard or by key characteristics of vulnerability. Steps 1a (Priority Health Hazards template), 1d (Information Sources template) and 2d (Vulnerability Indicators template) provide examples of indicators that can be used for monitoring adaptation effectiveness. Refer to the Monitoring Indicators template which compiles these indicators. When indicators for monitoring are decided upon, includ</w:t>
      </w:r>
      <w:r w:rsidR="00EC5732" w:rsidRPr="003F79C3">
        <w:rPr>
          <w:lang w:val="en-US"/>
        </w:rPr>
        <w:t>e them in the monitoring plan. Box 11 shows example indicators for measuring the effectiveness of a heat alert system.</w:t>
      </w:r>
    </w:p>
    <w:p w14:paraId="6A3B4204" w14:textId="77777777" w:rsidR="00F87495" w:rsidRPr="003F79C3" w:rsidRDefault="00F87495" w:rsidP="00F87495">
      <w:pPr>
        <w:ind w:left="1710"/>
        <w:rPr>
          <w:rStyle w:val="Strong"/>
          <w:color w:val="4BACC6" w:themeColor="accent5"/>
          <w:lang w:val="en-US"/>
        </w:rPr>
      </w:pPr>
      <w:r w:rsidRPr="003F79C3">
        <w:rPr>
          <w:rStyle w:val="Strong"/>
          <w:color w:val="4BACC6" w:themeColor="accent5"/>
          <w:lang w:val="en-US"/>
        </w:rPr>
        <w:t>Step 5c:  Identify and Share Lessons Learned and Best Practices</w:t>
      </w:r>
    </w:p>
    <w:p w14:paraId="7E6077B4" w14:textId="6FA7FD95" w:rsidR="00F87495" w:rsidRPr="003F79C3" w:rsidRDefault="00AC6E68" w:rsidP="00F87495">
      <w:pPr>
        <w:ind w:left="1710"/>
        <w:rPr>
          <w:lang w:val="en-US"/>
        </w:rPr>
      </w:pPr>
      <w:r w:rsidRPr="003F79C3">
        <w:rPr>
          <w:lang w:val="en-US"/>
        </w:rPr>
        <w:t>Establish a communications strategy to continually inform policy and decision-makers on the results of the monitoring and evaluation work</w:t>
      </w:r>
      <w:r w:rsidR="0094074F" w:rsidRPr="003F79C3">
        <w:rPr>
          <w:lang w:val="en-US"/>
        </w:rPr>
        <w:t>, and flag rising vulnerabilities or changes in exposures</w:t>
      </w:r>
      <w:r w:rsidRPr="003F79C3">
        <w:rPr>
          <w:lang w:val="en-US"/>
        </w:rPr>
        <w:t xml:space="preserve">. Inform policymakers of study limitations and uncertainties (such as lack of specific data, or difficulties in involving stakeholders from different sectors). </w:t>
      </w:r>
      <w:r w:rsidR="00F87495" w:rsidRPr="003F79C3">
        <w:rPr>
          <w:lang w:val="en-US"/>
        </w:rPr>
        <w:t>Document lessons learned from implementing adaptations and monitoring adaptation success</w:t>
      </w:r>
      <w:r w:rsidR="0094074F" w:rsidRPr="003F79C3">
        <w:rPr>
          <w:lang w:val="en-US"/>
        </w:rPr>
        <w:t xml:space="preserve"> or shortcomings.</w:t>
      </w:r>
      <w:r w:rsidR="00F87495" w:rsidRPr="003F79C3">
        <w:rPr>
          <w:lang w:val="en-US"/>
        </w:rPr>
        <w:t xml:space="preserve"> </w:t>
      </w:r>
      <w:r w:rsidRPr="003F79C3">
        <w:rPr>
          <w:lang w:val="en-US"/>
        </w:rPr>
        <w:t xml:space="preserve">Share information to support health authorities as they build adaptive capacity at national levels. The strategy could include the creation of a key climate and health working group or sounding board that includes technical experts as well as policy level </w:t>
      </w:r>
      <w:commentRangeStart w:id="85"/>
      <w:r w:rsidRPr="003F79C3">
        <w:rPr>
          <w:lang w:val="en-US"/>
        </w:rPr>
        <w:t>actors</w:t>
      </w:r>
      <w:commentRangeEnd w:id="85"/>
      <w:r w:rsidRPr="003F79C3">
        <w:rPr>
          <w:rStyle w:val="CommentReference"/>
          <w:lang w:val="en-US"/>
        </w:rPr>
        <w:commentReference w:id="85"/>
      </w:r>
      <w:r w:rsidRPr="003F79C3">
        <w:rPr>
          <w:lang w:val="en-US"/>
        </w:rPr>
        <w:t>.</w:t>
      </w:r>
    </w:p>
    <w:p w14:paraId="55DD35F1" w14:textId="77777777" w:rsidR="00F87495" w:rsidRPr="003F79C3" w:rsidRDefault="00F87495" w:rsidP="00F87495">
      <w:pPr>
        <w:ind w:left="1710"/>
        <w:rPr>
          <w:lang w:val="en-US"/>
        </w:rPr>
      </w:pPr>
    </w:p>
    <w:p w14:paraId="226B3AA4" w14:textId="39579025" w:rsidR="00B34A13" w:rsidRPr="003F79C3" w:rsidRDefault="003147C7" w:rsidP="00AE2CD5">
      <w:pPr>
        <w:rPr>
          <w:rStyle w:val="Strong"/>
          <w:lang w:val="en-US"/>
        </w:rPr>
      </w:pPr>
      <w:r w:rsidRPr="003F79C3">
        <w:rPr>
          <w:noProof/>
          <w:lang w:val="en-US" w:eastAsia="zh-CN"/>
        </w:rPr>
        <mc:AlternateContent>
          <mc:Choice Requires="wps">
            <w:drawing>
              <wp:inline distT="0" distB="0" distL="0" distR="0" wp14:anchorId="2688F4F9" wp14:editId="12574750">
                <wp:extent cx="6116320" cy="8840470"/>
                <wp:effectExtent l="13335" t="13335" r="13970" b="13970"/>
                <wp:docPr id="1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8840470"/>
                        </a:xfrm>
                        <a:prstGeom prst="rect">
                          <a:avLst/>
                        </a:prstGeom>
                        <a:solidFill>
                          <a:schemeClr val="lt1">
                            <a:lumMod val="100000"/>
                            <a:lumOff val="0"/>
                          </a:schemeClr>
                        </a:solidFill>
                        <a:ln w="25400">
                          <a:solidFill>
                            <a:schemeClr val="accent5">
                              <a:lumMod val="100000"/>
                              <a:lumOff val="0"/>
                            </a:schemeClr>
                          </a:solidFill>
                          <a:miter lim="800000"/>
                          <a:headEnd/>
                          <a:tailEnd/>
                        </a:ln>
                      </wps:spPr>
                      <wps:txbx>
                        <w:txbxContent>
                          <w:p w14:paraId="65D3F19C" w14:textId="77777777" w:rsidR="00676979" w:rsidRPr="00D10B0C" w:rsidRDefault="00676979" w:rsidP="00B34A13">
                            <w:pPr>
                              <w:rPr>
                                <w:rFonts w:cstheme="minorHAnsi"/>
                                <w:b/>
                                <w:color w:val="4BACC6" w:themeColor="accent5"/>
                                <w:lang w:val="en-US"/>
                              </w:rPr>
                            </w:pPr>
                            <w:r w:rsidRPr="00D10B0C">
                              <w:rPr>
                                <w:rStyle w:val="Strong"/>
                                <w:color w:val="4BACC6" w:themeColor="accent5"/>
                              </w:rPr>
                              <w:t>BOX 1</w:t>
                            </w:r>
                            <w:r>
                              <w:rPr>
                                <w:rStyle w:val="Strong"/>
                                <w:color w:val="4BACC6" w:themeColor="accent5"/>
                              </w:rPr>
                              <w:t>1</w:t>
                            </w:r>
                            <w:r w:rsidRPr="00D10B0C">
                              <w:rPr>
                                <w:rStyle w:val="Strong"/>
                                <w:color w:val="4BACC6" w:themeColor="accent5"/>
                              </w:rPr>
                              <w:t xml:space="preserve">: EXAMPLES OF INDICATORS FOR MEASURING THE EFFECTIVENESS OF A HEAT ALERT AND RESPONSE SYSTEMS </w:t>
                            </w:r>
                          </w:p>
                          <w:p w14:paraId="0EE8D8BF" w14:textId="77777777" w:rsidR="00676979" w:rsidRPr="001A06CE" w:rsidRDefault="00676979" w:rsidP="002A5729">
                            <w:pPr>
                              <w:pStyle w:val="Title"/>
                              <w:rPr>
                                <w:rStyle w:val="Strong"/>
                                <w:lang w:val="en-US"/>
                              </w:rPr>
                            </w:pPr>
                          </w:p>
                          <w:p w14:paraId="15CFE085" w14:textId="77777777" w:rsidR="00676979" w:rsidRDefault="00676979" w:rsidP="000F166D">
                            <w:pPr>
                              <w:spacing w:before="0"/>
                              <w:jc w:val="both"/>
                              <w:rPr>
                                <w:rFonts w:cstheme="minorHAnsi"/>
                              </w:rPr>
                            </w:pPr>
                            <w:r>
                              <w:rPr>
                                <w:rFonts w:cstheme="minorHAnsi"/>
                              </w:rPr>
                              <w:t xml:space="preserve">The effectiveness of Heat Alert and Response Systems (HARS) in reducing risks from extreme heat events relies on regular evaluation of the systems. The Health Canada report "Heat Alert and Response Systems to Protect Health: Best Practices Guidebook" (2012) presents the following HARS evaluation questions and potential indicators that can be used by public health officials. </w:t>
                            </w:r>
                          </w:p>
                          <w:p w14:paraId="62E50C94" w14:textId="77777777" w:rsidR="00676979" w:rsidRDefault="00676979" w:rsidP="00B34A13">
                            <w:pPr>
                              <w:spacing w:before="0"/>
                              <w:ind w:left="360"/>
                              <w:jc w:val="both"/>
                              <w:rPr>
                                <w:rFonts w:cstheme="minorHAnsi"/>
                              </w:rPr>
                            </w:pPr>
                            <w:r>
                              <w:rPr>
                                <w:rFonts w:cstheme="minorHAnsi"/>
                              </w:rPr>
                              <w:t xml:space="preserve"> </w:t>
                            </w:r>
                          </w:p>
                          <w:p w14:paraId="082087CC" w14:textId="77777777" w:rsidR="00676979" w:rsidRDefault="00676979" w:rsidP="00B34A13">
                            <w:pPr>
                              <w:spacing w:before="0"/>
                              <w:ind w:left="360"/>
                              <w:jc w:val="both"/>
                              <w:rPr>
                                <w:rFonts w:cstheme="minorHAnsi"/>
                              </w:rPr>
                            </w:pPr>
                            <w:r>
                              <w:rPr>
                                <w:rFonts w:cstheme="minorHAnsi"/>
                                <w:noProof/>
                                <w:lang w:val="en-US" w:eastAsia="zh-CN"/>
                              </w:rPr>
                              <w:drawing>
                                <wp:inline distT="0" distB="0" distL="0" distR="0" wp14:anchorId="44A42F87" wp14:editId="69C03990">
                                  <wp:extent cx="5556958" cy="6921190"/>
                                  <wp:effectExtent l="19050" t="0" r="5642"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1376" cy="6914237"/>
                                          </a:xfrm>
                                          <a:prstGeom prst="rect">
                                            <a:avLst/>
                                          </a:prstGeom>
                                          <a:noFill/>
                                          <a:ln>
                                            <a:noFill/>
                                          </a:ln>
                                        </pic:spPr>
                                      </pic:pic>
                                    </a:graphicData>
                                  </a:graphic>
                                </wp:inline>
                              </w:drawing>
                            </w:r>
                          </w:p>
                          <w:p w14:paraId="63066484" w14:textId="77777777" w:rsidR="00676979" w:rsidRDefault="00676979" w:rsidP="00B34A13">
                            <w:pPr>
                              <w:spacing w:before="0"/>
                              <w:ind w:left="360"/>
                              <w:jc w:val="both"/>
                              <w:rPr>
                                <w:rFonts w:cstheme="minorHAnsi"/>
                              </w:rPr>
                            </w:pPr>
                          </w:p>
                          <w:p w14:paraId="074AF9C4" w14:textId="77777777" w:rsidR="00676979" w:rsidRDefault="00676979" w:rsidP="005232F0">
                            <w:pPr>
                              <w:spacing w:before="0"/>
                              <w:ind w:left="360"/>
                              <w:jc w:val="right"/>
                              <w:rPr>
                                <w:rFonts w:cstheme="minorHAnsi"/>
                              </w:rPr>
                            </w:pPr>
                            <w:r>
                              <w:rPr>
                                <w:rFonts w:cstheme="minorHAnsi"/>
                              </w:rPr>
                              <w:t>Source: Health Canada, 2012</w:t>
                            </w:r>
                          </w:p>
                        </w:txbxContent>
                      </wps:txbx>
                      <wps:bodyPr rot="0" vert="horz" wrap="square" lIns="91440" tIns="45720" rIns="91440" bIns="45720" anchor="ctr" anchorCtr="0" upright="1">
                        <a:noAutofit/>
                      </wps:bodyPr>
                    </wps:wsp>
                  </a:graphicData>
                </a:graphic>
              </wp:inline>
            </w:drawing>
          </mc:Choice>
          <mc:Fallback>
            <w:pict>
              <v:shape id="Text Box 25" o:spid="_x0000_s1091" type="#_x0000_t202" style="width:481.6pt;height:69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" fillcolor="white [3201]" strokecolor="#4bacc6 [3208]" strokeweight="2pt">
                <v:textbox>
                  <w:txbxContent>
                    <w:p w14:paraId="65D3F19C" w14:textId="77777777" w:rsidR="00B82D24" w:rsidRPr="00D10B0C" w:rsidRDefault="00B82D24" w:rsidP="00B34A13">
                      <w:pPr>
                        <w:rPr>
                          <w:rFonts w:cstheme="minorHAnsi"/>
                          <w:b/>
                          <w:color w:val="4BACC6" w:themeColor="accent5"/>
                          <w:lang w:val="en-US"/>
                        </w:rPr>
                      </w:pPr>
                      <w:r w:rsidRPr="00D10B0C">
                        <w:rPr>
                          <w:rStyle w:val="Strong"/>
                          <w:color w:val="4BACC6" w:themeColor="accent5"/>
                        </w:rPr>
                        <w:t>BOX 1</w:t>
                      </w:r>
                      <w:r>
                        <w:rPr>
                          <w:rStyle w:val="Strong"/>
                          <w:color w:val="4BACC6" w:themeColor="accent5"/>
                        </w:rPr>
                        <w:t>1</w:t>
                      </w:r>
                      <w:r w:rsidRPr="00D10B0C">
                        <w:rPr>
                          <w:rStyle w:val="Strong"/>
                          <w:color w:val="4BACC6" w:themeColor="accent5"/>
                        </w:rPr>
                        <w:t xml:space="preserve">: EXAMPLES OF INDICATORS FOR MEASURING THE EFFECTIVENESS OF A HEAT ALERT AND RESPONSE SYSTEMS </w:t>
                      </w:r>
                    </w:p>
                    <w:p w14:paraId="0EE8D8BF" w14:textId="77777777" w:rsidR="00B82D24" w:rsidRPr="001A06CE" w:rsidRDefault="00B82D24" w:rsidP="002A5729">
                      <w:pPr>
                        <w:pStyle w:val="Title"/>
                        <w:rPr>
                          <w:rStyle w:val="Strong"/>
                          <w:lang w:val="en-US"/>
                        </w:rPr>
                      </w:pPr>
                    </w:p>
                    <w:p w14:paraId="15CFE085" w14:textId="77777777" w:rsidR="00B82D24" w:rsidRDefault="00B82D24" w:rsidP="000F166D">
                      <w:pPr>
                        <w:spacing w:before="0"/>
                        <w:jc w:val="both"/>
                        <w:rPr>
                          <w:rFonts w:cstheme="minorHAnsi"/>
                        </w:rPr>
                      </w:pPr>
                      <w:r>
                        <w:rPr>
                          <w:rFonts w:cstheme="minorHAnsi"/>
                        </w:rPr>
                        <w:t xml:space="preserve">The effectiveness of Heat Alert and Response Systems (HARS) in reducing risks from extreme heat events relies on regular evaluation of the systems. The Health Canada report "Heat Alert and Response Systems to Protect Health: Best Practices Guidebook" (2012) presents the following HARS evaluation questions and potential indicators that can be used by public health officials. </w:t>
                      </w:r>
                    </w:p>
                    <w:p w14:paraId="62E50C94" w14:textId="77777777" w:rsidR="00B82D24" w:rsidRDefault="00B82D24" w:rsidP="00B34A13">
                      <w:pPr>
                        <w:spacing w:before="0"/>
                        <w:ind w:left="360"/>
                        <w:jc w:val="both"/>
                        <w:rPr>
                          <w:rFonts w:cstheme="minorHAnsi"/>
                        </w:rPr>
                      </w:pPr>
                      <w:r>
                        <w:rPr>
                          <w:rFonts w:cstheme="minorHAnsi"/>
                        </w:rPr>
                        <w:t xml:space="preserve"> </w:t>
                      </w:r>
                    </w:p>
                    <w:p w14:paraId="082087CC" w14:textId="77777777" w:rsidR="00B82D24" w:rsidRDefault="00B82D24" w:rsidP="00B34A13">
                      <w:pPr>
                        <w:spacing w:before="0"/>
                        <w:ind w:left="360"/>
                        <w:jc w:val="both"/>
                        <w:rPr>
                          <w:rFonts w:cstheme="minorHAnsi"/>
                        </w:rPr>
                      </w:pPr>
                      <w:r>
                        <w:rPr>
                          <w:rFonts w:cstheme="minorHAnsi"/>
                          <w:noProof/>
                          <w:lang w:val="en-US" w:eastAsia="en-US"/>
                        </w:rPr>
                        <w:drawing>
                          <wp:inline distT="0" distB="0" distL="0" distR="0" wp14:anchorId="44A42F87" wp14:editId="69C03990">
                            <wp:extent cx="5556958" cy="6921190"/>
                            <wp:effectExtent l="19050" t="0" r="5642"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1376" cy="6914237"/>
                                    </a:xfrm>
                                    <a:prstGeom prst="rect">
                                      <a:avLst/>
                                    </a:prstGeom>
                                    <a:noFill/>
                                    <a:ln>
                                      <a:noFill/>
                                    </a:ln>
                                  </pic:spPr>
                                </pic:pic>
                              </a:graphicData>
                            </a:graphic>
                          </wp:inline>
                        </w:drawing>
                      </w:r>
                    </w:p>
                    <w:p w14:paraId="63066484" w14:textId="77777777" w:rsidR="00B82D24" w:rsidRDefault="00B82D24" w:rsidP="00B34A13">
                      <w:pPr>
                        <w:spacing w:before="0"/>
                        <w:ind w:left="360"/>
                        <w:jc w:val="both"/>
                        <w:rPr>
                          <w:rFonts w:cstheme="minorHAnsi"/>
                        </w:rPr>
                      </w:pPr>
                    </w:p>
                    <w:p w14:paraId="074AF9C4" w14:textId="77777777" w:rsidR="00B82D24" w:rsidRDefault="00B82D24" w:rsidP="005232F0">
                      <w:pPr>
                        <w:spacing w:before="0"/>
                        <w:ind w:left="360"/>
                        <w:jc w:val="right"/>
                        <w:rPr>
                          <w:rFonts w:cstheme="minorHAnsi"/>
                        </w:rPr>
                      </w:pPr>
                      <w:r>
                        <w:rPr>
                          <w:rFonts w:cstheme="minorHAnsi"/>
                        </w:rPr>
                        <w:t>Source: Health Canada, 2012</w:t>
                      </w:r>
                    </w:p>
                  </w:txbxContent>
                </v:textbox>
                <w10:anchorlock/>
              </v:shape>
            </w:pict>
          </mc:Fallback>
        </mc:AlternateContent>
      </w:r>
    </w:p>
    <w:p w14:paraId="75535210" w14:textId="77777777" w:rsidR="003147C7" w:rsidRPr="003F79C3" w:rsidRDefault="003147C7">
      <w:pPr>
        <w:spacing w:before="200" w:after="200" w:line="276" w:lineRule="auto"/>
        <w:rPr>
          <w:b/>
          <w:bCs/>
          <w:spacing w:val="15"/>
          <w:sz w:val="28"/>
          <w:szCs w:val="22"/>
          <w:lang w:val="en-US"/>
        </w:rPr>
      </w:pPr>
      <w:r w:rsidRPr="003F79C3">
        <w:rPr>
          <w:lang w:val="en-US"/>
        </w:rPr>
        <w:lastRenderedPageBreak/>
        <w:br w:type="page"/>
      </w:r>
    </w:p>
    <w:p w14:paraId="53B0DBA3" w14:textId="3FF7ECCE" w:rsidR="005C7371" w:rsidRPr="003F79C3" w:rsidRDefault="005C7371" w:rsidP="000D2317">
      <w:pPr>
        <w:pStyle w:val="Heading1"/>
        <w:rPr>
          <w:lang w:val="en-US"/>
        </w:rPr>
      </w:pPr>
      <w:r w:rsidRPr="003F79C3">
        <w:rPr>
          <w:lang w:val="en-US"/>
        </w:rPr>
        <w:lastRenderedPageBreak/>
        <w:t>Step 6: Examin</w:t>
      </w:r>
      <w:r w:rsidR="003147C7" w:rsidRPr="003F79C3">
        <w:rPr>
          <w:rFonts w:ascii="Calibri" w:eastAsia="MS Mincho" w:hAnsi="Calibri" w:cs="Times New Roman"/>
          <w:noProof/>
          <w:lang w:val="en-US" w:eastAsia="zh-CN"/>
        </w:rPr>
        <mc:AlternateContent>
          <mc:Choice Requires="wps">
            <w:drawing>
              <wp:anchor distT="0" distB="0" distL="114300" distR="114300" simplePos="0" relativeHeight="251760640" behindDoc="1" locked="0" layoutInCell="1" allowOverlap="1" wp14:anchorId="6F2AC9CC" wp14:editId="2A66AC97">
                <wp:simplePos x="0" y="0"/>
                <wp:positionH relativeFrom="margin">
                  <wp:posOffset>0</wp:posOffset>
                </wp:positionH>
                <wp:positionV relativeFrom="paragraph">
                  <wp:posOffset>-635</wp:posOffset>
                </wp:positionV>
                <wp:extent cx="6123940" cy="427355"/>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3940" cy="427355"/>
                        </a:xfrm>
                        <a:prstGeom prst="rect">
                          <a:avLst/>
                        </a:prstGeom>
                        <a:solidFill>
                          <a:schemeClr val="accent6">
                            <a:lumMod val="40000"/>
                            <a:lumOff val="60000"/>
                          </a:schemeClr>
                        </a:solidFill>
                        <a:ln w="38100" cap="flat" cmpd="sng" algn="ctr">
                          <a:noFill/>
                          <a:prstDash val="solid"/>
                        </a:ln>
                        <a:effectLst/>
                        <a:extLst/>
                      </wps:spPr>
                      <wps:txbx>
                        <w:txbxContent>
                          <w:p w14:paraId="152F5478"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3" o:spid="_x0000_s1092" type="#_x0000_t202" style="position:absolute;left:0;text-align:left;margin-left:0;margin-top:-.05pt;width:482.2pt;height:33.6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" fillcolor="#fbd4b4 [1305]" stroked="f" strokeweight="3pt">
                <v:path arrowok="t"/>
                <v:textbox>
                  <w:txbxContent>
                    <w:p w14:paraId="152F5478"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Pr="003F79C3">
        <w:rPr>
          <w:lang w:val="en-US"/>
        </w:rPr>
        <w:t>e the Potential Health Benefits and Co-Harms of Adaptation and Mitigation Options Implemented in Other Sectors</w:t>
      </w:r>
    </w:p>
    <w:p w14:paraId="42E6D18F" w14:textId="77777777" w:rsidR="00DF662E" w:rsidRPr="003F79C3" w:rsidRDefault="00DF662E" w:rsidP="00A35655">
      <w:pPr>
        <w:ind w:left="1710"/>
        <w:rPr>
          <w:rStyle w:val="Strong"/>
          <w:color w:val="F79646" w:themeColor="accent6"/>
          <w:lang w:val="en-US"/>
        </w:rPr>
      </w:pPr>
      <w:r w:rsidRPr="003F79C3">
        <w:rPr>
          <w:rStyle w:val="Strong"/>
          <w:color w:val="F79646" w:themeColor="accent6"/>
          <w:lang w:val="en-US"/>
        </w:rPr>
        <w:t>Step 6: Overview</w:t>
      </w:r>
    </w:p>
    <w:p w14:paraId="3D5C74BC" w14:textId="17447C5E" w:rsidR="00AC6E68" w:rsidRPr="003F79C3" w:rsidRDefault="00AC6E68" w:rsidP="00AC6E68">
      <w:pPr>
        <w:ind w:left="1710"/>
        <w:rPr>
          <w:lang w:val="en-US"/>
        </w:rPr>
      </w:pPr>
      <w:r w:rsidRPr="003F79C3">
        <w:rPr>
          <w:lang w:val="en-US"/>
        </w:rPr>
        <w:t>Policy and management decisions, including adaptation and mitigation efforts in other health determining sectors, such as water and agriculture, can have cascading impacts on health that are sometimes unintended but may be significant.  It is important that public health officials engage with other sectors to identify intentional and unintentional health consequences, and work together to minimize risks and maximize possible health gains.</w:t>
      </w:r>
    </w:p>
    <w:p w14:paraId="6B0C226D" w14:textId="77777777" w:rsidR="001C6D59" w:rsidRPr="003F79C3" w:rsidRDefault="001C6D59" w:rsidP="00A35655">
      <w:pPr>
        <w:ind w:left="1710"/>
        <w:rPr>
          <w:rStyle w:val="Strong"/>
          <w:color w:val="F79646" w:themeColor="accent6"/>
          <w:lang w:val="en-US"/>
        </w:rPr>
      </w:pPr>
      <w:r w:rsidRPr="003F79C3">
        <w:rPr>
          <w:rStyle w:val="Strong"/>
          <w:color w:val="F79646" w:themeColor="accent6"/>
          <w:lang w:val="en-US"/>
        </w:rPr>
        <w:t xml:space="preserve">Step 6a: Review Adaptation and Mitigation Options Proposed or Implemented in Other Sectors </w:t>
      </w:r>
    </w:p>
    <w:p w14:paraId="4B918DB5" w14:textId="45B47A1F" w:rsidR="001C6D59" w:rsidRPr="003F79C3" w:rsidRDefault="001C6D59" w:rsidP="00A35655">
      <w:pPr>
        <w:ind w:left="1710"/>
        <w:rPr>
          <w:lang w:val="en-US"/>
        </w:rPr>
      </w:pPr>
      <w:r w:rsidRPr="003F79C3">
        <w:rPr>
          <w:lang w:val="en-US"/>
        </w:rPr>
        <w:t xml:space="preserve">Climate change adaptation and </w:t>
      </w:r>
      <w:r w:rsidR="00F74CFC" w:rsidRPr="003F79C3">
        <w:rPr>
          <w:lang w:val="en-US"/>
        </w:rPr>
        <w:t xml:space="preserve">greenhouse gas </w:t>
      </w:r>
      <w:r w:rsidRPr="003F79C3">
        <w:rPr>
          <w:lang w:val="en-US"/>
        </w:rPr>
        <w:t>mitigation options implemented in other sectors can affect public health. Collaborative efforts to address vulnerabilities to a changing climate can promote resilience in health and other sectors simultaneously. Identify proposed and/or implemented adaptation and mitigation strategies</w:t>
      </w:r>
      <w:r w:rsidR="00AC6E68" w:rsidRPr="003F79C3">
        <w:rPr>
          <w:lang w:val="en-US"/>
        </w:rPr>
        <w:t xml:space="preserve"> and policies</w:t>
      </w:r>
      <w:r w:rsidRPr="003F79C3">
        <w:rPr>
          <w:lang w:val="en-US"/>
        </w:rPr>
        <w:t xml:space="preserve"> in other sectors that may affect health by:</w:t>
      </w:r>
    </w:p>
    <w:p w14:paraId="29F637FD" w14:textId="77777777" w:rsidR="001C6D59" w:rsidRPr="003F79C3" w:rsidRDefault="001C6D59" w:rsidP="001920A5">
      <w:pPr>
        <w:pStyle w:val="ListParagraph"/>
        <w:numPr>
          <w:ilvl w:val="0"/>
          <w:numId w:val="25"/>
        </w:numPr>
        <w:ind w:left="2070"/>
        <w:rPr>
          <w:lang w:val="en-US"/>
        </w:rPr>
      </w:pPr>
      <w:r w:rsidRPr="003F79C3">
        <w:rPr>
          <w:lang w:val="en-US"/>
        </w:rPr>
        <w:t xml:space="preserve">Engaging with other sectors </w:t>
      </w:r>
    </w:p>
    <w:p w14:paraId="65CEB994" w14:textId="77777777" w:rsidR="001C6D59" w:rsidRPr="003F79C3" w:rsidRDefault="001C6D59" w:rsidP="001920A5">
      <w:pPr>
        <w:pStyle w:val="ListParagraph"/>
        <w:numPr>
          <w:ilvl w:val="0"/>
          <w:numId w:val="25"/>
        </w:numPr>
        <w:ind w:left="2070"/>
        <w:rPr>
          <w:lang w:val="en-US"/>
        </w:rPr>
      </w:pPr>
      <w:r w:rsidRPr="003F79C3">
        <w:rPr>
          <w:lang w:val="en-US"/>
        </w:rPr>
        <w:t xml:space="preserve">Engaging with local or regional climate change programs </w:t>
      </w:r>
    </w:p>
    <w:p w14:paraId="46B24658" w14:textId="77777777" w:rsidR="001C6D59" w:rsidRPr="003F79C3" w:rsidRDefault="001C6D59" w:rsidP="001920A5">
      <w:pPr>
        <w:pStyle w:val="ListParagraph"/>
        <w:numPr>
          <w:ilvl w:val="0"/>
          <w:numId w:val="25"/>
        </w:numPr>
        <w:ind w:left="2070"/>
        <w:rPr>
          <w:lang w:val="en-US"/>
        </w:rPr>
      </w:pPr>
      <w:r w:rsidRPr="003F79C3">
        <w:rPr>
          <w:lang w:val="en-US"/>
        </w:rPr>
        <w:t xml:space="preserve">Arranging for an expert evaluation of the human health implications of policies and programs proposed or implemented in other sectors  </w:t>
      </w:r>
    </w:p>
    <w:p w14:paraId="37BDE2DC" w14:textId="1DFD92E7" w:rsidR="00AC6E68" w:rsidRPr="003F79C3" w:rsidRDefault="00AC6E68" w:rsidP="001920A5">
      <w:pPr>
        <w:pStyle w:val="ListParagraph"/>
        <w:numPr>
          <w:ilvl w:val="0"/>
          <w:numId w:val="25"/>
        </w:numPr>
        <w:ind w:left="2070"/>
        <w:rPr>
          <w:lang w:val="en-US"/>
        </w:rPr>
      </w:pPr>
      <w:r w:rsidRPr="003F79C3">
        <w:rPr>
          <w:lang w:val="en-US"/>
        </w:rPr>
        <w:t>Identify possible adjustments in these strategies that could promote health</w:t>
      </w:r>
    </w:p>
    <w:p w14:paraId="4041872B" w14:textId="317FF48C" w:rsidR="001C6D59" w:rsidRPr="003F79C3" w:rsidRDefault="003147C7" w:rsidP="00A35655">
      <w:pPr>
        <w:ind w:left="1710"/>
        <w:rPr>
          <w:lang w:val="en-US"/>
        </w:rPr>
      </w:pPr>
      <w:r w:rsidRPr="003F79C3">
        <w:rPr>
          <w:noProof/>
          <w:lang w:val="en-US" w:eastAsia="zh-CN"/>
        </w:rPr>
        <mc:AlternateContent>
          <mc:Choice Requires="wps">
            <w:drawing>
              <wp:anchor distT="0" distB="0" distL="0" distR="0" simplePos="0" relativeHeight="251693568" behindDoc="0" locked="0" layoutInCell="1" allowOverlap="1" wp14:anchorId="578C930A" wp14:editId="610A8337">
                <wp:simplePos x="0" y="0"/>
                <wp:positionH relativeFrom="margin">
                  <wp:align>left</wp:align>
                </wp:positionH>
                <wp:positionV relativeFrom="paragraph">
                  <wp:posOffset>86995</wp:posOffset>
                </wp:positionV>
                <wp:extent cx="990600" cy="1204332"/>
                <wp:effectExtent l="0" t="0" r="19050" b="1524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1204332"/>
                        </a:xfrm>
                        <a:prstGeom prst="rect">
                          <a:avLst/>
                        </a:prstGeom>
                        <a:ln w="6350" cmpd="sng">
                          <a:solidFill>
                            <a:schemeClr val="accent6"/>
                          </a:solidFill>
                        </a:ln>
                        <a:effectLst/>
                        <a:extLst/>
                      </wps:spPr>
                      <wps:style>
                        <a:lnRef idx="2">
                          <a:schemeClr val="accent4"/>
                        </a:lnRef>
                        <a:fillRef idx="1">
                          <a:schemeClr val="lt1"/>
                        </a:fillRef>
                        <a:effectRef idx="0">
                          <a:schemeClr val="accent4"/>
                        </a:effectRef>
                        <a:fontRef idx="minor">
                          <a:schemeClr val="dk1"/>
                        </a:fontRef>
                      </wps:style>
                      <wps:txbx>
                        <w:txbxContent>
                          <w:p w14:paraId="43983CFC" w14:textId="032E5C79" w:rsidR="00676979" w:rsidRPr="00D10B0C" w:rsidRDefault="00676979" w:rsidP="00F74CFC">
                            <w:pPr>
                              <w:spacing w:before="0"/>
                              <w:rPr>
                                <w:color w:val="F79646" w:themeColor="accent6"/>
                              </w:rPr>
                            </w:pPr>
                            <w:r w:rsidRPr="00D10B0C">
                              <w:rPr>
                                <w:color w:val="F79646" w:themeColor="accent6"/>
                              </w:rPr>
                              <w:t xml:space="preserve">Use Template 6A Health </w:t>
                            </w:r>
                            <w:r>
                              <w:rPr>
                                <w:color w:val="F79646" w:themeColor="accent6"/>
                              </w:rPr>
                              <w:t>Benefits and Co-Harms</w:t>
                            </w:r>
                            <w:r w:rsidRPr="00D10B0C">
                              <w:rPr>
                                <w:color w:val="F79646" w:themeColor="accent6"/>
                              </w:rPr>
                              <w:t xml:space="preserve"> of Adaptation and Mitigation Options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93" type="#_x0000_t202" style="position:absolute;left:0;text-align:left;margin-left:0;margin-top:6.85pt;width:78pt;height:94.85pt;z-index:25169356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" fillcolor="white [3201]" strokecolor="#f79646 [3209]" strokeweight=".5pt">
                <v:path arrowok="t"/>
                <v:textbox inset="1mm,1mm,1mm,1mm">
                  <w:txbxContent>
                    <w:p w14:paraId="43983CFC" w14:textId="032E5C79" w:rsidR="00676979" w:rsidRPr="00D10B0C" w:rsidRDefault="00676979" w:rsidP="00F74CFC">
                      <w:pPr>
                        <w:spacing w:before="0"/>
                        <w:rPr>
                          <w:color w:val="F79646" w:themeColor="accent6"/>
                        </w:rPr>
                      </w:pPr>
                      <w:r w:rsidRPr="00D10B0C">
                        <w:rPr>
                          <w:color w:val="F79646" w:themeColor="accent6"/>
                        </w:rPr>
                        <w:t xml:space="preserve">Use Template 6A Health </w:t>
                      </w:r>
                      <w:r>
                        <w:rPr>
                          <w:color w:val="F79646" w:themeColor="accent6"/>
                        </w:rPr>
                        <w:t>Benefits and Co-Harms</w:t>
                      </w:r>
                      <w:r w:rsidRPr="00D10B0C">
                        <w:rPr>
                          <w:color w:val="F79646" w:themeColor="accent6"/>
                        </w:rPr>
                        <w:t xml:space="preserve"> of Adaptation and Mitigation Options</w:t>
                      </w:r>
                    </w:p>
                  </w:txbxContent>
                </v:textbox>
                <w10:wrap anchorx="margin"/>
              </v:shape>
            </w:pict>
          </mc:Fallback>
        </mc:AlternateContent>
      </w:r>
      <w:r w:rsidR="001C6D59" w:rsidRPr="003F79C3">
        <w:rPr>
          <w:lang w:val="en-US"/>
        </w:rPr>
        <w:t xml:space="preserve">Health effects from adaptation and mitigation efforts in other sectors are generally unintended and can range from non-existent to highly significant.  For example, </w:t>
      </w:r>
      <w:r w:rsidR="007D06AE" w:rsidRPr="003F79C3">
        <w:rPr>
          <w:lang w:val="en-US"/>
        </w:rPr>
        <w:t>c</w:t>
      </w:r>
      <w:r w:rsidR="001C6D59" w:rsidRPr="003F79C3">
        <w:rPr>
          <w:lang w:val="en-US"/>
        </w:rPr>
        <w:t xml:space="preserve">hanges to industrial processes to reduce carbon dioxide emissions have the potential for human exposures to potentially hazardous materials depending on the technology, the chemicals or other agents involved, and how they are implemented.  </w:t>
      </w:r>
      <w:r w:rsidR="000D72AD" w:rsidRPr="003F79C3">
        <w:rPr>
          <w:lang w:val="en-US"/>
        </w:rPr>
        <w:t xml:space="preserve">Changes in water conservation practices can potentially cause resurgence of diseases or create vector breeding sites.  </w:t>
      </w:r>
      <w:r w:rsidR="00160214" w:rsidRPr="003F79C3">
        <w:rPr>
          <w:lang w:val="en-US"/>
        </w:rPr>
        <w:t xml:space="preserve">It is therefore imperative that other sectors take into </w:t>
      </w:r>
      <w:r w:rsidR="005232F0" w:rsidRPr="003F79C3">
        <w:rPr>
          <w:lang w:val="en-US"/>
        </w:rPr>
        <w:t xml:space="preserve">consideration </w:t>
      </w:r>
      <w:r w:rsidR="00160214" w:rsidRPr="003F79C3">
        <w:rPr>
          <w:lang w:val="en-US"/>
        </w:rPr>
        <w:t xml:space="preserve">potential health impacts. </w:t>
      </w:r>
    </w:p>
    <w:p w14:paraId="5B833CFC" w14:textId="77777777" w:rsidR="001C6D59" w:rsidRPr="003F79C3" w:rsidRDefault="000D72AD" w:rsidP="007527E7">
      <w:pPr>
        <w:ind w:left="1710"/>
        <w:rPr>
          <w:rStyle w:val="Strong"/>
          <w:color w:val="F79646" w:themeColor="accent6"/>
          <w:lang w:val="en-US"/>
        </w:rPr>
      </w:pPr>
      <w:r w:rsidRPr="003F79C3">
        <w:rPr>
          <w:rStyle w:val="Strong"/>
          <w:color w:val="F79646" w:themeColor="accent6"/>
          <w:lang w:val="en-US"/>
        </w:rPr>
        <w:t xml:space="preserve">Step 6b: </w:t>
      </w:r>
      <w:r w:rsidR="001C6D59" w:rsidRPr="003F79C3">
        <w:rPr>
          <w:rStyle w:val="Strong"/>
          <w:color w:val="F79646" w:themeColor="accent6"/>
          <w:lang w:val="en-US"/>
        </w:rPr>
        <w:t xml:space="preserve">Identify Synergies for Adaptation and </w:t>
      </w:r>
      <w:r w:rsidR="00DA149A" w:rsidRPr="003F79C3">
        <w:rPr>
          <w:rStyle w:val="Strong"/>
          <w:color w:val="F79646" w:themeColor="accent6"/>
          <w:lang w:val="en-US"/>
        </w:rPr>
        <w:t xml:space="preserve">Greenhouse Gas </w:t>
      </w:r>
      <w:r w:rsidR="001C6D59" w:rsidRPr="003F79C3">
        <w:rPr>
          <w:rStyle w:val="Strong"/>
          <w:color w:val="F79646" w:themeColor="accent6"/>
          <w:lang w:val="en-US"/>
        </w:rPr>
        <w:t xml:space="preserve">Mitigation Options </w:t>
      </w:r>
    </w:p>
    <w:p w14:paraId="54C78436" w14:textId="62D0F5C9" w:rsidR="007D06AE" w:rsidRPr="003F79C3" w:rsidRDefault="003147C7" w:rsidP="007527E7">
      <w:pPr>
        <w:ind w:left="1710"/>
        <w:rPr>
          <w:lang w:val="en-US"/>
        </w:rPr>
      </w:pPr>
      <w:r w:rsidRPr="003F79C3">
        <w:rPr>
          <w:noProof/>
          <w:lang w:val="en-US" w:eastAsia="zh-CN"/>
        </w:rPr>
        <mc:AlternateContent>
          <mc:Choice Requires="wps">
            <w:drawing>
              <wp:anchor distT="0" distB="0" distL="0" distR="0" simplePos="0" relativeHeight="251695616" behindDoc="0" locked="0" layoutInCell="1" allowOverlap="1" wp14:anchorId="46F1D141" wp14:editId="595DFBFA">
                <wp:simplePos x="0" y="0"/>
                <wp:positionH relativeFrom="margin">
                  <wp:align>left</wp:align>
                </wp:positionH>
                <wp:positionV relativeFrom="paragraph">
                  <wp:posOffset>664210</wp:posOffset>
                </wp:positionV>
                <wp:extent cx="990600" cy="977900"/>
                <wp:effectExtent l="0" t="0" r="19050" b="1270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977900"/>
                        </a:xfrm>
                        <a:prstGeom prst="rect">
                          <a:avLst/>
                        </a:prstGeom>
                        <a:ln w="6350" cmpd="sng">
                          <a:solidFill>
                            <a:schemeClr val="accent6"/>
                          </a:solidFill>
                        </a:ln>
                        <a:effectLst/>
                        <a:extLst/>
                      </wps:spPr>
                      <wps:style>
                        <a:lnRef idx="2">
                          <a:schemeClr val="accent4"/>
                        </a:lnRef>
                        <a:fillRef idx="1">
                          <a:schemeClr val="lt1"/>
                        </a:fillRef>
                        <a:effectRef idx="0">
                          <a:schemeClr val="accent4"/>
                        </a:effectRef>
                        <a:fontRef idx="minor">
                          <a:schemeClr val="dk1"/>
                        </a:fontRef>
                      </wps:style>
                      <wps:txbx>
                        <w:txbxContent>
                          <w:p w14:paraId="3B9CC142" w14:textId="77777777" w:rsidR="00676979" w:rsidRPr="00D10B0C" w:rsidRDefault="00676979" w:rsidP="00F74CFC">
                            <w:pPr>
                              <w:spacing w:before="0"/>
                              <w:rPr>
                                <w:color w:val="F79646" w:themeColor="accent6"/>
                              </w:rPr>
                            </w:pPr>
                            <w:r w:rsidRPr="00D10B0C">
                              <w:rPr>
                                <w:color w:val="F79646" w:themeColor="accent6"/>
                              </w:rPr>
                              <w:t>Use Template 6B Synergies for Adaptation and Mitigation Options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94" type="#_x0000_t202" style="position:absolute;left:0;text-align:left;margin-left:0;margin-top:52.3pt;width:78pt;height:77pt;z-index:2516956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" fillcolor="white [3201]" strokecolor="#f79646 [3209]" strokeweight=".5pt">
                <v:path arrowok="t"/>
                <v:textbox inset="1mm,1mm,1mm,1mm">
                  <w:txbxContent>
                    <w:p w14:paraId="3B9CC142" w14:textId="77777777" w:rsidR="00B82D24" w:rsidRPr="00D10B0C" w:rsidRDefault="00B82D24" w:rsidP="00F74CFC">
                      <w:pPr>
                        <w:spacing w:before="0"/>
                        <w:rPr>
                          <w:color w:val="F79646" w:themeColor="accent6"/>
                        </w:rPr>
                      </w:pPr>
                      <w:r w:rsidRPr="00D10B0C">
                        <w:rPr>
                          <w:color w:val="F79646" w:themeColor="accent6"/>
                        </w:rPr>
                        <w:t>Use Template 6B Synergies for Adaptation and Mitigation Options</w:t>
                      </w:r>
                    </w:p>
                  </w:txbxContent>
                </v:textbox>
                <w10:wrap anchorx="margin"/>
              </v:shape>
            </w:pict>
          </mc:Fallback>
        </mc:AlternateContent>
      </w:r>
      <w:r w:rsidR="001C6D59" w:rsidRPr="003F79C3">
        <w:rPr>
          <w:lang w:val="en-US"/>
        </w:rPr>
        <w:t xml:space="preserve">Greenhouse gas mitigation is a primary prevention health measure that is required and advocated by public health officials to reduce climate change and health risks.  </w:t>
      </w:r>
      <w:r w:rsidR="009C6E32" w:rsidRPr="003F79C3">
        <w:rPr>
          <w:lang w:val="en-US"/>
        </w:rPr>
        <w:t xml:space="preserve"> </w:t>
      </w:r>
      <w:r w:rsidR="007D06AE" w:rsidRPr="003F79C3">
        <w:rPr>
          <w:lang w:val="en-US"/>
        </w:rPr>
        <w:t>There are many examples of actions that mitigate GHG emissions and that also increase resilience to future climate-related health risks, such as, planting trees, buying local food, and installing green roofs. H</w:t>
      </w:r>
      <w:r w:rsidR="009C6E32" w:rsidRPr="003F79C3">
        <w:rPr>
          <w:lang w:val="en-US"/>
        </w:rPr>
        <w:t xml:space="preserve">ealth co-benefits can be achieved by </w:t>
      </w:r>
      <w:r w:rsidR="007D06AE" w:rsidRPr="003F79C3">
        <w:rPr>
          <w:lang w:val="en-US"/>
        </w:rPr>
        <w:t xml:space="preserve">green roofing which has multiple environmental benefits, such as cooling </w:t>
      </w:r>
      <w:ins w:id="86" w:author="PBERRY" w:date="2017-05-10T10:20:00Z">
        <w:r w:rsidR="00574647">
          <w:rPr>
            <w:lang w:val="en-US"/>
          </w:rPr>
          <w:t xml:space="preserve">indoor and ambient environments </w:t>
        </w:r>
      </w:ins>
      <w:r w:rsidR="007D06AE" w:rsidRPr="003F79C3">
        <w:rPr>
          <w:lang w:val="en-US"/>
        </w:rPr>
        <w:t xml:space="preserve">and storm water management.  As well, </w:t>
      </w:r>
      <w:r w:rsidR="00F74CFC" w:rsidRPr="003F79C3">
        <w:rPr>
          <w:lang w:val="en-US"/>
        </w:rPr>
        <w:t xml:space="preserve">pedestrian injuries and deaths and traffic accidents </w:t>
      </w:r>
      <w:r w:rsidR="007D06AE" w:rsidRPr="003F79C3">
        <w:rPr>
          <w:lang w:val="en-US"/>
        </w:rPr>
        <w:t xml:space="preserve">can be reduced </w:t>
      </w:r>
      <w:r w:rsidR="00F74CFC" w:rsidRPr="003F79C3">
        <w:rPr>
          <w:lang w:val="en-US"/>
        </w:rPr>
        <w:t>through efforts to reduce GHGs by implementation of active transportation measures</w:t>
      </w:r>
      <w:r w:rsidR="005232F0" w:rsidRPr="003F79C3">
        <w:rPr>
          <w:lang w:val="en-US"/>
        </w:rPr>
        <w:t xml:space="preserve"> (e.g., walking and bicycle paths)</w:t>
      </w:r>
      <w:r w:rsidR="00F74CFC" w:rsidRPr="003F79C3">
        <w:rPr>
          <w:lang w:val="en-US"/>
        </w:rPr>
        <w:t xml:space="preserve">. </w:t>
      </w:r>
    </w:p>
    <w:p w14:paraId="0527DE58" w14:textId="77777777" w:rsidR="001C6D59" w:rsidRPr="003F79C3" w:rsidRDefault="001C6D59" w:rsidP="007527E7">
      <w:pPr>
        <w:ind w:left="1710"/>
        <w:rPr>
          <w:lang w:val="en-US"/>
        </w:rPr>
      </w:pPr>
      <w:r w:rsidRPr="003F79C3">
        <w:rPr>
          <w:lang w:val="en-US"/>
        </w:rPr>
        <w:t>Refer to the Synergies for Adaptation and Mitigation Options template to document relevant information.</w:t>
      </w:r>
    </w:p>
    <w:p w14:paraId="65897776" w14:textId="77777777" w:rsidR="001C6D59" w:rsidRPr="003F79C3" w:rsidRDefault="001C6D59" w:rsidP="002A2938">
      <w:pPr>
        <w:rPr>
          <w:lang w:val="en-US"/>
        </w:rPr>
      </w:pPr>
    </w:p>
    <w:p w14:paraId="65B8CB1F" w14:textId="1F96043D" w:rsidR="008510EE" w:rsidRPr="003F79C3" w:rsidRDefault="003147C7" w:rsidP="002A2938">
      <w:pPr>
        <w:rPr>
          <w:lang w:val="en-US"/>
        </w:rPr>
      </w:pPr>
      <w:r w:rsidRPr="003F79C3">
        <w:rPr>
          <w:noProof/>
          <w:lang w:val="en-US" w:eastAsia="zh-CN"/>
        </w:rPr>
        <w:lastRenderedPageBreak/>
        <mc:AlternateContent>
          <mc:Choice Requires="wps">
            <w:drawing>
              <wp:inline distT="0" distB="0" distL="0" distR="0" wp14:anchorId="79A1A862" wp14:editId="58F73AC2">
                <wp:extent cx="6116320" cy="8061325"/>
                <wp:effectExtent l="13335" t="13335" r="13970" b="21590"/>
                <wp:docPr id="1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806132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7613460" w14:textId="77777777" w:rsidR="00676979" w:rsidRPr="00D10B0C" w:rsidRDefault="00676979" w:rsidP="008510EE">
                            <w:pPr>
                              <w:rPr>
                                <w:rStyle w:val="Strong"/>
                                <w:color w:val="F79646" w:themeColor="accent6"/>
                              </w:rPr>
                            </w:pPr>
                            <w:r w:rsidRPr="00D10B0C">
                              <w:rPr>
                                <w:rStyle w:val="Strong"/>
                                <w:color w:val="F79646" w:themeColor="accent6"/>
                              </w:rPr>
                              <w:t>BOX 1</w:t>
                            </w:r>
                            <w:r>
                              <w:rPr>
                                <w:rStyle w:val="Strong"/>
                                <w:color w:val="F79646" w:themeColor="accent6"/>
                              </w:rPr>
                              <w:t>2</w:t>
                            </w:r>
                            <w:r w:rsidRPr="00D10B0C">
                              <w:rPr>
                                <w:rStyle w:val="Strong"/>
                                <w:color w:val="F79646" w:themeColor="accent6"/>
                              </w:rPr>
                              <w:t>: MEASURING THE ECONOMIC COST OF CLIMATE CHANGE ON HEALTH IN THE CARIBBEAN</w:t>
                            </w:r>
                          </w:p>
                          <w:p w14:paraId="472335FE" w14:textId="77777777" w:rsidR="00676979" w:rsidRDefault="00676979" w:rsidP="00DE6A77">
                            <w:pPr>
                              <w:spacing w:before="0"/>
                              <w:jc w:val="both"/>
                              <w:rPr>
                                <w:rFonts w:cstheme="minorHAnsi"/>
                              </w:rPr>
                            </w:pPr>
                          </w:p>
                          <w:p w14:paraId="2CDB396D" w14:textId="77777777" w:rsidR="00676979" w:rsidRDefault="00676979" w:rsidP="008213AB">
                            <w:pPr>
                              <w:spacing w:before="0"/>
                              <w:jc w:val="both"/>
                              <w:rPr>
                                <w:rFonts w:cstheme="minorHAnsi"/>
                              </w:rPr>
                            </w:pPr>
                            <w:r>
                              <w:rPr>
                                <w:rFonts w:cstheme="minorHAnsi"/>
                              </w:rPr>
                              <w:t xml:space="preserve">Taking action to reduce risks to health from climate change not only benefits human well-being, but also improves a country's economy. Governments should take into account the costs associated with treatment or prevention of emerging diseases, as well as the additional costs brought about by changing disease incidences under different climate change scenarios. Such costs include the cost of human suffering, as well as the productivity losses associated with the number of cases of ill health or the number of deaths.  </w:t>
                            </w:r>
                          </w:p>
                          <w:p w14:paraId="7136D081" w14:textId="77777777" w:rsidR="00676979" w:rsidRDefault="00676979" w:rsidP="008213AB">
                            <w:pPr>
                              <w:spacing w:before="0"/>
                              <w:jc w:val="both"/>
                              <w:rPr>
                                <w:rFonts w:cstheme="minorHAnsi"/>
                              </w:rPr>
                            </w:pPr>
                          </w:p>
                          <w:p w14:paraId="5EE9D0C2" w14:textId="77777777" w:rsidR="00676979" w:rsidRDefault="00676979" w:rsidP="008213AB">
                            <w:pPr>
                              <w:spacing w:before="0"/>
                              <w:jc w:val="both"/>
                              <w:rPr>
                                <w:rFonts w:cstheme="minorHAnsi"/>
                              </w:rPr>
                            </w:pPr>
                            <w:r>
                              <w:rPr>
                                <w:rFonts w:cstheme="minorHAnsi"/>
                              </w:rPr>
                              <w:t xml:space="preserve">A thorough vulnerability and adaptation assessment should aim to quantify the direct and indirect costs associated with diseases of high priority, which would allow for the ranking of adaptation strategies according to affordability and urgency. For example, a study by the United Nations Economic Commission for Latin America and the Caribbean </w:t>
                            </w:r>
                            <w:sdt>
                              <w:sdtPr>
                                <w:rPr>
                                  <w:rFonts w:cstheme="minorHAnsi"/>
                                </w:rPr>
                                <w:id w:val="373433310"/>
                                <w:citation/>
                              </w:sdtPr>
                              <w:sdtEndPr/>
                              <w:sdtContent>
                                <w:r>
                                  <w:rPr>
                                    <w:rFonts w:cstheme="minorHAnsi"/>
                                  </w:rPr>
                                  <w:fldChar w:fldCharType="begin"/>
                                </w:r>
                                <w:r>
                                  <w:rPr>
                                    <w:rFonts w:cstheme="minorHAnsi"/>
                                    <w:lang w:val="en-US"/>
                                  </w:rPr>
                                  <w:instrText xml:space="preserve"> CITATION UNE13 \l 1033 </w:instrText>
                                </w:r>
                                <w:r>
                                  <w:rPr>
                                    <w:rFonts w:cstheme="minorHAnsi"/>
                                  </w:rPr>
                                  <w:fldChar w:fldCharType="separate"/>
                                </w:r>
                                <w:r w:rsidRPr="005A2515">
                                  <w:rPr>
                                    <w:rFonts w:cstheme="minorHAnsi"/>
                                    <w:noProof/>
                                    <w:lang w:val="en-US"/>
                                  </w:rPr>
                                  <w:t>(UNECLAC, 2013)</w:t>
                                </w:r>
                                <w:r>
                                  <w:rPr>
                                    <w:rFonts w:cstheme="minorHAnsi"/>
                                  </w:rPr>
                                  <w:fldChar w:fldCharType="end"/>
                                </w:r>
                              </w:sdtContent>
                            </w:sdt>
                            <w:r>
                              <w:rPr>
                                <w:rFonts w:cstheme="minorHAnsi"/>
                              </w:rPr>
                              <w:t xml:space="preserve"> used decadal disease forecasts to estimate treatment and prevention costs for diseases in the Caribbean. They included costs associated with treating or preventing the number of forecast cases, but not the costs of practical, technical and managerial resources that would be required to implement these measures. </w:t>
                            </w:r>
                          </w:p>
                          <w:p w14:paraId="4AFA91E5" w14:textId="77777777" w:rsidR="00676979" w:rsidRDefault="00676979" w:rsidP="008213AB">
                            <w:pPr>
                              <w:spacing w:before="0"/>
                              <w:jc w:val="both"/>
                              <w:rPr>
                                <w:rFonts w:cstheme="minorHAnsi"/>
                              </w:rPr>
                            </w:pPr>
                          </w:p>
                          <w:p w14:paraId="09BBDBDB" w14:textId="77777777" w:rsidR="00676979" w:rsidRDefault="00676979" w:rsidP="008213AB">
                            <w:pPr>
                              <w:spacing w:before="0"/>
                              <w:jc w:val="both"/>
                              <w:rPr>
                                <w:rFonts w:cstheme="minorHAnsi"/>
                              </w:rPr>
                            </w:pPr>
                            <w:r>
                              <w:rPr>
                                <w:rFonts w:cstheme="minorHAnsi"/>
                              </w:rPr>
                              <w:t xml:space="preserve">The estimated direct and indirect costs of climate change to the Caribbean health sector under A2 and B2 climate scenarios are presented in the figure below. This study offers a good example of how cost-benefit analyses can be performed in the context of climate change and health, however the authors warn that policy makers should also take into account adaptation activities taking place in other sectors that may positively or negatively impact health. </w:t>
                            </w:r>
                          </w:p>
                          <w:p w14:paraId="06EE15FC" w14:textId="77777777" w:rsidR="00676979" w:rsidRDefault="00676979" w:rsidP="008213AB">
                            <w:pPr>
                              <w:spacing w:before="0"/>
                              <w:jc w:val="both"/>
                              <w:rPr>
                                <w:rFonts w:cstheme="minorHAnsi"/>
                              </w:rPr>
                            </w:pPr>
                          </w:p>
                          <w:p w14:paraId="76CE2B93" w14:textId="77777777" w:rsidR="00676979" w:rsidRDefault="00676979" w:rsidP="008213AB">
                            <w:pPr>
                              <w:spacing w:before="0"/>
                              <w:jc w:val="both"/>
                              <w:rPr>
                                <w:rFonts w:cstheme="minorHAnsi"/>
                              </w:rPr>
                            </w:pPr>
                            <w:r w:rsidRPr="00DE6A77">
                              <w:rPr>
                                <w:rFonts w:cstheme="minorHAnsi"/>
                                <w:noProof/>
                                <w:lang w:val="en-US" w:eastAsia="zh-CN"/>
                              </w:rPr>
                              <w:drawing>
                                <wp:inline distT="0" distB="0" distL="0" distR="0" wp14:anchorId="0E6D3C41" wp14:editId="0FAD5585">
                                  <wp:extent cx="5970558" cy="3876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6572" cy="3880580"/>
                                          </a:xfrm>
                                          <a:prstGeom prst="rect">
                                            <a:avLst/>
                                          </a:prstGeom>
                                          <a:noFill/>
                                          <a:ln>
                                            <a:noFill/>
                                          </a:ln>
                                        </pic:spPr>
                                      </pic:pic>
                                    </a:graphicData>
                                  </a:graphic>
                                </wp:inline>
                              </w:drawing>
                            </w:r>
                          </w:p>
                          <w:p w14:paraId="5E6AAE19" w14:textId="77777777" w:rsidR="00676979" w:rsidRDefault="00676979" w:rsidP="008213AB">
                            <w:pPr>
                              <w:spacing w:before="0"/>
                              <w:jc w:val="both"/>
                              <w:rPr>
                                <w:rFonts w:cstheme="minorHAnsi"/>
                              </w:rPr>
                            </w:pPr>
                          </w:p>
                          <w:p w14:paraId="3DA5CD20" w14:textId="77777777" w:rsidR="00676979" w:rsidRDefault="00676979" w:rsidP="007E0FC8">
                            <w:pPr>
                              <w:spacing w:before="0"/>
                              <w:ind w:left="6480" w:firstLine="720"/>
                              <w:jc w:val="both"/>
                              <w:rPr>
                                <w:rFonts w:cstheme="minorHAnsi"/>
                              </w:rPr>
                            </w:pPr>
                            <w:r>
                              <w:rPr>
                                <w:rFonts w:cstheme="minorHAnsi"/>
                              </w:rPr>
                              <w:t xml:space="preserve">Source: UNECLAC, 2013 </w:t>
                            </w:r>
                          </w:p>
                        </w:txbxContent>
                      </wps:txbx>
                      <wps:bodyPr rot="0" vert="horz" wrap="square" lIns="91440" tIns="45720" rIns="91440" bIns="45720" anchor="ctr" anchorCtr="0" upright="1">
                        <a:noAutofit/>
                      </wps:bodyPr>
                    </wps:wsp>
                  </a:graphicData>
                </a:graphic>
              </wp:inline>
            </w:drawing>
          </mc:Choice>
          <mc:Fallback>
            <w:pict>
              <v:shape id="Text Box 26" o:spid="_x0000_s1095" type="#_x0000_t202" style="width:481.6pt;height:63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" fillcolor="white [3201]" strokecolor="#f79646 [3209]" strokeweight="2pt">
                <v:textbox>
                  <w:txbxContent>
                    <w:p w14:paraId="57613460" w14:textId="77777777" w:rsidR="00B82D24" w:rsidRPr="00D10B0C" w:rsidRDefault="00B82D24" w:rsidP="008510EE">
                      <w:pPr>
                        <w:rPr>
                          <w:rStyle w:val="Strong"/>
                          <w:color w:val="F79646" w:themeColor="accent6"/>
                        </w:rPr>
                      </w:pPr>
                      <w:r w:rsidRPr="00D10B0C">
                        <w:rPr>
                          <w:rStyle w:val="Strong"/>
                          <w:color w:val="F79646" w:themeColor="accent6"/>
                        </w:rPr>
                        <w:t>BOX 1</w:t>
                      </w:r>
                      <w:r>
                        <w:rPr>
                          <w:rStyle w:val="Strong"/>
                          <w:color w:val="F79646" w:themeColor="accent6"/>
                        </w:rPr>
                        <w:t>2</w:t>
                      </w:r>
                      <w:r w:rsidRPr="00D10B0C">
                        <w:rPr>
                          <w:rStyle w:val="Strong"/>
                          <w:color w:val="F79646" w:themeColor="accent6"/>
                        </w:rPr>
                        <w:t>: MEASURING THE ECONOMIC COST OF CLIMATE CHANGE ON HEALTH IN THE CARIBBEAN</w:t>
                      </w:r>
                    </w:p>
                    <w:p w14:paraId="472335FE" w14:textId="77777777" w:rsidR="00B82D24" w:rsidRDefault="00B82D24" w:rsidP="00DE6A77">
                      <w:pPr>
                        <w:spacing w:before="0"/>
                        <w:jc w:val="both"/>
                        <w:rPr>
                          <w:rFonts w:cstheme="minorHAnsi"/>
                        </w:rPr>
                      </w:pPr>
                    </w:p>
                    <w:p w14:paraId="2CDB396D" w14:textId="77777777" w:rsidR="00B82D24" w:rsidRDefault="00B82D24" w:rsidP="008213AB">
                      <w:pPr>
                        <w:spacing w:before="0"/>
                        <w:jc w:val="both"/>
                        <w:rPr>
                          <w:rFonts w:cstheme="minorHAnsi"/>
                        </w:rPr>
                      </w:pPr>
                      <w:r>
                        <w:rPr>
                          <w:rFonts w:cstheme="minorHAnsi"/>
                        </w:rPr>
                        <w:t xml:space="preserve">Taking action to reduce risks to health from climate change not only benefits human well-being, but also improves a country's economy. Governments should take into account the costs associated with treatment or prevention of emerging diseases, as well as the additional costs brought about by changing disease incidences under different climate change scenarios. Such costs include the cost of human suffering, as well as the productivity losses associated with the number of cases of ill health or the number of deaths.  </w:t>
                      </w:r>
                    </w:p>
                    <w:p w14:paraId="7136D081" w14:textId="77777777" w:rsidR="00B82D24" w:rsidRDefault="00B82D24" w:rsidP="008213AB">
                      <w:pPr>
                        <w:spacing w:before="0"/>
                        <w:jc w:val="both"/>
                        <w:rPr>
                          <w:rFonts w:cstheme="minorHAnsi"/>
                        </w:rPr>
                      </w:pPr>
                    </w:p>
                    <w:p w14:paraId="5EE9D0C2" w14:textId="77777777" w:rsidR="00B82D24" w:rsidRDefault="00B82D24" w:rsidP="008213AB">
                      <w:pPr>
                        <w:spacing w:before="0"/>
                        <w:jc w:val="both"/>
                        <w:rPr>
                          <w:rFonts w:cstheme="minorHAnsi"/>
                        </w:rPr>
                      </w:pPr>
                      <w:r>
                        <w:rPr>
                          <w:rFonts w:cstheme="minorHAnsi"/>
                        </w:rPr>
                        <w:t xml:space="preserve">A thorough vulnerability and adaptation assessment should aim to quantify the direct and indirect costs associated with diseases of high priority, which would allow for the ranking of adaptation strategies according to affordability and urgency. For example, a study by the United Nations Economic Commission for Latin America and the Caribbean </w:t>
                      </w:r>
                      <w:sdt>
                        <w:sdtPr>
                          <w:rPr>
                            <w:rFonts w:cstheme="minorHAnsi"/>
                          </w:rPr>
                          <w:id w:val="373433310"/>
                          <w:citation/>
                        </w:sdtPr>
                        <w:sdtContent>
                          <w:r>
                            <w:rPr>
                              <w:rFonts w:cstheme="minorHAnsi"/>
                            </w:rPr>
                            <w:fldChar w:fldCharType="begin"/>
                          </w:r>
                          <w:r>
                            <w:rPr>
                              <w:rFonts w:cstheme="minorHAnsi"/>
                              <w:lang w:val="en-US"/>
                            </w:rPr>
                            <w:instrText xml:space="preserve"> CITATION UNE13 \l 1033 </w:instrText>
                          </w:r>
                          <w:r>
                            <w:rPr>
                              <w:rFonts w:cstheme="minorHAnsi"/>
                            </w:rPr>
                            <w:fldChar w:fldCharType="separate"/>
                          </w:r>
                          <w:r w:rsidRPr="005A2515">
                            <w:rPr>
                              <w:rFonts w:cstheme="minorHAnsi"/>
                              <w:noProof/>
                              <w:lang w:val="en-US"/>
                            </w:rPr>
                            <w:t>(UNECLAC, 2013)</w:t>
                          </w:r>
                          <w:r>
                            <w:rPr>
                              <w:rFonts w:cstheme="minorHAnsi"/>
                            </w:rPr>
                            <w:fldChar w:fldCharType="end"/>
                          </w:r>
                        </w:sdtContent>
                      </w:sdt>
                      <w:r>
                        <w:rPr>
                          <w:rFonts w:cstheme="minorHAnsi"/>
                        </w:rPr>
                        <w:t xml:space="preserve"> used decadal disease forecasts to estimate treatment and prevention costs for diseases in the Caribbean. They included costs associated with treating or preventing the number of forecast cases, but not the costs of practical, technical and managerial resources that would be required to implement these measures. </w:t>
                      </w:r>
                    </w:p>
                    <w:p w14:paraId="4AFA91E5" w14:textId="77777777" w:rsidR="00B82D24" w:rsidRDefault="00B82D24" w:rsidP="008213AB">
                      <w:pPr>
                        <w:spacing w:before="0"/>
                        <w:jc w:val="both"/>
                        <w:rPr>
                          <w:rFonts w:cstheme="minorHAnsi"/>
                        </w:rPr>
                      </w:pPr>
                    </w:p>
                    <w:p w14:paraId="09BBDBDB" w14:textId="77777777" w:rsidR="00B82D24" w:rsidRDefault="00B82D24" w:rsidP="008213AB">
                      <w:pPr>
                        <w:spacing w:before="0"/>
                        <w:jc w:val="both"/>
                        <w:rPr>
                          <w:rFonts w:cstheme="minorHAnsi"/>
                        </w:rPr>
                      </w:pPr>
                      <w:r>
                        <w:rPr>
                          <w:rFonts w:cstheme="minorHAnsi"/>
                        </w:rPr>
                        <w:t xml:space="preserve">The estimated direct and indirect costs of climate change to the Caribbean health sector under A2 and B2 climate scenarios are presented in the figure below. This study offers a good example of how cost-benefit analyses can be performed in the context of climate change and health, however the authors warn that policy makers should also take into account adaptation activities taking place in other sectors that may positively or negatively impact health. </w:t>
                      </w:r>
                    </w:p>
                    <w:p w14:paraId="06EE15FC" w14:textId="77777777" w:rsidR="00B82D24" w:rsidRDefault="00B82D24" w:rsidP="008213AB">
                      <w:pPr>
                        <w:spacing w:before="0"/>
                        <w:jc w:val="both"/>
                        <w:rPr>
                          <w:rFonts w:cstheme="minorHAnsi"/>
                        </w:rPr>
                      </w:pPr>
                    </w:p>
                    <w:p w14:paraId="76CE2B93" w14:textId="77777777" w:rsidR="00B82D24" w:rsidRDefault="00B82D24" w:rsidP="008213AB">
                      <w:pPr>
                        <w:spacing w:before="0"/>
                        <w:jc w:val="both"/>
                        <w:rPr>
                          <w:rFonts w:cstheme="minorHAnsi"/>
                        </w:rPr>
                      </w:pPr>
                      <w:r w:rsidRPr="00DE6A77">
                        <w:rPr>
                          <w:rFonts w:cstheme="minorHAnsi"/>
                          <w:noProof/>
                          <w:lang w:val="en-US" w:eastAsia="en-US"/>
                        </w:rPr>
                        <w:drawing>
                          <wp:inline distT="0" distB="0" distL="0" distR="0" wp14:anchorId="0E6D3C41" wp14:editId="0FAD5585">
                            <wp:extent cx="5970558" cy="3876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6572" cy="3880580"/>
                                    </a:xfrm>
                                    <a:prstGeom prst="rect">
                                      <a:avLst/>
                                    </a:prstGeom>
                                    <a:noFill/>
                                    <a:ln>
                                      <a:noFill/>
                                    </a:ln>
                                  </pic:spPr>
                                </pic:pic>
                              </a:graphicData>
                            </a:graphic>
                          </wp:inline>
                        </w:drawing>
                      </w:r>
                    </w:p>
                    <w:p w14:paraId="5E6AAE19" w14:textId="77777777" w:rsidR="00B82D24" w:rsidRDefault="00B82D24" w:rsidP="008213AB">
                      <w:pPr>
                        <w:spacing w:before="0"/>
                        <w:jc w:val="both"/>
                        <w:rPr>
                          <w:rFonts w:cstheme="minorHAnsi"/>
                        </w:rPr>
                      </w:pPr>
                    </w:p>
                    <w:p w14:paraId="3DA5CD20" w14:textId="77777777" w:rsidR="00B82D24" w:rsidRDefault="00B82D24" w:rsidP="007E0FC8">
                      <w:pPr>
                        <w:spacing w:before="0"/>
                        <w:ind w:left="6480" w:firstLine="720"/>
                        <w:jc w:val="both"/>
                        <w:rPr>
                          <w:rFonts w:cstheme="minorHAnsi"/>
                        </w:rPr>
                      </w:pPr>
                      <w:r>
                        <w:rPr>
                          <w:rFonts w:cstheme="minorHAnsi"/>
                        </w:rPr>
                        <w:t xml:space="preserve">Source: UNECLAC, 2013 </w:t>
                      </w:r>
                    </w:p>
                  </w:txbxContent>
                </v:textbox>
                <w10:anchorlock/>
              </v:shape>
            </w:pict>
          </mc:Fallback>
        </mc:AlternateContent>
      </w:r>
    </w:p>
    <w:p w14:paraId="7D555B9E" w14:textId="77777777" w:rsidR="00183B75" w:rsidRPr="003F79C3" w:rsidRDefault="00183B75" w:rsidP="002A2938">
      <w:pPr>
        <w:rPr>
          <w:lang w:val="en-US"/>
        </w:rPr>
      </w:pPr>
    </w:p>
    <w:p w14:paraId="395059C7" w14:textId="77777777" w:rsidR="003147C7" w:rsidRPr="003F79C3" w:rsidRDefault="003147C7">
      <w:pPr>
        <w:spacing w:before="200" w:after="200" w:line="276" w:lineRule="auto"/>
        <w:rPr>
          <w:b/>
          <w:bCs/>
          <w:lang w:val="en-US"/>
        </w:rPr>
      </w:pPr>
      <w:r w:rsidRPr="003F79C3">
        <w:rPr>
          <w:lang w:val="en-US"/>
        </w:rPr>
        <w:br w:type="page"/>
      </w:r>
    </w:p>
    <w:sdt>
      <w:sdtPr>
        <w:rPr>
          <w:b w:val="0"/>
          <w:bCs w:val="0"/>
          <w:spacing w:val="0"/>
          <w:sz w:val="20"/>
          <w:szCs w:val="20"/>
          <w:lang w:val="en-US"/>
        </w:rPr>
        <w:id w:val="-752351021"/>
        <w:docPartObj>
          <w:docPartGallery w:val="Bibliographies"/>
          <w:docPartUnique/>
        </w:docPartObj>
      </w:sdtPr>
      <w:sdtEndPr/>
      <w:sdtContent>
        <w:p w14:paraId="3C607A36" w14:textId="7868B2CC" w:rsidR="00D73F96" w:rsidRPr="003F79C3" w:rsidRDefault="00D73F96" w:rsidP="000D2317">
          <w:pPr>
            <w:pStyle w:val="Heading1"/>
            <w:rPr>
              <w:lang w:val="en-US"/>
            </w:rPr>
          </w:pPr>
          <w:r w:rsidRPr="003F79C3">
            <w:rPr>
              <w:lang w:val="en-US"/>
            </w:rPr>
            <w:t>Bibliograp</w:t>
          </w:r>
          <w:r w:rsidR="003147C7" w:rsidRPr="003F79C3">
            <w:rPr>
              <w:rFonts w:ascii="Calibri" w:eastAsia="MS Mincho" w:hAnsi="Calibri" w:cs="Times New Roman"/>
              <w:noProof/>
              <w:lang w:val="en-US" w:eastAsia="zh-CN"/>
            </w:rPr>
            <mc:AlternateContent>
              <mc:Choice Requires="wps">
                <w:drawing>
                  <wp:anchor distT="0" distB="0" distL="114300" distR="114300" simplePos="0" relativeHeight="251762688" behindDoc="1" locked="0" layoutInCell="1" allowOverlap="1" wp14:anchorId="49C5B362" wp14:editId="467E5AA8">
                    <wp:simplePos x="0" y="0"/>
                    <wp:positionH relativeFrom="margin">
                      <wp:posOffset>0</wp:posOffset>
                    </wp:positionH>
                    <wp:positionV relativeFrom="paragraph">
                      <wp:posOffset>-635</wp:posOffset>
                    </wp:positionV>
                    <wp:extent cx="6124575" cy="249555"/>
                    <wp:effectExtent l="0" t="0" r="9525"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4E4252CB"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5" o:spid="_x0000_s1096" type="#_x0000_t202" style="position:absolute;left:0;text-align:left;margin-left:0;margin-top:-.05pt;width:482.25pt;height:19.6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" fillcolor="#d8d8d8 [2732]" stroked="f" strokeweight="3pt">
                    <v:path arrowok="t"/>
                    <v:textbox>
                      <w:txbxContent>
                        <w:p w14:paraId="4E4252CB"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Pr="003F79C3">
            <w:rPr>
              <w:lang w:val="en-US"/>
            </w:rPr>
            <w:t>hy</w:t>
          </w:r>
        </w:p>
        <w:sdt>
          <w:sdtPr>
            <w:rPr>
              <w:lang w:val="en-US"/>
            </w:rPr>
            <w:id w:val="111145805"/>
            <w:bibliography/>
          </w:sdtPr>
          <w:sdtEndPr/>
          <w:sdtContent>
            <w:p w14:paraId="5C3D31FF" w14:textId="77777777" w:rsidR="00D10B0C" w:rsidRPr="003F79C3" w:rsidRDefault="00D10B0C" w:rsidP="005A2515">
              <w:pPr>
                <w:pStyle w:val="Bibliography"/>
                <w:rPr>
                  <w:lang w:val="en-US"/>
                </w:rPr>
              </w:pPr>
            </w:p>
            <w:p w14:paraId="32B3EF4F" w14:textId="77777777" w:rsidR="005A2515" w:rsidRPr="003F79C3" w:rsidRDefault="00A41AB0" w:rsidP="005A2515">
              <w:pPr>
                <w:pStyle w:val="Bibliography"/>
                <w:rPr>
                  <w:sz w:val="24"/>
                  <w:szCs w:val="24"/>
                  <w:lang w:val="en-US"/>
                </w:rPr>
              </w:pPr>
              <w:r w:rsidRPr="003F79C3">
                <w:rPr>
                  <w:lang w:val="en-US"/>
                </w:rPr>
                <w:fldChar w:fldCharType="begin"/>
              </w:r>
              <w:r w:rsidR="00D73F96" w:rsidRPr="003F79C3">
                <w:rPr>
                  <w:lang w:val="en-US"/>
                </w:rPr>
                <w:instrText xml:space="preserve"> BIBLIOGRAPHY </w:instrText>
              </w:r>
              <w:r w:rsidRPr="003F79C3">
                <w:rPr>
                  <w:lang w:val="en-US"/>
                </w:rPr>
                <w:fldChar w:fldCharType="separate"/>
              </w:r>
              <w:r w:rsidR="005A2515" w:rsidRPr="003F79C3">
                <w:rPr>
                  <w:b/>
                  <w:bCs/>
                  <w:lang w:val="en-US"/>
                </w:rPr>
                <w:t>CDC</w:t>
              </w:r>
              <w:r w:rsidR="005A2515" w:rsidRPr="003F79C3">
                <w:rPr>
                  <w:lang w:val="en-US"/>
                </w:rPr>
                <w:t xml:space="preserve"> Chikungunya in the Caribbean [Online] // Center for Disease Control and Prevention. - http://wwwnc.cdc.gov/travel/notices/watch/chikungunya-caribbean.</w:t>
              </w:r>
            </w:p>
            <w:p w14:paraId="3BF08437" w14:textId="77777777" w:rsidR="005A2515" w:rsidRPr="003F79C3" w:rsidRDefault="005A2515" w:rsidP="005A2515">
              <w:pPr>
                <w:pStyle w:val="Bibliography"/>
                <w:rPr>
                  <w:lang w:val="en-US"/>
                </w:rPr>
              </w:pPr>
              <w:r w:rsidRPr="003F79C3">
                <w:rPr>
                  <w:b/>
                  <w:bCs/>
                  <w:lang w:val="en-US"/>
                </w:rPr>
                <w:t>CDEMA</w:t>
              </w:r>
              <w:r w:rsidRPr="003F79C3">
                <w:rPr>
                  <w:lang w:val="en-US"/>
                </w:rPr>
                <w:t xml:space="preserve"> Tropical Storm Erika - Situation Report No. 12 [Report]. - 28 September 2015.</w:t>
              </w:r>
            </w:p>
            <w:p w14:paraId="150CF5A5" w14:textId="77777777" w:rsidR="005A2515" w:rsidRPr="003F79C3" w:rsidRDefault="005A2515" w:rsidP="005A2515">
              <w:pPr>
                <w:pStyle w:val="Bibliography"/>
                <w:rPr>
                  <w:lang w:val="en-US"/>
                </w:rPr>
              </w:pPr>
              <w:r w:rsidRPr="003F79C3">
                <w:rPr>
                  <w:b/>
                  <w:bCs/>
                  <w:lang w:val="en-US"/>
                </w:rPr>
                <w:t>Ebi KL, Lewis ND and Corvalan C</w:t>
              </w:r>
              <w:r w:rsidRPr="003F79C3">
                <w:rPr>
                  <w:lang w:val="en-US"/>
                </w:rPr>
                <w:t xml:space="preserve"> Climate variability and change and their potential health effects in small island states: information for adaptation planning in the health sector [Journal] // Environmental Health Perspectives. - 2006. - pp. 1957-1963.</w:t>
              </w:r>
            </w:p>
            <w:p w14:paraId="2D386F3E" w14:textId="77777777" w:rsidR="005A2515" w:rsidRPr="003F79C3" w:rsidRDefault="005A2515" w:rsidP="005A2515">
              <w:pPr>
                <w:pStyle w:val="Bibliography"/>
                <w:rPr>
                  <w:lang w:val="en-US"/>
                </w:rPr>
              </w:pPr>
              <w:r w:rsidRPr="003F79C3">
                <w:rPr>
                  <w:b/>
                  <w:bCs/>
                  <w:lang w:val="en-US"/>
                </w:rPr>
                <w:t>ECDC</w:t>
              </w:r>
              <w:r w:rsidRPr="003F79C3">
                <w:rPr>
                  <w:lang w:val="en-US"/>
                </w:rPr>
                <w:t xml:space="preserve"> Rapid Risk Assessment: Chikungunya outbreak in Caribbean region [Report]. - Stockholm : ECDC, 2014.</w:t>
              </w:r>
            </w:p>
            <w:p w14:paraId="69106F1E" w14:textId="77777777" w:rsidR="005A2515" w:rsidRPr="003F79C3" w:rsidRDefault="005A2515" w:rsidP="005A2515">
              <w:pPr>
                <w:pStyle w:val="Bibliography"/>
                <w:rPr>
                  <w:lang w:val="en-US"/>
                </w:rPr>
              </w:pPr>
              <w:r w:rsidRPr="003F79C3">
                <w:rPr>
                  <w:b/>
                  <w:bCs/>
                  <w:lang w:val="en-US"/>
                </w:rPr>
                <w:t>IFRC</w:t>
              </w:r>
              <w:r w:rsidRPr="003F79C3">
                <w:rPr>
                  <w:lang w:val="en-US"/>
                </w:rPr>
                <w:t xml:space="preserve"> Operations Update No. 2 Dominica Tropical Storm Erika [Report]. - 21 January 2016.</w:t>
              </w:r>
            </w:p>
            <w:p w14:paraId="3683CAAF" w14:textId="77777777" w:rsidR="005A2515" w:rsidRPr="003F79C3" w:rsidRDefault="005A2515" w:rsidP="005A2515">
              <w:pPr>
                <w:pStyle w:val="Bibliography"/>
                <w:rPr>
                  <w:lang w:val="en-US"/>
                </w:rPr>
              </w:pPr>
              <w:r w:rsidRPr="003F79C3">
                <w:rPr>
                  <w:b/>
                  <w:bCs/>
                  <w:lang w:val="en-US"/>
                </w:rPr>
                <w:t>IPCC</w:t>
              </w:r>
              <w:r w:rsidRPr="003F79C3">
                <w:rPr>
                  <w:lang w:val="en-US"/>
                </w:rPr>
                <w:t xml:space="preserve"> IPCC Fourth Assessment Report: Climate Change [Journal]. - 2007.</w:t>
              </w:r>
            </w:p>
            <w:p w14:paraId="79036DEB" w14:textId="77777777" w:rsidR="005A2515" w:rsidRPr="003F79C3" w:rsidRDefault="005A2515" w:rsidP="005A2515">
              <w:pPr>
                <w:pStyle w:val="Bibliography"/>
                <w:rPr>
                  <w:lang w:val="en-US"/>
                </w:rPr>
              </w:pPr>
              <w:r w:rsidRPr="003F79C3">
                <w:rPr>
                  <w:b/>
                  <w:bCs/>
                  <w:lang w:val="en-US"/>
                </w:rPr>
                <w:t>IPCC</w:t>
              </w:r>
              <w:r w:rsidRPr="003F79C3">
                <w:rPr>
                  <w:lang w:val="en-US"/>
                </w:rPr>
                <w:t xml:space="preserve"> Summary for Policymakers. In: Climate Change 2014: Impacts, Adaptation, and Vulnerability [Report]. - Cambridge, UK and New York, NY USA : Cambridge University Press, 2014.</w:t>
              </w:r>
            </w:p>
            <w:p w14:paraId="139CC21E" w14:textId="77777777" w:rsidR="005A2515" w:rsidRPr="003F79C3" w:rsidRDefault="005A2515" w:rsidP="005A2515">
              <w:pPr>
                <w:pStyle w:val="Bibliography"/>
                <w:rPr>
                  <w:lang w:val="en-US"/>
                </w:rPr>
              </w:pPr>
              <w:r w:rsidRPr="003F79C3">
                <w:rPr>
                  <w:b/>
                  <w:bCs/>
                  <w:lang w:val="en-US"/>
                </w:rPr>
                <w:t>Khan K [et al.]</w:t>
              </w:r>
              <w:r w:rsidRPr="003F79C3">
                <w:rPr>
                  <w:lang w:val="en-US"/>
                </w:rPr>
                <w:t xml:space="preserve"> Assessing the Origin of and Potential for International Spread of Chikungunya Virus from the Caribbean [Report]. - [s.l.] : PLOS Current Outbreaks, 2014.</w:t>
              </w:r>
            </w:p>
            <w:p w14:paraId="7FCFA22E" w14:textId="77777777" w:rsidR="005A2515" w:rsidRPr="003F79C3" w:rsidRDefault="005A2515" w:rsidP="005A2515">
              <w:pPr>
                <w:pStyle w:val="Bibliography"/>
                <w:rPr>
                  <w:lang w:val="en-US"/>
                </w:rPr>
              </w:pPr>
              <w:r w:rsidRPr="00AA30EB">
                <w:rPr>
                  <w:b/>
                  <w:bCs/>
                  <w:lang w:val="fr-CA"/>
                </w:rPr>
                <w:t>Lau W K M [et al.]</w:t>
              </w:r>
              <w:r w:rsidRPr="00AA30EB">
                <w:rPr>
                  <w:lang w:val="fr-CA"/>
                </w:rPr>
                <w:t xml:space="preserve"> </w:t>
              </w:r>
              <w:r w:rsidRPr="003F79C3">
                <w:rPr>
                  <w:lang w:val="en-US"/>
                </w:rPr>
                <w:t>What would happen to Superstorm Sandy under the influence of a substantially warmer Atlantic Ocean? [Journal] // Geophysical Research Letters. - [s.l.] : Geophysical Research, 2016. - Vol. 43.</w:t>
              </w:r>
            </w:p>
            <w:p w14:paraId="5B8DC222" w14:textId="77777777" w:rsidR="005A2515" w:rsidRPr="003F79C3" w:rsidRDefault="005A2515" w:rsidP="005A2515">
              <w:pPr>
                <w:pStyle w:val="Bibliography"/>
                <w:rPr>
                  <w:lang w:val="en-US"/>
                </w:rPr>
              </w:pPr>
              <w:r w:rsidRPr="003F79C3">
                <w:rPr>
                  <w:b/>
                  <w:bCs/>
                  <w:lang w:val="en-US"/>
                </w:rPr>
                <w:t>Luber G and Lemery J</w:t>
              </w:r>
              <w:r w:rsidRPr="003F79C3">
                <w:rPr>
                  <w:lang w:val="en-US"/>
                </w:rPr>
                <w:t xml:space="preserve"> Global Climate Change and Human Health - From Science to Practice [Book]. - San Francisco : Jossey Bass, 2015.</w:t>
              </w:r>
            </w:p>
            <w:p w14:paraId="685D8344" w14:textId="77777777" w:rsidR="005A2515" w:rsidRPr="003F79C3" w:rsidRDefault="005A2515" w:rsidP="005A2515">
              <w:pPr>
                <w:pStyle w:val="Bibliography"/>
                <w:rPr>
                  <w:lang w:val="en-US"/>
                </w:rPr>
              </w:pPr>
              <w:r w:rsidRPr="00AA30EB">
                <w:rPr>
                  <w:b/>
                  <w:bCs/>
                  <w:lang w:val="fr-CA"/>
                </w:rPr>
                <w:t>Nurse LA [et al.]</w:t>
              </w:r>
              <w:r w:rsidRPr="00AA30EB">
                <w:rPr>
                  <w:lang w:val="fr-CA"/>
                </w:rPr>
                <w:t xml:space="preserve"> Small islands. </w:t>
              </w:r>
              <w:r w:rsidRPr="003F79C3">
                <w:rPr>
                  <w:lang w:val="en-US"/>
                </w:rPr>
                <w:t>In: Climate Change 2014: Impacts, Adaptation, and Vulnerability. Part B: Regional Aspects. [Report]. - Cambridge, UK and New York, NY USA : Cambridge University Press, 2014. - pp. 1613-1654.</w:t>
              </w:r>
            </w:p>
            <w:p w14:paraId="6681BDA3" w14:textId="77777777" w:rsidR="005A2515" w:rsidRPr="003F79C3" w:rsidRDefault="005A2515" w:rsidP="005A2515">
              <w:pPr>
                <w:pStyle w:val="Bibliography"/>
                <w:rPr>
                  <w:lang w:val="en-US"/>
                </w:rPr>
              </w:pPr>
              <w:r w:rsidRPr="003F79C3">
                <w:rPr>
                  <w:b/>
                  <w:bCs/>
                  <w:lang w:val="en-US"/>
                </w:rPr>
                <w:t>PAHO</w:t>
              </w:r>
              <w:r w:rsidRPr="003F79C3">
                <w:rPr>
                  <w:lang w:val="en-US"/>
                </w:rPr>
                <w:t xml:space="preserve"> Epidemiological Alert Chikungunya and dengue feverin the Americas [Report]. - 29 August 2014.</w:t>
              </w:r>
            </w:p>
            <w:p w14:paraId="1A5512AC" w14:textId="77777777" w:rsidR="005A2515" w:rsidRPr="003F79C3" w:rsidRDefault="005A2515" w:rsidP="005A2515">
              <w:pPr>
                <w:pStyle w:val="Bibliography"/>
                <w:rPr>
                  <w:lang w:val="en-US"/>
                </w:rPr>
              </w:pPr>
              <w:r w:rsidRPr="003F79C3">
                <w:rPr>
                  <w:b/>
                  <w:bCs/>
                  <w:lang w:val="en-US"/>
                </w:rPr>
                <w:t>PAHO</w:t>
              </w:r>
              <w:r w:rsidRPr="003F79C3">
                <w:rPr>
                  <w:lang w:val="en-US"/>
                </w:rPr>
                <w:t xml:space="preserve"> Health Response Dominica - Tropical Storm Erika - Situation Report No. 6 [Report]. - [s.l.] : PAHO/WHO, 8 September 2015.</w:t>
              </w:r>
            </w:p>
            <w:p w14:paraId="4CBA1F02" w14:textId="77777777" w:rsidR="005A2515" w:rsidRPr="003F79C3" w:rsidRDefault="005A2515" w:rsidP="005A2515">
              <w:pPr>
                <w:pStyle w:val="Bibliography"/>
                <w:rPr>
                  <w:lang w:val="en-US"/>
                </w:rPr>
              </w:pPr>
              <w:r w:rsidRPr="003F79C3">
                <w:rPr>
                  <w:b/>
                  <w:bCs/>
                  <w:lang w:val="en-US"/>
                </w:rPr>
                <w:t>Simpson MC [et al.]</w:t>
              </w:r>
              <w:r w:rsidRPr="003F79C3">
                <w:rPr>
                  <w:lang w:val="en-US"/>
                </w:rPr>
                <w:t xml:space="preserve"> CARIBSAVE Climate Change Risk Atlas (CCCRA) [Report]. - Barbados, West Indies : DFID, AusAID and The CARIBSAVE Parntership, 2012.</w:t>
              </w:r>
            </w:p>
            <w:p w14:paraId="1B44775B" w14:textId="77777777" w:rsidR="005A2515" w:rsidRPr="003F79C3" w:rsidRDefault="005A2515" w:rsidP="005A2515">
              <w:pPr>
                <w:pStyle w:val="Bibliography"/>
                <w:rPr>
                  <w:lang w:val="en-US"/>
                </w:rPr>
              </w:pPr>
              <w:r w:rsidRPr="003F79C3">
                <w:rPr>
                  <w:b/>
                  <w:bCs/>
                  <w:lang w:val="en-US"/>
                </w:rPr>
                <w:t>Solomon S [et al.]</w:t>
              </w:r>
              <w:r w:rsidRPr="003F79C3">
                <w:rPr>
                  <w:lang w:val="en-US"/>
                </w:rPr>
                <w:t xml:space="preserve"> Climate Change 2007: The Physical Science Basis Contribution of WGI to AR4 Report of the IPCC [Report]. - Cambridge, UK and New York, NY USA : Cambridge University Press, 2007. - https://www.ipcc.ch/publications_and_data/ar4/wg1/en/ch11s11-9-1.html.</w:t>
              </w:r>
            </w:p>
            <w:p w14:paraId="2CA3998E" w14:textId="77777777" w:rsidR="005A2515" w:rsidRPr="003F79C3" w:rsidRDefault="005A2515" w:rsidP="005A2515">
              <w:pPr>
                <w:pStyle w:val="Bibliography"/>
                <w:rPr>
                  <w:lang w:val="en-US"/>
                </w:rPr>
              </w:pPr>
              <w:r w:rsidRPr="003F79C3">
                <w:rPr>
                  <w:b/>
                  <w:bCs/>
                  <w:lang w:val="en-US"/>
                </w:rPr>
                <w:t>Taylor M A [et al.]</w:t>
              </w:r>
              <w:r w:rsidRPr="003F79C3">
                <w:rPr>
                  <w:lang w:val="en-US"/>
                </w:rPr>
                <w:t xml:space="preserve"> Climate Change and the Caribbean: Review and Response [Journal] // Caribbean Studies. - 2012. - 2 : Vol. 40. - pp. 169-200.</w:t>
              </w:r>
            </w:p>
            <w:p w14:paraId="1B46989B" w14:textId="77777777" w:rsidR="005A2515" w:rsidRPr="003F79C3" w:rsidRDefault="005A2515" w:rsidP="005A2515">
              <w:pPr>
                <w:pStyle w:val="Bibliography"/>
                <w:rPr>
                  <w:lang w:val="en-US"/>
                </w:rPr>
              </w:pPr>
              <w:r w:rsidRPr="003F79C3">
                <w:rPr>
                  <w:b/>
                  <w:bCs/>
                  <w:lang w:val="en-US"/>
                </w:rPr>
                <w:t>UNECLAC</w:t>
              </w:r>
              <w:r w:rsidRPr="003F79C3">
                <w:rPr>
                  <w:lang w:val="en-US"/>
                </w:rPr>
                <w:t xml:space="preserve"> An assessment of the economic and social impacts of climate change on the health sector in the Caribbean [Report]. - [s.l.] : United Nations Economic Commission for Latin America and the Caribbean, 2013.</w:t>
              </w:r>
            </w:p>
            <w:p w14:paraId="72C4A53D" w14:textId="30F21DAD" w:rsidR="000C5FE1" w:rsidRPr="003F79C3" w:rsidRDefault="000C5FE1" w:rsidP="005A2515">
              <w:pPr>
                <w:pStyle w:val="Bibliography"/>
                <w:rPr>
                  <w:b/>
                  <w:bCs/>
                  <w:lang w:val="en-US"/>
                </w:rPr>
              </w:pPr>
              <w:r w:rsidRPr="003F79C3">
                <w:rPr>
                  <w:b/>
                  <w:bCs/>
                  <w:lang w:val="en-US"/>
                </w:rPr>
                <w:t xml:space="preserve">Verret M [et al.] </w:t>
              </w:r>
              <w:r w:rsidRPr="003F79C3">
                <w:rPr>
                  <w:bCs/>
                  <w:lang w:val="en-US"/>
                </w:rPr>
                <w:t xml:space="preserve">Assessment of Climate Change and Health Vulnerability and Adaptation in Dominica [Report]. </w:t>
              </w:r>
              <w:r w:rsidR="00E7096A" w:rsidRPr="003F79C3">
                <w:rPr>
                  <w:bCs/>
                  <w:lang w:val="en-US"/>
                </w:rPr>
                <w:t xml:space="preserve">-Dominica, East Indies: </w:t>
              </w:r>
              <w:r w:rsidRPr="003F79C3">
                <w:rPr>
                  <w:bCs/>
                  <w:lang w:val="en-US"/>
                </w:rPr>
                <w:t>Government of the C</w:t>
              </w:r>
              <w:r w:rsidR="00E7096A" w:rsidRPr="003F79C3">
                <w:rPr>
                  <w:bCs/>
                  <w:lang w:val="en-US"/>
                </w:rPr>
                <w:t>ommonwealth of Dominica, 2016</w:t>
              </w:r>
              <w:r w:rsidRPr="003F79C3">
                <w:rPr>
                  <w:bCs/>
                  <w:lang w:val="en-US"/>
                </w:rPr>
                <w:t>.</w:t>
              </w:r>
            </w:p>
            <w:p w14:paraId="7E5938BD" w14:textId="77777777" w:rsidR="005A2515" w:rsidRPr="003F79C3" w:rsidRDefault="005A2515" w:rsidP="005A2515">
              <w:pPr>
                <w:pStyle w:val="Bibliography"/>
                <w:rPr>
                  <w:lang w:val="en-US"/>
                </w:rPr>
              </w:pPr>
              <w:r w:rsidRPr="003F79C3">
                <w:rPr>
                  <w:b/>
                  <w:bCs/>
                  <w:lang w:val="en-US"/>
                </w:rPr>
                <w:t>WHO</w:t>
              </w:r>
              <w:r w:rsidRPr="003F79C3">
                <w:rPr>
                  <w:lang w:val="en-US"/>
                </w:rPr>
                <w:t xml:space="preserve"> Chikungunya in the French part of the Caribbean isle of Saint Martin [Online] // Emergencies preparedness, response. - December 10, 2013. - April 20, 2016. - http://www.who.int/csr/don/2013_12_10a/en/.</w:t>
              </w:r>
            </w:p>
            <w:p w14:paraId="3FE2A0F9" w14:textId="77777777" w:rsidR="005A2515" w:rsidRPr="003F79C3" w:rsidRDefault="005A2515" w:rsidP="005A2515">
              <w:pPr>
                <w:pStyle w:val="Bibliography"/>
                <w:rPr>
                  <w:lang w:val="en-US"/>
                </w:rPr>
              </w:pPr>
              <w:r w:rsidRPr="003F79C3">
                <w:rPr>
                  <w:b/>
                  <w:bCs/>
                  <w:lang w:val="en-US"/>
                </w:rPr>
                <w:t>WHO</w:t>
              </w:r>
              <w:r w:rsidRPr="003F79C3">
                <w:rPr>
                  <w:lang w:val="en-US"/>
                </w:rPr>
                <w:t xml:space="preserve"> Protecting health from climate change: Vulnerability and adaptation assessment [Report]. - Geneva : World Health Organization, 2013.</w:t>
              </w:r>
            </w:p>
            <w:p w14:paraId="7446431A" w14:textId="77777777" w:rsidR="00BF413E" w:rsidRPr="003F79C3" w:rsidRDefault="00A41AB0" w:rsidP="005A2515">
              <w:pPr>
                <w:pStyle w:val="FreeFormA"/>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Hyperlink"/>
                  <w:rFonts w:asciiTheme="minorHAnsi" w:hAnsiTheme="minorHAnsi" w:cstheme="minorHAnsi"/>
                  <w:sz w:val="20"/>
                </w:rPr>
              </w:pPr>
              <w:r w:rsidRPr="003F79C3">
                <w:rPr>
                  <w:b/>
                  <w:bCs/>
                </w:rPr>
                <w:fldChar w:fldCharType="end"/>
              </w:r>
            </w:p>
            <w:p w14:paraId="468923B2" w14:textId="77777777" w:rsidR="00D73F96" w:rsidRPr="003F79C3" w:rsidRDefault="00662045" w:rsidP="00D73F96">
              <w:pPr>
                <w:rPr>
                  <w:lang w:val="en-US"/>
                </w:rPr>
              </w:pPr>
            </w:p>
          </w:sdtContent>
        </w:sdt>
      </w:sdtContent>
    </w:sdt>
    <w:p w14:paraId="162B4932" w14:textId="77777777" w:rsidR="00D73F96" w:rsidRPr="003F79C3" w:rsidRDefault="00D73F96" w:rsidP="005C7371">
      <w:pPr>
        <w:rPr>
          <w:lang w:val="en-US"/>
        </w:rPr>
      </w:pPr>
    </w:p>
    <w:p w14:paraId="15A3BB5D" w14:textId="77777777" w:rsidR="00A4533F" w:rsidRPr="003F79C3" w:rsidRDefault="00A4533F" w:rsidP="005C7371">
      <w:pPr>
        <w:rPr>
          <w:lang w:val="en-US"/>
        </w:rPr>
      </w:pPr>
    </w:p>
    <w:p w14:paraId="45579B1A" w14:textId="77777777" w:rsidR="00A4533F" w:rsidRPr="003F79C3" w:rsidRDefault="00A4533F" w:rsidP="005C7371">
      <w:pPr>
        <w:rPr>
          <w:lang w:val="en-US"/>
        </w:rPr>
      </w:pPr>
    </w:p>
    <w:p w14:paraId="4CE616C0" w14:textId="77777777" w:rsidR="00A4533F" w:rsidRPr="003F79C3" w:rsidRDefault="00A4533F" w:rsidP="005C7371">
      <w:pPr>
        <w:rPr>
          <w:lang w:val="en-US"/>
        </w:rPr>
        <w:sectPr w:rsidR="00A4533F" w:rsidRPr="003F79C3" w:rsidSect="0009590D">
          <w:footerReference w:type="default" r:id="rId66"/>
          <w:pgSz w:w="11900" w:h="16840" w:code="9"/>
          <w:pgMar w:top="1134" w:right="1134" w:bottom="1134" w:left="1134" w:header="708" w:footer="708" w:gutter="0"/>
          <w:cols w:space="9"/>
          <w:docGrid w:linePitch="360"/>
        </w:sectPr>
      </w:pPr>
    </w:p>
    <w:p w14:paraId="3203A994" w14:textId="48E87B63" w:rsidR="00A4533F" w:rsidRPr="003F79C3" w:rsidRDefault="00A4533F" w:rsidP="000D2317">
      <w:pPr>
        <w:pStyle w:val="Heading1"/>
        <w:rPr>
          <w:lang w:val="en-US"/>
        </w:rPr>
      </w:pPr>
      <w:r w:rsidRPr="003F79C3">
        <w:rPr>
          <w:lang w:val="en-US"/>
        </w:rPr>
        <w:lastRenderedPageBreak/>
        <w:t>ANNEX</w:t>
      </w:r>
      <w:r w:rsidR="00D95B3D" w:rsidRPr="003F79C3">
        <w:rPr>
          <w:lang w:val="en-US"/>
        </w:rPr>
        <w:t xml:space="preserve"> I</w:t>
      </w:r>
      <w:r w:rsidR="00CA4446" w:rsidRPr="003F79C3">
        <w:rPr>
          <w:lang w:val="en-US"/>
        </w:rPr>
        <w:t>: Vul</w:t>
      </w:r>
      <w:r w:rsidR="003147C7" w:rsidRPr="003F79C3">
        <w:rPr>
          <w:rFonts w:ascii="Calibri" w:eastAsia="MS Mincho" w:hAnsi="Calibri" w:cs="Times New Roman"/>
          <w:noProof/>
          <w:lang w:val="en-US" w:eastAsia="zh-CN"/>
        </w:rPr>
        <mc:AlternateContent>
          <mc:Choice Requires="wps">
            <w:drawing>
              <wp:anchor distT="0" distB="0" distL="114300" distR="114300" simplePos="0" relativeHeight="251764736" behindDoc="1" locked="0" layoutInCell="1" allowOverlap="1" wp14:anchorId="407F9323" wp14:editId="11C4E095">
                <wp:simplePos x="0" y="0"/>
                <wp:positionH relativeFrom="margin">
                  <wp:posOffset>0</wp:posOffset>
                </wp:positionH>
                <wp:positionV relativeFrom="paragraph">
                  <wp:posOffset>-635</wp:posOffset>
                </wp:positionV>
                <wp:extent cx="6124575" cy="249555"/>
                <wp:effectExtent l="0" t="0" r="9525" b="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7F5F0083"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6" o:spid="_x0000_s1097" type="#_x0000_t202" style="position:absolute;left:0;text-align:left;margin-left:0;margin-top:-.05pt;width:482.25pt;height:19.6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" fillcolor="#d8d8d8 [2732]" stroked="f" strokeweight="3pt">
                <v:path arrowok="t"/>
                <v:textbox>
                  <w:txbxContent>
                    <w:p w14:paraId="7F5F0083"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00CA4446" w:rsidRPr="003F79C3">
        <w:rPr>
          <w:lang w:val="en-US"/>
        </w:rPr>
        <w:t>nerable Populations</w:t>
      </w:r>
    </w:p>
    <w:tbl>
      <w:tblPr>
        <w:tblStyle w:val="LightList-Accent4"/>
        <w:tblpPr w:leftFromText="180" w:rightFromText="180" w:vertAnchor="page" w:horzAnchor="page" w:tblpX="1229" w:tblpY="1841"/>
        <w:tblW w:w="5000" w:type="pct"/>
        <w:tblLayout w:type="fixed"/>
        <w:tblLook w:val="04A0" w:firstRow="1" w:lastRow="0" w:firstColumn="1" w:lastColumn="0" w:noHBand="0" w:noVBand="1"/>
      </w:tblPr>
      <w:tblGrid>
        <w:gridCol w:w="1456"/>
        <w:gridCol w:w="3212"/>
        <w:gridCol w:w="5180"/>
      </w:tblGrid>
      <w:tr w:rsidR="00523034" w:rsidRPr="003F79C3" w14:paraId="38AEF1F0" w14:textId="77777777" w:rsidTr="00D10B0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8" w:space="0" w:color="auto"/>
              <w:left w:val="single" w:sz="8" w:space="0" w:color="auto"/>
              <w:bottom w:val="single" w:sz="8" w:space="0" w:color="auto"/>
              <w:right w:val="single" w:sz="8" w:space="0" w:color="auto"/>
            </w:tcBorders>
            <w:shd w:val="clear" w:color="auto" w:fill="000000" w:themeFill="text1"/>
            <w:noWrap/>
            <w:vAlign w:val="center"/>
          </w:tcPr>
          <w:p w14:paraId="518D66D6" w14:textId="77777777" w:rsidR="00523034" w:rsidRPr="003F79C3" w:rsidRDefault="00523034" w:rsidP="00523034">
            <w:pPr>
              <w:spacing w:before="0"/>
              <w:rPr>
                <w:lang w:val="en-US"/>
              </w:rPr>
            </w:pPr>
            <w:r w:rsidRPr="003F79C3">
              <w:rPr>
                <w:lang w:val="en-US"/>
              </w:rPr>
              <w:t>Populations vulnerable to the health impacts of climate change in the Caribbean</w:t>
            </w:r>
          </w:p>
        </w:tc>
      </w:tr>
      <w:tr w:rsidR="00523034" w:rsidRPr="003F79C3" w14:paraId="1EA334B5" w14:textId="77777777" w:rsidTr="00D10B0C">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vAlign w:val="center"/>
          </w:tcPr>
          <w:p w14:paraId="2A8467FE" w14:textId="77777777" w:rsidR="00523034" w:rsidRPr="003F79C3" w:rsidRDefault="00523034" w:rsidP="00523034">
            <w:pPr>
              <w:spacing w:before="0"/>
              <w:rPr>
                <w:sz w:val="18"/>
                <w:lang w:val="en-US"/>
              </w:rPr>
            </w:pPr>
            <w:r w:rsidRPr="003F79C3">
              <w:rPr>
                <w:sz w:val="18"/>
                <w:lang w:val="en-US"/>
              </w:rPr>
              <w:t>Vulnerability due to:</w:t>
            </w:r>
          </w:p>
        </w:tc>
        <w:tc>
          <w:tcPr>
            <w:tcW w:w="1631" w:type="pct"/>
            <w:tcBorders>
              <w:top w:val="single" w:sz="8" w:space="0" w:color="auto"/>
              <w:bottom w:val="single" w:sz="8" w:space="0" w:color="auto"/>
            </w:tcBorders>
            <w:noWrap/>
            <w:vAlign w:val="center"/>
          </w:tcPr>
          <w:p w14:paraId="34965304" w14:textId="77777777" w:rsidR="00523034" w:rsidRPr="003F79C3" w:rsidRDefault="00523034" w:rsidP="00523034">
            <w:pPr>
              <w:spacing w:before="0"/>
              <w:cnfStyle w:val="000000100000" w:firstRow="0" w:lastRow="0" w:firstColumn="0" w:lastColumn="0" w:oddVBand="0" w:evenVBand="0" w:oddHBand="1" w:evenHBand="0" w:firstRowFirstColumn="0" w:firstRowLastColumn="0" w:lastRowFirstColumn="0" w:lastRowLastColumn="0"/>
              <w:rPr>
                <w:b/>
                <w:sz w:val="18"/>
                <w:lang w:val="en-US"/>
              </w:rPr>
            </w:pPr>
            <w:r w:rsidRPr="003F79C3">
              <w:rPr>
                <w:b/>
                <w:sz w:val="18"/>
                <w:lang w:val="en-US"/>
              </w:rPr>
              <w:t>Vulnerable groups:</w:t>
            </w:r>
          </w:p>
        </w:tc>
        <w:tc>
          <w:tcPr>
            <w:tcW w:w="2630" w:type="pct"/>
            <w:tcBorders>
              <w:top w:val="single" w:sz="8" w:space="0" w:color="auto"/>
              <w:bottom w:val="single" w:sz="8" w:space="0" w:color="auto"/>
              <w:right w:val="single" w:sz="8" w:space="0" w:color="auto"/>
            </w:tcBorders>
            <w:vAlign w:val="center"/>
          </w:tcPr>
          <w:p w14:paraId="05FB8ED5" w14:textId="77777777" w:rsidR="00523034" w:rsidRPr="003F79C3" w:rsidRDefault="00523034" w:rsidP="00523034">
            <w:pPr>
              <w:spacing w:before="0"/>
              <w:cnfStyle w:val="000000100000" w:firstRow="0" w:lastRow="0" w:firstColumn="0" w:lastColumn="0" w:oddVBand="0" w:evenVBand="0" w:oddHBand="1" w:evenHBand="0" w:firstRowFirstColumn="0" w:firstRowLastColumn="0" w:lastRowFirstColumn="0" w:lastRowLastColumn="0"/>
              <w:rPr>
                <w:b/>
                <w:sz w:val="18"/>
                <w:lang w:val="en-US"/>
              </w:rPr>
            </w:pPr>
            <w:r w:rsidRPr="003F79C3">
              <w:rPr>
                <w:b/>
                <w:sz w:val="18"/>
                <w:lang w:val="en-US"/>
              </w:rPr>
              <w:t>Vulnerability factors (examples):</w:t>
            </w:r>
          </w:p>
        </w:tc>
      </w:tr>
      <w:tr w:rsidR="00523034" w:rsidRPr="003F79C3" w14:paraId="4470D492" w14:textId="77777777" w:rsidTr="00D10B0C">
        <w:trPr>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7629C77C" w14:textId="77777777" w:rsidR="00523034" w:rsidRPr="003F79C3" w:rsidRDefault="00523034" w:rsidP="00523034">
            <w:pPr>
              <w:spacing w:before="0"/>
              <w:rPr>
                <w:sz w:val="18"/>
                <w:lang w:val="en-US"/>
              </w:rPr>
            </w:pPr>
            <w:r w:rsidRPr="003F79C3">
              <w:rPr>
                <w:sz w:val="18"/>
                <w:lang w:val="en-US"/>
              </w:rPr>
              <w:t>Demographic factors</w:t>
            </w:r>
          </w:p>
        </w:tc>
        <w:tc>
          <w:tcPr>
            <w:tcW w:w="1631" w:type="pct"/>
            <w:tcBorders>
              <w:top w:val="single" w:sz="8" w:space="0" w:color="auto"/>
              <w:bottom w:val="single" w:sz="8" w:space="0" w:color="auto"/>
            </w:tcBorders>
            <w:noWrap/>
            <w:hideMark/>
          </w:tcPr>
          <w:p w14:paraId="3BD6E80B"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Proportion of children</w:t>
            </w:r>
          </w:p>
          <w:p w14:paraId="3E90BB8C"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Proportion of women</w:t>
            </w:r>
          </w:p>
          <w:p w14:paraId="5177C39F"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Proportion of elderly people</w:t>
            </w:r>
          </w:p>
          <w:p w14:paraId="7A989BD3"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Population density</w:t>
            </w:r>
          </w:p>
        </w:tc>
        <w:tc>
          <w:tcPr>
            <w:tcW w:w="2630" w:type="pct"/>
            <w:tcBorders>
              <w:top w:val="single" w:sz="8" w:space="0" w:color="auto"/>
              <w:bottom w:val="single" w:sz="8" w:space="0" w:color="auto"/>
              <w:right w:val="single" w:sz="8" w:space="0" w:color="auto"/>
            </w:tcBorders>
          </w:tcPr>
          <w:p w14:paraId="4B9EF187"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Children (&lt;5 years old) are disproportionately affected by foodborne diseases</w:t>
            </w:r>
          </w:p>
          <w:p w14:paraId="2BA495E5"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 xml:space="preserve">Women at increased exposure to foodborne diseases (e.g. food preparation) </w:t>
            </w:r>
          </w:p>
          <w:p w14:paraId="64174177"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Elderly are more sensitive to diseases and may suffer increased morbidity and mortality</w:t>
            </w:r>
          </w:p>
          <w:p w14:paraId="6B3752D0" w14:textId="77777777" w:rsidR="008C0E63" w:rsidRPr="003F79C3" w:rsidRDefault="008C0E63" w:rsidP="008C0E63">
            <w:pPr>
              <w:pStyle w:val="ListParagraph"/>
              <w:spacing w:before="0"/>
              <w:ind w:left="163"/>
              <w:cnfStyle w:val="000000000000" w:firstRow="0" w:lastRow="0" w:firstColumn="0" w:lastColumn="0" w:oddVBand="0" w:evenVBand="0" w:oddHBand="0" w:evenHBand="0" w:firstRowFirstColumn="0" w:firstRowLastColumn="0" w:lastRowFirstColumn="0" w:lastRowLastColumn="0"/>
              <w:rPr>
                <w:sz w:val="18"/>
                <w:lang w:val="en-US"/>
              </w:rPr>
            </w:pPr>
          </w:p>
        </w:tc>
      </w:tr>
      <w:tr w:rsidR="00523034" w:rsidRPr="003F79C3" w14:paraId="271DE50F" w14:textId="77777777" w:rsidTr="00D10B0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3797CB2B" w14:textId="77777777" w:rsidR="00523034" w:rsidRPr="003F79C3" w:rsidRDefault="00523034" w:rsidP="00523034">
            <w:pPr>
              <w:spacing w:before="0"/>
              <w:rPr>
                <w:sz w:val="18"/>
                <w:lang w:val="en-US"/>
              </w:rPr>
            </w:pPr>
            <w:r w:rsidRPr="003F79C3">
              <w:rPr>
                <w:sz w:val="18"/>
                <w:lang w:val="en-US"/>
              </w:rPr>
              <w:t>Health status</w:t>
            </w:r>
          </w:p>
        </w:tc>
        <w:tc>
          <w:tcPr>
            <w:tcW w:w="1631" w:type="pct"/>
            <w:tcBorders>
              <w:top w:val="single" w:sz="8" w:space="0" w:color="auto"/>
              <w:bottom w:val="single" w:sz="8" w:space="0" w:color="auto"/>
            </w:tcBorders>
            <w:noWrap/>
            <w:hideMark/>
          </w:tcPr>
          <w:p w14:paraId="5559FA33"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Immunocompromised populations (e.g. those who are HIV positive)</w:t>
            </w:r>
          </w:p>
          <w:p w14:paraId="77E05E9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Undernourished or malnourished populations</w:t>
            </w:r>
          </w:p>
          <w:p w14:paraId="759A1F3F"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with infectious disease burden</w:t>
            </w:r>
          </w:p>
          <w:p w14:paraId="34ADA3E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with chronic disease burden</w:t>
            </w:r>
          </w:p>
          <w:p w14:paraId="0475C40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Mentally or physically disabled people</w:t>
            </w:r>
          </w:p>
        </w:tc>
        <w:tc>
          <w:tcPr>
            <w:tcW w:w="2630" w:type="pct"/>
            <w:tcBorders>
              <w:top w:val="single" w:sz="8" w:space="0" w:color="auto"/>
              <w:bottom w:val="single" w:sz="8" w:space="0" w:color="auto"/>
              <w:right w:val="single" w:sz="8" w:space="0" w:color="auto"/>
            </w:tcBorders>
          </w:tcPr>
          <w:p w14:paraId="34EE756C"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Immunocompromised populations at higher risk of developing more severe disease leading to increased morbidity and mortality</w:t>
            </w:r>
          </w:p>
          <w:p w14:paraId="3B1B7625"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Malnourished groups more sensitive to foodborne diseases which can worsen state of malnourishment</w:t>
            </w:r>
          </w:p>
          <w:p w14:paraId="27902EF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Persons with chronic diseases may be more sensitive to extreme temperatures, or susceptible to new infections</w:t>
            </w:r>
          </w:p>
          <w:p w14:paraId="6166F5E0"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Mentally or physically disabled persons may be unable to care for themselves during extreme events and have less adaptive capacity</w:t>
            </w:r>
          </w:p>
          <w:p w14:paraId="45F37009" w14:textId="77777777" w:rsidR="008C0E63" w:rsidRPr="003F79C3" w:rsidRDefault="008C0E63" w:rsidP="008C0E63">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r>
      <w:tr w:rsidR="00523034" w:rsidRPr="003F79C3" w14:paraId="70F2C2F6" w14:textId="77777777" w:rsidTr="00D10B0C">
        <w:trPr>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40E9377B" w14:textId="77777777" w:rsidR="00523034" w:rsidRPr="003F79C3" w:rsidRDefault="00523034" w:rsidP="00523034">
            <w:pPr>
              <w:spacing w:before="0"/>
              <w:rPr>
                <w:sz w:val="18"/>
                <w:lang w:val="en-US"/>
              </w:rPr>
            </w:pPr>
            <w:r w:rsidRPr="003F79C3">
              <w:rPr>
                <w:sz w:val="18"/>
                <w:lang w:val="en-US"/>
              </w:rPr>
              <w:t>Culture or life condition</w:t>
            </w:r>
          </w:p>
        </w:tc>
        <w:tc>
          <w:tcPr>
            <w:tcW w:w="1631" w:type="pct"/>
            <w:tcBorders>
              <w:top w:val="single" w:sz="8" w:space="0" w:color="auto"/>
              <w:bottom w:val="single" w:sz="8" w:space="0" w:color="auto"/>
            </w:tcBorders>
            <w:noWrap/>
            <w:hideMark/>
          </w:tcPr>
          <w:p w14:paraId="4E024B04" w14:textId="77777777" w:rsidR="00523034" w:rsidRPr="00CC3031"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Change w:id="87" w:author="PBERRY" w:date="2017-05-10T10:24:00Z">
                  <w:rPr>
                    <w:b/>
                    <w:sz w:val="18"/>
                    <w:lang w:val="en-US"/>
                  </w:rPr>
                </w:rPrChange>
              </w:rPr>
            </w:pPr>
            <w:r w:rsidRPr="003F79C3">
              <w:rPr>
                <w:sz w:val="18"/>
                <w:lang w:val="en-US"/>
              </w:rPr>
              <w:t xml:space="preserve">Impoverished and those </w:t>
            </w:r>
            <w:r w:rsidRPr="00CC3031">
              <w:rPr>
                <w:sz w:val="18"/>
                <w:lang w:val="en-US"/>
              </w:rPr>
              <w:t>of</w:t>
            </w:r>
            <w:r w:rsidRPr="00CC3031">
              <w:rPr>
                <w:sz w:val="18"/>
                <w:lang w:val="en-US"/>
                <w:rPrChange w:id="88" w:author="PBERRY" w:date="2017-05-10T10:24:00Z">
                  <w:rPr>
                    <w:b/>
                    <w:sz w:val="18"/>
                    <w:lang w:val="en-US"/>
                  </w:rPr>
                </w:rPrChange>
              </w:rPr>
              <w:t xml:space="preserve"> low socio-economic standing</w:t>
            </w:r>
          </w:p>
          <w:p w14:paraId="4904B06B" w14:textId="77777777" w:rsidR="00523034" w:rsidRPr="00CC3031"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Change w:id="89" w:author="PBERRY" w:date="2017-05-10T10:24:00Z">
                  <w:rPr>
                    <w:b/>
                    <w:sz w:val="18"/>
                    <w:lang w:val="en-US"/>
                  </w:rPr>
                </w:rPrChange>
              </w:rPr>
            </w:pPr>
            <w:r w:rsidRPr="00CC3031">
              <w:rPr>
                <w:sz w:val="18"/>
                <w:lang w:val="en-US"/>
                <w:rPrChange w:id="90" w:author="PBERRY" w:date="2017-05-10T10:24:00Z">
                  <w:rPr>
                    <w:b/>
                    <w:sz w:val="18"/>
                    <w:lang w:val="en-US"/>
                  </w:rPr>
                </w:rPrChange>
              </w:rPr>
              <w:t>Squatters and migrants living in “Shanty Towns”</w:t>
            </w:r>
          </w:p>
          <w:p w14:paraId="53F0DC26"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Ethnic minorities and indigenous communities (e.g. Kalinago in Dominica)</w:t>
            </w:r>
          </w:p>
          <w:p w14:paraId="5A3A917E" w14:textId="6F33F4B0"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 xml:space="preserve">Subsistence farmers and </w:t>
            </w:r>
            <w:r w:rsidR="003F79C3" w:rsidRPr="003F79C3">
              <w:rPr>
                <w:sz w:val="18"/>
                <w:lang w:val="en-US"/>
              </w:rPr>
              <w:t>fisher folk</w:t>
            </w:r>
          </w:p>
          <w:p w14:paraId="13EC7A00" w14:textId="080D2523"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 xml:space="preserve">Indentured </w:t>
            </w:r>
            <w:r w:rsidR="003F79C3" w:rsidRPr="003F79C3">
              <w:rPr>
                <w:sz w:val="18"/>
                <w:lang w:val="en-US"/>
              </w:rPr>
              <w:t>laborers</w:t>
            </w:r>
          </w:p>
          <w:p w14:paraId="721102B3"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Homebound individuals</w:t>
            </w:r>
          </w:p>
        </w:tc>
        <w:tc>
          <w:tcPr>
            <w:tcW w:w="2630" w:type="pct"/>
            <w:tcBorders>
              <w:top w:val="single" w:sz="8" w:space="0" w:color="auto"/>
              <w:bottom w:val="single" w:sz="8" w:space="0" w:color="auto"/>
              <w:right w:val="single" w:sz="8" w:space="0" w:color="auto"/>
            </w:tcBorders>
          </w:tcPr>
          <w:p w14:paraId="11A18FC8"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Impoverished have limited purchasing power to access imported food; are more likely to store water incorrectly, increasing breeding sites for disease vectors, raising the risk for waterborne diseases; lack of access to improved sanitation</w:t>
            </w:r>
          </w:p>
          <w:p w14:paraId="7E159DC8"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“Shanty Town” residents living in poor housing conditions have increased exposure to vectors; diseases linked to sanitation</w:t>
            </w:r>
          </w:p>
          <w:p w14:paraId="1E52EF5B"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Ethnic minorities in the Caribbean generally have a higher poverty rate, increasing their exposure risk to climate hazards</w:t>
            </w:r>
          </w:p>
          <w:p w14:paraId="6EB52689"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Farmers may have increased risk to vector-borne diseases due to agricultural water storage practices; and their existence heavily depends on rainfall and other climatic factors</w:t>
            </w:r>
          </w:p>
          <w:p w14:paraId="3694439E" w14:textId="77777777" w:rsidR="008C0E63" w:rsidRPr="003F79C3" w:rsidRDefault="008C0E63" w:rsidP="008C0E63">
            <w:pPr>
              <w:pStyle w:val="ListParagraph"/>
              <w:spacing w:before="0"/>
              <w:ind w:left="163"/>
              <w:cnfStyle w:val="000000000000" w:firstRow="0" w:lastRow="0" w:firstColumn="0" w:lastColumn="0" w:oddVBand="0" w:evenVBand="0" w:oddHBand="0" w:evenHBand="0" w:firstRowFirstColumn="0" w:firstRowLastColumn="0" w:lastRowFirstColumn="0" w:lastRowLastColumn="0"/>
              <w:rPr>
                <w:sz w:val="18"/>
                <w:lang w:val="en-US"/>
              </w:rPr>
            </w:pPr>
          </w:p>
        </w:tc>
      </w:tr>
      <w:tr w:rsidR="00523034" w:rsidRPr="003F79C3" w14:paraId="3ED95DF3" w14:textId="77777777" w:rsidTr="00D10B0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2C2E4AE8" w14:textId="77777777" w:rsidR="00523034" w:rsidRPr="003F79C3" w:rsidRDefault="00523034" w:rsidP="00523034">
            <w:pPr>
              <w:spacing w:before="0"/>
              <w:rPr>
                <w:sz w:val="18"/>
                <w:lang w:val="en-US"/>
              </w:rPr>
            </w:pPr>
            <w:r w:rsidRPr="003F79C3">
              <w:rPr>
                <w:sz w:val="18"/>
                <w:lang w:val="en-US"/>
              </w:rPr>
              <w:t>Limited access to adequate resources and services</w:t>
            </w:r>
          </w:p>
        </w:tc>
        <w:tc>
          <w:tcPr>
            <w:tcW w:w="1631" w:type="pct"/>
            <w:tcBorders>
              <w:top w:val="single" w:sz="8" w:space="0" w:color="auto"/>
              <w:bottom w:val="single" w:sz="8" w:space="0" w:color="auto"/>
            </w:tcBorders>
            <w:noWrap/>
            <w:hideMark/>
          </w:tcPr>
          <w:p w14:paraId="06FC83B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Unplanned urban housing</w:t>
            </w:r>
          </w:p>
          <w:p w14:paraId="2055F0B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Flood risk zones</w:t>
            </w:r>
          </w:p>
          <w:p w14:paraId="1C00E2F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Drought risk zones</w:t>
            </w:r>
          </w:p>
          <w:p w14:paraId="690FFDF0" w14:textId="72046CF2"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 xml:space="preserve">Coastal storm and </w:t>
            </w:r>
            <w:r w:rsidR="00D2115B" w:rsidRPr="003F79C3">
              <w:rPr>
                <w:sz w:val="18"/>
                <w:lang w:val="en-US"/>
              </w:rPr>
              <w:t>hurricane</w:t>
            </w:r>
            <w:r w:rsidRPr="003F79C3">
              <w:rPr>
                <w:sz w:val="18"/>
                <w:lang w:val="en-US"/>
              </w:rPr>
              <w:t xml:space="preserve"> risk zones</w:t>
            </w:r>
          </w:p>
          <w:p w14:paraId="258DC2B8"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Water-stressed zones</w:t>
            </w:r>
          </w:p>
          <w:p w14:paraId="4A73E136"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Food-insecure zones</w:t>
            </w:r>
          </w:p>
          <w:p w14:paraId="5A93C2B0"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Urban, remote, rural areas</w:t>
            </w:r>
          </w:p>
          <w:p w14:paraId="71A0AD41" w14:textId="77777777" w:rsidR="008C0E63" w:rsidRPr="003F79C3" w:rsidRDefault="008C0E63" w:rsidP="008C0E63">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c>
          <w:tcPr>
            <w:tcW w:w="2630" w:type="pct"/>
            <w:tcBorders>
              <w:top w:val="single" w:sz="8" w:space="0" w:color="auto"/>
              <w:bottom w:val="single" w:sz="8" w:space="0" w:color="auto"/>
              <w:right w:val="single" w:sz="8" w:space="0" w:color="auto"/>
            </w:tcBorders>
          </w:tcPr>
          <w:p w14:paraId="3C239637"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living in urban areas that are unplanned may be more at risk of property loss due to hurricanes; exposed during heat waves</w:t>
            </w:r>
          </w:p>
          <w:p w14:paraId="3C46A2B5"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Populations living in natural hazard risk zones are more likely to suffer direct injury or suffer property loss and damages</w:t>
            </w:r>
          </w:p>
          <w:p w14:paraId="7CDCD4B7" w14:textId="77777777" w:rsidR="00523034" w:rsidRPr="003F79C3" w:rsidRDefault="00523034" w:rsidP="00523034">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r>
      <w:tr w:rsidR="00523034" w:rsidRPr="003F79C3" w14:paraId="3DF21844" w14:textId="77777777" w:rsidTr="00D10B0C">
        <w:trPr>
          <w:trHeight w:val="300"/>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33F61BA7" w14:textId="77777777" w:rsidR="00523034" w:rsidRPr="003F79C3" w:rsidRDefault="00523034" w:rsidP="00523034">
            <w:pPr>
              <w:spacing w:before="0"/>
              <w:rPr>
                <w:sz w:val="18"/>
                <w:lang w:val="en-US"/>
              </w:rPr>
            </w:pPr>
            <w:r w:rsidRPr="003F79C3">
              <w:rPr>
                <w:sz w:val="18"/>
                <w:lang w:val="en-US"/>
              </w:rPr>
              <w:t>Limited access to adequate</w:t>
            </w:r>
          </w:p>
        </w:tc>
        <w:tc>
          <w:tcPr>
            <w:tcW w:w="1631" w:type="pct"/>
            <w:tcBorders>
              <w:top w:val="single" w:sz="8" w:space="0" w:color="auto"/>
              <w:bottom w:val="single" w:sz="8" w:space="0" w:color="auto"/>
            </w:tcBorders>
            <w:noWrap/>
            <w:hideMark/>
          </w:tcPr>
          <w:p w14:paraId="038FB07C"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Health care</w:t>
            </w:r>
          </w:p>
          <w:p w14:paraId="3A723E38"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Potable water</w:t>
            </w:r>
          </w:p>
          <w:p w14:paraId="4BC9B486"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Sanitation</w:t>
            </w:r>
          </w:p>
          <w:p w14:paraId="141F4BC7"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Education</w:t>
            </w:r>
          </w:p>
          <w:p w14:paraId="0FAAD5A1"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Shelter</w:t>
            </w:r>
          </w:p>
          <w:p w14:paraId="27D24E24"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Economic opportunities</w:t>
            </w:r>
          </w:p>
        </w:tc>
        <w:tc>
          <w:tcPr>
            <w:tcW w:w="2630" w:type="pct"/>
            <w:tcBorders>
              <w:top w:val="single" w:sz="8" w:space="0" w:color="auto"/>
              <w:bottom w:val="single" w:sz="8" w:space="0" w:color="auto"/>
              <w:right w:val="single" w:sz="8" w:space="0" w:color="auto"/>
            </w:tcBorders>
          </w:tcPr>
          <w:p w14:paraId="4A0C8DF3"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Limited access to healthcare can exacerbate existing disease burdens; climate related health hazards may put increased stress on weakened health systems</w:t>
            </w:r>
          </w:p>
          <w:p w14:paraId="5EAE7912"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Limited access to clean water and sanitation can increase the risk of waterborne diseases</w:t>
            </w:r>
          </w:p>
          <w:p w14:paraId="6667808D"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Persons living in inadequate shelter are directly exposed to climate hazards and have decreased adaptive capacity</w:t>
            </w:r>
          </w:p>
          <w:p w14:paraId="2BBB9956" w14:textId="77777777" w:rsidR="00523034" w:rsidRPr="003F79C3" w:rsidRDefault="00523034" w:rsidP="001920A5">
            <w:pPr>
              <w:pStyle w:val="ListParagraph"/>
              <w:numPr>
                <w:ilvl w:val="0"/>
                <w:numId w:val="28"/>
              </w:numPr>
              <w:spacing w:before="0"/>
              <w:ind w:left="163" w:hanging="163"/>
              <w:cnfStyle w:val="000000000000" w:firstRow="0" w:lastRow="0" w:firstColumn="0" w:lastColumn="0" w:oddVBand="0" w:evenVBand="0" w:oddHBand="0" w:evenHBand="0" w:firstRowFirstColumn="0" w:firstRowLastColumn="0" w:lastRowFirstColumn="0" w:lastRowLastColumn="0"/>
              <w:rPr>
                <w:sz w:val="18"/>
                <w:lang w:val="en-US"/>
              </w:rPr>
            </w:pPr>
            <w:r w:rsidRPr="003F79C3">
              <w:rPr>
                <w:sz w:val="18"/>
                <w:lang w:val="en-US"/>
              </w:rPr>
              <w:t>Uneducated individuals may have decreased awareness of health protection measures (in the context of climate change)</w:t>
            </w:r>
          </w:p>
          <w:p w14:paraId="56F6323C" w14:textId="77777777" w:rsidR="008C0E63" w:rsidRPr="003F79C3" w:rsidRDefault="008C0E63" w:rsidP="008C0E63">
            <w:pPr>
              <w:pStyle w:val="ListParagraph"/>
              <w:spacing w:before="0"/>
              <w:ind w:left="163"/>
              <w:cnfStyle w:val="000000000000" w:firstRow="0" w:lastRow="0" w:firstColumn="0" w:lastColumn="0" w:oddVBand="0" w:evenVBand="0" w:oddHBand="0" w:evenHBand="0" w:firstRowFirstColumn="0" w:firstRowLastColumn="0" w:lastRowFirstColumn="0" w:lastRowLastColumn="0"/>
              <w:rPr>
                <w:sz w:val="18"/>
                <w:lang w:val="en-US"/>
              </w:rPr>
            </w:pPr>
          </w:p>
        </w:tc>
      </w:tr>
      <w:tr w:rsidR="00523034" w:rsidRPr="003F79C3" w14:paraId="096EF836" w14:textId="77777777" w:rsidTr="00D10B0C">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739" w:type="pct"/>
            <w:tcBorders>
              <w:top w:val="single" w:sz="8" w:space="0" w:color="auto"/>
              <w:left w:val="single" w:sz="8" w:space="0" w:color="auto"/>
              <w:bottom w:val="single" w:sz="8" w:space="0" w:color="auto"/>
            </w:tcBorders>
            <w:noWrap/>
            <w:hideMark/>
          </w:tcPr>
          <w:p w14:paraId="0B99B4D5" w14:textId="77777777" w:rsidR="00523034" w:rsidRPr="003F79C3" w:rsidRDefault="00523034" w:rsidP="00523034">
            <w:pPr>
              <w:spacing w:before="0"/>
              <w:rPr>
                <w:sz w:val="18"/>
                <w:lang w:val="en-US"/>
              </w:rPr>
            </w:pPr>
            <w:r w:rsidRPr="003F79C3">
              <w:rPr>
                <w:sz w:val="18"/>
                <w:lang w:val="en-US"/>
              </w:rPr>
              <w:t>Sociopolitical conditions</w:t>
            </w:r>
          </w:p>
        </w:tc>
        <w:tc>
          <w:tcPr>
            <w:tcW w:w="1631" w:type="pct"/>
            <w:tcBorders>
              <w:top w:val="single" w:sz="8" w:space="0" w:color="auto"/>
              <w:bottom w:val="single" w:sz="8" w:space="0" w:color="auto"/>
            </w:tcBorders>
            <w:noWrap/>
            <w:hideMark/>
          </w:tcPr>
          <w:p w14:paraId="22BB17D6"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Political stability</w:t>
            </w:r>
          </w:p>
          <w:p w14:paraId="7E8E3904"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Existence of complex emergencies or conflict</w:t>
            </w:r>
          </w:p>
          <w:p w14:paraId="312E4B36"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Freedom of speech and information</w:t>
            </w:r>
          </w:p>
          <w:p w14:paraId="58081ABA"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Types of civil rights and civil society</w:t>
            </w:r>
          </w:p>
        </w:tc>
        <w:tc>
          <w:tcPr>
            <w:tcW w:w="2630" w:type="pct"/>
            <w:tcBorders>
              <w:top w:val="single" w:sz="8" w:space="0" w:color="auto"/>
              <w:bottom w:val="single" w:sz="8" w:space="0" w:color="auto"/>
              <w:right w:val="single" w:sz="8" w:space="0" w:color="auto"/>
            </w:tcBorders>
          </w:tcPr>
          <w:p w14:paraId="49F62FAE"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Sociopolitical conditions may hamper preparedness measures for populations to protect themselves from climate related health hazards</w:t>
            </w:r>
          </w:p>
          <w:p w14:paraId="04900573" w14:textId="77777777" w:rsidR="00523034" w:rsidRPr="003F79C3" w:rsidRDefault="00523034" w:rsidP="001920A5">
            <w:pPr>
              <w:pStyle w:val="ListParagraph"/>
              <w:numPr>
                <w:ilvl w:val="0"/>
                <w:numId w:val="28"/>
              </w:numPr>
              <w:spacing w:before="0"/>
              <w:ind w:left="163" w:hanging="163"/>
              <w:cnfStyle w:val="000000100000" w:firstRow="0" w:lastRow="0" w:firstColumn="0" w:lastColumn="0" w:oddVBand="0" w:evenVBand="0" w:oddHBand="1" w:evenHBand="0" w:firstRowFirstColumn="0" w:firstRowLastColumn="0" w:lastRowFirstColumn="0" w:lastRowLastColumn="0"/>
              <w:rPr>
                <w:sz w:val="18"/>
                <w:lang w:val="en-US"/>
              </w:rPr>
            </w:pPr>
            <w:r w:rsidRPr="003F79C3">
              <w:rPr>
                <w:sz w:val="18"/>
                <w:lang w:val="en-US"/>
              </w:rPr>
              <w:t>Conflict may result in decreased food security, increased poverty, infrastructure loss</w:t>
            </w:r>
          </w:p>
          <w:p w14:paraId="242DBB16" w14:textId="77777777" w:rsidR="008C0E63" w:rsidRPr="003F79C3" w:rsidRDefault="008C0E63" w:rsidP="008C0E63">
            <w:pPr>
              <w:pStyle w:val="ListParagraph"/>
              <w:spacing w:before="0"/>
              <w:ind w:left="163"/>
              <w:cnfStyle w:val="000000100000" w:firstRow="0" w:lastRow="0" w:firstColumn="0" w:lastColumn="0" w:oddVBand="0" w:evenVBand="0" w:oddHBand="1" w:evenHBand="0" w:firstRowFirstColumn="0" w:firstRowLastColumn="0" w:lastRowFirstColumn="0" w:lastRowLastColumn="0"/>
              <w:rPr>
                <w:sz w:val="18"/>
                <w:lang w:val="en-US"/>
              </w:rPr>
            </w:pPr>
          </w:p>
        </w:tc>
      </w:tr>
    </w:tbl>
    <w:p w14:paraId="0134F275" w14:textId="7C979AC9" w:rsidR="00A4533F" w:rsidRPr="003F79C3" w:rsidRDefault="00523034" w:rsidP="00A4533F">
      <w:pPr>
        <w:spacing w:before="200" w:after="200" w:line="276" w:lineRule="auto"/>
        <w:rPr>
          <w:i/>
          <w:lang w:val="en-US"/>
        </w:rPr>
      </w:pPr>
      <w:r w:rsidRPr="003F79C3">
        <w:rPr>
          <w:i/>
          <w:lang w:val="en-US"/>
        </w:rPr>
        <w:t>Table adapted from WHO, 2013 and Verret et al.,</w:t>
      </w:r>
      <w:r w:rsidR="009961E7" w:rsidRPr="003F79C3">
        <w:rPr>
          <w:i/>
          <w:lang w:val="en-US"/>
        </w:rPr>
        <w:t xml:space="preserve"> 2016</w:t>
      </w:r>
    </w:p>
    <w:p w14:paraId="674626E0" w14:textId="77777777" w:rsidR="00A4533F" w:rsidRPr="003F79C3" w:rsidRDefault="00A4533F" w:rsidP="00A4533F">
      <w:pPr>
        <w:rPr>
          <w:lang w:val="en-US"/>
        </w:rPr>
      </w:pPr>
    </w:p>
    <w:p w14:paraId="094E5E4F" w14:textId="77777777" w:rsidR="00D46DC0" w:rsidRPr="003F79C3" w:rsidRDefault="00D46DC0" w:rsidP="00A4533F">
      <w:pPr>
        <w:rPr>
          <w:lang w:val="en-US"/>
        </w:rPr>
      </w:pPr>
    </w:p>
    <w:p w14:paraId="1E84B01A" w14:textId="6A284FCD" w:rsidR="00D95B3D" w:rsidRPr="003F79C3" w:rsidRDefault="00D95B3D" w:rsidP="000D2317">
      <w:pPr>
        <w:pStyle w:val="Heading1"/>
        <w:rPr>
          <w:lang w:val="en-US"/>
        </w:rPr>
      </w:pPr>
      <w:r w:rsidRPr="003F79C3">
        <w:rPr>
          <w:lang w:val="en-US"/>
        </w:rPr>
        <w:t>ANNEX II</w:t>
      </w:r>
      <w:r w:rsidR="00CA4446" w:rsidRPr="003F79C3">
        <w:rPr>
          <w:lang w:val="en-US"/>
        </w:rPr>
        <w:t xml:space="preserve">: </w:t>
      </w:r>
      <w:ins w:id="91" w:author="Peter Berry" w:date="2017-05-08T13:29:00Z">
        <w:r w:rsidR="00AA30EB">
          <w:rPr>
            <w:lang w:val="en-US"/>
          </w:rPr>
          <w:t xml:space="preserve">Assessment </w:t>
        </w:r>
      </w:ins>
      <w:r w:rsidR="00CA4446" w:rsidRPr="003F79C3">
        <w:rPr>
          <w:lang w:val="en-US"/>
        </w:rPr>
        <w:t>Lim</w:t>
      </w:r>
      <w:r w:rsidR="003147C7" w:rsidRPr="003F79C3">
        <w:rPr>
          <w:rFonts w:ascii="Calibri" w:eastAsia="MS Mincho" w:hAnsi="Calibri" w:cs="Times New Roman"/>
          <w:noProof/>
          <w:lang w:val="en-US" w:eastAsia="zh-CN"/>
        </w:rPr>
        <mc:AlternateContent>
          <mc:Choice Requires="wps">
            <w:drawing>
              <wp:anchor distT="0" distB="0" distL="114300" distR="114300" simplePos="0" relativeHeight="251766784" behindDoc="1" locked="0" layoutInCell="1" allowOverlap="1" wp14:anchorId="793C8C10" wp14:editId="6169F3CA">
                <wp:simplePos x="0" y="0"/>
                <wp:positionH relativeFrom="margin">
                  <wp:posOffset>0</wp:posOffset>
                </wp:positionH>
                <wp:positionV relativeFrom="paragraph">
                  <wp:posOffset>-635</wp:posOffset>
                </wp:positionV>
                <wp:extent cx="6124575" cy="249555"/>
                <wp:effectExtent l="0" t="0" r="9525" b="0"/>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6FCDF9BC"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7" o:spid="_x0000_s1098" type="#_x0000_t202" style="position:absolute;left:0;text-align:left;margin-left:0;margin-top:-.05pt;width:482.25pt;height:19.6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" fillcolor="#d8d8d8 [2732]" stroked="f" strokeweight="3pt">
                <v:path arrowok="t"/>
                <v:textbox>
                  <w:txbxContent>
                    <w:p w14:paraId="6FCDF9BC"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00CA4446" w:rsidRPr="003F79C3">
        <w:rPr>
          <w:lang w:val="en-US"/>
        </w:rPr>
        <w:t>itations &amp; Solutions</w:t>
      </w:r>
    </w:p>
    <w:p w14:paraId="6364A026" w14:textId="77777777" w:rsidR="009F6719" w:rsidRPr="003F79C3" w:rsidRDefault="009F6719" w:rsidP="009F6719">
      <w:pPr>
        <w:spacing w:before="0"/>
        <w:jc w:val="center"/>
        <w:rPr>
          <w:b/>
          <w:lang w:val="en-US"/>
        </w:rPr>
      </w:pPr>
    </w:p>
    <w:p w14:paraId="2660AF51" w14:textId="77777777" w:rsidR="00D95B3D" w:rsidRPr="003F79C3" w:rsidRDefault="009F6719" w:rsidP="009F6719">
      <w:pPr>
        <w:spacing w:before="0"/>
        <w:jc w:val="center"/>
        <w:rPr>
          <w:b/>
          <w:lang w:val="en-US"/>
        </w:rPr>
      </w:pPr>
      <w:r w:rsidRPr="003F79C3">
        <w:rPr>
          <w:b/>
          <w:lang w:val="en-US"/>
        </w:rPr>
        <w:t>Common challenges and possible solutions in conducting an assessment – experiences from Dominica</w:t>
      </w:r>
    </w:p>
    <w:p w14:paraId="66328446" w14:textId="77777777" w:rsidR="009F6719" w:rsidRPr="003F79C3" w:rsidRDefault="009F6719" w:rsidP="009F6719">
      <w:pPr>
        <w:spacing w:before="0"/>
        <w:jc w:val="center"/>
        <w:rPr>
          <w:b/>
          <w:lang w:val="en-US"/>
        </w:rPr>
      </w:pPr>
    </w:p>
    <w:tbl>
      <w:tblPr>
        <w:tblStyle w:val="LightList-Accent4"/>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848"/>
      </w:tblGrid>
      <w:tr w:rsidR="00D95B3D" w:rsidRPr="003F79C3" w14:paraId="72C3D7C1" w14:textId="77777777" w:rsidTr="00D10B0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000" w:type="pct"/>
            <w:shd w:val="clear" w:color="auto" w:fill="000000" w:themeFill="text1"/>
            <w:vAlign w:val="center"/>
          </w:tcPr>
          <w:p w14:paraId="3B096711" w14:textId="77777777" w:rsidR="00D95B3D" w:rsidRPr="003F79C3" w:rsidRDefault="00D95B3D" w:rsidP="004B6285">
            <w:pPr>
              <w:spacing w:before="0"/>
              <w:jc w:val="center"/>
              <w:rPr>
                <w:lang w:val="en-US"/>
              </w:rPr>
            </w:pPr>
            <w:r w:rsidRPr="003F79C3">
              <w:rPr>
                <w:lang w:val="en-US"/>
              </w:rPr>
              <w:t>Limitations</w:t>
            </w:r>
          </w:p>
        </w:tc>
      </w:tr>
      <w:tr w:rsidR="00D95B3D" w:rsidRPr="003F79C3" w14:paraId="2E6BA2EE" w14:textId="77777777" w:rsidTr="00D10B0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5E390C7C" w14:textId="77777777" w:rsidR="00D95B3D" w:rsidRPr="003F79C3" w:rsidRDefault="009F6719" w:rsidP="0065446C">
            <w:pPr>
              <w:spacing w:before="0"/>
              <w:ind w:left="360"/>
              <w:rPr>
                <w:b w:val="0"/>
                <w:lang w:val="en-US"/>
              </w:rPr>
            </w:pPr>
            <w:r w:rsidRPr="003F79C3">
              <w:rPr>
                <w:b w:val="0"/>
                <w:lang w:val="en-US"/>
              </w:rPr>
              <w:t xml:space="preserve">Resources may be limited to model all priority health areas, even though data may be available. </w:t>
            </w:r>
          </w:p>
          <w:p w14:paraId="4DA0D72C" w14:textId="77777777" w:rsidR="009F6719" w:rsidRPr="003F79C3" w:rsidRDefault="009F6719" w:rsidP="0065446C">
            <w:pPr>
              <w:spacing w:before="0"/>
              <w:ind w:left="360"/>
              <w:rPr>
                <w:lang w:val="en-US"/>
              </w:rPr>
            </w:pPr>
            <w:r w:rsidRPr="003F79C3">
              <w:rPr>
                <w:lang w:val="en-US"/>
              </w:rPr>
              <w:t>Solution: budget in modeling consultant during project design</w:t>
            </w:r>
          </w:p>
        </w:tc>
      </w:tr>
      <w:tr w:rsidR="00D95B3D" w:rsidRPr="003F79C3" w14:paraId="07253F8B" w14:textId="77777777" w:rsidTr="00D10B0C">
        <w:trPr>
          <w:trHeight w:val="889"/>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7256462C" w14:textId="77777777" w:rsidR="009F6719" w:rsidRPr="003F79C3" w:rsidRDefault="00D95B3D" w:rsidP="0065446C">
            <w:pPr>
              <w:spacing w:before="0"/>
              <w:ind w:left="360"/>
              <w:rPr>
                <w:b w:val="0"/>
                <w:lang w:val="en-US"/>
              </w:rPr>
            </w:pPr>
            <w:r w:rsidRPr="003F79C3">
              <w:rPr>
                <w:b w:val="0"/>
                <w:lang w:val="en-US"/>
              </w:rPr>
              <w:t>Poor response rate for adaptive capacity survey and risk matrix exercise</w:t>
            </w:r>
          </w:p>
          <w:p w14:paraId="72CEEB49" w14:textId="77777777" w:rsidR="00D95B3D" w:rsidRPr="003F79C3" w:rsidRDefault="009F6719" w:rsidP="0065446C">
            <w:pPr>
              <w:spacing w:before="0"/>
              <w:ind w:left="360"/>
              <w:rPr>
                <w:lang w:val="en-US"/>
              </w:rPr>
            </w:pPr>
            <w:r w:rsidRPr="003F79C3">
              <w:rPr>
                <w:lang w:val="en-US"/>
              </w:rPr>
              <w:t>Solution: send</w:t>
            </w:r>
            <w:r w:rsidR="00D95B3D" w:rsidRPr="003F79C3">
              <w:rPr>
                <w:lang w:val="en-US"/>
              </w:rPr>
              <w:t xml:space="preserve"> these electronically before being </w:t>
            </w:r>
            <w:r w:rsidRPr="003F79C3">
              <w:rPr>
                <w:lang w:val="en-US"/>
              </w:rPr>
              <w:t>in-country, and then administer</w:t>
            </w:r>
            <w:r w:rsidR="00D95B3D" w:rsidRPr="003F79C3">
              <w:rPr>
                <w:lang w:val="en-US"/>
              </w:rPr>
              <w:t xml:space="preserve"> them in person until de</w:t>
            </w:r>
            <w:r w:rsidRPr="003F79C3">
              <w:rPr>
                <w:lang w:val="en-US"/>
              </w:rPr>
              <w:t>sired sample sizes are reached</w:t>
            </w:r>
          </w:p>
        </w:tc>
      </w:tr>
      <w:tr w:rsidR="00D95B3D" w:rsidRPr="003F79C3" w14:paraId="278E104F" w14:textId="77777777" w:rsidTr="00D10B0C">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3B0359E4" w14:textId="77777777" w:rsidR="0065446C" w:rsidRPr="003F79C3" w:rsidRDefault="00D95B3D" w:rsidP="0065446C">
            <w:pPr>
              <w:spacing w:before="0"/>
              <w:ind w:left="360"/>
              <w:rPr>
                <w:lang w:val="en-US"/>
              </w:rPr>
            </w:pPr>
            <w:r w:rsidRPr="003F79C3">
              <w:rPr>
                <w:b w:val="0"/>
                <w:lang w:val="en-US"/>
              </w:rPr>
              <w:t xml:space="preserve">Adaptation options </w:t>
            </w:r>
            <w:r w:rsidR="0065446C" w:rsidRPr="003F79C3">
              <w:rPr>
                <w:b w:val="0"/>
                <w:lang w:val="en-US"/>
              </w:rPr>
              <w:t>may</w:t>
            </w:r>
            <w:r w:rsidRPr="003F79C3">
              <w:rPr>
                <w:b w:val="0"/>
                <w:lang w:val="en-US"/>
              </w:rPr>
              <w:t xml:space="preserve"> not </w:t>
            </w:r>
            <w:r w:rsidR="0065446C" w:rsidRPr="003F79C3">
              <w:rPr>
                <w:b w:val="0"/>
                <w:lang w:val="en-US"/>
              </w:rPr>
              <w:t xml:space="preserve">be </w:t>
            </w:r>
            <w:r w:rsidRPr="003F79C3">
              <w:rPr>
                <w:b w:val="0"/>
                <w:lang w:val="en-US"/>
              </w:rPr>
              <w:t>ranked according to criteria during focus groups</w:t>
            </w:r>
            <w:r w:rsidRPr="003F79C3">
              <w:rPr>
                <w:lang w:val="en-US"/>
              </w:rPr>
              <w:t xml:space="preserve"> </w:t>
            </w:r>
          </w:p>
          <w:p w14:paraId="0A9C419E" w14:textId="3EB4A31E" w:rsidR="00D95B3D" w:rsidRPr="003F79C3" w:rsidRDefault="0065446C" w:rsidP="0065446C">
            <w:pPr>
              <w:spacing w:before="0"/>
              <w:ind w:left="360"/>
              <w:rPr>
                <w:lang w:val="en-US"/>
              </w:rPr>
            </w:pPr>
            <w:r w:rsidRPr="003F79C3">
              <w:rPr>
                <w:lang w:val="en-US"/>
              </w:rPr>
              <w:t>Solution: use a</w:t>
            </w:r>
            <w:r w:rsidR="00D95B3D" w:rsidRPr="003F79C3">
              <w:rPr>
                <w:lang w:val="en-US"/>
              </w:rPr>
              <w:t xml:space="preserve"> developed </w:t>
            </w:r>
            <w:r w:rsidR="003F79C3" w:rsidRPr="003F79C3">
              <w:rPr>
                <w:lang w:val="en-US"/>
              </w:rPr>
              <w:t>PowerPoint</w:t>
            </w:r>
            <w:r w:rsidR="00D95B3D" w:rsidRPr="003F79C3">
              <w:rPr>
                <w:lang w:val="en-US"/>
              </w:rPr>
              <w:t xml:space="preserve"> tool </w:t>
            </w:r>
            <w:r w:rsidRPr="003F79C3">
              <w:rPr>
                <w:lang w:val="en-US"/>
              </w:rPr>
              <w:t>to organize and rank adaptation options</w:t>
            </w:r>
          </w:p>
        </w:tc>
      </w:tr>
      <w:tr w:rsidR="00D95B3D" w:rsidRPr="003F79C3" w14:paraId="7A8902D9" w14:textId="77777777" w:rsidTr="00057D89">
        <w:trPr>
          <w:trHeight w:val="304"/>
        </w:trPr>
        <w:tc>
          <w:tcPr>
            <w:cnfStyle w:val="001000000000" w:firstRow="0" w:lastRow="0" w:firstColumn="1" w:lastColumn="0" w:oddVBand="0" w:evenVBand="0" w:oddHBand="0" w:evenHBand="0" w:firstRowFirstColumn="0" w:firstRowLastColumn="0" w:lastRowFirstColumn="0" w:lastRowLastColumn="0"/>
            <w:tcW w:w="5000" w:type="pct"/>
            <w:shd w:val="clear" w:color="auto" w:fill="000000" w:themeFill="text1"/>
            <w:vAlign w:val="center"/>
          </w:tcPr>
          <w:p w14:paraId="10146C3C" w14:textId="77777777" w:rsidR="00D95B3D" w:rsidRPr="003F79C3" w:rsidRDefault="00D95B3D" w:rsidP="004B6285">
            <w:pPr>
              <w:spacing w:before="0"/>
              <w:jc w:val="center"/>
              <w:rPr>
                <w:color w:val="FFFFFF" w:themeColor="background1"/>
                <w:lang w:val="en-US"/>
              </w:rPr>
            </w:pPr>
            <w:r w:rsidRPr="003F79C3">
              <w:rPr>
                <w:color w:val="FFFFFF" w:themeColor="background1"/>
                <w:lang w:val="en-US"/>
              </w:rPr>
              <w:t>Difficulties</w:t>
            </w:r>
          </w:p>
        </w:tc>
      </w:tr>
      <w:tr w:rsidR="00D95B3D" w:rsidRPr="003F79C3" w14:paraId="16F4A780" w14:textId="77777777" w:rsidTr="00D10B0C">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753F42DA" w14:textId="77777777" w:rsidR="00D95B3D" w:rsidRPr="003F79C3" w:rsidRDefault="00D95B3D" w:rsidP="0065446C">
            <w:pPr>
              <w:spacing w:before="0"/>
              <w:ind w:left="360"/>
              <w:rPr>
                <w:lang w:val="en-US"/>
              </w:rPr>
            </w:pPr>
            <w:r w:rsidRPr="003F79C3">
              <w:rPr>
                <w:b w:val="0"/>
                <w:lang w:val="en-US"/>
              </w:rPr>
              <w:t>Data: Existence of paper-based data in Dominica presented a challenge</w:t>
            </w:r>
            <w:r w:rsidRPr="003F79C3">
              <w:rPr>
                <w:lang w:val="en-US"/>
              </w:rPr>
              <w:t xml:space="preserve"> (e.g. food safety surveillance data, health facility data, etc. Anticipate this when conducting assessments and plan for computerization of data or, more likely, how to address gap through qualitative research). </w:t>
            </w:r>
          </w:p>
        </w:tc>
      </w:tr>
      <w:tr w:rsidR="00D95B3D" w:rsidRPr="003F79C3" w14:paraId="6ED72CC4" w14:textId="77777777" w:rsidTr="00D10B0C">
        <w:trPr>
          <w:trHeight w:val="69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42CA882E" w14:textId="77777777" w:rsidR="00D95B3D" w:rsidRPr="003F79C3" w:rsidRDefault="00D95B3D" w:rsidP="0065446C">
            <w:pPr>
              <w:spacing w:before="0"/>
              <w:ind w:left="360"/>
              <w:rPr>
                <w:lang w:val="en-US"/>
              </w:rPr>
            </w:pPr>
            <w:r w:rsidRPr="003F79C3">
              <w:rPr>
                <w:b w:val="0"/>
                <w:lang w:val="en-US"/>
              </w:rPr>
              <w:t>Data: Limited time periods</w:t>
            </w:r>
            <w:r w:rsidRPr="003F79C3">
              <w:rPr>
                <w:lang w:val="en-US"/>
              </w:rPr>
              <w:t xml:space="preserve"> (not all data available for long time periods, limiting potential for modeling work and historical analysis). </w:t>
            </w:r>
          </w:p>
        </w:tc>
      </w:tr>
      <w:tr w:rsidR="00D95B3D" w:rsidRPr="003F79C3" w14:paraId="793F3F94" w14:textId="77777777" w:rsidTr="00D10B0C">
        <w:trPr>
          <w:cnfStyle w:val="000000100000" w:firstRow="0" w:lastRow="0" w:firstColumn="0" w:lastColumn="0" w:oddVBand="0" w:evenVBand="0" w:oddHBand="1"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4FDD5629" w14:textId="77777777" w:rsidR="00D95B3D" w:rsidRPr="003F79C3" w:rsidRDefault="00D95B3D" w:rsidP="0065446C">
            <w:pPr>
              <w:spacing w:before="0"/>
              <w:ind w:left="360"/>
              <w:rPr>
                <w:lang w:val="en-US"/>
              </w:rPr>
            </w:pPr>
            <w:r w:rsidRPr="003F79C3">
              <w:rPr>
                <w:b w:val="0"/>
                <w:lang w:val="en-US"/>
              </w:rPr>
              <w:t>Data: Formal requests required to access some sources.</w:t>
            </w:r>
            <w:r w:rsidRPr="003F79C3">
              <w:rPr>
                <w:lang w:val="en-US"/>
              </w:rPr>
              <w:t xml:space="preserve"> (Suggest that researcher establishes preliminary list of required data sets early on in assessment </w:t>
            </w:r>
            <w:r w:rsidR="0065446C" w:rsidRPr="003F79C3">
              <w:rPr>
                <w:lang w:val="en-US"/>
              </w:rPr>
              <w:t>so that in-country lead submits</w:t>
            </w:r>
            <w:r w:rsidRPr="003F79C3">
              <w:rPr>
                <w:lang w:val="en-US"/>
              </w:rPr>
              <w:t xml:space="preserve"> required formal request before researcher arrives in-country. Can then plan to address anticipated quantitative data gaps with qualitative research in-country). </w:t>
            </w:r>
          </w:p>
        </w:tc>
      </w:tr>
      <w:tr w:rsidR="00D95B3D" w:rsidRPr="003F79C3" w14:paraId="1309C055" w14:textId="77777777" w:rsidTr="00D10B0C">
        <w:trPr>
          <w:trHeight w:val="87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0A77050F" w14:textId="77777777" w:rsidR="00D95B3D" w:rsidRPr="003F79C3" w:rsidRDefault="00D95B3D" w:rsidP="0065446C">
            <w:pPr>
              <w:spacing w:before="0"/>
              <w:ind w:left="360"/>
              <w:rPr>
                <w:b w:val="0"/>
                <w:lang w:val="en-US"/>
              </w:rPr>
            </w:pPr>
            <w:r w:rsidRPr="003F79C3">
              <w:rPr>
                <w:b w:val="0"/>
                <w:lang w:val="en-US"/>
              </w:rPr>
              <w:t xml:space="preserve">Research Team </w:t>
            </w:r>
            <w:r w:rsidRPr="003F79C3">
              <w:rPr>
                <w:lang w:val="en-US"/>
              </w:rPr>
              <w:t xml:space="preserve">(Resources permitting, it may be advantageous to have at least two consultants travel in-country to coordinate and lead activities. Guiding discussions and collecting data </w:t>
            </w:r>
            <w:r w:rsidR="0065446C" w:rsidRPr="003F79C3">
              <w:rPr>
                <w:lang w:val="en-US"/>
              </w:rPr>
              <w:t>simultaneously may be cha</w:t>
            </w:r>
            <w:r w:rsidRPr="003F79C3">
              <w:rPr>
                <w:lang w:val="en-US"/>
              </w:rPr>
              <w:t>llenging). -</w:t>
            </w:r>
          </w:p>
        </w:tc>
      </w:tr>
      <w:tr w:rsidR="00D95B3D" w:rsidRPr="003F79C3" w14:paraId="1FC48035" w14:textId="77777777" w:rsidTr="00D10B0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782432F9" w14:textId="77777777" w:rsidR="00D95B3D" w:rsidRPr="003F79C3" w:rsidRDefault="00D95B3D" w:rsidP="0065446C">
            <w:pPr>
              <w:spacing w:before="0"/>
              <w:ind w:left="360"/>
              <w:rPr>
                <w:b w:val="0"/>
                <w:lang w:val="en-US"/>
              </w:rPr>
            </w:pPr>
            <w:r w:rsidRPr="003F79C3">
              <w:rPr>
                <w:b w:val="0"/>
                <w:lang w:val="en-US"/>
              </w:rPr>
              <w:t xml:space="preserve">Workshop: </w:t>
            </w:r>
            <w:r w:rsidR="0065446C" w:rsidRPr="003F79C3">
              <w:rPr>
                <w:b w:val="0"/>
                <w:lang w:val="en-US"/>
              </w:rPr>
              <w:t xml:space="preserve">consider using </w:t>
            </w:r>
            <w:r w:rsidRPr="003F79C3">
              <w:rPr>
                <w:b w:val="0"/>
                <w:lang w:val="en-US"/>
              </w:rPr>
              <w:t xml:space="preserve">research assistants. </w:t>
            </w:r>
            <w:r w:rsidRPr="003F79C3">
              <w:rPr>
                <w:lang w:val="en-US"/>
              </w:rPr>
              <w:t xml:space="preserve">(Assistants to take notes, record and guide discussions during breakout sessions </w:t>
            </w:r>
            <w:r w:rsidR="0065446C" w:rsidRPr="003F79C3">
              <w:rPr>
                <w:lang w:val="en-US"/>
              </w:rPr>
              <w:t xml:space="preserve">may be </w:t>
            </w:r>
            <w:r w:rsidRPr="003F79C3">
              <w:rPr>
                <w:lang w:val="en-US"/>
              </w:rPr>
              <w:t xml:space="preserve">useful in preventing the loss of valuable information). </w:t>
            </w:r>
          </w:p>
        </w:tc>
      </w:tr>
      <w:tr w:rsidR="00D95B3D" w:rsidRPr="003F79C3" w14:paraId="071C1C59" w14:textId="77777777" w:rsidTr="00D10B0C">
        <w:trPr>
          <w:trHeight w:val="69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50772D92" w14:textId="77777777" w:rsidR="00D95B3D" w:rsidRPr="003F79C3" w:rsidRDefault="00D95B3D" w:rsidP="0065446C">
            <w:pPr>
              <w:spacing w:before="0"/>
              <w:ind w:left="360"/>
              <w:rPr>
                <w:b w:val="0"/>
                <w:lang w:val="en-US"/>
              </w:rPr>
            </w:pPr>
            <w:r w:rsidRPr="003F79C3">
              <w:rPr>
                <w:b w:val="0"/>
                <w:lang w:val="en-US"/>
              </w:rPr>
              <w:t xml:space="preserve">Report Development: </w:t>
            </w:r>
            <w:r w:rsidR="0065446C" w:rsidRPr="003F79C3">
              <w:rPr>
                <w:b w:val="0"/>
                <w:lang w:val="en-US"/>
              </w:rPr>
              <w:t>Preferred a single comprehensive report</w:t>
            </w:r>
            <w:r w:rsidRPr="003F79C3">
              <w:rPr>
                <w:b w:val="0"/>
                <w:lang w:val="en-US"/>
              </w:rPr>
              <w:t xml:space="preserve"> </w:t>
            </w:r>
            <w:r w:rsidRPr="003F79C3">
              <w:rPr>
                <w:lang w:val="en-US"/>
              </w:rPr>
              <w:t>(</w:t>
            </w:r>
            <w:r w:rsidR="0065446C" w:rsidRPr="003F79C3">
              <w:rPr>
                <w:lang w:val="en-US"/>
              </w:rPr>
              <w:t>depending on modes of data collection, different reporting structures may be used, e.g. breaking up a longer report into several shorter reports</w:t>
            </w:r>
            <w:r w:rsidR="004B6285" w:rsidRPr="003F79C3">
              <w:rPr>
                <w:lang w:val="en-US"/>
              </w:rPr>
              <w:t>).</w:t>
            </w:r>
            <w:r w:rsidRPr="003F79C3">
              <w:rPr>
                <w:lang w:val="en-US"/>
              </w:rPr>
              <w:t xml:space="preserve"> </w:t>
            </w:r>
          </w:p>
        </w:tc>
      </w:tr>
      <w:tr w:rsidR="00D95B3D" w:rsidRPr="003F79C3" w14:paraId="0C81032F" w14:textId="77777777" w:rsidTr="00057D8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shd w:val="clear" w:color="auto" w:fill="000000" w:themeFill="text1"/>
            <w:vAlign w:val="center"/>
          </w:tcPr>
          <w:p w14:paraId="5C7841CB" w14:textId="77777777" w:rsidR="00D95B3D" w:rsidRPr="003F79C3" w:rsidRDefault="00D95B3D" w:rsidP="004B6285">
            <w:pPr>
              <w:spacing w:before="0"/>
              <w:jc w:val="center"/>
              <w:rPr>
                <w:lang w:val="en-US"/>
              </w:rPr>
            </w:pPr>
            <w:r w:rsidRPr="003F79C3">
              <w:rPr>
                <w:color w:val="FFFFFF" w:themeColor="background1"/>
                <w:lang w:val="en-US"/>
              </w:rPr>
              <w:t>Successes</w:t>
            </w:r>
          </w:p>
        </w:tc>
      </w:tr>
      <w:tr w:rsidR="00D95B3D" w:rsidRPr="003F79C3" w14:paraId="2BDF2116" w14:textId="77777777" w:rsidTr="00D10B0C">
        <w:trPr>
          <w:trHeight w:val="69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4C63CDE8" w14:textId="77777777" w:rsidR="00D95B3D" w:rsidRPr="003F79C3" w:rsidRDefault="00D95B3D" w:rsidP="004B6285">
            <w:pPr>
              <w:spacing w:before="0"/>
              <w:ind w:left="360"/>
              <w:rPr>
                <w:b w:val="0"/>
                <w:lang w:val="en-US"/>
              </w:rPr>
            </w:pPr>
            <w:r w:rsidRPr="003F79C3">
              <w:rPr>
                <w:b w:val="0"/>
                <w:lang w:val="en-US"/>
              </w:rPr>
              <w:t xml:space="preserve">Desk review </w:t>
            </w:r>
            <w:r w:rsidRPr="003F79C3">
              <w:rPr>
                <w:lang w:val="en-US"/>
              </w:rPr>
              <w:t>(ve</w:t>
            </w:r>
            <w:r w:rsidR="004B6285" w:rsidRPr="003F79C3">
              <w:rPr>
                <w:lang w:val="en-US"/>
              </w:rPr>
              <w:t>ry useful in guiding assessment</w:t>
            </w:r>
            <w:r w:rsidRPr="003F79C3">
              <w:rPr>
                <w:lang w:val="en-US"/>
              </w:rPr>
              <w:t xml:space="preserve">. In-country officials enjoyed listening to findings during assessment launch). </w:t>
            </w:r>
          </w:p>
        </w:tc>
      </w:tr>
      <w:tr w:rsidR="00D95B3D" w:rsidRPr="003F79C3" w14:paraId="21C59AAD" w14:textId="77777777" w:rsidTr="00D10B0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2A0520BC" w14:textId="77777777" w:rsidR="00D95B3D" w:rsidRPr="003F79C3" w:rsidRDefault="00D95B3D" w:rsidP="004B6285">
            <w:pPr>
              <w:spacing w:before="0"/>
              <w:ind w:left="360"/>
              <w:rPr>
                <w:b w:val="0"/>
                <w:lang w:val="en-US"/>
              </w:rPr>
            </w:pPr>
            <w:r w:rsidRPr="003F79C3">
              <w:rPr>
                <w:b w:val="0"/>
                <w:lang w:val="en-US"/>
              </w:rPr>
              <w:t xml:space="preserve">Assessment Launch </w:t>
            </w:r>
            <w:r w:rsidRPr="003F79C3">
              <w:rPr>
                <w:lang w:val="en-US"/>
              </w:rPr>
              <w:t>(</w:t>
            </w:r>
            <w:r w:rsidR="004B6285" w:rsidRPr="003F79C3">
              <w:rPr>
                <w:lang w:val="en-US"/>
              </w:rPr>
              <w:t>good for building local enthusiasm and providing</w:t>
            </w:r>
            <w:r w:rsidRPr="003F79C3">
              <w:rPr>
                <w:lang w:val="en-US"/>
              </w:rPr>
              <w:t xml:space="preserve"> a p</w:t>
            </w:r>
            <w:r w:rsidR="004B6285" w:rsidRPr="003F79C3">
              <w:rPr>
                <w:lang w:val="en-US"/>
              </w:rPr>
              <w:t>ositive start to the assessment</w:t>
            </w:r>
            <w:r w:rsidRPr="003F79C3">
              <w:rPr>
                <w:lang w:val="en-US"/>
              </w:rPr>
              <w:t xml:space="preserve">). </w:t>
            </w:r>
          </w:p>
        </w:tc>
      </w:tr>
      <w:tr w:rsidR="00D95B3D" w:rsidRPr="003F79C3" w14:paraId="00B38C16" w14:textId="77777777" w:rsidTr="00D10B0C">
        <w:trPr>
          <w:trHeight w:val="42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34CB922D" w14:textId="77777777" w:rsidR="00D95B3D" w:rsidRPr="003F79C3" w:rsidRDefault="00D95B3D" w:rsidP="004B6285">
            <w:pPr>
              <w:spacing w:before="0"/>
              <w:ind w:left="360"/>
              <w:rPr>
                <w:b w:val="0"/>
                <w:i/>
                <w:lang w:val="en-US"/>
              </w:rPr>
            </w:pPr>
            <w:r w:rsidRPr="003F79C3">
              <w:rPr>
                <w:b w:val="0"/>
                <w:lang w:val="en-US"/>
              </w:rPr>
              <w:t xml:space="preserve">Expert advisory group </w:t>
            </w:r>
            <w:r w:rsidRPr="003F79C3">
              <w:rPr>
                <w:lang w:val="en-US"/>
              </w:rPr>
              <w:t>(</w:t>
            </w:r>
            <w:r w:rsidR="004B6285" w:rsidRPr="003F79C3">
              <w:rPr>
                <w:lang w:val="en-US"/>
              </w:rPr>
              <w:t xml:space="preserve">allows for </w:t>
            </w:r>
            <w:r w:rsidRPr="003F79C3">
              <w:rPr>
                <w:lang w:val="en-US"/>
              </w:rPr>
              <w:t xml:space="preserve">strong expertise </w:t>
            </w:r>
            <w:r w:rsidR="004B6285" w:rsidRPr="003F79C3">
              <w:rPr>
                <w:lang w:val="en-US"/>
              </w:rPr>
              <w:t>provision</w:t>
            </w:r>
            <w:r w:rsidRPr="003F79C3">
              <w:rPr>
                <w:lang w:val="en-US"/>
              </w:rPr>
              <w:t xml:space="preserve"> by members throughout assessment process. </w:t>
            </w:r>
          </w:p>
        </w:tc>
      </w:tr>
      <w:tr w:rsidR="00D95B3D" w:rsidRPr="003F79C3" w14:paraId="60484ED1" w14:textId="77777777" w:rsidTr="00D10B0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0311E344" w14:textId="77777777" w:rsidR="00D95B3D" w:rsidRPr="003F79C3" w:rsidRDefault="00D95B3D" w:rsidP="004B6285">
            <w:pPr>
              <w:spacing w:before="0"/>
              <w:ind w:left="360"/>
              <w:rPr>
                <w:b w:val="0"/>
                <w:lang w:val="en-US"/>
              </w:rPr>
            </w:pPr>
            <w:r w:rsidRPr="003F79C3">
              <w:rPr>
                <w:b w:val="0"/>
                <w:lang w:val="en-US"/>
              </w:rPr>
              <w:t xml:space="preserve">Enthusiasm and Availability of In-Country Lead </w:t>
            </w:r>
            <w:r w:rsidRPr="003F79C3">
              <w:rPr>
                <w:lang w:val="en-US"/>
              </w:rPr>
              <w:t>(</w:t>
            </w:r>
            <w:r w:rsidR="004B6285" w:rsidRPr="003F79C3">
              <w:rPr>
                <w:lang w:val="en-US"/>
              </w:rPr>
              <w:t>Main lead was</w:t>
            </w:r>
            <w:r w:rsidRPr="003F79C3">
              <w:rPr>
                <w:lang w:val="en-US"/>
              </w:rPr>
              <w:t xml:space="preserve"> available to coordinate and attend interviews and in-country activities with consultant which was</w:t>
            </w:r>
            <w:r w:rsidR="004B6285" w:rsidRPr="003F79C3">
              <w:rPr>
                <w:lang w:val="en-US"/>
              </w:rPr>
              <w:t xml:space="preserve"> essential</w:t>
            </w:r>
            <w:r w:rsidRPr="003F79C3">
              <w:rPr>
                <w:lang w:val="en-US"/>
              </w:rPr>
              <w:t xml:space="preserve">). </w:t>
            </w:r>
          </w:p>
        </w:tc>
      </w:tr>
      <w:tr w:rsidR="00D95B3D" w:rsidRPr="003F79C3" w14:paraId="359DFF37" w14:textId="77777777" w:rsidTr="00D10B0C">
        <w:trPr>
          <w:trHeight w:val="961"/>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51048638" w14:textId="366C7175" w:rsidR="00D95B3D" w:rsidRPr="003F79C3" w:rsidRDefault="00D95B3D" w:rsidP="004B6285">
            <w:pPr>
              <w:spacing w:before="0"/>
              <w:ind w:left="360"/>
              <w:rPr>
                <w:b w:val="0"/>
                <w:lang w:val="en-US"/>
              </w:rPr>
            </w:pPr>
            <w:r w:rsidRPr="003F79C3">
              <w:rPr>
                <w:b w:val="0"/>
                <w:lang w:val="en-US"/>
              </w:rPr>
              <w:t xml:space="preserve">Involvement of </w:t>
            </w:r>
            <w:r w:rsidR="003F79C3" w:rsidRPr="003F79C3">
              <w:rPr>
                <w:b w:val="0"/>
                <w:lang w:val="en-US"/>
              </w:rPr>
              <w:t>Modelers</w:t>
            </w:r>
            <w:r w:rsidRPr="003F79C3">
              <w:rPr>
                <w:b w:val="0"/>
                <w:lang w:val="en-US"/>
              </w:rPr>
              <w:t xml:space="preserve"> </w:t>
            </w:r>
            <w:r w:rsidRPr="003F79C3">
              <w:rPr>
                <w:lang w:val="en-US"/>
              </w:rPr>
              <w:t>(</w:t>
            </w:r>
            <w:r w:rsidR="004B6285" w:rsidRPr="003F79C3">
              <w:rPr>
                <w:lang w:val="en-US"/>
              </w:rPr>
              <w:t>P</w:t>
            </w:r>
            <w:r w:rsidRPr="003F79C3">
              <w:rPr>
                <w:lang w:val="en-US"/>
              </w:rPr>
              <w:t xml:space="preserve">ro bono modeling work </w:t>
            </w:r>
            <w:r w:rsidR="004B6285" w:rsidRPr="003F79C3">
              <w:rPr>
                <w:lang w:val="en-US"/>
              </w:rPr>
              <w:t xml:space="preserve">was </w:t>
            </w:r>
            <w:r w:rsidRPr="003F79C3">
              <w:rPr>
                <w:lang w:val="en-US"/>
              </w:rPr>
              <w:t xml:space="preserve">completed </w:t>
            </w:r>
            <w:r w:rsidR="004B6285" w:rsidRPr="003F79C3">
              <w:rPr>
                <w:lang w:val="en-US"/>
              </w:rPr>
              <w:t>for the Dominica V&amp;A,</w:t>
            </w:r>
            <w:r w:rsidRPr="003F79C3">
              <w:rPr>
                <w:lang w:val="en-US"/>
              </w:rPr>
              <w:t xml:space="preserve"> during the second half of the assessment. Resources permitting, modeling experts </w:t>
            </w:r>
            <w:r w:rsidR="004B6285" w:rsidRPr="003F79C3">
              <w:rPr>
                <w:lang w:val="en-US"/>
              </w:rPr>
              <w:t xml:space="preserve">should be included </w:t>
            </w:r>
            <w:r w:rsidRPr="003F79C3">
              <w:rPr>
                <w:lang w:val="en-US"/>
              </w:rPr>
              <w:t>early on in assess</w:t>
            </w:r>
            <w:r w:rsidR="004B6285" w:rsidRPr="003F79C3">
              <w:rPr>
                <w:lang w:val="en-US"/>
              </w:rPr>
              <w:t>ment to guide data collection).</w:t>
            </w:r>
          </w:p>
        </w:tc>
      </w:tr>
      <w:tr w:rsidR="00D95B3D" w:rsidRPr="003F79C3" w14:paraId="121FC102" w14:textId="77777777" w:rsidTr="00D10B0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vAlign w:val="center"/>
          </w:tcPr>
          <w:p w14:paraId="0954B7E7" w14:textId="77777777" w:rsidR="00D95B3D" w:rsidRPr="003F79C3" w:rsidRDefault="00D95B3D" w:rsidP="004B6285">
            <w:pPr>
              <w:spacing w:before="0"/>
              <w:ind w:left="360"/>
              <w:rPr>
                <w:b w:val="0"/>
                <w:lang w:val="en-US"/>
              </w:rPr>
            </w:pPr>
            <w:r w:rsidRPr="003F79C3">
              <w:rPr>
                <w:b w:val="0"/>
                <w:lang w:val="en-US"/>
              </w:rPr>
              <w:t xml:space="preserve">Workshop </w:t>
            </w:r>
            <w:r w:rsidRPr="003F79C3">
              <w:rPr>
                <w:lang w:val="en-US"/>
              </w:rPr>
              <w:t>(</w:t>
            </w:r>
            <w:r w:rsidR="004B6285" w:rsidRPr="003F79C3">
              <w:rPr>
                <w:lang w:val="en-US"/>
              </w:rPr>
              <w:t>Useful for</w:t>
            </w:r>
            <w:r w:rsidRPr="003F79C3">
              <w:rPr>
                <w:lang w:val="en-US"/>
              </w:rPr>
              <w:t xml:space="preserve"> inform</w:t>
            </w:r>
            <w:r w:rsidR="004B6285" w:rsidRPr="003F79C3">
              <w:rPr>
                <w:lang w:val="en-US"/>
              </w:rPr>
              <w:t>ing</w:t>
            </w:r>
            <w:r w:rsidRPr="003F79C3">
              <w:rPr>
                <w:lang w:val="en-US"/>
              </w:rPr>
              <w:t xml:space="preserve"> local officials, raise awareness and ga</w:t>
            </w:r>
            <w:r w:rsidR="004B6285" w:rsidRPr="003F79C3">
              <w:rPr>
                <w:lang w:val="en-US"/>
              </w:rPr>
              <w:t>ther important qualitative data</w:t>
            </w:r>
            <w:r w:rsidRPr="003F79C3">
              <w:rPr>
                <w:lang w:val="en-US"/>
              </w:rPr>
              <w:t xml:space="preserve">). </w:t>
            </w:r>
          </w:p>
        </w:tc>
      </w:tr>
    </w:tbl>
    <w:p w14:paraId="673C2405" w14:textId="77777777" w:rsidR="009F6719" w:rsidRPr="003F79C3" w:rsidRDefault="009F6719" w:rsidP="00A4533F">
      <w:pPr>
        <w:rPr>
          <w:lang w:val="en-US"/>
        </w:rPr>
        <w:sectPr w:rsidR="009F6719" w:rsidRPr="003F79C3" w:rsidSect="0009590D">
          <w:pgSz w:w="11900" w:h="16840" w:code="9"/>
          <w:pgMar w:top="1134" w:right="1134" w:bottom="1134" w:left="1134" w:header="708" w:footer="708" w:gutter="0"/>
          <w:cols w:space="9"/>
          <w:docGrid w:linePitch="360"/>
        </w:sectPr>
      </w:pPr>
    </w:p>
    <w:p w14:paraId="093EB9CC" w14:textId="278A52A7" w:rsidR="009F6719" w:rsidRPr="003F79C3" w:rsidRDefault="00CA4446" w:rsidP="000D2317">
      <w:pPr>
        <w:pStyle w:val="Heading1"/>
        <w:rPr>
          <w:lang w:val="en-US"/>
        </w:rPr>
      </w:pPr>
      <w:r w:rsidRPr="003F79C3">
        <w:rPr>
          <w:lang w:val="en-US"/>
        </w:rPr>
        <w:lastRenderedPageBreak/>
        <w:t>ANNEX III</w:t>
      </w:r>
      <w:r w:rsidR="003147C7" w:rsidRPr="003F79C3">
        <w:rPr>
          <w:rFonts w:ascii="Calibri" w:eastAsia="MS Mincho" w:hAnsi="Calibri" w:cs="Times New Roman"/>
          <w:noProof/>
          <w:lang w:val="en-US" w:eastAsia="zh-CN"/>
        </w:rPr>
        <mc:AlternateContent>
          <mc:Choice Requires="wps">
            <w:drawing>
              <wp:anchor distT="0" distB="0" distL="114300" distR="114300" simplePos="0" relativeHeight="251768832" behindDoc="1" locked="0" layoutInCell="1" allowOverlap="1" wp14:anchorId="22D646AA" wp14:editId="45BE33DF">
                <wp:simplePos x="0" y="0"/>
                <wp:positionH relativeFrom="margin">
                  <wp:posOffset>0</wp:posOffset>
                </wp:positionH>
                <wp:positionV relativeFrom="paragraph">
                  <wp:posOffset>-635</wp:posOffset>
                </wp:positionV>
                <wp:extent cx="6124575" cy="249555"/>
                <wp:effectExtent l="0" t="0" r="9525" b="0"/>
                <wp:wrapNone/>
                <wp:docPr id="27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4575" cy="249555"/>
                        </a:xfrm>
                        <a:prstGeom prst="rect">
                          <a:avLst/>
                        </a:prstGeom>
                        <a:solidFill>
                          <a:schemeClr val="bg1">
                            <a:lumMod val="85000"/>
                          </a:schemeClr>
                        </a:solidFill>
                        <a:ln w="38100" cap="flat" cmpd="sng" algn="ctr">
                          <a:noFill/>
                          <a:prstDash val="solid"/>
                        </a:ln>
                        <a:effectLst/>
                        <a:extLst/>
                      </wps:spPr>
                      <wps:txbx>
                        <w:txbxContent>
                          <w:p w14:paraId="31CF2F6D"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8" o:spid="_x0000_s1099" type="#_x0000_t202" style="position:absolute;left:0;text-align:left;margin-left:0;margin-top:-.05pt;width:482.25pt;height:19.6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" fillcolor="#d8d8d8 [2732]" stroked="f" strokeweight="3pt">
                <v:path arrowok="t"/>
                <v:textbox>
                  <w:txbxContent>
                    <w:p w14:paraId="31CF2F6D"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Pr="003F79C3">
        <w:rPr>
          <w:lang w:val="en-US"/>
        </w:rPr>
        <w:t xml:space="preserve">: </w:t>
      </w:r>
      <w:ins w:id="92" w:author="Peter Berry" w:date="2017-05-08T13:29:00Z">
        <w:r w:rsidR="00AA30EB">
          <w:rPr>
            <w:lang w:val="en-US"/>
          </w:rPr>
          <w:t xml:space="preserve">Assessment </w:t>
        </w:r>
      </w:ins>
      <w:r w:rsidRPr="003F79C3">
        <w:rPr>
          <w:lang w:val="en-US"/>
        </w:rPr>
        <w:t>Checklist</w:t>
      </w:r>
    </w:p>
    <w:p w14:paraId="1C6A4FF0" w14:textId="77777777" w:rsidR="001920A5" w:rsidRPr="003F79C3" w:rsidRDefault="001920A5" w:rsidP="001920A5">
      <w:pPr>
        <w:spacing w:before="0"/>
        <w:rPr>
          <w:b/>
          <w:lang w:val="en-US"/>
        </w:rPr>
      </w:pPr>
    </w:p>
    <w:p w14:paraId="09A6BF78" w14:textId="77777777" w:rsidR="00291EB4" w:rsidRPr="003F79C3" w:rsidRDefault="00291EB4" w:rsidP="001920A5">
      <w:pPr>
        <w:spacing w:before="0"/>
        <w:rPr>
          <w:b/>
          <w:lang w:val="en-US"/>
        </w:rPr>
      </w:pPr>
      <w:r w:rsidRPr="003F79C3">
        <w:rPr>
          <w:b/>
          <w:lang w:val="en-US"/>
        </w:rPr>
        <w:t>Step 1: Frame and Scope the Assessment</w:t>
      </w:r>
    </w:p>
    <w:p w14:paraId="7D6126C6" w14:textId="77777777" w:rsidR="001920A5" w:rsidRPr="003F79C3" w:rsidRDefault="001920A5" w:rsidP="001920A5">
      <w:pPr>
        <w:spacing w:before="0"/>
        <w:rPr>
          <w:b/>
          <w:lang w:val="en-US"/>
        </w:rPr>
      </w:pPr>
    </w:p>
    <w:p w14:paraId="5D0C1404" w14:textId="02259033" w:rsidR="00291EB4" w:rsidRPr="003F79C3" w:rsidRDefault="00291EB4" w:rsidP="001920A5">
      <w:pPr>
        <w:pStyle w:val="ListParagraph"/>
        <w:numPr>
          <w:ilvl w:val="0"/>
          <w:numId w:val="46"/>
        </w:numPr>
        <w:spacing w:before="0"/>
        <w:ind w:left="360"/>
        <w:rPr>
          <w:lang w:val="en-US"/>
        </w:rPr>
      </w:pPr>
      <w:r w:rsidRPr="003F79C3">
        <w:rPr>
          <w:lang w:val="en-US"/>
        </w:rPr>
        <w:t xml:space="preserve"> Specify timeframe and resources</w:t>
      </w:r>
    </w:p>
    <w:p w14:paraId="3368CAD9" w14:textId="7E9F262B" w:rsidR="00291EB4" w:rsidRPr="003F79C3" w:rsidRDefault="00291EB4" w:rsidP="001920A5">
      <w:pPr>
        <w:pStyle w:val="ListParagraph"/>
        <w:numPr>
          <w:ilvl w:val="0"/>
          <w:numId w:val="46"/>
        </w:numPr>
        <w:spacing w:before="0"/>
        <w:ind w:left="360"/>
        <w:rPr>
          <w:lang w:val="en-US"/>
        </w:rPr>
      </w:pPr>
      <w:r w:rsidRPr="003F79C3">
        <w:rPr>
          <w:lang w:val="en-US"/>
        </w:rPr>
        <w:t xml:space="preserve"> Identify priority climate risks and health outcomes and decide which to include in the study </w:t>
      </w:r>
    </w:p>
    <w:p w14:paraId="563AC82A" w14:textId="17251D7D" w:rsidR="00291EB4" w:rsidRPr="003F79C3" w:rsidRDefault="00291EB4" w:rsidP="001920A5">
      <w:pPr>
        <w:pStyle w:val="ListParagraph"/>
        <w:numPr>
          <w:ilvl w:val="0"/>
          <w:numId w:val="46"/>
        </w:numPr>
        <w:spacing w:before="0"/>
        <w:ind w:left="360"/>
        <w:rPr>
          <w:lang w:val="en-US"/>
        </w:rPr>
      </w:pPr>
      <w:r w:rsidRPr="003F79C3">
        <w:rPr>
          <w:lang w:val="en-US"/>
        </w:rPr>
        <w:t xml:space="preserve"> Specify which future time period to assess for associated risks and adaptation needs </w:t>
      </w:r>
    </w:p>
    <w:p w14:paraId="281DCB3A" w14:textId="521B225A" w:rsidR="00291EB4" w:rsidRPr="003F79C3" w:rsidRDefault="00291EB4" w:rsidP="001920A5">
      <w:pPr>
        <w:pStyle w:val="ListParagraph"/>
        <w:numPr>
          <w:ilvl w:val="0"/>
          <w:numId w:val="46"/>
        </w:numPr>
        <w:spacing w:before="0"/>
        <w:ind w:left="360"/>
        <w:rPr>
          <w:lang w:val="en-US"/>
        </w:rPr>
      </w:pPr>
      <w:r w:rsidRPr="003F79C3">
        <w:rPr>
          <w:lang w:val="en-US"/>
        </w:rPr>
        <w:t xml:space="preserve"> Identify a project team that will manage the entire process </w:t>
      </w:r>
    </w:p>
    <w:p w14:paraId="1A0A2CFD" w14:textId="3AB2FFDF" w:rsidR="00291EB4" w:rsidRPr="003F79C3" w:rsidRDefault="00291EB4" w:rsidP="001920A5">
      <w:pPr>
        <w:pStyle w:val="ListParagraph"/>
        <w:numPr>
          <w:ilvl w:val="1"/>
          <w:numId w:val="46"/>
        </w:numPr>
        <w:spacing w:before="0"/>
        <w:ind w:left="1080"/>
        <w:rPr>
          <w:lang w:val="en-US"/>
        </w:rPr>
      </w:pPr>
      <w:r w:rsidRPr="003F79C3">
        <w:rPr>
          <w:lang w:val="en-US"/>
        </w:rPr>
        <w:t xml:space="preserve"> Create a project team with relevant expertise, preferably from both, the climate, and health sectors</w:t>
      </w:r>
    </w:p>
    <w:p w14:paraId="136CB33D" w14:textId="58A24CCC" w:rsidR="00291EB4" w:rsidRPr="003F79C3" w:rsidRDefault="00291EB4" w:rsidP="001920A5">
      <w:pPr>
        <w:pStyle w:val="ListParagraph"/>
        <w:numPr>
          <w:ilvl w:val="0"/>
          <w:numId w:val="46"/>
        </w:numPr>
        <w:spacing w:before="0"/>
        <w:ind w:left="360"/>
        <w:rPr>
          <w:lang w:val="en-US"/>
        </w:rPr>
      </w:pPr>
      <w:r w:rsidRPr="003F79C3">
        <w:rPr>
          <w:lang w:val="en-US"/>
        </w:rPr>
        <w:t xml:space="preserve"> Identify available information to inform the assessment</w:t>
      </w:r>
    </w:p>
    <w:p w14:paraId="4C24F005" w14:textId="08407404" w:rsidR="00291EB4" w:rsidRPr="003F79C3" w:rsidRDefault="00291EB4" w:rsidP="001920A5">
      <w:pPr>
        <w:pStyle w:val="ListParagraph"/>
        <w:numPr>
          <w:ilvl w:val="0"/>
          <w:numId w:val="46"/>
        </w:numPr>
        <w:spacing w:before="0"/>
        <w:ind w:left="360"/>
        <w:rPr>
          <w:lang w:val="en-US"/>
        </w:rPr>
      </w:pPr>
      <w:r w:rsidRPr="003F79C3">
        <w:rPr>
          <w:lang w:val="en-US"/>
        </w:rPr>
        <w:t xml:space="preserve"> Identify additional resource persons with targeted expertise on specific topics</w:t>
      </w:r>
    </w:p>
    <w:p w14:paraId="4018C6E2" w14:textId="571AE548" w:rsidR="00291EB4" w:rsidRPr="003F79C3" w:rsidRDefault="00291EB4" w:rsidP="001920A5">
      <w:pPr>
        <w:pStyle w:val="ListParagraph"/>
        <w:numPr>
          <w:ilvl w:val="0"/>
          <w:numId w:val="46"/>
        </w:numPr>
        <w:spacing w:before="0"/>
        <w:ind w:left="360"/>
        <w:rPr>
          <w:lang w:val="en-US"/>
        </w:rPr>
      </w:pPr>
      <w:r w:rsidRPr="003F79C3">
        <w:rPr>
          <w:lang w:val="en-US"/>
        </w:rPr>
        <w:t xml:space="preserve"> Conduct interviews with stakeholders to obtain information as needed on specific topics</w:t>
      </w:r>
    </w:p>
    <w:p w14:paraId="1192A87E" w14:textId="0E3E648E" w:rsidR="00291EB4" w:rsidRPr="003F79C3" w:rsidRDefault="00291EB4" w:rsidP="001920A5">
      <w:pPr>
        <w:pStyle w:val="ListParagraph"/>
        <w:numPr>
          <w:ilvl w:val="0"/>
          <w:numId w:val="46"/>
        </w:numPr>
        <w:spacing w:before="0"/>
        <w:ind w:left="360"/>
        <w:rPr>
          <w:lang w:val="en-US"/>
        </w:rPr>
      </w:pPr>
      <w:r w:rsidRPr="003F79C3">
        <w:rPr>
          <w:lang w:val="en-US"/>
        </w:rPr>
        <w:t xml:space="preserve"> Develop a communication plan for informing stakeholders of results and progress</w:t>
      </w:r>
    </w:p>
    <w:p w14:paraId="42569BD3" w14:textId="5BA5340E" w:rsidR="00291EB4" w:rsidRPr="003F79C3" w:rsidRDefault="00291EB4" w:rsidP="001920A5">
      <w:pPr>
        <w:pStyle w:val="ListParagraph"/>
        <w:numPr>
          <w:ilvl w:val="0"/>
          <w:numId w:val="46"/>
        </w:numPr>
        <w:spacing w:before="0"/>
        <w:ind w:left="360"/>
        <w:rPr>
          <w:lang w:val="en-US"/>
        </w:rPr>
      </w:pPr>
      <w:r w:rsidRPr="003F79C3">
        <w:rPr>
          <w:lang w:val="en-US"/>
        </w:rPr>
        <w:t xml:space="preserve"> Consult with communication experts to discuss how to present the results to the public</w:t>
      </w:r>
    </w:p>
    <w:p w14:paraId="41746834" w14:textId="75D9028A" w:rsidR="00291EB4" w:rsidRPr="003F79C3" w:rsidRDefault="00291EB4" w:rsidP="001920A5">
      <w:pPr>
        <w:pStyle w:val="ListParagraph"/>
        <w:numPr>
          <w:ilvl w:val="0"/>
          <w:numId w:val="46"/>
        </w:numPr>
        <w:spacing w:before="0"/>
        <w:ind w:left="360"/>
        <w:rPr>
          <w:lang w:val="en-US"/>
        </w:rPr>
      </w:pPr>
      <w:r w:rsidRPr="003F79C3">
        <w:rPr>
          <w:lang w:val="en-US"/>
        </w:rPr>
        <w:t xml:space="preserve"> Develop a work plan </w:t>
      </w:r>
    </w:p>
    <w:p w14:paraId="35895F50" w14:textId="77777777" w:rsidR="001920A5" w:rsidRPr="003F79C3" w:rsidRDefault="001920A5" w:rsidP="001920A5">
      <w:pPr>
        <w:spacing w:before="0"/>
        <w:rPr>
          <w:b/>
          <w:lang w:val="en-US"/>
        </w:rPr>
      </w:pPr>
    </w:p>
    <w:p w14:paraId="29CE5A00" w14:textId="77777777" w:rsidR="00291EB4" w:rsidRPr="003F79C3" w:rsidRDefault="00291EB4" w:rsidP="001920A5">
      <w:pPr>
        <w:spacing w:before="0"/>
        <w:rPr>
          <w:b/>
          <w:lang w:val="en-US"/>
        </w:rPr>
      </w:pPr>
      <w:r w:rsidRPr="003F79C3">
        <w:rPr>
          <w:b/>
          <w:lang w:val="en-US"/>
        </w:rPr>
        <w:t>Step 2: Describe Current Risks – Exposures, Vulnerabilities and Capacities</w:t>
      </w:r>
    </w:p>
    <w:p w14:paraId="59FA9634" w14:textId="77777777" w:rsidR="001920A5" w:rsidRPr="003F79C3" w:rsidRDefault="001920A5" w:rsidP="001920A5">
      <w:pPr>
        <w:spacing w:before="0"/>
        <w:rPr>
          <w:b/>
          <w:lang w:val="en-US"/>
        </w:rPr>
      </w:pPr>
    </w:p>
    <w:p w14:paraId="6C5F73EF" w14:textId="14D1F373" w:rsidR="00291EB4" w:rsidRPr="003F79C3" w:rsidRDefault="00291EB4" w:rsidP="001920A5">
      <w:pPr>
        <w:pStyle w:val="ListParagraph"/>
        <w:numPr>
          <w:ilvl w:val="0"/>
          <w:numId w:val="47"/>
        </w:numPr>
        <w:spacing w:before="0"/>
        <w:ind w:left="360"/>
        <w:rPr>
          <w:lang w:val="en-US"/>
        </w:rPr>
      </w:pPr>
      <w:r w:rsidRPr="003F79C3">
        <w:rPr>
          <w:lang w:val="en-US"/>
        </w:rPr>
        <w:t>Compile available qualitative &amp; quantitative information, including available tools for monitoring and evaluation</w:t>
      </w:r>
    </w:p>
    <w:p w14:paraId="24EF9209" w14:textId="00F93352" w:rsidR="00291EB4" w:rsidRPr="003F79C3" w:rsidRDefault="00291EB4" w:rsidP="001920A5">
      <w:pPr>
        <w:pStyle w:val="ListParagraph"/>
        <w:numPr>
          <w:ilvl w:val="0"/>
          <w:numId w:val="47"/>
        </w:numPr>
        <w:spacing w:before="0"/>
        <w:ind w:left="360"/>
        <w:rPr>
          <w:lang w:val="en-US"/>
        </w:rPr>
      </w:pPr>
      <w:r w:rsidRPr="003F79C3">
        <w:rPr>
          <w:lang w:val="en-US"/>
        </w:rPr>
        <w:t>Describe historical trends for environmental hazards of interest and establish baseline conditions</w:t>
      </w:r>
    </w:p>
    <w:p w14:paraId="15C220A4" w14:textId="24245C69" w:rsidR="00291EB4" w:rsidRPr="003F79C3" w:rsidRDefault="00291EB4" w:rsidP="001920A5">
      <w:pPr>
        <w:pStyle w:val="ListParagraph"/>
        <w:numPr>
          <w:ilvl w:val="0"/>
          <w:numId w:val="47"/>
        </w:numPr>
        <w:spacing w:before="0"/>
        <w:ind w:left="360"/>
        <w:rPr>
          <w:lang w:val="en-US"/>
        </w:rPr>
      </w:pPr>
      <w:r w:rsidRPr="003F79C3">
        <w:rPr>
          <w:lang w:val="en-US"/>
        </w:rPr>
        <w:t>Analyze current relationships between weather patterns and climate-sensitive health outcomes</w:t>
      </w:r>
    </w:p>
    <w:p w14:paraId="536ADDFD" w14:textId="3F5CD874" w:rsidR="00291EB4" w:rsidRPr="003F79C3" w:rsidRDefault="00291EB4" w:rsidP="001920A5">
      <w:pPr>
        <w:pStyle w:val="ListParagraph"/>
        <w:numPr>
          <w:ilvl w:val="0"/>
          <w:numId w:val="47"/>
        </w:numPr>
        <w:spacing w:before="0"/>
        <w:ind w:left="360"/>
        <w:rPr>
          <w:lang w:val="en-US"/>
        </w:rPr>
      </w:pPr>
      <w:r w:rsidRPr="003F79C3">
        <w:rPr>
          <w:lang w:val="en-US"/>
        </w:rPr>
        <w:t>Characterize current vulnerability of exposed individuals and communities</w:t>
      </w:r>
    </w:p>
    <w:p w14:paraId="45D30568" w14:textId="47F3027A" w:rsidR="00291EB4" w:rsidRPr="003F79C3" w:rsidRDefault="00291EB4" w:rsidP="001920A5">
      <w:pPr>
        <w:pStyle w:val="ListParagraph"/>
        <w:numPr>
          <w:ilvl w:val="0"/>
          <w:numId w:val="47"/>
        </w:numPr>
        <w:spacing w:before="0"/>
        <w:ind w:left="360"/>
        <w:rPr>
          <w:lang w:val="en-US"/>
        </w:rPr>
      </w:pPr>
      <w:r w:rsidRPr="003F79C3">
        <w:rPr>
          <w:lang w:val="en-US"/>
        </w:rPr>
        <w:t>Describe and assess effectiveness of policies &amp; programs</w:t>
      </w:r>
    </w:p>
    <w:p w14:paraId="4B834018" w14:textId="23936077" w:rsidR="00291EB4" w:rsidRPr="003F79C3" w:rsidRDefault="00291EB4" w:rsidP="001920A5">
      <w:pPr>
        <w:pStyle w:val="ListParagraph"/>
        <w:numPr>
          <w:ilvl w:val="0"/>
          <w:numId w:val="47"/>
        </w:numPr>
        <w:spacing w:before="0"/>
        <w:ind w:left="360"/>
        <w:rPr>
          <w:lang w:val="en-US"/>
        </w:rPr>
      </w:pPr>
      <w:r w:rsidRPr="003F79C3">
        <w:rPr>
          <w:bCs/>
          <w:lang w:val="en-US"/>
        </w:rPr>
        <w:t>Evaluate Disaster and Emergency Preparedness of the Health System, and Consider Health Infrastructure Adaptive Capacity and Resilience</w:t>
      </w:r>
    </w:p>
    <w:p w14:paraId="544BC77A" w14:textId="50F6B669" w:rsidR="00291EB4" w:rsidRPr="003F79C3" w:rsidRDefault="00291EB4" w:rsidP="001920A5">
      <w:pPr>
        <w:pStyle w:val="ListParagraph"/>
        <w:numPr>
          <w:ilvl w:val="0"/>
          <w:numId w:val="47"/>
        </w:numPr>
        <w:spacing w:before="0"/>
        <w:ind w:left="360"/>
        <w:rPr>
          <w:lang w:val="en-US"/>
        </w:rPr>
      </w:pPr>
      <w:r w:rsidRPr="003F79C3">
        <w:rPr>
          <w:lang w:val="en-US"/>
        </w:rPr>
        <w:t>Develop an explicit baseline for use in monitoring future vulnerability and for evaluating adaptation options</w:t>
      </w:r>
    </w:p>
    <w:p w14:paraId="721A5195" w14:textId="77777777" w:rsidR="001920A5" w:rsidRPr="003F79C3" w:rsidRDefault="001920A5" w:rsidP="001920A5">
      <w:pPr>
        <w:spacing w:before="0"/>
        <w:rPr>
          <w:b/>
          <w:lang w:val="en-US"/>
        </w:rPr>
      </w:pPr>
    </w:p>
    <w:p w14:paraId="7A308548" w14:textId="77777777" w:rsidR="00291EB4" w:rsidRPr="003F79C3" w:rsidRDefault="00291EB4" w:rsidP="001920A5">
      <w:pPr>
        <w:spacing w:before="0"/>
        <w:rPr>
          <w:b/>
          <w:lang w:val="en-US"/>
        </w:rPr>
      </w:pPr>
      <w:r w:rsidRPr="003F79C3">
        <w:rPr>
          <w:b/>
          <w:lang w:val="en-US"/>
        </w:rPr>
        <w:t>Step 3: Project Future Health Risks</w:t>
      </w:r>
    </w:p>
    <w:p w14:paraId="0D92F62B" w14:textId="77777777" w:rsidR="001920A5" w:rsidRPr="003F79C3" w:rsidRDefault="001920A5" w:rsidP="001920A5">
      <w:pPr>
        <w:spacing w:before="0"/>
        <w:rPr>
          <w:b/>
          <w:lang w:val="en-US"/>
        </w:rPr>
      </w:pPr>
    </w:p>
    <w:p w14:paraId="327625ED" w14:textId="6336290E" w:rsidR="00291EB4" w:rsidRPr="003F79C3" w:rsidRDefault="00291EB4" w:rsidP="001920A5">
      <w:pPr>
        <w:pStyle w:val="ListParagraph"/>
        <w:numPr>
          <w:ilvl w:val="0"/>
          <w:numId w:val="48"/>
        </w:numPr>
        <w:spacing w:before="0"/>
        <w:ind w:left="360"/>
        <w:rPr>
          <w:lang w:val="en-US"/>
        </w:rPr>
      </w:pPr>
      <w:r w:rsidRPr="003F79C3">
        <w:rPr>
          <w:lang w:val="en-US"/>
        </w:rPr>
        <w:t>Define time frame for projecting future risks (2020’s, 2050’s, 2080’s)</w:t>
      </w:r>
    </w:p>
    <w:p w14:paraId="7999B7DB" w14:textId="5FAE78DA" w:rsidR="00291EB4" w:rsidRPr="003F79C3" w:rsidRDefault="00291EB4" w:rsidP="001920A5">
      <w:pPr>
        <w:pStyle w:val="ListParagraph"/>
        <w:numPr>
          <w:ilvl w:val="0"/>
          <w:numId w:val="48"/>
        </w:numPr>
        <w:spacing w:before="0"/>
        <w:ind w:left="360"/>
        <w:rPr>
          <w:lang w:val="en-US"/>
        </w:rPr>
      </w:pPr>
      <w:r w:rsidRPr="003F79C3">
        <w:rPr>
          <w:lang w:val="en-US"/>
        </w:rPr>
        <w:t>Describe current health risks and how they are expected to change without climate change</w:t>
      </w:r>
    </w:p>
    <w:p w14:paraId="45B7D0FD" w14:textId="14DF6DED" w:rsidR="00291EB4" w:rsidRPr="003F79C3" w:rsidRDefault="00291EB4" w:rsidP="001920A5">
      <w:pPr>
        <w:pStyle w:val="ListParagraph"/>
        <w:numPr>
          <w:ilvl w:val="0"/>
          <w:numId w:val="48"/>
        </w:numPr>
        <w:spacing w:before="0"/>
        <w:ind w:left="360"/>
        <w:rPr>
          <w:lang w:val="en-US"/>
        </w:rPr>
      </w:pPr>
      <w:r w:rsidRPr="003F79C3">
        <w:rPr>
          <w:lang w:val="en-US"/>
        </w:rPr>
        <w:t>Consider how weather and development patterns could affect future climate-sensitive health risk</w:t>
      </w:r>
    </w:p>
    <w:p w14:paraId="76B8B2F1" w14:textId="77777777" w:rsidR="001920A5" w:rsidRPr="003F79C3" w:rsidRDefault="001920A5" w:rsidP="001920A5">
      <w:pPr>
        <w:spacing w:before="0"/>
        <w:rPr>
          <w:b/>
          <w:lang w:val="en-US"/>
        </w:rPr>
      </w:pPr>
    </w:p>
    <w:p w14:paraId="37D947D6" w14:textId="77777777" w:rsidR="00291EB4" w:rsidRPr="003F79C3" w:rsidRDefault="00291EB4" w:rsidP="001920A5">
      <w:pPr>
        <w:spacing w:before="0"/>
        <w:rPr>
          <w:b/>
          <w:lang w:val="en-US"/>
        </w:rPr>
      </w:pPr>
      <w:r w:rsidRPr="003F79C3">
        <w:rPr>
          <w:b/>
          <w:lang w:val="en-US"/>
        </w:rPr>
        <w:t xml:space="preserve">Step 4: Identify and Prioritize Policies and Programs to Manage the Additional Health Risks Associated with a Changing Climate </w:t>
      </w:r>
    </w:p>
    <w:p w14:paraId="2E62563C" w14:textId="77777777" w:rsidR="001920A5" w:rsidRPr="003F79C3" w:rsidRDefault="001920A5" w:rsidP="001920A5">
      <w:pPr>
        <w:spacing w:before="0"/>
        <w:rPr>
          <w:b/>
          <w:lang w:val="en-US"/>
        </w:rPr>
      </w:pPr>
    </w:p>
    <w:p w14:paraId="25A5B2FD" w14:textId="1D5A10AA" w:rsidR="00291EB4" w:rsidRPr="003F79C3" w:rsidRDefault="00291EB4" w:rsidP="001920A5">
      <w:pPr>
        <w:pStyle w:val="ListParagraph"/>
        <w:numPr>
          <w:ilvl w:val="0"/>
          <w:numId w:val="49"/>
        </w:numPr>
        <w:spacing w:before="0"/>
        <w:ind w:left="360"/>
        <w:rPr>
          <w:lang w:val="en-US"/>
        </w:rPr>
      </w:pPr>
      <w:r w:rsidRPr="003F79C3">
        <w:rPr>
          <w:lang w:val="en-US"/>
        </w:rPr>
        <w:t>Create an inventory of the policies and programs and identify options for possible modification</w:t>
      </w:r>
    </w:p>
    <w:p w14:paraId="60D04A02" w14:textId="55BB415A" w:rsidR="00291EB4" w:rsidRPr="003F79C3" w:rsidRDefault="00291EB4" w:rsidP="001920A5">
      <w:pPr>
        <w:pStyle w:val="ListParagraph"/>
        <w:numPr>
          <w:ilvl w:val="0"/>
          <w:numId w:val="49"/>
        </w:numPr>
        <w:spacing w:before="0"/>
        <w:ind w:left="360"/>
        <w:rPr>
          <w:lang w:val="en-US"/>
        </w:rPr>
      </w:pPr>
      <w:r w:rsidRPr="003F79C3">
        <w:rPr>
          <w:lang w:val="en-US"/>
        </w:rPr>
        <w:t>Recommend options to be implemented to help manage the health risks of climate change:</w:t>
      </w:r>
    </w:p>
    <w:p w14:paraId="31B40E1D" w14:textId="67704FDC" w:rsidR="00291EB4" w:rsidRPr="003F79C3" w:rsidRDefault="00291EB4" w:rsidP="001920A5">
      <w:pPr>
        <w:pStyle w:val="ListParagraph"/>
        <w:numPr>
          <w:ilvl w:val="1"/>
          <w:numId w:val="49"/>
        </w:numPr>
        <w:spacing w:before="0"/>
        <w:ind w:left="1080"/>
        <w:rPr>
          <w:lang w:val="en-US"/>
        </w:rPr>
      </w:pPr>
      <w:r w:rsidRPr="003F79C3">
        <w:rPr>
          <w:lang w:val="en-US"/>
        </w:rPr>
        <w:t>Improving climate and health data collection</w:t>
      </w:r>
    </w:p>
    <w:p w14:paraId="638E2AC7" w14:textId="67CF67F8" w:rsidR="00291EB4" w:rsidRPr="003F79C3" w:rsidRDefault="00291EB4" w:rsidP="001920A5">
      <w:pPr>
        <w:pStyle w:val="ListParagraph"/>
        <w:numPr>
          <w:ilvl w:val="1"/>
          <w:numId w:val="49"/>
        </w:numPr>
        <w:spacing w:before="0"/>
        <w:ind w:left="1080"/>
        <w:rPr>
          <w:lang w:val="en-US"/>
        </w:rPr>
      </w:pPr>
      <w:r w:rsidRPr="003F79C3">
        <w:rPr>
          <w:lang w:val="en-US"/>
        </w:rPr>
        <w:t>Strengthening integrated disease surveillance programs</w:t>
      </w:r>
    </w:p>
    <w:p w14:paraId="600BEFA1" w14:textId="5573E7F6" w:rsidR="00291EB4" w:rsidRPr="003F79C3" w:rsidRDefault="00291EB4" w:rsidP="001920A5">
      <w:pPr>
        <w:pStyle w:val="ListParagraph"/>
        <w:numPr>
          <w:ilvl w:val="1"/>
          <w:numId w:val="49"/>
        </w:numPr>
        <w:spacing w:before="0"/>
        <w:ind w:left="1080"/>
        <w:rPr>
          <w:lang w:val="en-US"/>
        </w:rPr>
      </w:pPr>
      <w:r w:rsidRPr="003F79C3">
        <w:rPr>
          <w:lang w:val="en-US"/>
        </w:rPr>
        <w:t>Strengthening environmental health services</w:t>
      </w:r>
    </w:p>
    <w:p w14:paraId="44F4DD70" w14:textId="65C7CF18" w:rsidR="00291EB4" w:rsidRPr="003F79C3" w:rsidRDefault="00291EB4" w:rsidP="001920A5">
      <w:pPr>
        <w:pStyle w:val="ListParagraph"/>
        <w:numPr>
          <w:ilvl w:val="1"/>
          <w:numId w:val="49"/>
        </w:numPr>
        <w:spacing w:before="0"/>
        <w:ind w:left="1080"/>
        <w:rPr>
          <w:lang w:val="en-US"/>
        </w:rPr>
      </w:pPr>
      <w:r w:rsidRPr="003F79C3">
        <w:rPr>
          <w:lang w:val="en-US"/>
        </w:rPr>
        <w:t>Strengthening early warning and disaster risk management</w:t>
      </w:r>
    </w:p>
    <w:p w14:paraId="00DFE563" w14:textId="712FBE46" w:rsidR="00291EB4" w:rsidRPr="003F79C3" w:rsidRDefault="00291EB4" w:rsidP="001920A5">
      <w:pPr>
        <w:pStyle w:val="ListParagraph"/>
        <w:numPr>
          <w:ilvl w:val="1"/>
          <w:numId w:val="49"/>
        </w:numPr>
        <w:spacing w:before="0"/>
        <w:ind w:left="1080"/>
        <w:rPr>
          <w:lang w:val="en-US"/>
        </w:rPr>
      </w:pPr>
      <w:r w:rsidRPr="003F79C3">
        <w:rPr>
          <w:lang w:val="en-US"/>
        </w:rPr>
        <w:t>Mainstreaming climate change into public health policy</w:t>
      </w:r>
    </w:p>
    <w:p w14:paraId="286FB652" w14:textId="14873F5A" w:rsidR="00291EB4" w:rsidRPr="003F79C3" w:rsidRDefault="00291EB4" w:rsidP="001920A5">
      <w:pPr>
        <w:pStyle w:val="ListParagraph"/>
        <w:numPr>
          <w:ilvl w:val="1"/>
          <w:numId w:val="49"/>
        </w:numPr>
        <w:spacing w:before="0"/>
        <w:ind w:left="1080"/>
        <w:rPr>
          <w:lang w:val="en-US"/>
        </w:rPr>
      </w:pPr>
      <w:r w:rsidRPr="003F79C3">
        <w:rPr>
          <w:lang w:val="en-US"/>
        </w:rPr>
        <w:t>Strengthening primary health care service</w:t>
      </w:r>
    </w:p>
    <w:p w14:paraId="60B239D6" w14:textId="167EF645" w:rsidR="00291EB4" w:rsidRPr="003F79C3" w:rsidRDefault="00291EB4" w:rsidP="001920A5">
      <w:pPr>
        <w:pStyle w:val="ListParagraph"/>
        <w:numPr>
          <w:ilvl w:val="1"/>
          <w:numId w:val="49"/>
        </w:numPr>
        <w:spacing w:before="0"/>
        <w:ind w:left="1080"/>
        <w:rPr>
          <w:lang w:val="en-US"/>
        </w:rPr>
      </w:pPr>
      <w:r w:rsidRPr="003F79C3">
        <w:rPr>
          <w:lang w:val="en-US"/>
        </w:rPr>
        <w:t>Improving infrastructure</w:t>
      </w:r>
    </w:p>
    <w:p w14:paraId="2D7B28D8" w14:textId="720F54A5" w:rsidR="00291EB4" w:rsidRPr="003F79C3" w:rsidRDefault="00291EB4" w:rsidP="001920A5">
      <w:pPr>
        <w:pStyle w:val="ListParagraph"/>
        <w:numPr>
          <w:ilvl w:val="1"/>
          <w:numId w:val="49"/>
        </w:numPr>
        <w:spacing w:before="0"/>
        <w:ind w:left="1080"/>
        <w:rPr>
          <w:lang w:val="en-US"/>
        </w:rPr>
      </w:pPr>
      <w:r w:rsidRPr="003F79C3">
        <w:rPr>
          <w:lang w:val="en-US"/>
        </w:rPr>
        <w:t>Improving built environment (e.g. plant trees, improve urban landscape)</w:t>
      </w:r>
    </w:p>
    <w:p w14:paraId="68DAA4CF" w14:textId="03ADFB91" w:rsidR="00291EB4" w:rsidRPr="003F79C3" w:rsidRDefault="00291EB4" w:rsidP="001920A5">
      <w:pPr>
        <w:pStyle w:val="ListParagraph"/>
        <w:numPr>
          <w:ilvl w:val="0"/>
          <w:numId w:val="49"/>
        </w:numPr>
        <w:spacing w:before="0"/>
        <w:ind w:left="360"/>
        <w:rPr>
          <w:lang w:val="en-US"/>
        </w:rPr>
      </w:pPr>
      <w:r w:rsidRPr="003F79C3">
        <w:rPr>
          <w:lang w:val="en-US"/>
        </w:rPr>
        <w:t>Prioritize options to identify time scale for implementation (short and long term)</w:t>
      </w:r>
    </w:p>
    <w:p w14:paraId="26F177D6" w14:textId="6A623EAB" w:rsidR="00291EB4" w:rsidRPr="003F79C3" w:rsidRDefault="00291EB4" w:rsidP="001920A5">
      <w:pPr>
        <w:pStyle w:val="ListParagraph"/>
        <w:numPr>
          <w:ilvl w:val="0"/>
          <w:numId w:val="49"/>
        </w:numPr>
        <w:spacing w:before="0"/>
        <w:ind w:left="360"/>
        <w:rPr>
          <w:lang w:val="en-US"/>
        </w:rPr>
      </w:pPr>
      <w:r w:rsidRPr="003F79C3">
        <w:rPr>
          <w:lang w:val="en-US"/>
        </w:rPr>
        <w:t>Identify possible new efforts to manage additional health risks from climate variability and change</w:t>
      </w:r>
    </w:p>
    <w:p w14:paraId="188F1008" w14:textId="0A2D6905" w:rsidR="00291EB4" w:rsidRPr="003F79C3" w:rsidRDefault="00291EB4" w:rsidP="001920A5">
      <w:pPr>
        <w:pStyle w:val="ListParagraph"/>
        <w:numPr>
          <w:ilvl w:val="0"/>
          <w:numId w:val="49"/>
        </w:numPr>
        <w:spacing w:before="0"/>
        <w:ind w:left="360"/>
        <w:rPr>
          <w:lang w:val="en-US"/>
        </w:rPr>
      </w:pPr>
      <w:r w:rsidRPr="003F79C3">
        <w:rPr>
          <w:lang w:val="en-US"/>
        </w:rPr>
        <w:t>Consult with health authorities in other jurisdictions, sectors, scientists, practitioners and other stakeholders within and outside the health sector</w:t>
      </w:r>
    </w:p>
    <w:p w14:paraId="4366BABA" w14:textId="5A1585EE" w:rsidR="00291EB4" w:rsidRPr="003F79C3" w:rsidRDefault="00291EB4" w:rsidP="001920A5">
      <w:pPr>
        <w:pStyle w:val="ListParagraph"/>
        <w:numPr>
          <w:ilvl w:val="0"/>
          <w:numId w:val="49"/>
        </w:numPr>
        <w:spacing w:before="0"/>
        <w:ind w:left="360"/>
        <w:rPr>
          <w:lang w:val="en-US"/>
        </w:rPr>
      </w:pPr>
      <w:r w:rsidRPr="003F79C3">
        <w:rPr>
          <w:lang w:val="en-US"/>
        </w:rPr>
        <w:t>Identify all possible measures that could be implemented regardless of technical feasibility, cost, or other limiting criteria</w:t>
      </w:r>
    </w:p>
    <w:p w14:paraId="571657C5" w14:textId="12E75926" w:rsidR="00291EB4" w:rsidRPr="003F79C3" w:rsidRDefault="00291EB4" w:rsidP="001920A5">
      <w:pPr>
        <w:pStyle w:val="ListParagraph"/>
        <w:numPr>
          <w:ilvl w:val="0"/>
          <w:numId w:val="49"/>
        </w:numPr>
        <w:spacing w:before="0"/>
        <w:ind w:left="360"/>
        <w:rPr>
          <w:lang w:val="en-US"/>
        </w:rPr>
      </w:pPr>
      <w:r w:rsidRPr="003F79C3">
        <w:rPr>
          <w:lang w:val="en-US"/>
        </w:rPr>
        <w:t>Identify possible policies and programs to implement over a particular time period, within existing technological, human and financial resource constraints. Screening criteria could include:</w:t>
      </w:r>
    </w:p>
    <w:p w14:paraId="0F32177B" w14:textId="4E306B77" w:rsidR="00291EB4" w:rsidRPr="003F79C3" w:rsidRDefault="00291EB4" w:rsidP="001920A5">
      <w:pPr>
        <w:pStyle w:val="ListParagraph"/>
        <w:numPr>
          <w:ilvl w:val="1"/>
          <w:numId w:val="49"/>
        </w:numPr>
        <w:spacing w:before="0"/>
        <w:ind w:left="1080"/>
        <w:rPr>
          <w:lang w:val="en-US"/>
        </w:rPr>
      </w:pPr>
      <w:r w:rsidRPr="003F79C3">
        <w:rPr>
          <w:lang w:val="en-US"/>
        </w:rPr>
        <w:t>Whether the option is technically feasible</w:t>
      </w:r>
    </w:p>
    <w:p w14:paraId="0FBB8747" w14:textId="5D126F15" w:rsidR="00291EB4" w:rsidRPr="003F79C3" w:rsidRDefault="00291EB4" w:rsidP="001920A5">
      <w:pPr>
        <w:pStyle w:val="ListParagraph"/>
        <w:numPr>
          <w:ilvl w:val="1"/>
          <w:numId w:val="49"/>
        </w:numPr>
        <w:spacing w:before="0"/>
        <w:ind w:left="1080"/>
        <w:rPr>
          <w:lang w:val="en-US"/>
        </w:rPr>
      </w:pPr>
      <w:r w:rsidRPr="003F79C3">
        <w:rPr>
          <w:lang w:val="en-US"/>
        </w:rPr>
        <w:t>The degree of effectiveness of the proposed measure in reducing morbidity and mortality</w:t>
      </w:r>
    </w:p>
    <w:p w14:paraId="28416E1C" w14:textId="6F27E296" w:rsidR="00291EB4" w:rsidRPr="003F79C3" w:rsidRDefault="00291EB4" w:rsidP="001920A5">
      <w:pPr>
        <w:pStyle w:val="ListParagraph"/>
        <w:numPr>
          <w:ilvl w:val="1"/>
          <w:numId w:val="49"/>
        </w:numPr>
        <w:spacing w:before="0"/>
        <w:ind w:left="1080"/>
        <w:rPr>
          <w:lang w:val="en-US"/>
        </w:rPr>
      </w:pPr>
      <w:r w:rsidRPr="003F79C3">
        <w:rPr>
          <w:lang w:val="en-US"/>
        </w:rPr>
        <w:t>What consequences might be associated with the option</w:t>
      </w:r>
    </w:p>
    <w:p w14:paraId="7129EE4D" w14:textId="24AFBED6" w:rsidR="00291EB4" w:rsidRPr="003F79C3" w:rsidRDefault="00291EB4" w:rsidP="001920A5">
      <w:pPr>
        <w:pStyle w:val="ListParagraph"/>
        <w:numPr>
          <w:ilvl w:val="1"/>
          <w:numId w:val="49"/>
        </w:numPr>
        <w:spacing w:before="0"/>
        <w:ind w:left="1080"/>
        <w:rPr>
          <w:lang w:val="en-US"/>
        </w:rPr>
      </w:pPr>
      <w:r w:rsidRPr="003F79C3">
        <w:rPr>
          <w:lang w:val="en-US"/>
        </w:rPr>
        <w:t>Whether there is the financial capacity to implement and maintain option</w:t>
      </w:r>
    </w:p>
    <w:p w14:paraId="78328F0F" w14:textId="3DA6E0D5" w:rsidR="00291EB4" w:rsidRPr="003F79C3" w:rsidRDefault="00291EB4" w:rsidP="001920A5">
      <w:pPr>
        <w:pStyle w:val="ListParagraph"/>
        <w:numPr>
          <w:ilvl w:val="1"/>
          <w:numId w:val="49"/>
        </w:numPr>
        <w:spacing w:before="0"/>
        <w:ind w:left="1080"/>
        <w:rPr>
          <w:lang w:val="en-US"/>
        </w:rPr>
      </w:pPr>
      <w:r w:rsidRPr="003F79C3">
        <w:rPr>
          <w:lang w:val="en-US"/>
        </w:rPr>
        <w:lastRenderedPageBreak/>
        <w:t>Whether the proposed option is socially acceptable</w:t>
      </w:r>
    </w:p>
    <w:p w14:paraId="46A71847" w14:textId="247A9936" w:rsidR="00291EB4" w:rsidRPr="003F79C3" w:rsidRDefault="00291EB4" w:rsidP="001920A5">
      <w:pPr>
        <w:pStyle w:val="ListParagraph"/>
        <w:numPr>
          <w:ilvl w:val="0"/>
          <w:numId w:val="50"/>
        </w:numPr>
        <w:spacing w:before="0"/>
        <w:ind w:left="360"/>
        <w:rPr>
          <w:lang w:val="en-US"/>
        </w:rPr>
      </w:pPr>
      <w:r w:rsidRPr="003F79C3">
        <w:rPr>
          <w:lang w:val="en-US"/>
        </w:rPr>
        <w:t>Prioritize which options to implement over the short and medium term</w:t>
      </w:r>
    </w:p>
    <w:p w14:paraId="135B2FF1" w14:textId="2DD3B355" w:rsidR="00291EB4" w:rsidRPr="003F79C3" w:rsidRDefault="00291EB4" w:rsidP="001920A5">
      <w:pPr>
        <w:pStyle w:val="ListParagraph"/>
        <w:numPr>
          <w:ilvl w:val="0"/>
          <w:numId w:val="50"/>
        </w:numPr>
        <w:spacing w:before="0"/>
        <w:ind w:left="360"/>
        <w:rPr>
          <w:lang w:val="en-US"/>
        </w:rPr>
      </w:pPr>
      <w:r w:rsidRPr="003F79C3">
        <w:rPr>
          <w:lang w:val="en-US"/>
        </w:rPr>
        <w:t>Create two sets of priorities: critical policies and programs that should be implemented now; and those that are important but can wait a few years before implementation</w:t>
      </w:r>
    </w:p>
    <w:p w14:paraId="2C4AE35B" w14:textId="5203D30F" w:rsidR="00291EB4" w:rsidRPr="003F79C3" w:rsidRDefault="00291EB4" w:rsidP="001920A5">
      <w:pPr>
        <w:pStyle w:val="ListParagraph"/>
        <w:numPr>
          <w:ilvl w:val="0"/>
          <w:numId w:val="50"/>
        </w:numPr>
        <w:spacing w:before="0"/>
        <w:ind w:left="360"/>
        <w:rPr>
          <w:lang w:val="en-US"/>
        </w:rPr>
      </w:pPr>
      <w:r w:rsidRPr="003F79C3">
        <w:rPr>
          <w:lang w:val="en-US"/>
        </w:rPr>
        <w:t>Assess possible constraints to implementing options and how to overcome them</w:t>
      </w:r>
    </w:p>
    <w:p w14:paraId="5000D361" w14:textId="3D803F7E" w:rsidR="00291EB4" w:rsidRPr="003F79C3" w:rsidRDefault="00291EB4" w:rsidP="001920A5">
      <w:pPr>
        <w:pStyle w:val="ListParagraph"/>
        <w:numPr>
          <w:ilvl w:val="0"/>
          <w:numId w:val="50"/>
        </w:numPr>
        <w:spacing w:before="0"/>
        <w:ind w:left="360"/>
        <w:rPr>
          <w:lang w:val="en-US"/>
        </w:rPr>
      </w:pPr>
      <w:r w:rsidRPr="003F79C3">
        <w:rPr>
          <w:lang w:val="en-US"/>
        </w:rPr>
        <w:t>Develop a climate change and health adaptation plan that:</w:t>
      </w:r>
    </w:p>
    <w:p w14:paraId="4ABA085B" w14:textId="3D371647" w:rsidR="00291EB4" w:rsidRPr="003F79C3" w:rsidRDefault="00291EB4" w:rsidP="001920A5">
      <w:pPr>
        <w:pStyle w:val="ListParagraph"/>
        <w:numPr>
          <w:ilvl w:val="1"/>
          <w:numId w:val="49"/>
        </w:numPr>
        <w:spacing w:before="0"/>
        <w:ind w:left="1080"/>
        <w:rPr>
          <w:lang w:val="en-US"/>
        </w:rPr>
      </w:pPr>
      <w:r w:rsidRPr="003F79C3">
        <w:rPr>
          <w:lang w:val="en-US"/>
        </w:rPr>
        <w:t>Defines action that will be taken in shorter and longer time scales</w:t>
      </w:r>
    </w:p>
    <w:p w14:paraId="5DDF55E9" w14:textId="76144B6D" w:rsidR="00291EB4" w:rsidRPr="003F79C3" w:rsidRDefault="00291EB4" w:rsidP="001920A5">
      <w:pPr>
        <w:pStyle w:val="ListParagraph"/>
        <w:numPr>
          <w:ilvl w:val="1"/>
          <w:numId w:val="49"/>
        </w:numPr>
        <w:spacing w:before="0"/>
        <w:ind w:left="1080"/>
        <w:rPr>
          <w:lang w:val="en-US"/>
        </w:rPr>
      </w:pPr>
      <w:r w:rsidRPr="003F79C3">
        <w:rPr>
          <w:lang w:val="en-US"/>
        </w:rPr>
        <w:t>Facilitates coordination and collaboration with other sectors to promote resilience</w:t>
      </w:r>
    </w:p>
    <w:p w14:paraId="5BEFB717" w14:textId="3F7008D6" w:rsidR="00291EB4" w:rsidRPr="003F79C3" w:rsidRDefault="00291EB4" w:rsidP="001920A5">
      <w:pPr>
        <w:pStyle w:val="ListParagraph"/>
        <w:numPr>
          <w:ilvl w:val="1"/>
          <w:numId w:val="49"/>
        </w:numPr>
        <w:spacing w:before="0"/>
        <w:ind w:left="1080"/>
        <w:rPr>
          <w:lang w:val="en-US"/>
        </w:rPr>
      </w:pPr>
      <w:r w:rsidRPr="003F79C3">
        <w:rPr>
          <w:lang w:val="en-US"/>
        </w:rPr>
        <w:t>Specifies overarching strategies (e.g. climate change strategies in other sectors)</w:t>
      </w:r>
    </w:p>
    <w:p w14:paraId="164FD954" w14:textId="099BB320" w:rsidR="00291EB4" w:rsidRPr="003F79C3" w:rsidRDefault="00291EB4" w:rsidP="001920A5">
      <w:pPr>
        <w:pStyle w:val="ListParagraph"/>
        <w:numPr>
          <w:ilvl w:val="1"/>
          <w:numId w:val="49"/>
        </w:numPr>
        <w:spacing w:before="0"/>
        <w:ind w:left="1080"/>
        <w:rPr>
          <w:lang w:val="en-US"/>
        </w:rPr>
      </w:pPr>
      <w:r w:rsidRPr="003F79C3">
        <w:rPr>
          <w:lang w:val="en-US"/>
        </w:rPr>
        <w:t>Specifies goals and the timeframe of accomplishments</w:t>
      </w:r>
    </w:p>
    <w:p w14:paraId="10513B8B" w14:textId="2BB9C133" w:rsidR="00291EB4" w:rsidRPr="003F79C3" w:rsidRDefault="00291EB4" w:rsidP="001920A5">
      <w:pPr>
        <w:pStyle w:val="ListParagraph"/>
        <w:numPr>
          <w:ilvl w:val="1"/>
          <w:numId w:val="49"/>
        </w:numPr>
        <w:spacing w:before="0"/>
        <w:ind w:left="1080"/>
        <w:rPr>
          <w:lang w:val="en-US"/>
        </w:rPr>
      </w:pPr>
      <w:r w:rsidRPr="003F79C3">
        <w:rPr>
          <w:lang w:val="en-US"/>
        </w:rPr>
        <w:t>Outlines expected results, milestones, sequencing of activities</w:t>
      </w:r>
    </w:p>
    <w:p w14:paraId="1765F6AD" w14:textId="1230C48F" w:rsidR="00291EB4" w:rsidRPr="003F79C3" w:rsidRDefault="00291EB4" w:rsidP="001920A5">
      <w:pPr>
        <w:pStyle w:val="ListParagraph"/>
        <w:numPr>
          <w:ilvl w:val="1"/>
          <w:numId w:val="49"/>
        </w:numPr>
        <w:spacing w:before="0"/>
        <w:ind w:left="1080"/>
        <w:rPr>
          <w:lang w:val="en-US"/>
        </w:rPr>
      </w:pPr>
      <w:r w:rsidRPr="003F79C3">
        <w:rPr>
          <w:lang w:val="en-US"/>
        </w:rPr>
        <w:t>Outlines roles and responsibilities for implementation</w:t>
      </w:r>
    </w:p>
    <w:p w14:paraId="3DB500A6" w14:textId="2B565E93" w:rsidR="00291EB4" w:rsidRPr="003F79C3" w:rsidRDefault="00291EB4" w:rsidP="001920A5">
      <w:pPr>
        <w:pStyle w:val="ListParagraph"/>
        <w:numPr>
          <w:ilvl w:val="1"/>
          <w:numId w:val="49"/>
        </w:numPr>
        <w:spacing w:before="0"/>
        <w:ind w:left="1080"/>
        <w:rPr>
          <w:lang w:val="en-US"/>
        </w:rPr>
      </w:pPr>
      <w:r w:rsidRPr="003F79C3">
        <w:rPr>
          <w:lang w:val="en-US"/>
        </w:rPr>
        <w:t>Outlines required human and financial resources required to implement plan</w:t>
      </w:r>
    </w:p>
    <w:p w14:paraId="63E6A3D0" w14:textId="054A14B1" w:rsidR="00291EB4" w:rsidRPr="003F79C3" w:rsidRDefault="00291EB4" w:rsidP="001920A5">
      <w:pPr>
        <w:pStyle w:val="ListParagraph"/>
        <w:numPr>
          <w:ilvl w:val="1"/>
          <w:numId w:val="49"/>
        </w:numPr>
        <w:spacing w:before="0"/>
        <w:ind w:left="1080"/>
        <w:rPr>
          <w:lang w:val="en-US"/>
        </w:rPr>
      </w:pPr>
      <w:r w:rsidRPr="003F79C3">
        <w:rPr>
          <w:lang w:val="en-US"/>
        </w:rPr>
        <w:t>Provides analysis of costs and benefits of interventions and financing options</w:t>
      </w:r>
    </w:p>
    <w:p w14:paraId="5A0DC181" w14:textId="3197E402" w:rsidR="00291EB4" w:rsidRPr="003F79C3" w:rsidRDefault="00291EB4" w:rsidP="001920A5">
      <w:pPr>
        <w:pStyle w:val="ListParagraph"/>
        <w:numPr>
          <w:ilvl w:val="1"/>
          <w:numId w:val="49"/>
        </w:numPr>
        <w:spacing w:before="0"/>
        <w:ind w:left="1080"/>
        <w:rPr>
          <w:lang w:val="en-US"/>
        </w:rPr>
      </w:pPr>
      <w:r w:rsidRPr="003F79C3">
        <w:rPr>
          <w:lang w:val="en-US"/>
        </w:rPr>
        <w:t>Promotes coordination and synergies between the implementation plan and city and provincial goals</w:t>
      </w:r>
    </w:p>
    <w:p w14:paraId="26B5C475" w14:textId="77777777" w:rsidR="001920A5" w:rsidRPr="003F79C3" w:rsidRDefault="001920A5" w:rsidP="001920A5">
      <w:pPr>
        <w:spacing w:before="0"/>
        <w:rPr>
          <w:b/>
          <w:lang w:val="en-US"/>
        </w:rPr>
      </w:pPr>
    </w:p>
    <w:p w14:paraId="1C7C75F2" w14:textId="2B12EC2E" w:rsidR="00291EB4" w:rsidRPr="003F79C3" w:rsidRDefault="00291EB4" w:rsidP="001920A5">
      <w:pPr>
        <w:spacing w:before="0"/>
        <w:rPr>
          <w:b/>
          <w:lang w:val="en-US"/>
        </w:rPr>
      </w:pPr>
      <w:r w:rsidRPr="003F79C3">
        <w:rPr>
          <w:b/>
          <w:lang w:val="en-US"/>
        </w:rPr>
        <w:t>Step 5: Establish an Iterative Process for Managing and Monitoring Health Risks</w:t>
      </w:r>
    </w:p>
    <w:p w14:paraId="48EF8D17" w14:textId="77777777" w:rsidR="001920A5" w:rsidRPr="003F79C3" w:rsidRDefault="001920A5" w:rsidP="001920A5">
      <w:pPr>
        <w:spacing w:before="0"/>
        <w:rPr>
          <w:b/>
          <w:lang w:val="en-US"/>
        </w:rPr>
      </w:pPr>
    </w:p>
    <w:p w14:paraId="6DC59323" w14:textId="00CC3B36" w:rsidR="00291EB4" w:rsidRPr="003F79C3" w:rsidRDefault="00291EB4" w:rsidP="001920A5">
      <w:pPr>
        <w:pStyle w:val="ListParagraph"/>
        <w:numPr>
          <w:ilvl w:val="0"/>
          <w:numId w:val="51"/>
        </w:numPr>
        <w:spacing w:before="0"/>
        <w:rPr>
          <w:lang w:val="en-US"/>
        </w:rPr>
      </w:pPr>
      <w:r w:rsidRPr="003F79C3">
        <w:rPr>
          <w:lang w:val="en-US"/>
        </w:rPr>
        <w:t>Develop a plan for monitoring the burden of health outcomes and effectiveness of adaptations with robust indicators</w:t>
      </w:r>
    </w:p>
    <w:p w14:paraId="4FAA97D4" w14:textId="436C8F49" w:rsidR="00291EB4" w:rsidRPr="003F79C3" w:rsidRDefault="00291EB4" w:rsidP="001920A5">
      <w:pPr>
        <w:pStyle w:val="ListParagraph"/>
        <w:numPr>
          <w:ilvl w:val="0"/>
          <w:numId w:val="51"/>
        </w:numPr>
        <w:spacing w:before="0"/>
        <w:rPr>
          <w:lang w:val="en-US"/>
        </w:rPr>
      </w:pPr>
      <w:r w:rsidRPr="003F79C3">
        <w:rPr>
          <w:lang w:val="en-US"/>
        </w:rPr>
        <w:t>Identify an agreed set of minimum indicators to track health outcomes and adaptation progress</w:t>
      </w:r>
    </w:p>
    <w:p w14:paraId="5E8F926E" w14:textId="08A4C164" w:rsidR="00291EB4" w:rsidRPr="003F79C3" w:rsidRDefault="00291EB4" w:rsidP="001920A5">
      <w:pPr>
        <w:pStyle w:val="ListParagraph"/>
        <w:numPr>
          <w:ilvl w:val="0"/>
          <w:numId w:val="51"/>
        </w:numPr>
        <w:spacing w:before="0"/>
        <w:rPr>
          <w:lang w:val="en-US"/>
        </w:rPr>
      </w:pPr>
      <w:r w:rsidRPr="003F79C3">
        <w:rPr>
          <w:lang w:val="en-US"/>
        </w:rPr>
        <w:t>Identify what will be monitored, how frequently and how data will be analyzed and communicated</w:t>
      </w:r>
    </w:p>
    <w:p w14:paraId="44F16DD0" w14:textId="23FF3584" w:rsidR="00291EB4" w:rsidRPr="003F79C3" w:rsidRDefault="00291EB4" w:rsidP="001920A5">
      <w:pPr>
        <w:pStyle w:val="ListParagraph"/>
        <w:numPr>
          <w:ilvl w:val="0"/>
          <w:numId w:val="51"/>
        </w:numPr>
        <w:spacing w:before="0"/>
        <w:rPr>
          <w:lang w:val="en-US"/>
        </w:rPr>
      </w:pPr>
      <w:r w:rsidRPr="003F79C3">
        <w:rPr>
          <w:lang w:val="en-US"/>
        </w:rPr>
        <w:t>Indicate when the V&amp;A assessment should be repeated to identify new risks</w:t>
      </w:r>
    </w:p>
    <w:p w14:paraId="7D0E94F5" w14:textId="40DC5F7E" w:rsidR="00291EB4" w:rsidRPr="003F79C3" w:rsidRDefault="00291EB4" w:rsidP="001920A5">
      <w:pPr>
        <w:pStyle w:val="ListParagraph"/>
        <w:numPr>
          <w:ilvl w:val="0"/>
          <w:numId w:val="51"/>
        </w:numPr>
        <w:spacing w:before="0"/>
        <w:rPr>
          <w:lang w:val="en-US"/>
        </w:rPr>
      </w:pPr>
      <w:r w:rsidRPr="003F79C3">
        <w:rPr>
          <w:lang w:val="en-US"/>
        </w:rPr>
        <w:t>Specify milestones for evaluation</w:t>
      </w:r>
    </w:p>
    <w:p w14:paraId="3C71D886" w14:textId="51402FB4" w:rsidR="00291EB4" w:rsidRPr="003F79C3" w:rsidRDefault="00291EB4" w:rsidP="001920A5">
      <w:pPr>
        <w:pStyle w:val="ListParagraph"/>
        <w:numPr>
          <w:ilvl w:val="0"/>
          <w:numId w:val="51"/>
        </w:numPr>
        <w:spacing w:before="0"/>
        <w:rPr>
          <w:lang w:val="en-US"/>
        </w:rPr>
      </w:pPr>
      <w:r w:rsidRPr="003F79C3">
        <w:rPr>
          <w:lang w:val="en-US"/>
        </w:rPr>
        <w:t>Document lessons learned and share these with partners and stakeholders and more broadly</w:t>
      </w:r>
    </w:p>
    <w:p w14:paraId="263E8E8D" w14:textId="77777777" w:rsidR="001920A5" w:rsidRPr="003F79C3" w:rsidRDefault="001920A5" w:rsidP="001920A5">
      <w:pPr>
        <w:spacing w:before="0"/>
        <w:rPr>
          <w:b/>
          <w:lang w:val="en-US"/>
        </w:rPr>
      </w:pPr>
    </w:p>
    <w:p w14:paraId="768C520F" w14:textId="77777777" w:rsidR="00291EB4" w:rsidRPr="003F79C3" w:rsidRDefault="00291EB4" w:rsidP="001920A5">
      <w:pPr>
        <w:spacing w:before="0"/>
        <w:rPr>
          <w:b/>
          <w:lang w:val="en-US"/>
        </w:rPr>
      </w:pPr>
      <w:r w:rsidRPr="003F79C3">
        <w:rPr>
          <w:b/>
          <w:lang w:val="en-US"/>
        </w:rPr>
        <w:t>Step 6: Examine the Potential Health Benefits and Co-Harms of Adaptation and Mitigation Options Implemented in Other Sectors</w:t>
      </w:r>
    </w:p>
    <w:p w14:paraId="29048B57" w14:textId="77777777" w:rsidR="001920A5" w:rsidRPr="003F79C3" w:rsidRDefault="001920A5" w:rsidP="001920A5">
      <w:pPr>
        <w:spacing w:before="0"/>
        <w:rPr>
          <w:b/>
          <w:lang w:val="en-US"/>
        </w:rPr>
      </w:pPr>
    </w:p>
    <w:p w14:paraId="0035114C" w14:textId="36CB497A" w:rsidR="00291EB4" w:rsidRPr="003F79C3" w:rsidRDefault="00291EB4" w:rsidP="001920A5">
      <w:pPr>
        <w:pStyle w:val="ListParagraph"/>
        <w:numPr>
          <w:ilvl w:val="0"/>
          <w:numId w:val="52"/>
        </w:numPr>
        <w:spacing w:before="0"/>
        <w:rPr>
          <w:lang w:val="en-US"/>
        </w:rPr>
      </w:pPr>
      <w:r w:rsidRPr="003F79C3">
        <w:rPr>
          <w:lang w:val="en-US"/>
        </w:rPr>
        <w:t>Review Adaptation and Mitigation Options Implemented/Proposed in Other Sectors</w:t>
      </w:r>
    </w:p>
    <w:p w14:paraId="0EE5503A" w14:textId="511B589B" w:rsidR="00291EB4" w:rsidRPr="003F79C3" w:rsidRDefault="00291EB4" w:rsidP="001920A5">
      <w:pPr>
        <w:pStyle w:val="ListParagraph"/>
        <w:numPr>
          <w:ilvl w:val="0"/>
          <w:numId w:val="52"/>
        </w:numPr>
        <w:spacing w:before="0"/>
        <w:rPr>
          <w:lang w:val="en-US"/>
        </w:rPr>
      </w:pPr>
      <w:r w:rsidRPr="003F79C3">
        <w:rPr>
          <w:lang w:val="en-US"/>
        </w:rPr>
        <w:t>Identify Synergies for Adaptation and Mitigation Options</w:t>
      </w:r>
    </w:p>
    <w:p w14:paraId="13D4A0BC" w14:textId="77777777" w:rsidR="00BF14C0" w:rsidRPr="003F79C3" w:rsidRDefault="00BF14C0" w:rsidP="00A4533F">
      <w:pPr>
        <w:rPr>
          <w:lang w:val="en-US"/>
        </w:rPr>
      </w:pPr>
    </w:p>
    <w:p w14:paraId="5F26F6C8" w14:textId="77777777" w:rsidR="00BF14C0" w:rsidRPr="003F79C3" w:rsidRDefault="00BF14C0" w:rsidP="00A4533F">
      <w:pPr>
        <w:rPr>
          <w:lang w:val="en-US"/>
        </w:rPr>
      </w:pPr>
    </w:p>
    <w:p w14:paraId="74D6301E" w14:textId="77777777" w:rsidR="00BF14C0" w:rsidRPr="003F79C3" w:rsidRDefault="00BF14C0" w:rsidP="00A4533F">
      <w:pPr>
        <w:rPr>
          <w:lang w:val="en-US"/>
        </w:rPr>
      </w:pPr>
    </w:p>
    <w:p w14:paraId="5800EA74" w14:textId="77777777" w:rsidR="00BF14C0" w:rsidRPr="003F79C3" w:rsidRDefault="00BF14C0" w:rsidP="00A4533F">
      <w:pPr>
        <w:rPr>
          <w:lang w:val="en-US"/>
        </w:rPr>
      </w:pPr>
    </w:p>
    <w:p w14:paraId="362F5236" w14:textId="77777777" w:rsidR="00BF14C0" w:rsidRPr="003F79C3" w:rsidRDefault="00BF14C0" w:rsidP="00A4533F">
      <w:pPr>
        <w:rPr>
          <w:lang w:val="en-US"/>
        </w:rPr>
      </w:pPr>
    </w:p>
    <w:p w14:paraId="5071B4F0" w14:textId="77777777" w:rsidR="00BF14C0" w:rsidRPr="003F79C3" w:rsidRDefault="00BF14C0" w:rsidP="00A4533F">
      <w:pPr>
        <w:rPr>
          <w:lang w:val="en-US"/>
        </w:rPr>
      </w:pPr>
    </w:p>
    <w:p w14:paraId="3537346E" w14:textId="77777777" w:rsidR="00BF14C0" w:rsidRPr="003F79C3" w:rsidRDefault="00BF14C0" w:rsidP="00A4533F">
      <w:pPr>
        <w:rPr>
          <w:lang w:val="en-US"/>
        </w:rPr>
      </w:pPr>
    </w:p>
    <w:p w14:paraId="21E32040" w14:textId="77777777" w:rsidR="00BF14C0" w:rsidRPr="003F79C3" w:rsidRDefault="00BF14C0" w:rsidP="00A4533F">
      <w:pPr>
        <w:rPr>
          <w:lang w:val="en-US"/>
        </w:rPr>
      </w:pPr>
    </w:p>
    <w:p w14:paraId="21590B3F" w14:textId="77777777" w:rsidR="00BF14C0" w:rsidRPr="003F79C3" w:rsidRDefault="00BF14C0" w:rsidP="00A4533F">
      <w:pPr>
        <w:rPr>
          <w:lang w:val="en-US"/>
        </w:rPr>
      </w:pPr>
    </w:p>
    <w:p w14:paraId="70113B1D" w14:textId="77777777" w:rsidR="00BF14C0" w:rsidRPr="003F79C3" w:rsidRDefault="00BF14C0" w:rsidP="00A4533F">
      <w:pPr>
        <w:rPr>
          <w:lang w:val="en-US"/>
        </w:rPr>
      </w:pPr>
    </w:p>
    <w:p w14:paraId="6015AF76" w14:textId="77777777" w:rsidR="00BF14C0" w:rsidRPr="003F79C3" w:rsidRDefault="00BF14C0" w:rsidP="00A4533F">
      <w:pPr>
        <w:rPr>
          <w:lang w:val="en-US"/>
        </w:rPr>
      </w:pPr>
    </w:p>
    <w:p w14:paraId="3AF9194F" w14:textId="77777777" w:rsidR="00BF14C0" w:rsidRPr="003F79C3" w:rsidRDefault="00BF14C0" w:rsidP="00A4533F">
      <w:pPr>
        <w:rPr>
          <w:lang w:val="en-US"/>
        </w:rPr>
      </w:pPr>
    </w:p>
    <w:p w14:paraId="014CC491" w14:textId="77777777" w:rsidR="00BF14C0" w:rsidRPr="003F79C3" w:rsidRDefault="00BF14C0" w:rsidP="00A4533F">
      <w:pPr>
        <w:rPr>
          <w:lang w:val="en-US"/>
        </w:rPr>
      </w:pPr>
    </w:p>
    <w:p w14:paraId="791DB27C" w14:textId="77777777" w:rsidR="00BF14C0" w:rsidRPr="003F79C3" w:rsidRDefault="00BF14C0" w:rsidP="00A4533F">
      <w:pPr>
        <w:rPr>
          <w:lang w:val="en-US"/>
        </w:rPr>
      </w:pPr>
    </w:p>
    <w:p w14:paraId="035527A7" w14:textId="77777777" w:rsidR="00BF14C0" w:rsidRPr="003F79C3" w:rsidRDefault="00BF14C0" w:rsidP="00A4533F">
      <w:pPr>
        <w:rPr>
          <w:lang w:val="en-US"/>
        </w:rPr>
      </w:pPr>
    </w:p>
    <w:p w14:paraId="74DEE032" w14:textId="77777777" w:rsidR="00BF14C0" w:rsidRPr="003F79C3" w:rsidRDefault="00BF14C0" w:rsidP="00A4533F">
      <w:pPr>
        <w:rPr>
          <w:lang w:val="en-US"/>
        </w:rPr>
      </w:pPr>
    </w:p>
    <w:p w14:paraId="254BD6A7" w14:textId="77777777" w:rsidR="00BF14C0" w:rsidRPr="003F79C3" w:rsidRDefault="00BF14C0" w:rsidP="00A4533F">
      <w:pPr>
        <w:rPr>
          <w:lang w:val="en-US"/>
        </w:rPr>
      </w:pPr>
    </w:p>
    <w:p w14:paraId="69769237" w14:textId="77777777" w:rsidR="00BF14C0" w:rsidRPr="003F79C3" w:rsidRDefault="00BF14C0" w:rsidP="00A4533F">
      <w:pPr>
        <w:rPr>
          <w:lang w:val="en-US"/>
        </w:rPr>
      </w:pPr>
    </w:p>
    <w:p w14:paraId="5EDF24E0" w14:textId="77777777" w:rsidR="00BF14C0" w:rsidRPr="003F79C3" w:rsidRDefault="00BF14C0" w:rsidP="00A4533F">
      <w:pPr>
        <w:rPr>
          <w:lang w:val="en-US"/>
        </w:rPr>
        <w:sectPr w:rsidR="00BF14C0" w:rsidRPr="003F79C3" w:rsidSect="00BF14C0">
          <w:pgSz w:w="11900" w:h="16840" w:code="9"/>
          <w:pgMar w:top="1134" w:right="1134" w:bottom="1134" w:left="1134" w:header="708" w:footer="708" w:gutter="0"/>
          <w:cols w:space="9"/>
          <w:docGrid w:linePitch="360"/>
        </w:sectPr>
      </w:pPr>
    </w:p>
    <w:p w14:paraId="319682E3" w14:textId="009188B8" w:rsidR="009F6719" w:rsidRPr="003F79C3" w:rsidRDefault="003147C7" w:rsidP="000D2317">
      <w:pPr>
        <w:pStyle w:val="Heading1"/>
        <w:rPr>
          <w:lang w:val="en-US"/>
        </w:rPr>
      </w:pPr>
      <w:r w:rsidRPr="003F79C3">
        <w:rPr>
          <w:rFonts w:ascii="Calibri" w:eastAsia="MS Mincho" w:hAnsi="Calibri" w:cs="Times New Roman"/>
          <w:noProof/>
          <w:lang w:val="en-US" w:eastAsia="zh-CN"/>
        </w:rPr>
        <w:lastRenderedPageBreak/>
        <mc:AlternateContent>
          <mc:Choice Requires="wps">
            <w:drawing>
              <wp:anchor distT="0" distB="0" distL="114300" distR="114300" simplePos="0" relativeHeight="251770880" behindDoc="1" locked="0" layoutInCell="1" allowOverlap="1" wp14:anchorId="11619D2F" wp14:editId="2C2AD8F5">
                <wp:simplePos x="0" y="0"/>
                <wp:positionH relativeFrom="margin">
                  <wp:align>right</wp:align>
                </wp:positionH>
                <wp:positionV relativeFrom="paragraph">
                  <wp:posOffset>5715</wp:posOffset>
                </wp:positionV>
                <wp:extent cx="9144000" cy="225425"/>
                <wp:effectExtent l="0" t="0" r="0" b="3175"/>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0" cy="225425"/>
                        </a:xfrm>
                        <a:prstGeom prst="rect">
                          <a:avLst/>
                        </a:prstGeom>
                        <a:solidFill>
                          <a:schemeClr val="bg1">
                            <a:lumMod val="85000"/>
                          </a:schemeClr>
                        </a:solidFill>
                        <a:ln w="38100" cap="flat" cmpd="sng" algn="ctr">
                          <a:noFill/>
                          <a:prstDash val="solid"/>
                        </a:ln>
                        <a:effectLst/>
                        <a:extLst/>
                      </wps:spPr>
                      <wps:txbx>
                        <w:txbxContent>
                          <w:p w14:paraId="6B333E51" w14:textId="77777777" w:rsidR="00676979" w:rsidRPr="007F6045" w:rsidRDefault="00676979" w:rsidP="007D072A">
                            <w:pPr>
                              <w:jc w:val="center"/>
                              <w:rPr>
                                <w:rFonts w:ascii="Calibri" w:hAnsi="Calibri"/>
                                <w:b/>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9" o:spid="_x0000_s1100" type="#_x0000_t202" style="position:absolute;left:0;text-align:left;margin-left:668.8pt;margin-top:.45pt;width:10in;height:17.75pt;z-index:-251545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" fillcolor="#d8d8d8 [2732]" stroked="f" strokeweight="3pt">
                <v:path arrowok="t"/>
                <v:textbox>
                  <w:txbxContent>
                    <w:p w14:paraId="6B333E51" w14:textId="77777777" w:rsidR="00B82D24" w:rsidRPr="007F6045" w:rsidRDefault="00B82D24" w:rsidP="007D072A">
                      <w:pPr>
                        <w:jc w:val="center"/>
                        <w:rPr>
                          <w:rFonts w:ascii="Calibri" w:hAnsi="Calibri"/>
                          <w:b/>
                          <w:color w:val="000000"/>
                          <w:sz w:val="24"/>
                          <w:szCs w:val="24"/>
                        </w:rPr>
                      </w:pPr>
                    </w:p>
                  </w:txbxContent>
                </v:textbox>
                <w10:wrap anchorx="margin"/>
              </v:shape>
            </w:pict>
          </mc:Fallback>
        </mc:AlternateContent>
      </w:r>
      <w:r w:rsidR="009F6719" w:rsidRPr="003F79C3">
        <w:rPr>
          <w:lang w:val="en-US"/>
        </w:rPr>
        <w:t>ANNEX IV</w:t>
      </w:r>
      <w:r w:rsidR="00BF14C0" w:rsidRPr="003F79C3">
        <w:rPr>
          <w:lang w:val="en-US"/>
        </w:rPr>
        <w:t xml:space="preserve">: </w:t>
      </w:r>
      <w:ins w:id="93" w:author="Peter Berry" w:date="2017-05-08T13:30:00Z">
        <w:r w:rsidR="00AA30EB">
          <w:rPr>
            <w:lang w:val="en-US"/>
          </w:rPr>
          <w:t xml:space="preserve">Assessment </w:t>
        </w:r>
      </w:ins>
      <w:r w:rsidR="00BF14C0" w:rsidRPr="003F79C3">
        <w:rPr>
          <w:lang w:val="en-US"/>
        </w:rPr>
        <w:t>Templates</w:t>
      </w:r>
    </w:p>
    <w:p w14:paraId="76280C50" w14:textId="77777777" w:rsidR="00CA4446" w:rsidRPr="003F79C3" w:rsidRDefault="00CA4446" w:rsidP="00CA4446">
      <w:pPr>
        <w:rPr>
          <w:lang w:val="en-US"/>
        </w:rPr>
      </w:pPr>
      <w:r w:rsidRPr="003F79C3">
        <w:rPr>
          <w:lang w:val="en-US"/>
        </w:rPr>
        <w:t xml:space="preserve">Templates to help organize and structure the assessment process, as well as gather data and information can be found in the following pages. Each template corresponds to one of the six assessment steps. It is not necessary to use the templates in sequential order, even though that is how they are presented here. </w:t>
      </w:r>
      <w:r w:rsidR="00F90A2C" w:rsidRPr="003F79C3">
        <w:rPr>
          <w:lang w:val="en-US"/>
        </w:rPr>
        <w:t xml:space="preserve">Furthermore, not all assessment steps have templates for each sub-step. The indicators and categories that are pre-filled into the template worksheets serve as examples and can be altered according to national contexts. </w:t>
      </w:r>
    </w:p>
    <w:p w14:paraId="796D4EB2" w14:textId="77777777" w:rsidR="00CA4446" w:rsidRPr="003F79C3" w:rsidRDefault="00CA4446" w:rsidP="00CA4446">
      <w:pPr>
        <w:spacing w:before="0"/>
        <w:rPr>
          <w:b/>
          <w:lang w:val="en-US"/>
        </w:rPr>
      </w:pPr>
    </w:p>
    <w:p w14:paraId="717109C2" w14:textId="77777777" w:rsidR="00CA4446" w:rsidRPr="003F79C3" w:rsidRDefault="00CA4446" w:rsidP="00F90A2C">
      <w:pPr>
        <w:spacing w:before="0"/>
        <w:rPr>
          <w:b/>
          <w:lang w:val="en-US"/>
        </w:rPr>
      </w:pPr>
      <w:r w:rsidRPr="003F79C3">
        <w:rPr>
          <w:b/>
          <w:color w:val="4F81BD" w:themeColor="accent1"/>
          <w:lang w:val="en-US"/>
        </w:rPr>
        <w:t>Step 1 Templates:</w:t>
      </w:r>
      <w:r w:rsidR="00F90A2C" w:rsidRPr="003F79C3">
        <w:rPr>
          <w:b/>
          <w:lang w:val="en-US"/>
        </w:rPr>
        <w:tab/>
      </w:r>
      <w:r w:rsidRPr="003F79C3">
        <w:rPr>
          <w:lang w:val="en-US"/>
        </w:rPr>
        <w:t>Step 1a: Priority Health Hazards</w:t>
      </w:r>
    </w:p>
    <w:p w14:paraId="18904480" w14:textId="77777777" w:rsidR="00CA4446" w:rsidRPr="003F79C3" w:rsidRDefault="00CA4446" w:rsidP="00F90A2C">
      <w:pPr>
        <w:spacing w:before="0"/>
        <w:ind w:left="2160"/>
        <w:rPr>
          <w:lang w:val="en-US"/>
        </w:rPr>
      </w:pPr>
      <w:r w:rsidRPr="003F79C3">
        <w:rPr>
          <w:lang w:val="en-US"/>
        </w:rPr>
        <w:t>Step 1b: Project Team</w:t>
      </w:r>
    </w:p>
    <w:p w14:paraId="71A0A110" w14:textId="77777777" w:rsidR="00CA4446" w:rsidRPr="003F79C3" w:rsidRDefault="00CA4446" w:rsidP="00F90A2C">
      <w:pPr>
        <w:spacing w:before="0"/>
        <w:ind w:left="1440" w:firstLine="720"/>
        <w:rPr>
          <w:lang w:val="en-US"/>
        </w:rPr>
      </w:pPr>
      <w:r w:rsidRPr="003F79C3">
        <w:rPr>
          <w:lang w:val="en-US"/>
        </w:rPr>
        <w:t>Step 1c: Work Plan</w:t>
      </w:r>
    </w:p>
    <w:p w14:paraId="3A4FD65A" w14:textId="77777777" w:rsidR="00CA4446" w:rsidRPr="003F79C3" w:rsidRDefault="00CA4446" w:rsidP="00F90A2C">
      <w:pPr>
        <w:spacing w:before="0"/>
        <w:ind w:left="1440" w:firstLine="720"/>
        <w:rPr>
          <w:lang w:val="en-US"/>
        </w:rPr>
      </w:pPr>
      <w:r w:rsidRPr="003F79C3">
        <w:rPr>
          <w:lang w:val="en-US"/>
        </w:rPr>
        <w:t>Step 1d: Information Sources</w:t>
      </w:r>
    </w:p>
    <w:p w14:paraId="23DF1822" w14:textId="77777777" w:rsidR="00CA4446" w:rsidRPr="003F79C3" w:rsidRDefault="00CA4446" w:rsidP="00F90A2C">
      <w:pPr>
        <w:spacing w:before="0"/>
        <w:ind w:left="1440" w:firstLine="720"/>
        <w:rPr>
          <w:lang w:val="en-US"/>
        </w:rPr>
      </w:pPr>
      <w:r w:rsidRPr="003F79C3">
        <w:rPr>
          <w:lang w:val="en-US"/>
        </w:rPr>
        <w:t>Step 1e: Communication Plan</w:t>
      </w:r>
    </w:p>
    <w:p w14:paraId="40AD973C" w14:textId="77777777" w:rsidR="00CA4446" w:rsidRPr="003F79C3" w:rsidRDefault="00CA4446" w:rsidP="00CA4446">
      <w:pPr>
        <w:spacing w:before="0"/>
        <w:rPr>
          <w:b/>
          <w:lang w:val="en-US"/>
        </w:rPr>
      </w:pPr>
    </w:p>
    <w:p w14:paraId="5E8FAC31" w14:textId="77777777" w:rsidR="00CA4446" w:rsidRPr="003F79C3" w:rsidRDefault="00CA4446" w:rsidP="00F90A2C">
      <w:pPr>
        <w:spacing w:before="0"/>
        <w:rPr>
          <w:b/>
          <w:lang w:val="en-US"/>
        </w:rPr>
      </w:pPr>
      <w:r w:rsidRPr="003F79C3">
        <w:rPr>
          <w:b/>
          <w:color w:val="C0504D" w:themeColor="accent2"/>
          <w:lang w:val="en-US"/>
        </w:rPr>
        <w:t>Step 2 Templates:</w:t>
      </w:r>
      <w:r w:rsidR="00F90A2C" w:rsidRPr="003F79C3">
        <w:rPr>
          <w:b/>
          <w:lang w:val="en-US"/>
        </w:rPr>
        <w:tab/>
      </w:r>
      <w:r w:rsidRPr="003F79C3">
        <w:rPr>
          <w:lang w:val="en-US"/>
        </w:rPr>
        <w:t>Step 2b: Estimating Current Relationships between Weather Patterns and Climate-Sensitive Health Outcomes</w:t>
      </w:r>
    </w:p>
    <w:p w14:paraId="48CDB402" w14:textId="77777777" w:rsidR="00CA4446" w:rsidRPr="003F79C3" w:rsidRDefault="00CA4446" w:rsidP="00F90A2C">
      <w:pPr>
        <w:spacing w:before="0"/>
        <w:ind w:left="1440" w:firstLine="720"/>
        <w:rPr>
          <w:lang w:val="en-US"/>
        </w:rPr>
      </w:pPr>
      <w:r w:rsidRPr="003F79C3">
        <w:rPr>
          <w:lang w:val="en-US"/>
        </w:rPr>
        <w:t>Step 2d: Vulnerability Indicators</w:t>
      </w:r>
    </w:p>
    <w:p w14:paraId="167F9343" w14:textId="77777777" w:rsidR="00CA4446" w:rsidRPr="003F79C3" w:rsidRDefault="00CA4446" w:rsidP="00F90A2C">
      <w:pPr>
        <w:spacing w:before="0"/>
        <w:ind w:left="1440" w:firstLine="720"/>
        <w:rPr>
          <w:lang w:val="en-US"/>
        </w:rPr>
      </w:pPr>
      <w:r w:rsidRPr="003F79C3">
        <w:rPr>
          <w:lang w:val="en-US"/>
        </w:rPr>
        <w:t>Step 2e: Effectiveness of Policies and Programs</w:t>
      </w:r>
    </w:p>
    <w:p w14:paraId="37411F59" w14:textId="77777777" w:rsidR="00CA4446" w:rsidRPr="003F79C3" w:rsidRDefault="00CA4446" w:rsidP="00CA4446">
      <w:pPr>
        <w:spacing w:before="0"/>
        <w:rPr>
          <w:b/>
          <w:lang w:val="en-US"/>
        </w:rPr>
      </w:pPr>
    </w:p>
    <w:p w14:paraId="585C610A" w14:textId="77777777" w:rsidR="00CA4446" w:rsidRPr="003F79C3" w:rsidRDefault="00CA4446" w:rsidP="00F90A2C">
      <w:pPr>
        <w:spacing w:before="0"/>
        <w:rPr>
          <w:b/>
          <w:lang w:val="en-US"/>
        </w:rPr>
      </w:pPr>
      <w:r w:rsidRPr="003F79C3">
        <w:rPr>
          <w:b/>
          <w:color w:val="9BBB59" w:themeColor="accent3"/>
          <w:lang w:val="en-US"/>
        </w:rPr>
        <w:t>Step 3 Templates:</w:t>
      </w:r>
      <w:r w:rsidR="00F90A2C" w:rsidRPr="003F79C3">
        <w:rPr>
          <w:b/>
          <w:lang w:val="en-US"/>
        </w:rPr>
        <w:tab/>
      </w:r>
      <w:r w:rsidRPr="003F79C3">
        <w:rPr>
          <w:lang w:val="en-US"/>
        </w:rPr>
        <w:t>Step 3b: Project Future Health Risks</w:t>
      </w:r>
    </w:p>
    <w:p w14:paraId="6B038FF3" w14:textId="77777777" w:rsidR="00F90A2C" w:rsidRPr="003F79C3" w:rsidRDefault="00F90A2C" w:rsidP="00CA4446">
      <w:pPr>
        <w:spacing w:before="0"/>
        <w:rPr>
          <w:b/>
          <w:lang w:val="en-US"/>
        </w:rPr>
      </w:pPr>
    </w:p>
    <w:p w14:paraId="02B65CE2" w14:textId="77777777" w:rsidR="00CA4446" w:rsidRPr="003F79C3" w:rsidRDefault="00CA4446" w:rsidP="00F90A2C">
      <w:pPr>
        <w:spacing w:before="0"/>
        <w:rPr>
          <w:b/>
          <w:lang w:val="en-US"/>
        </w:rPr>
      </w:pPr>
      <w:r w:rsidRPr="003F79C3">
        <w:rPr>
          <w:b/>
          <w:color w:val="8064A2" w:themeColor="accent4"/>
          <w:lang w:val="en-US"/>
        </w:rPr>
        <w:t>Step 4 Templates:</w:t>
      </w:r>
      <w:r w:rsidR="00F90A2C" w:rsidRPr="003F79C3">
        <w:rPr>
          <w:b/>
          <w:lang w:val="en-US"/>
        </w:rPr>
        <w:tab/>
      </w:r>
      <w:r w:rsidRPr="003F79C3">
        <w:rPr>
          <w:lang w:val="en-US"/>
        </w:rPr>
        <w:t>Step 4a: Sources for Identifying Adaptation Options</w:t>
      </w:r>
    </w:p>
    <w:p w14:paraId="29160A77" w14:textId="77777777" w:rsidR="00CA4446" w:rsidRPr="003F79C3" w:rsidRDefault="00CA4446" w:rsidP="00F90A2C">
      <w:pPr>
        <w:spacing w:before="0"/>
        <w:ind w:left="1440" w:firstLine="720"/>
        <w:rPr>
          <w:lang w:val="en-US"/>
        </w:rPr>
      </w:pPr>
      <w:r w:rsidRPr="003F79C3">
        <w:rPr>
          <w:lang w:val="en-US"/>
        </w:rPr>
        <w:t>Step 4b: Adaptation Options Inventory</w:t>
      </w:r>
    </w:p>
    <w:p w14:paraId="4D9C5232" w14:textId="77777777" w:rsidR="00CA4446" w:rsidRPr="003F79C3" w:rsidRDefault="00CA4446" w:rsidP="00F90A2C">
      <w:pPr>
        <w:spacing w:before="0"/>
        <w:ind w:left="1440" w:firstLine="720"/>
        <w:rPr>
          <w:lang w:val="en-US"/>
        </w:rPr>
      </w:pPr>
      <w:r w:rsidRPr="003F79C3">
        <w:rPr>
          <w:lang w:val="en-US"/>
        </w:rPr>
        <w:t>Step 4c: Prioritize Options and Develop Resource Needs</w:t>
      </w:r>
    </w:p>
    <w:p w14:paraId="010A2647" w14:textId="77777777" w:rsidR="00CA4446" w:rsidRPr="003F79C3" w:rsidRDefault="00CA4446" w:rsidP="00F90A2C">
      <w:pPr>
        <w:spacing w:before="0"/>
        <w:ind w:left="1440" w:firstLine="720"/>
        <w:rPr>
          <w:lang w:val="en-US"/>
        </w:rPr>
      </w:pPr>
      <w:r w:rsidRPr="003F79C3">
        <w:rPr>
          <w:lang w:val="en-US"/>
        </w:rPr>
        <w:t>Step 4d: Possible Constraints</w:t>
      </w:r>
    </w:p>
    <w:p w14:paraId="7D6B2AA9" w14:textId="77777777" w:rsidR="00CA4446" w:rsidRPr="003F79C3" w:rsidRDefault="00CA4446" w:rsidP="00CA4446">
      <w:pPr>
        <w:spacing w:before="0"/>
        <w:rPr>
          <w:b/>
          <w:lang w:val="en-US"/>
        </w:rPr>
      </w:pPr>
    </w:p>
    <w:p w14:paraId="1350906E" w14:textId="77777777" w:rsidR="00CA4446" w:rsidRPr="003F79C3" w:rsidRDefault="00CA4446" w:rsidP="00F90A2C">
      <w:pPr>
        <w:spacing w:before="0"/>
        <w:rPr>
          <w:b/>
          <w:lang w:val="en-US"/>
        </w:rPr>
      </w:pPr>
      <w:r w:rsidRPr="003F79C3">
        <w:rPr>
          <w:b/>
          <w:color w:val="4BACC6" w:themeColor="accent5"/>
          <w:lang w:val="en-US"/>
        </w:rPr>
        <w:t>Step 5 Templates:</w:t>
      </w:r>
      <w:r w:rsidR="00F90A2C" w:rsidRPr="003F79C3">
        <w:rPr>
          <w:b/>
          <w:lang w:val="en-US"/>
        </w:rPr>
        <w:tab/>
      </w:r>
      <w:r w:rsidRPr="003F79C3">
        <w:rPr>
          <w:lang w:val="en-US"/>
        </w:rPr>
        <w:t>Step 5a: Monitoring Plan</w:t>
      </w:r>
    </w:p>
    <w:p w14:paraId="14C194B8" w14:textId="77777777" w:rsidR="00CA4446" w:rsidRPr="003F79C3" w:rsidRDefault="00CA4446" w:rsidP="00F90A2C">
      <w:pPr>
        <w:spacing w:before="0"/>
        <w:ind w:left="1440" w:firstLine="720"/>
        <w:rPr>
          <w:lang w:val="en-US"/>
        </w:rPr>
      </w:pPr>
      <w:r w:rsidRPr="003F79C3">
        <w:rPr>
          <w:lang w:val="en-US"/>
        </w:rPr>
        <w:t>Step 5b: Monitoring Indicators</w:t>
      </w:r>
    </w:p>
    <w:p w14:paraId="617318A1" w14:textId="77777777" w:rsidR="00CA4446" w:rsidRPr="003F79C3" w:rsidRDefault="00CA4446" w:rsidP="00CA4446">
      <w:pPr>
        <w:spacing w:before="0"/>
        <w:rPr>
          <w:b/>
          <w:lang w:val="en-US"/>
        </w:rPr>
      </w:pPr>
    </w:p>
    <w:p w14:paraId="1784C4C3" w14:textId="77777777" w:rsidR="00CA4446" w:rsidRPr="003F79C3" w:rsidRDefault="00CA4446" w:rsidP="00F90A2C">
      <w:pPr>
        <w:spacing w:before="0"/>
        <w:rPr>
          <w:b/>
          <w:lang w:val="en-US"/>
        </w:rPr>
      </w:pPr>
      <w:r w:rsidRPr="003F79C3">
        <w:rPr>
          <w:b/>
          <w:color w:val="F79646" w:themeColor="accent6"/>
          <w:lang w:val="en-US"/>
        </w:rPr>
        <w:t>Step 6 Templates:</w:t>
      </w:r>
      <w:r w:rsidR="00F90A2C" w:rsidRPr="003F79C3">
        <w:rPr>
          <w:b/>
          <w:lang w:val="en-US"/>
        </w:rPr>
        <w:tab/>
      </w:r>
      <w:r w:rsidRPr="003F79C3">
        <w:rPr>
          <w:lang w:val="en-US"/>
        </w:rPr>
        <w:t>Step 6a: Health Benefits and Co-Harms</w:t>
      </w:r>
    </w:p>
    <w:p w14:paraId="5B7D325F" w14:textId="77777777" w:rsidR="00CA4446" w:rsidRPr="003F79C3" w:rsidRDefault="00CA4446" w:rsidP="00F90A2C">
      <w:pPr>
        <w:spacing w:before="0"/>
        <w:ind w:left="1440" w:firstLine="720"/>
        <w:rPr>
          <w:lang w:val="en-US"/>
        </w:rPr>
      </w:pPr>
      <w:r w:rsidRPr="003F79C3">
        <w:rPr>
          <w:lang w:val="en-US"/>
        </w:rPr>
        <w:t>Step 6b: Synergies for Adaptation and Mitigation Options</w:t>
      </w:r>
    </w:p>
    <w:p w14:paraId="6D0255ED" w14:textId="77777777" w:rsidR="00CA4446" w:rsidRPr="003F79C3" w:rsidRDefault="00CA4446" w:rsidP="00BF14C0">
      <w:pPr>
        <w:rPr>
          <w:lang w:val="en-US"/>
        </w:rPr>
      </w:pPr>
    </w:p>
    <w:p w14:paraId="0DA76920" w14:textId="77777777" w:rsidR="00CA4446" w:rsidRPr="003F79C3" w:rsidRDefault="00CA4446" w:rsidP="00BF14C0">
      <w:pPr>
        <w:rPr>
          <w:lang w:val="en-US"/>
        </w:rPr>
        <w:sectPr w:rsidR="00CA4446" w:rsidRPr="003F79C3" w:rsidSect="00AE2CD5">
          <w:pgSz w:w="15840" w:h="12240" w:orient="landscape" w:code="1"/>
          <w:pgMar w:top="720" w:right="720" w:bottom="720" w:left="720" w:header="709" w:footer="709" w:gutter="0"/>
          <w:cols w:space="1077"/>
          <w:docGrid w:linePitch="360"/>
        </w:sectPr>
      </w:pPr>
    </w:p>
    <w:p w14:paraId="6A78A632" w14:textId="77777777" w:rsidR="00BF14C0" w:rsidRPr="003F79C3" w:rsidRDefault="00BF14C0" w:rsidP="007D072A">
      <w:pPr>
        <w:pStyle w:val="Heading2"/>
        <w:rPr>
          <w:lang w:val="en-US"/>
        </w:rPr>
      </w:pPr>
      <w:r w:rsidRPr="003F79C3">
        <w:rPr>
          <w:lang w:val="en-US"/>
        </w:rPr>
        <w:lastRenderedPageBreak/>
        <w:t>S</w:t>
      </w:r>
      <w:r w:rsidR="00300261" w:rsidRPr="003F79C3">
        <w:rPr>
          <w:lang w:val="en-US"/>
        </w:rPr>
        <w:t>tep 1a: Priority Health Hazards</w:t>
      </w:r>
    </w:p>
    <w:p w14:paraId="318CC77F" w14:textId="77777777" w:rsidR="00BF14C0" w:rsidRPr="003F79C3" w:rsidRDefault="00BF14C0" w:rsidP="00BF14C0">
      <w:pPr>
        <w:rPr>
          <w:lang w:val="en-US"/>
        </w:rPr>
      </w:pPr>
      <w:r w:rsidRPr="003F79C3">
        <w:rPr>
          <w:lang w:val="en-US"/>
        </w:rPr>
        <w:t>Use this template to compile preliminary information on climate change health outcomes and climate-related hazards in order to identify which should be a priority for the assessment. The template lists examples of climate and health outcome indicators to assist you in this step. You may have more or different hazards and indicators to include. Use the template to document data and information related to each health outcome and knowledge gaps of interest to help in prioritization. Provide information on morbidity and mortality in your jurisdiction from climate hazards.  When compiling this information, pose the following questions to help prioritize health concerns:</w:t>
      </w:r>
    </w:p>
    <w:p w14:paraId="00CE2C3B" w14:textId="77777777" w:rsidR="00BF14C0" w:rsidRPr="003F79C3" w:rsidRDefault="00BF14C0" w:rsidP="001920A5">
      <w:pPr>
        <w:pStyle w:val="ListParagraph"/>
        <w:numPr>
          <w:ilvl w:val="0"/>
          <w:numId w:val="4"/>
        </w:numPr>
        <w:rPr>
          <w:lang w:val="en-US"/>
        </w:rPr>
      </w:pPr>
      <w:r w:rsidRPr="003F79C3">
        <w:rPr>
          <w:lang w:val="en-US"/>
        </w:rPr>
        <w:t>What are the priority climate-sensitive health outcomes of concern in the study area?</w:t>
      </w:r>
    </w:p>
    <w:p w14:paraId="008385CA" w14:textId="77777777" w:rsidR="00BF14C0" w:rsidRPr="003F79C3" w:rsidRDefault="00BF14C0" w:rsidP="001920A5">
      <w:pPr>
        <w:pStyle w:val="ListParagraph"/>
        <w:numPr>
          <w:ilvl w:val="0"/>
          <w:numId w:val="4"/>
        </w:numPr>
        <w:rPr>
          <w:lang w:val="en-US"/>
        </w:rPr>
      </w:pPr>
      <w:r w:rsidRPr="003F79C3">
        <w:rPr>
          <w:lang w:val="en-US"/>
        </w:rPr>
        <w:t>Which climate-sensitive health outcomes are of greatest concern for stakeholders and the public?</w:t>
      </w:r>
    </w:p>
    <w:p w14:paraId="50B04C42" w14:textId="77777777" w:rsidR="00BF14C0" w:rsidRPr="003F79C3" w:rsidRDefault="00BF14C0" w:rsidP="001920A5">
      <w:pPr>
        <w:pStyle w:val="ListParagraph"/>
        <w:numPr>
          <w:ilvl w:val="0"/>
          <w:numId w:val="4"/>
        </w:numPr>
        <w:rPr>
          <w:lang w:val="en-US"/>
        </w:rPr>
      </w:pPr>
      <w:r w:rsidRPr="003F79C3">
        <w:rPr>
          <w:lang w:val="en-US"/>
        </w:rPr>
        <w:t>Did recent extreme weather and climate events raise concerns about health risks such as heat events or floods?</w:t>
      </w:r>
    </w:p>
    <w:p w14:paraId="166A55F5" w14:textId="77777777" w:rsidR="00BF14C0" w:rsidRPr="003F79C3" w:rsidRDefault="00BF14C0" w:rsidP="001920A5">
      <w:pPr>
        <w:pStyle w:val="ListParagraph"/>
        <w:numPr>
          <w:ilvl w:val="0"/>
          <w:numId w:val="4"/>
        </w:numPr>
        <w:rPr>
          <w:lang w:val="en-US"/>
        </w:rPr>
      </w:pPr>
      <w:r w:rsidRPr="003F79C3">
        <w:rPr>
          <w:lang w:val="en-US"/>
        </w:rPr>
        <w:t>Were recent assessments conducted in the region in other sectors that highlight issues affecting health?</w:t>
      </w:r>
    </w:p>
    <w:p w14:paraId="0870584C" w14:textId="0F756956" w:rsidR="00BF14C0" w:rsidRPr="003F79C3" w:rsidRDefault="00BF14C0" w:rsidP="001920A5">
      <w:pPr>
        <w:pStyle w:val="ListParagraph"/>
        <w:numPr>
          <w:ilvl w:val="0"/>
          <w:numId w:val="4"/>
        </w:numPr>
        <w:rPr>
          <w:lang w:val="en-US"/>
        </w:rPr>
      </w:pPr>
      <w:r w:rsidRPr="003F79C3">
        <w:rPr>
          <w:lang w:val="en-US"/>
        </w:rPr>
        <w:t xml:space="preserve">Are </w:t>
      </w:r>
      <w:r w:rsidR="003F79C3" w:rsidRPr="003F79C3">
        <w:rPr>
          <w:lang w:val="en-US"/>
        </w:rPr>
        <w:t>neighboring</w:t>
      </w:r>
      <w:r w:rsidRPr="003F79C3">
        <w:rPr>
          <w:lang w:val="en-US"/>
        </w:rPr>
        <w:t xml:space="preserve"> health jurisdictions also conducting a health vulnerability and adaptation assessment?</w:t>
      </w:r>
    </w:p>
    <w:p w14:paraId="58F8093D" w14:textId="77777777" w:rsidR="00BF14C0" w:rsidRPr="003F79C3" w:rsidRDefault="00BF14C0" w:rsidP="00BF14C0">
      <w:pPr>
        <w:pStyle w:val="ListParagraph"/>
        <w:rPr>
          <w:lang w:val="en-US"/>
        </w:rPr>
      </w:pPr>
    </w:p>
    <w:tbl>
      <w:tblPr>
        <w:tblStyle w:val="TableGrid"/>
        <w:tblW w:w="5000" w:type="pct"/>
        <w:tblLook w:val="04A0" w:firstRow="1" w:lastRow="0" w:firstColumn="1" w:lastColumn="0" w:noHBand="0" w:noVBand="1"/>
      </w:tblPr>
      <w:tblGrid>
        <w:gridCol w:w="2673"/>
        <w:gridCol w:w="3456"/>
        <w:gridCol w:w="5502"/>
        <w:gridCol w:w="2985"/>
      </w:tblGrid>
      <w:tr w:rsidR="00BF14C0" w:rsidRPr="003F79C3" w14:paraId="2DE1B1AC"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E875AC0" w14:textId="77777777" w:rsidR="00BF14C0" w:rsidRPr="003F79C3" w:rsidRDefault="00BF14C0" w:rsidP="00BF14C0">
            <w:pPr>
              <w:rPr>
                <w:b/>
                <w:lang w:val="en-US"/>
              </w:rPr>
            </w:pPr>
            <w:r w:rsidRPr="003F79C3">
              <w:rPr>
                <w:b/>
                <w:lang w:val="en-US"/>
              </w:rPr>
              <w:t>Health Hazard Examples</w:t>
            </w:r>
          </w:p>
        </w:tc>
        <w:tc>
          <w:tcPr>
            <w:tcW w:w="118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9B15FAC" w14:textId="77777777" w:rsidR="00BF14C0" w:rsidRPr="003F79C3" w:rsidRDefault="00BF14C0" w:rsidP="00BF14C0">
            <w:pPr>
              <w:rPr>
                <w:b/>
                <w:lang w:val="en-US"/>
              </w:rPr>
            </w:pPr>
            <w:r w:rsidRPr="003F79C3">
              <w:rPr>
                <w:b/>
                <w:lang w:val="en-US"/>
              </w:rPr>
              <w:t>Indicator Examples</w:t>
            </w:r>
          </w:p>
        </w:tc>
        <w:tc>
          <w:tcPr>
            <w:tcW w:w="188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4B04737" w14:textId="77777777" w:rsidR="00BF14C0" w:rsidRPr="003F79C3" w:rsidRDefault="00BF14C0" w:rsidP="00BF14C0">
            <w:pPr>
              <w:rPr>
                <w:b/>
                <w:lang w:val="en-US"/>
              </w:rPr>
            </w:pPr>
            <w:r w:rsidRPr="003F79C3">
              <w:rPr>
                <w:b/>
                <w:lang w:val="en-US"/>
              </w:rPr>
              <w:t>Data and Information</w:t>
            </w:r>
          </w:p>
        </w:tc>
        <w:tc>
          <w:tcPr>
            <w:tcW w:w="102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9A8DAE1" w14:textId="77777777" w:rsidR="00BF14C0" w:rsidRPr="003F79C3" w:rsidRDefault="00BF14C0" w:rsidP="00BF14C0">
            <w:pPr>
              <w:rPr>
                <w:b/>
                <w:lang w:val="en-US"/>
              </w:rPr>
            </w:pPr>
            <w:r w:rsidRPr="003F79C3">
              <w:rPr>
                <w:b/>
                <w:lang w:val="en-US"/>
              </w:rPr>
              <w:t>Knowledge Gaps</w:t>
            </w:r>
          </w:p>
        </w:tc>
      </w:tr>
      <w:tr w:rsidR="00BF14C0" w:rsidRPr="003F79C3" w14:paraId="394BFCC9"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669D559" w14:textId="46F6D644" w:rsidR="00BF14C0" w:rsidRPr="003F79C3" w:rsidRDefault="00BF14C0" w:rsidP="00BF14C0">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2A8435" w14:textId="77777777" w:rsidR="00BF14C0" w:rsidRPr="003F79C3" w:rsidRDefault="00BF14C0" w:rsidP="00BF14C0">
            <w:pPr>
              <w:rPr>
                <w:lang w:val="en-US"/>
              </w:rPr>
            </w:pPr>
            <w:r w:rsidRPr="003F79C3">
              <w:rPr>
                <w:lang w:val="en-US"/>
              </w:rPr>
              <w:t>Heat-related morbidity and mortality</w:t>
            </w:r>
          </w:p>
          <w:p w14:paraId="2B1ECD08" w14:textId="77777777" w:rsidR="00BF14C0" w:rsidRPr="003F79C3" w:rsidRDefault="00BF14C0" w:rsidP="00BF14C0">
            <w:pPr>
              <w:rPr>
                <w:lang w:val="en-US"/>
              </w:rPr>
            </w:pPr>
            <w:r w:rsidRPr="003F79C3">
              <w:rPr>
                <w:lang w:val="en-US"/>
              </w:rPr>
              <w:t>Cold-related morbidity and mortality</w:t>
            </w:r>
          </w:p>
        </w:tc>
        <w:tc>
          <w:tcPr>
            <w:tcW w:w="1882" w:type="pct"/>
            <w:tcBorders>
              <w:top w:val="single" w:sz="4" w:space="0" w:color="auto"/>
              <w:left w:val="single" w:sz="4" w:space="0" w:color="auto"/>
              <w:bottom w:val="single" w:sz="4" w:space="0" w:color="auto"/>
              <w:right w:val="single" w:sz="4" w:space="0" w:color="auto"/>
            </w:tcBorders>
          </w:tcPr>
          <w:p w14:paraId="57AC7556"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0E1E3E62" w14:textId="77777777" w:rsidR="00BF14C0" w:rsidRPr="003F79C3" w:rsidRDefault="00BF14C0" w:rsidP="00BF14C0">
            <w:pPr>
              <w:rPr>
                <w:lang w:val="en-US"/>
              </w:rPr>
            </w:pPr>
          </w:p>
        </w:tc>
      </w:tr>
      <w:tr w:rsidR="00BF14C0" w:rsidRPr="003F79C3" w14:paraId="087708CA"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32D73ED" w14:textId="77777777" w:rsidR="00BF14C0" w:rsidRPr="003F79C3" w:rsidRDefault="00BF14C0" w:rsidP="00BF14C0">
            <w:pPr>
              <w:rPr>
                <w:lang w:val="en-US"/>
              </w:rPr>
            </w:pPr>
            <w:r w:rsidRPr="003F79C3">
              <w:rPr>
                <w:lang w:val="en-US"/>
              </w:rPr>
              <w:t>Other extreme weather events (e.g. extreme heat, droughts)</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C51AD2" w14:textId="77777777" w:rsidR="00BF14C0" w:rsidRPr="003F79C3" w:rsidRDefault="00BF14C0" w:rsidP="00BF14C0">
            <w:pPr>
              <w:rPr>
                <w:lang w:val="en-US"/>
              </w:rPr>
            </w:pPr>
            <w:r w:rsidRPr="003F79C3">
              <w:rPr>
                <w:lang w:val="en-US"/>
              </w:rPr>
              <w:t>Morbidity and mortality from extreme weather events (e.g. injuries, infections, mental health outcomes)</w:t>
            </w:r>
          </w:p>
        </w:tc>
        <w:tc>
          <w:tcPr>
            <w:tcW w:w="1882" w:type="pct"/>
            <w:tcBorders>
              <w:top w:val="single" w:sz="4" w:space="0" w:color="auto"/>
              <w:left w:val="single" w:sz="4" w:space="0" w:color="auto"/>
              <w:bottom w:val="single" w:sz="4" w:space="0" w:color="auto"/>
              <w:right w:val="single" w:sz="4" w:space="0" w:color="auto"/>
            </w:tcBorders>
          </w:tcPr>
          <w:p w14:paraId="31A2CE52"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4DD1E625" w14:textId="77777777" w:rsidR="00BF14C0" w:rsidRPr="003F79C3" w:rsidRDefault="00BF14C0" w:rsidP="00BF14C0">
            <w:pPr>
              <w:rPr>
                <w:lang w:val="en-US"/>
              </w:rPr>
            </w:pPr>
          </w:p>
        </w:tc>
      </w:tr>
      <w:tr w:rsidR="00BF14C0" w:rsidRPr="003F79C3" w14:paraId="5BB910CF"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998DDB6" w14:textId="2B5D426E" w:rsidR="00BF14C0" w:rsidRPr="003F79C3" w:rsidRDefault="00E64589" w:rsidP="00BF14C0">
            <w:pPr>
              <w:rPr>
                <w:lang w:val="en-US"/>
              </w:rPr>
            </w:pPr>
            <w:r w:rsidRPr="003F79C3">
              <w:rPr>
                <w:lang w:val="en-US"/>
              </w:rPr>
              <w:t>Air quality (aero-allergens, air pollution, Saharan dust, particulate matter and/or wildfire smoke)</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7E6F06" w14:textId="50B7DD10" w:rsidR="00BF14C0" w:rsidRPr="003F79C3" w:rsidRDefault="00BF14C0" w:rsidP="00E64589">
            <w:pPr>
              <w:rPr>
                <w:lang w:val="en-US"/>
              </w:rPr>
            </w:pPr>
            <w:r w:rsidRPr="003F79C3">
              <w:rPr>
                <w:lang w:val="en-US"/>
              </w:rPr>
              <w:t>Cardiovascular or respiratory health outcomes from aeroallergens or poor air quality</w:t>
            </w:r>
          </w:p>
        </w:tc>
        <w:tc>
          <w:tcPr>
            <w:tcW w:w="1882" w:type="pct"/>
            <w:tcBorders>
              <w:top w:val="single" w:sz="4" w:space="0" w:color="auto"/>
              <w:left w:val="single" w:sz="4" w:space="0" w:color="auto"/>
              <w:bottom w:val="single" w:sz="4" w:space="0" w:color="auto"/>
              <w:right w:val="single" w:sz="4" w:space="0" w:color="auto"/>
            </w:tcBorders>
          </w:tcPr>
          <w:p w14:paraId="05762634"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20A45762" w14:textId="77777777" w:rsidR="00BF14C0" w:rsidRPr="003F79C3" w:rsidRDefault="00BF14C0" w:rsidP="00BF14C0">
            <w:pPr>
              <w:rPr>
                <w:lang w:val="en-US"/>
              </w:rPr>
            </w:pPr>
          </w:p>
        </w:tc>
      </w:tr>
      <w:tr w:rsidR="00BF14C0" w:rsidRPr="003F79C3" w14:paraId="1BAB3422"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C6B69B" w14:textId="77777777" w:rsidR="00BF14C0" w:rsidRPr="003F79C3" w:rsidRDefault="00BF14C0" w:rsidP="00BF14C0">
            <w:pPr>
              <w:rPr>
                <w:lang w:val="en-US"/>
              </w:rPr>
            </w:pPr>
            <w:r w:rsidRPr="003F79C3">
              <w:rPr>
                <w:lang w:val="en-US"/>
              </w:rPr>
              <w:t>Food- and water-borne diseases</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8373F" w14:textId="77777777" w:rsidR="00BF14C0" w:rsidRPr="003F79C3" w:rsidRDefault="00BF14C0" w:rsidP="00BF14C0">
            <w:pPr>
              <w:rPr>
                <w:lang w:val="en-US"/>
              </w:rPr>
            </w:pPr>
            <w:r w:rsidRPr="003F79C3">
              <w:rPr>
                <w:lang w:val="en-US"/>
              </w:rPr>
              <w:t>Illnesses or outbreaks due to food-, or water-borne diseases</w:t>
            </w:r>
          </w:p>
        </w:tc>
        <w:tc>
          <w:tcPr>
            <w:tcW w:w="1882" w:type="pct"/>
            <w:tcBorders>
              <w:top w:val="single" w:sz="4" w:space="0" w:color="auto"/>
              <w:left w:val="single" w:sz="4" w:space="0" w:color="auto"/>
              <w:bottom w:val="single" w:sz="4" w:space="0" w:color="auto"/>
              <w:right w:val="single" w:sz="4" w:space="0" w:color="auto"/>
            </w:tcBorders>
          </w:tcPr>
          <w:p w14:paraId="3A4C24AF"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16281B47" w14:textId="77777777" w:rsidR="00BF14C0" w:rsidRPr="003F79C3" w:rsidRDefault="00BF14C0" w:rsidP="00BF14C0">
            <w:pPr>
              <w:rPr>
                <w:lang w:val="en-US"/>
              </w:rPr>
            </w:pPr>
          </w:p>
        </w:tc>
      </w:tr>
      <w:tr w:rsidR="00BF14C0" w:rsidRPr="003F79C3" w14:paraId="1C0E8F47"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1FBBED1" w14:textId="77777777" w:rsidR="00BF14C0" w:rsidRPr="003F79C3" w:rsidRDefault="00BF14C0" w:rsidP="00330750">
            <w:pPr>
              <w:rPr>
                <w:lang w:val="en-US"/>
              </w:rPr>
            </w:pPr>
            <w:r w:rsidRPr="003F79C3">
              <w:rPr>
                <w:lang w:val="en-US"/>
              </w:rPr>
              <w:t>Vector-borne diseases (</w:t>
            </w:r>
            <w:r w:rsidR="00330750" w:rsidRPr="003F79C3">
              <w:rPr>
                <w:lang w:val="en-US"/>
              </w:rPr>
              <w:t>Dengue, chikungunya, Zika, malaria)</w:t>
            </w:r>
            <w:r w:rsidRPr="003F79C3">
              <w:rPr>
                <w:lang w:val="en-US"/>
              </w:rPr>
              <w:t>)</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D40FD4" w14:textId="77777777" w:rsidR="00BF14C0" w:rsidRPr="003F79C3" w:rsidRDefault="00F01923" w:rsidP="00BF14C0">
            <w:pPr>
              <w:rPr>
                <w:lang w:val="en-US"/>
              </w:rPr>
            </w:pPr>
            <w:r w:rsidRPr="003F79C3">
              <w:rPr>
                <w:lang w:val="en-US"/>
              </w:rPr>
              <w:t xml:space="preserve">Dengue </w:t>
            </w:r>
            <w:r w:rsidR="00BF14C0" w:rsidRPr="003F79C3">
              <w:rPr>
                <w:lang w:val="en-US"/>
              </w:rPr>
              <w:t>Virus incidence</w:t>
            </w:r>
          </w:p>
          <w:p w14:paraId="3F6FD876" w14:textId="77777777" w:rsidR="00BF14C0" w:rsidRPr="003F79C3" w:rsidRDefault="00F01923" w:rsidP="00BF14C0">
            <w:pPr>
              <w:rPr>
                <w:lang w:val="en-US"/>
              </w:rPr>
            </w:pPr>
            <w:r w:rsidRPr="003F79C3">
              <w:rPr>
                <w:lang w:val="en-US"/>
              </w:rPr>
              <w:t>Chikungunya</w:t>
            </w:r>
            <w:r w:rsidR="00BF14C0" w:rsidRPr="003F79C3">
              <w:rPr>
                <w:lang w:val="en-US"/>
              </w:rPr>
              <w:t xml:space="preserve"> incidence</w:t>
            </w:r>
          </w:p>
          <w:p w14:paraId="40CFF34C" w14:textId="77777777" w:rsidR="00BF14C0" w:rsidRPr="003F79C3" w:rsidRDefault="00BF14C0" w:rsidP="00BF14C0">
            <w:pPr>
              <w:rPr>
                <w:lang w:val="en-US"/>
              </w:rPr>
            </w:pPr>
            <w:r w:rsidRPr="003F79C3">
              <w:rPr>
                <w:lang w:val="en-US"/>
              </w:rPr>
              <w:t>Other vector-borne disease incidence</w:t>
            </w:r>
          </w:p>
        </w:tc>
        <w:tc>
          <w:tcPr>
            <w:tcW w:w="1882" w:type="pct"/>
            <w:tcBorders>
              <w:top w:val="single" w:sz="4" w:space="0" w:color="auto"/>
              <w:left w:val="single" w:sz="4" w:space="0" w:color="auto"/>
              <w:bottom w:val="single" w:sz="4" w:space="0" w:color="auto"/>
              <w:right w:val="single" w:sz="4" w:space="0" w:color="auto"/>
            </w:tcBorders>
          </w:tcPr>
          <w:p w14:paraId="04B57F95"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41EC29DB" w14:textId="77777777" w:rsidR="00BF14C0" w:rsidRPr="003F79C3" w:rsidRDefault="00BF14C0" w:rsidP="00BF14C0">
            <w:pPr>
              <w:rPr>
                <w:lang w:val="en-US"/>
              </w:rPr>
            </w:pPr>
          </w:p>
        </w:tc>
      </w:tr>
      <w:tr w:rsidR="00BF14C0" w:rsidRPr="003F79C3" w14:paraId="32C5739F" w14:textId="77777777" w:rsidTr="00057D89">
        <w:tc>
          <w:tcPr>
            <w:tcW w:w="914"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59B4CAA" w14:textId="1569E2C1" w:rsidR="00BF14C0" w:rsidRPr="003F79C3" w:rsidRDefault="00E64589" w:rsidP="00BF14C0">
            <w:pPr>
              <w:rPr>
                <w:lang w:val="en-US"/>
              </w:rPr>
            </w:pPr>
            <w:r w:rsidRPr="003F79C3">
              <w:rPr>
                <w:lang w:val="en-US"/>
              </w:rPr>
              <w:t>UV Exposure</w:t>
            </w:r>
          </w:p>
        </w:tc>
        <w:tc>
          <w:tcPr>
            <w:tcW w:w="118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D90699" w14:textId="77777777" w:rsidR="00BF14C0" w:rsidRPr="003F79C3" w:rsidRDefault="00BF14C0" w:rsidP="00BF14C0">
            <w:pPr>
              <w:rPr>
                <w:lang w:val="en-US"/>
              </w:rPr>
            </w:pPr>
            <w:r w:rsidRPr="003F79C3">
              <w:rPr>
                <w:lang w:val="en-US"/>
              </w:rPr>
              <w:t>Cases of sunburns, skin cancers, cataracts and eye damage</w:t>
            </w:r>
          </w:p>
        </w:tc>
        <w:tc>
          <w:tcPr>
            <w:tcW w:w="1882" w:type="pct"/>
            <w:tcBorders>
              <w:top w:val="single" w:sz="4" w:space="0" w:color="auto"/>
              <w:left w:val="single" w:sz="4" w:space="0" w:color="auto"/>
              <w:bottom w:val="single" w:sz="4" w:space="0" w:color="auto"/>
              <w:right w:val="single" w:sz="4" w:space="0" w:color="auto"/>
            </w:tcBorders>
          </w:tcPr>
          <w:p w14:paraId="5DDF0AB3" w14:textId="77777777" w:rsidR="00BF14C0" w:rsidRPr="003F79C3" w:rsidRDefault="00BF14C0" w:rsidP="00BF14C0">
            <w:pPr>
              <w:rPr>
                <w:lang w:val="en-US"/>
              </w:rPr>
            </w:pPr>
          </w:p>
        </w:tc>
        <w:tc>
          <w:tcPr>
            <w:tcW w:w="1021" w:type="pct"/>
            <w:tcBorders>
              <w:top w:val="single" w:sz="4" w:space="0" w:color="auto"/>
              <w:left w:val="single" w:sz="4" w:space="0" w:color="auto"/>
              <w:bottom w:val="single" w:sz="4" w:space="0" w:color="auto"/>
              <w:right w:val="single" w:sz="4" w:space="0" w:color="auto"/>
            </w:tcBorders>
          </w:tcPr>
          <w:p w14:paraId="50AA5D2D" w14:textId="77777777" w:rsidR="00BF14C0" w:rsidRPr="003F79C3" w:rsidRDefault="00BF14C0" w:rsidP="00BF14C0">
            <w:pPr>
              <w:rPr>
                <w:lang w:val="en-US"/>
              </w:rPr>
            </w:pPr>
          </w:p>
        </w:tc>
      </w:tr>
    </w:tbl>
    <w:p w14:paraId="5BF1604B" w14:textId="77777777" w:rsidR="00BF14C0" w:rsidRPr="003F79C3" w:rsidRDefault="00BF14C0" w:rsidP="00BF14C0">
      <w:pPr>
        <w:rPr>
          <w:spacing w:val="15"/>
          <w:sz w:val="28"/>
          <w:szCs w:val="22"/>
          <w:lang w:val="en-US"/>
        </w:rPr>
      </w:pPr>
      <w:r w:rsidRPr="003F79C3">
        <w:rPr>
          <w:lang w:val="en-US"/>
        </w:rPr>
        <w:br w:type="page"/>
      </w:r>
    </w:p>
    <w:p w14:paraId="56080CAA" w14:textId="77777777" w:rsidR="00BF14C0" w:rsidRPr="003F79C3" w:rsidRDefault="00300261" w:rsidP="007D072A">
      <w:pPr>
        <w:pStyle w:val="Heading2"/>
        <w:rPr>
          <w:lang w:val="en-US"/>
        </w:rPr>
      </w:pPr>
      <w:r w:rsidRPr="003F79C3">
        <w:rPr>
          <w:lang w:val="en-US"/>
        </w:rPr>
        <w:lastRenderedPageBreak/>
        <w:t>Step 1b: Project Team</w:t>
      </w:r>
    </w:p>
    <w:p w14:paraId="0DDAB36C" w14:textId="77777777" w:rsidR="00BF14C0" w:rsidRPr="003F79C3" w:rsidRDefault="00BF14C0" w:rsidP="00BF14C0">
      <w:pPr>
        <w:rPr>
          <w:lang w:val="en-US"/>
        </w:rPr>
      </w:pPr>
      <w:r w:rsidRPr="003F79C3">
        <w:rPr>
          <w:lang w:val="en-US"/>
        </w:rPr>
        <w:t xml:space="preserve">Use this template to list project team members and other relevant information such as their area of responsibility (e.g. health departments managing the health outcome of interest, other sectors whose activities can affect the health outcome), expertise and/or whom they represent (individuals or organizations) and roles in the assessment. </w:t>
      </w:r>
    </w:p>
    <w:p w14:paraId="1A21EBA9" w14:textId="77777777" w:rsidR="00BF14C0" w:rsidRPr="003F79C3" w:rsidRDefault="00BF14C0" w:rsidP="00BF14C0">
      <w:pPr>
        <w:rPr>
          <w:lang w:val="en-US"/>
        </w:rPr>
      </w:pPr>
      <w:r w:rsidRPr="003F79C3">
        <w:rPr>
          <w:lang w:val="en-US"/>
        </w:rPr>
        <w:t>When identifying potential project team members, include the following stakeholders, member types and considerations:</w:t>
      </w:r>
    </w:p>
    <w:p w14:paraId="225A796E" w14:textId="77777777" w:rsidR="00BF14C0" w:rsidRPr="003F79C3" w:rsidRDefault="00BF14C0" w:rsidP="001920A5">
      <w:pPr>
        <w:pStyle w:val="ListParagraph"/>
        <w:numPr>
          <w:ilvl w:val="0"/>
          <w:numId w:val="5"/>
        </w:numPr>
        <w:rPr>
          <w:lang w:val="en-US"/>
        </w:rPr>
      </w:pPr>
      <w:r w:rsidRPr="003F79C3">
        <w:rPr>
          <w:lang w:val="en-US"/>
        </w:rPr>
        <w:t xml:space="preserve">Officials from local authorities whose activities can affect the burden and pattern of climate-sensitive health outcomes </w:t>
      </w:r>
    </w:p>
    <w:p w14:paraId="03F12BEF" w14:textId="77777777" w:rsidR="00BF14C0" w:rsidRPr="003F79C3" w:rsidRDefault="00BF14C0" w:rsidP="001920A5">
      <w:pPr>
        <w:pStyle w:val="ListParagraph"/>
        <w:numPr>
          <w:ilvl w:val="0"/>
          <w:numId w:val="5"/>
        </w:numPr>
        <w:rPr>
          <w:lang w:val="en-US"/>
        </w:rPr>
      </w:pPr>
      <w:r w:rsidRPr="003F79C3">
        <w:rPr>
          <w:lang w:val="en-US"/>
        </w:rPr>
        <w:t xml:space="preserve">Representatives of health care providers who would diagnose and treat any identified cases  </w:t>
      </w:r>
    </w:p>
    <w:p w14:paraId="562F216D" w14:textId="77777777" w:rsidR="00BF14C0" w:rsidRPr="003F79C3" w:rsidRDefault="00BF14C0" w:rsidP="001920A5">
      <w:pPr>
        <w:pStyle w:val="ListParagraph"/>
        <w:numPr>
          <w:ilvl w:val="0"/>
          <w:numId w:val="5"/>
        </w:numPr>
        <w:rPr>
          <w:lang w:val="en-US"/>
        </w:rPr>
      </w:pPr>
      <w:r w:rsidRPr="003F79C3">
        <w:rPr>
          <w:lang w:val="en-US"/>
        </w:rPr>
        <w:t>Core members of the project team who stay for the entire project</w:t>
      </w:r>
    </w:p>
    <w:p w14:paraId="692235E0" w14:textId="77777777" w:rsidR="00BF14C0" w:rsidRPr="003F79C3" w:rsidRDefault="00BF14C0" w:rsidP="001920A5">
      <w:pPr>
        <w:pStyle w:val="ListParagraph"/>
        <w:numPr>
          <w:ilvl w:val="0"/>
          <w:numId w:val="5"/>
        </w:numPr>
        <w:rPr>
          <w:lang w:val="en-US"/>
        </w:rPr>
      </w:pPr>
      <w:r w:rsidRPr="003F79C3">
        <w:rPr>
          <w:lang w:val="en-US"/>
        </w:rPr>
        <w:t>Ensure a high degree of stakeholder inclusivity while having a small enough team to direct the study most effectively</w:t>
      </w:r>
    </w:p>
    <w:p w14:paraId="6079C610" w14:textId="77777777" w:rsidR="00BF14C0" w:rsidRPr="003F79C3" w:rsidRDefault="00BF14C0" w:rsidP="001920A5">
      <w:pPr>
        <w:pStyle w:val="ListParagraph"/>
        <w:numPr>
          <w:ilvl w:val="0"/>
          <w:numId w:val="5"/>
        </w:numPr>
        <w:rPr>
          <w:lang w:val="en-US"/>
        </w:rPr>
      </w:pPr>
      <w:r w:rsidRPr="003F79C3">
        <w:rPr>
          <w:lang w:val="en-US"/>
        </w:rPr>
        <w:t>Individuals that are working on issues relevant to the mandate of the assessment in other departments or organizations (e.g. experts in disease transmission, epidemiologists, vector control specialists, climate scientists, environmental officers)</w:t>
      </w:r>
    </w:p>
    <w:p w14:paraId="3AB03F09" w14:textId="77777777" w:rsidR="00BF14C0" w:rsidRPr="003F79C3" w:rsidRDefault="00BF14C0" w:rsidP="001920A5">
      <w:pPr>
        <w:pStyle w:val="ListParagraph"/>
        <w:numPr>
          <w:ilvl w:val="0"/>
          <w:numId w:val="5"/>
        </w:numPr>
        <w:rPr>
          <w:lang w:val="en-US"/>
        </w:rPr>
      </w:pPr>
      <w:r w:rsidRPr="003F79C3">
        <w:rPr>
          <w:lang w:val="en-US"/>
        </w:rPr>
        <w:t>Communication experts to discuss how to present the results to the public in ways that empower appropriate behavioral adaptation actions</w:t>
      </w:r>
    </w:p>
    <w:p w14:paraId="166F1357" w14:textId="77777777" w:rsidR="00BF14C0" w:rsidRPr="003F79C3" w:rsidRDefault="00BF14C0" w:rsidP="001920A5">
      <w:pPr>
        <w:pStyle w:val="ListParagraph"/>
        <w:numPr>
          <w:ilvl w:val="0"/>
          <w:numId w:val="5"/>
        </w:numPr>
        <w:rPr>
          <w:lang w:val="en-US"/>
        </w:rPr>
      </w:pPr>
      <w:r w:rsidRPr="003F79C3">
        <w:rPr>
          <w:lang w:val="en-US"/>
        </w:rPr>
        <w:t>Additional resource persons with targeted expertise on specific topics</w:t>
      </w:r>
    </w:p>
    <w:p w14:paraId="3E45A6A1" w14:textId="77777777" w:rsidR="00BF14C0" w:rsidRPr="003F79C3" w:rsidRDefault="00BF14C0" w:rsidP="00BF14C0">
      <w:pPr>
        <w:pStyle w:val="ListParagraph"/>
        <w:rPr>
          <w:lang w:val="en-US"/>
        </w:rPr>
      </w:pPr>
    </w:p>
    <w:tbl>
      <w:tblPr>
        <w:tblStyle w:val="TableGrid"/>
        <w:tblW w:w="5000" w:type="pct"/>
        <w:tblLook w:val="04A0" w:firstRow="1" w:lastRow="0" w:firstColumn="1" w:lastColumn="0" w:noHBand="0" w:noVBand="1"/>
      </w:tblPr>
      <w:tblGrid>
        <w:gridCol w:w="2213"/>
        <w:gridCol w:w="2239"/>
        <w:gridCol w:w="2762"/>
        <w:gridCol w:w="7402"/>
      </w:tblGrid>
      <w:tr w:rsidR="00BF14C0" w:rsidRPr="003F79C3" w14:paraId="299BA38D" w14:textId="77777777" w:rsidTr="00057D89">
        <w:trPr>
          <w:trHeight w:val="1371"/>
        </w:trPr>
        <w:tc>
          <w:tcPr>
            <w:tcW w:w="75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11646E8" w14:textId="77777777" w:rsidR="00BF14C0" w:rsidRPr="003F79C3" w:rsidRDefault="00BF14C0" w:rsidP="00BF14C0">
            <w:pPr>
              <w:rPr>
                <w:lang w:val="en-US"/>
              </w:rPr>
            </w:pPr>
            <w:r w:rsidRPr="003F79C3">
              <w:rPr>
                <w:lang w:val="en-US"/>
              </w:rPr>
              <w:t>Project Team Member</w:t>
            </w:r>
          </w:p>
        </w:tc>
        <w:tc>
          <w:tcPr>
            <w:tcW w:w="766"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AAF2A6" w14:textId="77777777" w:rsidR="00BF14C0" w:rsidRPr="003F79C3" w:rsidRDefault="00BF14C0" w:rsidP="00BF14C0">
            <w:pPr>
              <w:rPr>
                <w:lang w:val="en-US"/>
              </w:rPr>
            </w:pPr>
            <w:r w:rsidRPr="003F79C3">
              <w:rPr>
                <w:lang w:val="en-US"/>
              </w:rPr>
              <w:t>Contact Information</w:t>
            </w:r>
          </w:p>
        </w:tc>
        <w:tc>
          <w:tcPr>
            <w:tcW w:w="945"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F2B7EE8" w14:textId="696F07E0" w:rsidR="00BF14C0" w:rsidRPr="003F79C3" w:rsidRDefault="00BF14C0" w:rsidP="00BF14C0">
            <w:pPr>
              <w:rPr>
                <w:lang w:val="en-US"/>
              </w:rPr>
            </w:pPr>
            <w:r w:rsidRPr="003F79C3">
              <w:rPr>
                <w:lang w:val="en-US"/>
              </w:rPr>
              <w:t xml:space="preserve">Area of Expertise (e.g. health specialty, non-health </w:t>
            </w:r>
            <w:r w:rsidR="003F79C3" w:rsidRPr="003F79C3">
              <w:rPr>
                <w:lang w:val="en-US"/>
              </w:rPr>
              <w:t>specialty</w:t>
            </w:r>
            <w:r w:rsidRPr="003F79C3">
              <w:rPr>
                <w:lang w:val="en-US"/>
              </w:rPr>
              <w:t>)</w:t>
            </w:r>
          </w:p>
        </w:tc>
        <w:tc>
          <w:tcPr>
            <w:tcW w:w="253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2B05163" w14:textId="77777777" w:rsidR="00BF14C0" w:rsidRPr="003F79C3" w:rsidRDefault="00BF14C0" w:rsidP="00BF14C0">
            <w:pPr>
              <w:rPr>
                <w:lang w:val="en-US"/>
              </w:rPr>
            </w:pPr>
            <w:r w:rsidRPr="003F79C3">
              <w:rPr>
                <w:lang w:val="en-US"/>
              </w:rPr>
              <w:t>Roles and Responsibilities</w:t>
            </w:r>
          </w:p>
          <w:p w14:paraId="212F2B44" w14:textId="5A02D871" w:rsidR="00BF14C0" w:rsidRPr="003F79C3" w:rsidRDefault="00BF14C0" w:rsidP="00BF14C0">
            <w:pPr>
              <w:rPr>
                <w:lang w:val="en-US"/>
              </w:rPr>
            </w:pPr>
            <w:r w:rsidRPr="003F79C3">
              <w:rPr>
                <w:lang w:val="en-US"/>
              </w:rPr>
              <w:t>(</w:t>
            </w:r>
            <w:r w:rsidR="003F79C3" w:rsidRPr="003F79C3">
              <w:rPr>
                <w:lang w:val="en-US"/>
              </w:rPr>
              <w:t>E.g</w:t>
            </w:r>
            <w:r w:rsidRPr="003F79C3">
              <w:rPr>
                <w:lang w:val="en-US"/>
              </w:rPr>
              <w:t>. write report, conduct literature review, conduct statistical analysis, organize meetings and stakeholder workshops etc.)</w:t>
            </w:r>
          </w:p>
        </w:tc>
      </w:tr>
      <w:tr w:rsidR="00BF14C0" w:rsidRPr="003F79C3" w14:paraId="1A7F1640"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52DE1583"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2CEC32C2"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7C641317"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263D58A9" w14:textId="77777777" w:rsidR="00BF14C0" w:rsidRPr="003F79C3" w:rsidRDefault="00BF14C0" w:rsidP="00BF14C0">
            <w:pPr>
              <w:rPr>
                <w:lang w:val="en-US"/>
              </w:rPr>
            </w:pPr>
          </w:p>
        </w:tc>
      </w:tr>
      <w:tr w:rsidR="00BF14C0" w:rsidRPr="003F79C3" w14:paraId="3F4D3844"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8855A56"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4EE75ADA"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1C952D39"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21F496E3" w14:textId="77777777" w:rsidR="00BF14C0" w:rsidRPr="003F79C3" w:rsidRDefault="00BF14C0" w:rsidP="00BF14C0">
            <w:pPr>
              <w:rPr>
                <w:lang w:val="en-US"/>
              </w:rPr>
            </w:pPr>
          </w:p>
        </w:tc>
      </w:tr>
      <w:tr w:rsidR="00BF14C0" w:rsidRPr="003F79C3" w14:paraId="4AA3FB38"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0744C37"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589CA6B5"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0CB44799"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7B2B63E3" w14:textId="77777777" w:rsidR="00BF14C0" w:rsidRPr="003F79C3" w:rsidRDefault="00BF14C0" w:rsidP="00BF14C0">
            <w:pPr>
              <w:rPr>
                <w:lang w:val="en-US"/>
              </w:rPr>
            </w:pPr>
          </w:p>
        </w:tc>
      </w:tr>
      <w:tr w:rsidR="00BF14C0" w:rsidRPr="003F79C3" w14:paraId="3172CC3F"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0FE961A6"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0753C9AB"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346C469D"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38DDD64B" w14:textId="77777777" w:rsidR="00BF14C0" w:rsidRPr="003F79C3" w:rsidRDefault="00BF14C0" w:rsidP="00BF14C0">
            <w:pPr>
              <w:rPr>
                <w:lang w:val="en-US"/>
              </w:rPr>
            </w:pPr>
          </w:p>
        </w:tc>
      </w:tr>
      <w:tr w:rsidR="00BF14C0" w:rsidRPr="003F79C3" w14:paraId="04F88B6A"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C124DED"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05444A0E"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27D99D1B"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626CDA1E" w14:textId="77777777" w:rsidR="00BF14C0" w:rsidRPr="003F79C3" w:rsidRDefault="00BF14C0" w:rsidP="00BF14C0">
            <w:pPr>
              <w:rPr>
                <w:lang w:val="en-US"/>
              </w:rPr>
            </w:pPr>
          </w:p>
        </w:tc>
      </w:tr>
      <w:tr w:rsidR="00BF14C0" w:rsidRPr="003F79C3" w14:paraId="52658C22"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4E09252B"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4FE3BD49"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6EE16B1D"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58D73052" w14:textId="77777777" w:rsidR="00BF14C0" w:rsidRPr="003F79C3" w:rsidRDefault="00BF14C0" w:rsidP="00BF14C0">
            <w:pPr>
              <w:rPr>
                <w:lang w:val="en-US"/>
              </w:rPr>
            </w:pPr>
          </w:p>
        </w:tc>
      </w:tr>
      <w:tr w:rsidR="00BF14C0" w:rsidRPr="003F79C3" w14:paraId="2E4BBA6A"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1CBDE618"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3C30F638"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3D629178"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09737B3E" w14:textId="77777777" w:rsidR="00BF14C0" w:rsidRPr="003F79C3" w:rsidRDefault="00BF14C0" w:rsidP="00BF14C0">
            <w:pPr>
              <w:rPr>
                <w:lang w:val="en-US"/>
              </w:rPr>
            </w:pPr>
          </w:p>
        </w:tc>
      </w:tr>
      <w:tr w:rsidR="00BF14C0" w:rsidRPr="003F79C3" w14:paraId="01F7E643" w14:textId="77777777" w:rsidTr="00BF14C0">
        <w:trPr>
          <w:trHeight w:val="514"/>
        </w:trPr>
        <w:tc>
          <w:tcPr>
            <w:tcW w:w="757" w:type="pct"/>
            <w:tcBorders>
              <w:top w:val="single" w:sz="4" w:space="0" w:color="auto"/>
              <w:left w:val="single" w:sz="4" w:space="0" w:color="auto"/>
              <w:bottom w:val="single" w:sz="4" w:space="0" w:color="auto"/>
              <w:right w:val="single" w:sz="4" w:space="0" w:color="auto"/>
            </w:tcBorders>
          </w:tcPr>
          <w:p w14:paraId="2A3B3386" w14:textId="77777777" w:rsidR="00BF14C0" w:rsidRPr="003F79C3" w:rsidRDefault="00BF14C0" w:rsidP="00BF14C0">
            <w:pPr>
              <w:rPr>
                <w:lang w:val="en-US"/>
              </w:rPr>
            </w:pPr>
          </w:p>
        </w:tc>
        <w:tc>
          <w:tcPr>
            <w:tcW w:w="766" w:type="pct"/>
            <w:tcBorders>
              <w:top w:val="single" w:sz="4" w:space="0" w:color="auto"/>
              <w:left w:val="single" w:sz="4" w:space="0" w:color="auto"/>
              <w:bottom w:val="single" w:sz="4" w:space="0" w:color="auto"/>
              <w:right w:val="single" w:sz="4" w:space="0" w:color="auto"/>
            </w:tcBorders>
          </w:tcPr>
          <w:p w14:paraId="3C346C4E" w14:textId="77777777" w:rsidR="00BF14C0" w:rsidRPr="003F79C3" w:rsidRDefault="00BF14C0" w:rsidP="00BF14C0">
            <w:pPr>
              <w:rPr>
                <w:lang w:val="en-US"/>
              </w:rPr>
            </w:pPr>
          </w:p>
        </w:tc>
        <w:tc>
          <w:tcPr>
            <w:tcW w:w="945" w:type="pct"/>
            <w:tcBorders>
              <w:top w:val="single" w:sz="4" w:space="0" w:color="auto"/>
              <w:left w:val="single" w:sz="4" w:space="0" w:color="auto"/>
              <w:bottom w:val="single" w:sz="4" w:space="0" w:color="auto"/>
              <w:right w:val="single" w:sz="4" w:space="0" w:color="auto"/>
            </w:tcBorders>
          </w:tcPr>
          <w:p w14:paraId="422BB0E5" w14:textId="77777777" w:rsidR="00BF14C0" w:rsidRPr="003F79C3" w:rsidRDefault="00BF14C0" w:rsidP="00BF14C0">
            <w:pPr>
              <w:rPr>
                <w:lang w:val="en-US"/>
              </w:rPr>
            </w:pPr>
          </w:p>
        </w:tc>
        <w:tc>
          <w:tcPr>
            <w:tcW w:w="2532" w:type="pct"/>
            <w:tcBorders>
              <w:top w:val="single" w:sz="4" w:space="0" w:color="auto"/>
              <w:left w:val="single" w:sz="4" w:space="0" w:color="auto"/>
              <w:bottom w:val="single" w:sz="4" w:space="0" w:color="auto"/>
              <w:right w:val="single" w:sz="4" w:space="0" w:color="auto"/>
            </w:tcBorders>
          </w:tcPr>
          <w:p w14:paraId="212E22C0" w14:textId="77777777" w:rsidR="00BF14C0" w:rsidRPr="003F79C3" w:rsidRDefault="00BF14C0" w:rsidP="00BF14C0">
            <w:pPr>
              <w:rPr>
                <w:lang w:val="en-US"/>
              </w:rPr>
            </w:pPr>
          </w:p>
        </w:tc>
      </w:tr>
    </w:tbl>
    <w:p w14:paraId="1E4948E5" w14:textId="77777777" w:rsidR="00BF14C0" w:rsidRPr="003F79C3" w:rsidRDefault="00BF14C0" w:rsidP="00BF14C0">
      <w:pPr>
        <w:rPr>
          <w:lang w:val="en-US"/>
        </w:rPr>
      </w:pPr>
      <w:r w:rsidRPr="003F79C3">
        <w:rPr>
          <w:lang w:val="en-US"/>
        </w:rPr>
        <w:br w:type="page"/>
      </w:r>
    </w:p>
    <w:p w14:paraId="7C7E47A4" w14:textId="77777777" w:rsidR="00BF14C0" w:rsidRPr="003F79C3" w:rsidRDefault="00300261" w:rsidP="007D072A">
      <w:pPr>
        <w:pStyle w:val="Heading2"/>
        <w:rPr>
          <w:lang w:val="en-US"/>
        </w:rPr>
      </w:pPr>
      <w:r w:rsidRPr="003F79C3">
        <w:rPr>
          <w:lang w:val="en-US"/>
        </w:rPr>
        <w:lastRenderedPageBreak/>
        <w:t>Step 1c: Work Plan</w:t>
      </w:r>
    </w:p>
    <w:p w14:paraId="138F563E" w14:textId="77777777" w:rsidR="00BF14C0" w:rsidRPr="003F79C3" w:rsidRDefault="00BF14C0" w:rsidP="00BF14C0">
      <w:pPr>
        <w:rPr>
          <w:lang w:val="en-US"/>
        </w:rPr>
      </w:pPr>
      <w:r w:rsidRPr="003F79C3">
        <w:rPr>
          <w:lang w:val="en-US"/>
        </w:rPr>
        <w:t>The work plan should specify the management plan, key responsibilities, activities, time line and resources needed for the assessment. Use this template to document key milestones or deliverables, deadlines, resources and key contacts for undertaking the assessment.  The work plan also needs to consider the extent to which all steps in a vulnerability and adaptation assessment are necessary to achieve the desired results.  Time and financial resources may call for a delay in implementing or removal of a particular step; this should be noted in the work plan.  Adapt the work plan template to suit the specific information needs of the assessment.</w:t>
      </w:r>
    </w:p>
    <w:p w14:paraId="7CEC3F25" w14:textId="77777777" w:rsidR="00BF14C0" w:rsidRPr="003F79C3" w:rsidRDefault="00BF14C0" w:rsidP="00BF14C0">
      <w:pPr>
        <w:rPr>
          <w:lang w:val="en-US"/>
        </w:rPr>
      </w:pPr>
    </w:p>
    <w:tbl>
      <w:tblPr>
        <w:tblStyle w:val="TableGrid"/>
        <w:tblW w:w="5000" w:type="pct"/>
        <w:tblLook w:val="04A0" w:firstRow="1" w:lastRow="0" w:firstColumn="1" w:lastColumn="0" w:noHBand="0" w:noVBand="1"/>
      </w:tblPr>
      <w:tblGrid>
        <w:gridCol w:w="2459"/>
        <w:gridCol w:w="3993"/>
        <w:gridCol w:w="2768"/>
        <w:gridCol w:w="2698"/>
        <w:gridCol w:w="2698"/>
      </w:tblGrid>
      <w:tr w:rsidR="00BF14C0" w:rsidRPr="003F79C3" w14:paraId="2D0C6ABC" w14:textId="77777777" w:rsidTr="00057D89">
        <w:trPr>
          <w:trHeight w:val="287"/>
        </w:trPr>
        <w:tc>
          <w:tcPr>
            <w:tcW w:w="84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E3F583E" w14:textId="77777777" w:rsidR="00BF14C0" w:rsidRPr="003F79C3" w:rsidRDefault="00BF14C0" w:rsidP="00BF14C0">
            <w:pPr>
              <w:rPr>
                <w:lang w:val="en-US"/>
              </w:rPr>
            </w:pPr>
            <w:r w:rsidRPr="003F79C3">
              <w:rPr>
                <w:lang w:val="en-US"/>
              </w:rPr>
              <w:t>Assessment Step</w:t>
            </w:r>
          </w:p>
        </w:tc>
        <w:tc>
          <w:tcPr>
            <w:tcW w:w="1366"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F290848" w14:textId="77777777" w:rsidR="00BF14C0" w:rsidRPr="003F79C3" w:rsidRDefault="00BF14C0" w:rsidP="00BF14C0">
            <w:pPr>
              <w:rPr>
                <w:lang w:val="en-US"/>
              </w:rPr>
            </w:pPr>
            <w:r w:rsidRPr="003F79C3">
              <w:rPr>
                <w:lang w:val="en-US"/>
              </w:rPr>
              <w:t>Milestone or Deliverable</w:t>
            </w:r>
          </w:p>
        </w:tc>
        <w:tc>
          <w:tcPr>
            <w:tcW w:w="94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42F901E" w14:textId="77777777" w:rsidR="00BF14C0" w:rsidRPr="003F79C3" w:rsidRDefault="00BF14C0" w:rsidP="00BF14C0">
            <w:pPr>
              <w:rPr>
                <w:lang w:val="en-US"/>
              </w:rPr>
            </w:pPr>
            <w:r w:rsidRPr="003F79C3">
              <w:rPr>
                <w:lang w:val="en-US"/>
              </w:rPr>
              <w:t>Deadline</w:t>
            </w:r>
          </w:p>
        </w:tc>
        <w:tc>
          <w:tcPr>
            <w:tcW w:w="923"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FB8A032" w14:textId="77777777" w:rsidR="00BF14C0" w:rsidRPr="003F79C3" w:rsidRDefault="00BF14C0" w:rsidP="00BF14C0">
            <w:pPr>
              <w:rPr>
                <w:lang w:val="en-US"/>
              </w:rPr>
            </w:pPr>
            <w:r w:rsidRPr="003F79C3">
              <w:rPr>
                <w:lang w:val="en-US"/>
              </w:rPr>
              <w:t>Resources</w:t>
            </w:r>
          </w:p>
        </w:tc>
        <w:tc>
          <w:tcPr>
            <w:tcW w:w="923"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8E67B14" w14:textId="77777777" w:rsidR="00BF14C0" w:rsidRPr="003F79C3" w:rsidRDefault="00BF14C0" w:rsidP="00BF14C0">
            <w:pPr>
              <w:rPr>
                <w:lang w:val="en-US"/>
              </w:rPr>
            </w:pPr>
            <w:r w:rsidRPr="003F79C3">
              <w:rPr>
                <w:lang w:val="en-US"/>
              </w:rPr>
              <w:t>Lead or Key Contact</w:t>
            </w:r>
          </w:p>
        </w:tc>
      </w:tr>
      <w:tr w:rsidR="00BF14C0" w:rsidRPr="003F79C3" w14:paraId="02E30657" w14:textId="77777777" w:rsidTr="00057D89">
        <w:trPr>
          <w:trHeight w:val="1016"/>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67782D" w14:textId="77777777" w:rsidR="00BF14C0" w:rsidRPr="003F79C3" w:rsidRDefault="00BF14C0" w:rsidP="001920A5">
            <w:pPr>
              <w:pStyle w:val="ListParagraph"/>
              <w:numPr>
                <w:ilvl w:val="0"/>
                <w:numId w:val="7"/>
              </w:numPr>
              <w:ind w:left="360"/>
              <w:rPr>
                <w:lang w:val="en-US"/>
              </w:rPr>
            </w:pPr>
            <w:r w:rsidRPr="003F79C3">
              <w:rPr>
                <w:lang w:val="en-US"/>
              </w:rPr>
              <w:t>Frame and Scope the Assessment</w:t>
            </w:r>
          </w:p>
        </w:tc>
        <w:tc>
          <w:tcPr>
            <w:tcW w:w="1366" w:type="pct"/>
            <w:tcBorders>
              <w:top w:val="single" w:sz="4" w:space="0" w:color="auto"/>
              <w:left w:val="single" w:sz="4" w:space="0" w:color="auto"/>
              <w:bottom w:val="single" w:sz="4" w:space="0" w:color="auto"/>
              <w:right w:val="single" w:sz="4" w:space="0" w:color="auto"/>
            </w:tcBorders>
          </w:tcPr>
          <w:p w14:paraId="2C7A33EF"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tcPr>
          <w:p w14:paraId="67272CA4"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tcPr>
          <w:p w14:paraId="64E88118"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tcPr>
          <w:p w14:paraId="46AD56AD" w14:textId="77777777" w:rsidR="00BF14C0" w:rsidRPr="003F79C3" w:rsidRDefault="00BF14C0" w:rsidP="00BF14C0">
            <w:pPr>
              <w:rPr>
                <w:lang w:val="en-US"/>
              </w:rPr>
            </w:pPr>
          </w:p>
        </w:tc>
      </w:tr>
      <w:tr w:rsidR="00BF14C0" w:rsidRPr="003F79C3" w14:paraId="1F8A2F15" w14:textId="77777777" w:rsidTr="00057D89">
        <w:trPr>
          <w:trHeight w:val="1241"/>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76E2C3" w14:textId="77777777" w:rsidR="00BF14C0" w:rsidRPr="003F79C3" w:rsidRDefault="00BF14C0" w:rsidP="001920A5">
            <w:pPr>
              <w:pStyle w:val="ListParagraph"/>
              <w:numPr>
                <w:ilvl w:val="0"/>
                <w:numId w:val="7"/>
              </w:numPr>
              <w:ind w:left="360"/>
              <w:rPr>
                <w:lang w:val="en-US"/>
              </w:rPr>
            </w:pPr>
            <w:r w:rsidRPr="003F79C3">
              <w:rPr>
                <w:lang w:val="en-US"/>
              </w:rPr>
              <w:t>Describe Current Risks Including Vulnerabilities and Capacities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1DE644A9"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25E4CE81"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55D2ECCD"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17D34852" w14:textId="77777777" w:rsidR="00BF14C0" w:rsidRPr="003F79C3" w:rsidRDefault="00BF14C0" w:rsidP="00BF14C0">
            <w:pPr>
              <w:rPr>
                <w:lang w:val="en-US"/>
              </w:rPr>
            </w:pPr>
          </w:p>
        </w:tc>
      </w:tr>
      <w:tr w:rsidR="00BF14C0" w:rsidRPr="003F79C3" w14:paraId="068FFFDE" w14:textId="77777777" w:rsidTr="00057D89">
        <w:trPr>
          <w:trHeight w:val="800"/>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3D0270" w14:textId="77777777" w:rsidR="00BF14C0" w:rsidRPr="003F79C3" w:rsidRDefault="00BF14C0" w:rsidP="001920A5">
            <w:pPr>
              <w:pStyle w:val="ListParagraph"/>
              <w:numPr>
                <w:ilvl w:val="0"/>
                <w:numId w:val="7"/>
              </w:numPr>
              <w:ind w:left="360"/>
              <w:rPr>
                <w:lang w:val="en-US"/>
              </w:rPr>
            </w:pPr>
            <w:r w:rsidRPr="003F79C3">
              <w:rPr>
                <w:lang w:val="en-US"/>
              </w:rPr>
              <w:t>Project Future Health Risks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269332F1"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7816207D"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03E94C8E"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282AA1DA" w14:textId="77777777" w:rsidR="00BF14C0" w:rsidRPr="003F79C3" w:rsidRDefault="00BF14C0" w:rsidP="00BF14C0">
            <w:pPr>
              <w:rPr>
                <w:lang w:val="en-US"/>
              </w:rPr>
            </w:pPr>
          </w:p>
        </w:tc>
      </w:tr>
      <w:tr w:rsidR="00BF14C0" w:rsidRPr="003F79C3" w14:paraId="1E503EF2" w14:textId="77777777" w:rsidTr="00057D89">
        <w:trPr>
          <w:trHeight w:val="1709"/>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5788B1" w14:textId="77777777" w:rsidR="00BF14C0" w:rsidRPr="003F79C3" w:rsidRDefault="00BF14C0" w:rsidP="001920A5">
            <w:pPr>
              <w:pStyle w:val="ListParagraph"/>
              <w:numPr>
                <w:ilvl w:val="0"/>
                <w:numId w:val="7"/>
              </w:numPr>
              <w:ind w:left="360"/>
              <w:rPr>
                <w:lang w:val="en-US"/>
              </w:rPr>
            </w:pPr>
            <w:r w:rsidRPr="003F79C3">
              <w:rPr>
                <w:lang w:val="en-US"/>
              </w:rPr>
              <w:t>Identify and Prioritize Policies and Programs to Manage the Additional Health Risks Associated with a Changing Climate</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0223CC1D"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325A37E6"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4A1F3159"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29B4F60E" w14:textId="77777777" w:rsidR="00BF14C0" w:rsidRPr="003F79C3" w:rsidRDefault="00BF14C0" w:rsidP="00BF14C0">
            <w:pPr>
              <w:rPr>
                <w:lang w:val="en-US"/>
              </w:rPr>
            </w:pPr>
          </w:p>
        </w:tc>
      </w:tr>
      <w:tr w:rsidR="00BF14C0" w:rsidRPr="003F79C3" w14:paraId="67185A51" w14:textId="77777777" w:rsidTr="00057D89">
        <w:trPr>
          <w:trHeight w:val="1160"/>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8B84D0" w14:textId="77777777" w:rsidR="00BF14C0" w:rsidRPr="003F79C3" w:rsidRDefault="00BF14C0" w:rsidP="001920A5">
            <w:pPr>
              <w:pStyle w:val="ListParagraph"/>
              <w:numPr>
                <w:ilvl w:val="0"/>
                <w:numId w:val="7"/>
              </w:numPr>
              <w:ind w:left="360"/>
              <w:rPr>
                <w:lang w:val="en-US"/>
              </w:rPr>
            </w:pPr>
            <w:r w:rsidRPr="003F79C3">
              <w:rPr>
                <w:lang w:val="en-US"/>
              </w:rPr>
              <w:t>Establish an Iterative Process for Managing and Monitoring Health Risks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0E72CA33"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64C3C790"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45CBD2A1"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375C32DF" w14:textId="77777777" w:rsidR="00BF14C0" w:rsidRPr="003F79C3" w:rsidRDefault="00BF14C0" w:rsidP="00BF14C0">
            <w:pPr>
              <w:rPr>
                <w:lang w:val="en-US"/>
              </w:rPr>
            </w:pPr>
          </w:p>
        </w:tc>
      </w:tr>
      <w:tr w:rsidR="00BF14C0" w:rsidRPr="003F79C3" w14:paraId="2A563116" w14:textId="77777777" w:rsidTr="00057D89">
        <w:trPr>
          <w:trHeight w:val="521"/>
        </w:trPr>
        <w:tc>
          <w:tcPr>
            <w:tcW w:w="84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4DD64E" w14:textId="77777777" w:rsidR="00BF14C0" w:rsidRPr="003F79C3" w:rsidRDefault="00BF14C0" w:rsidP="001920A5">
            <w:pPr>
              <w:pStyle w:val="ListParagraph"/>
              <w:numPr>
                <w:ilvl w:val="0"/>
                <w:numId w:val="7"/>
              </w:numPr>
              <w:ind w:left="360"/>
              <w:rPr>
                <w:lang w:val="en-US"/>
              </w:rPr>
            </w:pPr>
            <w:r w:rsidRPr="003F79C3">
              <w:rPr>
                <w:lang w:val="en-US"/>
              </w:rPr>
              <w:t>Examine Potential Health Benefits and Co-Harms of Adaptation and Mitigation Options Implemented in Other Sectors</w:t>
            </w:r>
          </w:p>
        </w:tc>
        <w:tc>
          <w:tcPr>
            <w:tcW w:w="1366" w:type="pct"/>
            <w:tcBorders>
              <w:top w:val="single" w:sz="4" w:space="0" w:color="auto"/>
              <w:left w:val="single" w:sz="4" w:space="0" w:color="auto"/>
              <w:bottom w:val="single" w:sz="4" w:space="0" w:color="auto"/>
              <w:right w:val="single" w:sz="4" w:space="0" w:color="auto"/>
            </w:tcBorders>
            <w:shd w:val="clear" w:color="auto" w:fill="FFFFFF" w:themeFill="background1"/>
          </w:tcPr>
          <w:p w14:paraId="412331FF" w14:textId="77777777" w:rsidR="00BF14C0" w:rsidRPr="003F79C3" w:rsidRDefault="00BF14C0" w:rsidP="00BF14C0">
            <w:pPr>
              <w:rPr>
                <w:lang w:val="en-US"/>
              </w:rPr>
            </w:pPr>
          </w:p>
        </w:tc>
        <w:tc>
          <w:tcPr>
            <w:tcW w:w="947" w:type="pct"/>
            <w:tcBorders>
              <w:top w:val="single" w:sz="4" w:space="0" w:color="auto"/>
              <w:left w:val="single" w:sz="4" w:space="0" w:color="auto"/>
              <w:bottom w:val="single" w:sz="4" w:space="0" w:color="auto"/>
              <w:right w:val="single" w:sz="4" w:space="0" w:color="auto"/>
            </w:tcBorders>
            <w:shd w:val="clear" w:color="auto" w:fill="FFFFFF" w:themeFill="background1"/>
          </w:tcPr>
          <w:p w14:paraId="7E41DE4C"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3FFA0192" w14:textId="77777777" w:rsidR="00BF14C0" w:rsidRPr="003F79C3" w:rsidRDefault="00BF14C0" w:rsidP="00BF14C0">
            <w:pPr>
              <w:rPr>
                <w:lang w:val="en-US"/>
              </w:rPr>
            </w:pPr>
          </w:p>
        </w:tc>
        <w:tc>
          <w:tcPr>
            <w:tcW w:w="923" w:type="pct"/>
            <w:tcBorders>
              <w:top w:val="single" w:sz="4" w:space="0" w:color="auto"/>
              <w:left w:val="single" w:sz="4" w:space="0" w:color="auto"/>
              <w:bottom w:val="single" w:sz="4" w:space="0" w:color="auto"/>
              <w:right w:val="single" w:sz="4" w:space="0" w:color="auto"/>
            </w:tcBorders>
            <w:shd w:val="clear" w:color="auto" w:fill="FFFFFF" w:themeFill="background1"/>
          </w:tcPr>
          <w:p w14:paraId="751B1088" w14:textId="77777777" w:rsidR="00BF14C0" w:rsidRPr="003F79C3" w:rsidRDefault="00BF14C0" w:rsidP="00BF14C0">
            <w:pPr>
              <w:rPr>
                <w:lang w:val="en-US"/>
              </w:rPr>
            </w:pPr>
          </w:p>
        </w:tc>
      </w:tr>
    </w:tbl>
    <w:p w14:paraId="47A5E040" w14:textId="77777777" w:rsidR="00BF14C0" w:rsidRPr="003F79C3" w:rsidRDefault="00BF14C0" w:rsidP="00BF14C0">
      <w:pPr>
        <w:rPr>
          <w:lang w:val="en-US"/>
        </w:rPr>
      </w:pPr>
      <w:r w:rsidRPr="003F79C3">
        <w:rPr>
          <w:noProof/>
          <w:lang w:val="en-US" w:eastAsia="zh-CN"/>
        </w:rPr>
        <w:drawing>
          <wp:anchor distT="0" distB="0" distL="114300" distR="114300" simplePos="0" relativeHeight="251730944" behindDoc="0" locked="0" layoutInCell="1" allowOverlap="1" wp14:anchorId="68D7DB1B" wp14:editId="3BFD7C24">
            <wp:simplePos x="0" y="0"/>
            <wp:positionH relativeFrom="page">
              <wp:posOffset>5591175</wp:posOffset>
            </wp:positionH>
            <wp:positionV relativeFrom="page">
              <wp:posOffset>9210675</wp:posOffset>
            </wp:positionV>
            <wp:extent cx="1504950" cy="501015"/>
            <wp:effectExtent l="0" t="0" r="0" b="0"/>
            <wp:wrapNone/>
            <wp:docPr id="297" name="Picture 297"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04950" cy="501015"/>
                    </a:xfrm>
                    <a:prstGeom prst="rect">
                      <a:avLst/>
                    </a:prstGeom>
                    <a:noFill/>
                  </pic:spPr>
                </pic:pic>
              </a:graphicData>
            </a:graphic>
          </wp:anchor>
        </w:drawing>
      </w:r>
      <w:r w:rsidRPr="003F79C3">
        <w:rPr>
          <w:noProof/>
          <w:lang w:val="en-US" w:eastAsia="zh-CN"/>
        </w:rPr>
        <w:drawing>
          <wp:anchor distT="0" distB="0" distL="114300" distR="114300" simplePos="0" relativeHeight="251731968" behindDoc="0" locked="0" layoutInCell="1" allowOverlap="1" wp14:anchorId="0690490C" wp14:editId="684F0E46">
            <wp:simplePos x="0" y="0"/>
            <wp:positionH relativeFrom="page">
              <wp:posOffset>5743575</wp:posOffset>
            </wp:positionH>
            <wp:positionV relativeFrom="page">
              <wp:posOffset>9363075</wp:posOffset>
            </wp:positionV>
            <wp:extent cx="1504950" cy="501015"/>
            <wp:effectExtent l="0" t="0" r="0" b="0"/>
            <wp:wrapNone/>
            <wp:docPr id="296" name="Picture 296"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tario - Log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04950" cy="501015"/>
                    </a:xfrm>
                    <a:prstGeom prst="rect">
                      <a:avLst/>
                    </a:prstGeom>
                    <a:noFill/>
                  </pic:spPr>
                </pic:pic>
              </a:graphicData>
            </a:graphic>
          </wp:anchor>
        </w:drawing>
      </w:r>
      <w:r w:rsidRPr="003F79C3">
        <w:rPr>
          <w:noProof/>
          <w:lang w:val="en-US" w:eastAsia="zh-CN"/>
        </w:rPr>
        <w:drawing>
          <wp:anchor distT="0" distB="0" distL="114300" distR="114300" simplePos="0" relativeHeight="251732992" behindDoc="0" locked="0" layoutInCell="1" allowOverlap="1" wp14:anchorId="3BE3871F" wp14:editId="22C3751F">
            <wp:simplePos x="0" y="0"/>
            <wp:positionH relativeFrom="page">
              <wp:posOffset>5895975</wp:posOffset>
            </wp:positionH>
            <wp:positionV relativeFrom="page">
              <wp:posOffset>9515475</wp:posOffset>
            </wp:positionV>
            <wp:extent cx="1504950" cy="501015"/>
            <wp:effectExtent l="0" t="0" r="0" b="0"/>
            <wp:wrapNone/>
            <wp:docPr id="295" name="Picture 29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tario - Log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04950" cy="501015"/>
                    </a:xfrm>
                    <a:prstGeom prst="rect">
                      <a:avLst/>
                    </a:prstGeom>
                    <a:noFill/>
                  </pic:spPr>
                </pic:pic>
              </a:graphicData>
            </a:graphic>
          </wp:anchor>
        </w:drawing>
      </w:r>
    </w:p>
    <w:p w14:paraId="4198C720" w14:textId="77777777" w:rsidR="00BF14C0" w:rsidRPr="003F79C3" w:rsidRDefault="00300261" w:rsidP="007D072A">
      <w:pPr>
        <w:pStyle w:val="Heading2"/>
        <w:rPr>
          <w:lang w:val="en-US"/>
        </w:rPr>
      </w:pPr>
      <w:r w:rsidRPr="003F79C3">
        <w:rPr>
          <w:lang w:val="en-US"/>
        </w:rPr>
        <w:lastRenderedPageBreak/>
        <w:t>Step 1d: Information Sources</w:t>
      </w:r>
    </w:p>
    <w:p w14:paraId="1D1BE23B" w14:textId="77777777" w:rsidR="00BF14C0" w:rsidRPr="003F79C3" w:rsidRDefault="00BF14C0" w:rsidP="00BF14C0">
      <w:pPr>
        <w:ind w:left="360"/>
        <w:jc w:val="both"/>
        <w:rPr>
          <w:lang w:val="en-US"/>
        </w:rPr>
      </w:pPr>
      <w:r w:rsidRPr="003F79C3">
        <w:rPr>
          <w:lang w:val="en-US"/>
        </w:rPr>
        <w:t>Another activity to undertake during the scoping phase is to identify available and relevant information for the assessment.  Sources of relevant information could include:</w:t>
      </w:r>
    </w:p>
    <w:p w14:paraId="51C2AF79" w14:textId="77777777" w:rsidR="00BF14C0" w:rsidRPr="003F79C3" w:rsidRDefault="00BF14C0" w:rsidP="001920A5">
      <w:pPr>
        <w:pStyle w:val="ListParagraph"/>
        <w:numPr>
          <w:ilvl w:val="0"/>
          <w:numId w:val="3"/>
        </w:numPr>
        <w:ind w:left="360" w:hanging="284"/>
        <w:jc w:val="both"/>
        <w:rPr>
          <w:lang w:val="en-US"/>
        </w:rPr>
      </w:pPr>
      <w:r w:rsidRPr="003F79C3">
        <w:rPr>
          <w:lang w:val="en-US"/>
        </w:rPr>
        <w:t xml:space="preserve">Peer-reviewed literature – There are many publications on potential changes in health risks to vulnerable populations from climate hazards.  Some of these include projections of changes in precipitation and temperature in the coming decades and maps on the current and projected ranges of the vectors that cause malaria, dengue, or Zika. </w:t>
      </w:r>
    </w:p>
    <w:p w14:paraId="34D29E15" w14:textId="77777777" w:rsidR="00BF14C0" w:rsidRPr="003F79C3" w:rsidRDefault="00BF14C0" w:rsidP="001920A5">
      <w:pPr>
        <w:pStyle w:val="ListParagraph"/>
        <w:numPr>
          <w:ilvl w:val="0"/>
          <w:numId w:val="3"/>
        </w:numPr>
        <w:ind w:left="360" w:hanging="284"/>
        <w:jc w:val="both"/>
        <w:rPr>
          <w:lang w:val="en-US"/>
        </w:rPr>
      </w:pPr>
      <w:r w:rsidRPr="003F79C3">
        <w:rPr>
          <w:lang w:val="en-US"/>
        </w:rPr>
        <w:t>Grey literature – Grey literature may describe the current burden of climate-sensitive diseases and management approaches for the health outcomes of concern. Regional level assessments that have been done for other sectors could provide valuable insight into climate exposures that impact health.</w:t>
      </w:r>
    </w:p>
    <w:p w14:paraId="0F075F67" w14:textId="77777777" w:rsidR="00BF14C0" w:rsidRPr="003F79C3" w:rsidRDefault="00BF14C0" w:rsidP="001920A5">
      <w:pPr>
        <w:pStyle w:val="ListParagraph"/>
        <w:numPr>
          <w:ilvl w:val="0"/>
          <w:numId w:val="3"/>
        </w:numPr>
        <w:ind w:left="360" w:hanging="284"/>
        <w:jc w:val="both"/>
        <w:rPr>
          <w:lang w:val="en-US"/>
        </w:rPr>
      </w:pPr>
      <w:r w:rsidRPr="003F79C3">
        <w:rPr>
          <w:lang w:val="en-US"/>
        </w:rPr>
        <w:t>Climate and weather data – This data may be obtained from environment agencies and can include changes in precipitation patterns and occurrences of drought.</w:t>
      </w:r>
    </w:p>
    <w:p w14:paraId="28E3A8BE" w14:textId="77777777" w:rsidR="00BF14C0" w:rsidRPr="003F79C3" w:rsidRDefault="00BF14C0" w:rsidP="001920A5">
      <w:pPr>
        <w:pStyle w:val="ListParagraph"/>
        <w:numPr>
          <w:ilvl w:val="0"/>
          <w:numId w:val="3"/>
        </w:numPr>
        <w:ind w:left="360" w:hanging="284"/>
        <w:jc w:val="both"/>
        <w:rPr>
          <w:lang w:val="en-US"/>
        </w:rPr>
      </w:pPr>
      <w:r w:rsidRPr="003F79C3">
        <w:rPr>
          <w:lang w:val="en-US"/>
        </w:rPr>
        <w:t>Community reports – These reports can provide information on a range of key vulnerability factors (e.g. relevant health reports and associated datasets).</w:t>
      </w:r>
    </w:p>
    <w:p w14:paraId="40CD4EF3" w14:textId="77777777" w:rsidR="00BF14C0" w:rsidRPr="003F79C3" w:rsidRDefault="00BF14C0" w:rsidP="00BF14C0">
      <w:pPr>
        <w:pStyle w:val="ListParagraph"/>
        <w:ind w:left="360"/>
        <w:rPr>
          <w:lang w:val="en-US"/>
        </w:rPr>
      </w:pPr>
      <w:r w:rsidRPr="003F79C3">
        <w:rPr>
          <w:lang w:val="en-US"/>
        </w:rPr>
        <w:t xml:space="preserve">Compile data sources into the Information Sources template. </w:t>
      </w:r>
    </w:p>
    <w:p w14:paraId="1F5A9686" w14:textId="77777777" w:rsidR="00330750" w:rsidRPr="003F79C3" w:rsidRDefault="00330750" w:rsidP="00BF14C0">
      <w:pPr>
        <w:pStyle w:val="ListParagraph"/>
        <w:ind w:left="360"/>
        <w:rPr>
          <w:lang w:val="en-US"/>
        </w:rPr>
      </w:pPr>
    </w:p>
    <w:tbl>
      <w:tblPr>
        <w:tblStyle w:val="TableGrid"/>
        <w:tblW w:w="5000" w:type="pct"/>
        <w:tblLook w:val="04A0" w:firstRow="1" w:lastRow="0" w:firstColumn="1" w:lastColumn="0" w:noHBand="0" w:noVBand="1"/>
      </w:tblPr>
      <w:tblGrid>
        <w:gridCol w:w="1868"/>
        <w:gridCol w:w="7773"/>
        <w:gridCol w:w="4975"/>
      </w:tblGrid>
      <w:tr w:rsidR="00330750" w:rsidRPr="003F79C3" w14:paraId="11E8B15A"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14D48C6" w14:textId="77777777" w:rsidR="00330750" w:rsidRPr="003F79C3" w:rsidRDefault="00330750" w:rsidP="00F01923">
            <w:pPr>
              <w:spacing w:before="0"/>
              <w:rPr>
                <w:b/>
                <w:lang w:val="en-US"/>
              </w:rPr>
            </w:pPr>
            <w:r w:rsidRPr="003F79C3">
              <w:rPr>
                <w:b/>
                <w:lang w:val="en-US"/>
              </w:rPr>
              <w:t>Health Hazard Examples</w:t>
            </w:r>
          </w:p>
        </w:tc>
        <w:tc>
          <w:tcPr>
            <w:tcW w:w="265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CEDD9AD" w14:textId="77777777" w:rsidR="00330750" w:rsidRPr="003F79C3" w:rsidRDefault="00330750" w:rsidP="00F01923">
            <w:pPr>
              <w:spacing w:before="0"/>
              <w:rPr>
                <w:b/>
                <w:lang w:val="en-US"/>
              </w:rPr>
            </w:pPr>
            <w:r w:rsidRPr="003F79C3">
              <w:rPr>
                <w:b/>
                <w:lang w:val="en-US"/>
              </w:rPr>
              <w:t>Indicators of Risk</w:t>
            </w:r>
          </w:p>
        </w:tc>
        <w:tc>
          <w:tcPr>
            <w:tcW w:w="1702"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BC4A488" w14:textId="77777777" w:rsidR="00330750" w:rsidRPr="003F79C3" w:rsidRDefault="00330750" w:rsidP="00F01923">
            <w:pPr>
              <w:spacing w:before="0"/>
              <w:rPr>
                <w:b/>
                <w:lang w:val="en-US"/>
              </w:rPr>
            </w:pPr>
            <w:r w:rsidRPr="003F79C3">
              <w:rPr>
                <w:b/>
                <w:lang w:val="en-US"/>
              </w:rPr>
              <w:t>Source</w:t>
            </w:r>
          </w:p>
        </w:tc>
      </w:tr>
      <w:tr w:rsidR="00330750" w:rsidRPr="003F79C3" w14:paraId="3EFA1FD5"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6E88929" w14:textId="25C2F8FF" w:rsidR="00330750" w:rsidRPr="003F79C3" w:rsidRDefault="00330750" w:rsidP="00F01923">
            <w:pPr>
              <w:spacing w:before="0"/>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E2BDF7" w14:textId="77777777" w:rsidR="00330750" w:rsidRPr="003F79C3" w:rsidRDefault="00330750" w:rsidP="001920A5">
            <w:pPr>
              <w:pStyle w:val="ListParagraph"/>
              <w:numPr>
                <w:ilvl w:val="0"/>
                <w:numId w:val="6"/>
              </w:numPr>
              <w:spacing w:before="0"/>
              <w:ind w:left="382"/>
              <w:rPr>
                <w:lang w:val="en-US"/>
              </w:rPr>
            </w:pPr>
            <w:r w:rsidRPr="003F79C3">
              <w:rPr>
                <w:lang w:val="en-US"/>
              </w:rPr>
              <w:t>Maximum and minimum temperatures, heat index</w:t>
            </w:r>
          </w:p>
          <w:p w14:paraId="329E7EEE" w14:textId="77777777" w:rsidR="00330750" w:rsidRPr="003F79C3" w:rsidRDefault="00330750" w:rsidP="001920A5">
            <w:pPr>
              <w:pStyle w:val="ListParagraph"/>
              <w:numPr>
                <w:ilvl w:val="0"/>
                <w:numId w:val="6"/>
              </w:numPr>
              <w:spacing w:before="0"/>
              <w:ind w:left="382"/>
              <w:rPr>
                <w:lang w:val="en-US"/>
              </w:rPr>
            </w:pPr>
            <w:r w:rsidRPr="003F79C3">
              <w:rPr>
                <w:lang w:val="en-US"/>
              </w:rPr>
              <w:t>Increase in heat alerts/warnings</w:t>
            </w:r>
          </w:p>
          <w:p w14:paraId="05782DE8" w14:textId="77777777" w:rsidR="00330750" w:rsidRPr="003F79C3" w:rsidRDefault="00330750" w:rsidP="001920A5">
            <w:pPr>
              <w:pStyle w:val="ListParagraph"/>
              <w:numPr>
                <w:ilvl w:val="0"/>
                <w:numId w:val="6"/>
              </w:numPr>
              <w:spacing w:before="0"/>
              <w:ind w:left="382"/>
              <w:rPr>
                <w:lang w:val="en-US"/>
              </w:rPr>
            </w:pPr>
            <w:r w:rsidRPr="003F79C3">
              <w:rPr>
                <w:lang w:val="en-US"/>
              </w:rPr>
              <w:t>Projected hot days and warm nights</w:t>
            </w:r>
          </w:p>
          <w:p w14:paraId="6E85CEA8" w14:textId="77777777" w:rsidR="00330750" w:rsidRPr="003F79C3" w:rsidRDefault="00330750" w:rsidP="001920A5">
            <w:pPr>
              <w:pStyle w:val="ListParagraph"/>
              <w:numPr>
                <w:ilvl w:val="0"/>
                <w:numId w:val="6"/>
              </w:numPr>
              <w:spacing w:before="0"/>
              <w:ind w:left="382"/>
              <w:rPr>
                <w:lang w:val="en-US"/>
              </w:rPr>
            </w:pPr>
            <w:r w:rsidRPr="003F79C3">
              <w:rPr>
                <w:lang w:val="en-US"/>
              </w:rPr>
              <w:t>Projected cold days</w:t>
            </w:r>
          </w:p>
          <w:p w14:paraId="1E55F7C6" w14:textId="77777777" w:rsidR="00330750" w:rsidRPr="003F79C3" w:rsidRDefault="00330750" w:rsidP="001920A5">
            <w:pPr>
              <w:pStyle w:val="ListParagraph"/>
              <w:numPr>
                <w:ilvl w:val="0"/>
                <w:numId w:val="6"/>
              </w:numPr>
              <w:spacing w:before="0"/>
              <w:ind w:left="382"/>
              <w:rPr>
                <w:lang w:val="en-US"/>
              </w:rPr>
            </w:pPr>
            <w:r w:rsidRPr="003F79C3">
              <w:rPr>
                <w:lang w:val="en-US"/>
              </w:rPr>
              <w:t>Excess mortality due to extreme heat</w:t>
            </w:r>
          </w:p>
          <w:p w14:paraId="630F1A67" w14:textId="77777777" w:rsidR="00330750" w:rsidRPr="003F79C3" w:rsidRDefault="00330750" w:rsidP="001920A5">
            <w:pPr>
              <w:pStyle w:val="ListParagraph"/>
              <w:numPr>
                <w:ilvl w:val="0"/>
                <w:numId w:val="6"/>
              </w:numPr>
              <w:spacing w:before="0"/>
              <w:ind w:left="382"/>
              <w:rPr>
                <w:lang w:val="en-US"/>
              </w:rPr>
            </w:pPr>
            <w:r w:rsidRPr="003F79C3">
              <w:rPr>
                <w:lang w:val="en-US"/>
              </w:rPr>
              <w:t>Excess morbidity due to extreme heat</w:t>
            </w:r>
          </w:p>
          <w:p w14:paraId="5574D974" w14:textId="77777777" w:rsidR="00330750" w:rsidRPr="003F79C3" w:rsidRDefault="00330750" w:rsidP="001920A5">
            <w:pPr>
              <w:pStyle w:val="ListParagraph"/>
              <w:numPr>
                <w:ilvl w:val="0"/>
                <w:numId w:val="6"/>
              </w:numPr>
              <w:spacing w:before="0"/>
              <w:ind w:left="382"/>
              <w:rPr>
                <w:lang w:val="en-US"/>
              </w:rPr>
            </w:pPr>
            <w:r w:rsidRPr="003F79C3">
              <w:rPr>
                <w:lang w:val="en-US"/>
              </w:rPr>
              <w:t>Daily all-cause mortality (trends associated with heat)</w:t>
            </w:r>
          </w:p>
          <w:p w14:paraId="7EC71087" w14:textId="77777777" w:rsidR="00330750" w:rsidRPr="003F79C3" w:rsidRDefault="00330750" w:rsidP="001920A5">
            <w:pPr>
              <w:pStyle w:val="ListParagraph"/>
              <w:numPr>
                <w:ilvl w:val="0"/>
                <w:numId w:val="6"/>
              </w:numPr>
              <w:spacing w:before="0"/>
              <w:ind w:left="382"/>
              <w:rPr>
                <w:lang w:val="en-US"/>
              </w:rPr>
            </w:pPr>
            <w:r w:rsidRPr="003F79C3">
              <w:rPr>
                <w:lang w:val="en-US"/>
              </w:rPr>
              <w:t>Percent households without any air conditioning</w:t>
            </w:r>
          </w:p>
          <w:p w14:paraId="35D1FFA2" w14:textId="77777777" w:rsidR="00330750" w:rsidRPr="003F79C3" w:rsidRDefault="00330750" w:rsidP="001920A5">
            <w:pPr>
              <w:pStyle w:val="ListParagraph"/>
              <w:numPr>
                <w:ilvl w:val="0"/>
                <w:numId w:val="6"/>
              </w:numPr>
              <w:spacing w:before="0"/>
              <w:ind w:left="382"/>
              <w:rPr>
                <w:lang w:val="en-US"/>
              </w:rPr>
            </w:pPr>
            <w:r w:rsidRPr="003F79C3">
              <w:rPr>
                <w:lang w:val="en-US"/>
              </w:rPr>
              <w:t>Access to cooling centers</w:t>
            </w:r>
          </w:p>
          <w:p w14:paraId="5448B59A" w14:textId="77777777" w:rsidR="00330750" w:rsidRPr="003F79C3" w:rsidRDefault="00330750" w:rsidP="001920A5">
            <w:pPr>
              <w:pStyle w:val="ListParagraph"/>
              <w:numPr>
                <w:ilvl w:val="0"/>
                <w:numId w:val="6"/>
              </w:numPr>
              <w:spacing w:before="0"/>
              <w:ind w:left="382"/>
              <w:rPr>
                <w:lang w:val="en-US"/>
              </w:rPr>
            </w:pPr>
            <w:r w:rsidRPr="003F79C3">
              <w:rPr>
                <w:lang w:val="en-US"/>
              </w:rPr>
              <w:t>Percent households with central air conditioning</w:t>
            </w:r>
          </w:p>
          <w:p w14:paraId="046BC74A" w14:textId="77777777" w:rsidR="00330750" w:rsidRPr="003F79C3" w:rsidRDefault="00330750" w:rsidP="001920A5">
            <w:pPr>
              <w:pStyle w:val="ListParagraph"/>
              <w:numPr>
                <w:ilvl w:val="0"/>
                <w:numId w:val="6"/>
              </w:numPr>
              <w:spacing w:before="0"/>
              <w:ind w:left="382"/>
              <w:rPr>
                <w:lang w:val="en-US"/>
              </w:rPr>
            </w:pPr>
            <w:r w:rsidRPr="003F79C3">
              <w:rPr>
                <w:lang w:val="en-US"/>
              </w:rPr>
              <w:t>Number of heat wave early warning systems</w:t>
            </w:r>
          </w:p>
          <w:p w14:paraId="35C91C67" w14:textId="77777777" w:rsidR="00330750" w:rsidRPr="003F79C3" w:rsidRDefault="00330750" w:rsidP="001920A5">
            <w:pPr>
              <w:pStyle w:val="ListParagraph"/>
              <w:numPr>
                <w:ilvl w:val="0"/>
                <w:numId w:val="6"/>
              </w:numPr>
              <w:spacing w:before="0"/>
              <w:ind w:left="382"/>
              <w:rPr>
                <w:lang w:val="en-US"/>
              </w:rPr>
            </w:pPr>
            <w:r w:rsidRPr="003F79C3">
              <w:rPr>
                <w:lang w:val="en-US"/>
              </w:rPr>
              <w:t>Number of municipal heat island mitigation plans</w:t>
            </w:r>
          </w:p>
        </w:tc>
        <w:tc>
          <w:tcPr>
            <w:tcW w:w="1702" w:type="pct"/>
            <w:tcBorders>
              <w:top w:val="single" w:sz="4" w:space="0" w:color="auto"/>
              <w:left w:val="single" w:sz="4" w:space="0" w:color="auto"/>
              <w:bottom w:val="single" w:sz="4" w:space="0" w:color="auto"/>
              <w:right w:val="single" w:sz="4" w:space="0" w:color="auto"/>
            </w:tcBorders>
          </w:tcPr>
          <w:p w14:paraId="7F536FEF" w14:textId="77777777" w:rsidR="00330750" w:rsidRPr="003F79C3" w:rsidRDefault="00330750" w:rsidP="00F01923">
            <w:pPr>
              <w:spacing w:before="0"/>
              <w:rPr>
                <w:lang w:val="en-US"/>
              </w:rPr>
            </w:pPr>
          </w:p>
        </w:tc>
      </w:tr>
      <w:tr w:rsidR="00330750" w:rsidRPr="003F79C3" w14:paraId="5C3426F6"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CA3F989" w14:textId="77777777" w:rsidR="00330750" w:rsidRPr="003F79C3" w:rsidRDefault="00330750" w:rsidP="00F01923">
            <w:pPr>
              <w:spacing w:before="0"/>
              <w:rPr>
                <w:b/>
                <w:lang w:val="en-US"/>
              </w:rPr>
            </w:pPr>
            <w:r w:rsidRPr="003F79C3">
              <w:rPr>
                <w:b/>
                <w:lang w:val="en-US"/>
              </w:rPr>
              <w:t>Other extreme weather events (e.g. extreme heat, droughts)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A8B75D" w14:textId="77777777" w:rsidR="00330750" w:rsidRPr="003F79C3" w:rsidRDefault="00330750" w:rsidP="001920A5">
            <w:pPr>
              <w:pStyle w:val="ListParagraph"/>
              <w:numPr>
                <w:ilvl w:val="0"/>
                <w:numId w:val="6"/>
              </w:numPr>
              <w:spacing w:before="0"/>
              <w:ind w:left="382"/>
              <w:rPr>
                <w:lang w:val="en-US"/>
              </w:rPr>
            </w:pPr>
            <w:r w:rsidRPr="003F79C3">
              <w:rPr>
                <w:lang w:val="en-US"/>
              </w:rPr>
              <w:t>Historical precipitation intensity, duration and frequency patterns</w:t>
            </w:r>
          </w:p>
          <w:p w14:paraId="388F4646" w14:textId="77777777" w:rsidR="00330750" w:rsidRPr="003F79C3" w:rsidRDefault="00330750" w:rsidP="001920A5">
            <w:pPr>
              <w:pStyle w:val="ListParagraph"/>
              <w:numPr>
                <w:ilvl w:val="0"/>
                <w:numId w:val="6"/>
              </w:numPr>
              <w:spacing w:before="0"/>
              <w:ind w:left="382"/>
              <w:rPr>
                <w:lang w:val="en-US"/>
              </w:rPr>
            </w:pPr>
            <w:r w:rsidRPr="003F79C3">
              <w:rPr>
                <w:lang w:val="en-US"/>
              </w:rPr>
              <w:t xml:space="preserve">Projected changes in precipitation </w:t>
            </w:r>
          </w:p>
          <w:p w14:paraId="6B87BCF3" w14:textId="77777777" w:rsidR="00330750" w:rsidRPr="003F79C3" w:rsidRDefault="00330750" w:rsidP="001920A5">
            <w:pPr>
              <w:pStyle w:val="ListParagraph"/>
              <w:numPr>
                <w:ilvl w:val="0"/>
                <w:numId w:val="6"/>
              </w:numPr>
              <w:spacing w:before="0"/>
              <w:ind w:left="382"/>
              <w:rPr>
                <w:lang w:val="en-US"/>
              </w:rPr>
            </w:pPr>
            <w:r w:rsidRPr="003F79C3">
              <w:rPr>
                <w:lang w:val="en-US"/>
              </w:rPr>
              <w:t>Historical frequency, severity, distribution, and duration of wildfires, flooding, droughts and tornadoes</w:t>
            </w:r>
          </w:p>
          <w:p w14:paraId="5168A818" w14:textId="77777777" w:rsidR="00330750" w:rsidRPr="003F79C3" w:rsidRDefault="00330750" w:rsidP="001920A5">
            <w:pPr>
              <w:pStyle w:val="ListParagraph"/>
              <w:numPr>
                <w:ilvl w:val="0"/>
                <w:numId w:val="6"/>
              </w:numPr>
              <w:spacing w:before="0"/>
              <w:ind w:left="382"/>
              <w:rPr>
                <w:lang w:val="en-US"/>
              </w:rPr>
            </w:pPr>
            <w:r w:rsidRPr="003F79C3">
              <w:rPr>
                <w:lang w:val="en-US"/>
              </w:rPr>
              <w:t>Projected frequency, severity, distribution, and duration of wildfires, flooding, droughts and tornadoes</w:t>
            </w:r>
          </w:p>
          <w:p w14:paraId="37057743" w14:textId="77777777" w:rsidR="00330750" w:rsidRPr="003F79C3" w:rsidRDefault="00330750" w:rsidP="001920A5">
            <w:pPr>
              <w:pStyle w:val="ListParagraph"/>
              <w:numPr>
                <w:ilvl w:val="0"/>
                <w:numId w:val="6"/>
              </w:numPr>
              <w:spacing w:before="0"/>
              <w:ind w:left="382"/>
              <w:rPr>
                <w:lang w:val="en-US"/>
              </w:rPr>
            </w:pPr>
            <w:r w:rsidRPr="003F79C3">
              <w:rPr>
                <w:lang w:val="en-US"/>
              </w:rPr>
              <w:t>Incidence of injury/death from extreme events and diseases</w:t>
            </w:r>
          </w:p>
        </w:tc>
        <w:tc>
          <w:tcPr>
            <w:tcW w:w="1702" w:type="pct"/>
            <w:tcBorders>
              <w:top w:val="single" w:sz="4" w:space="0" w:color="auto"/>
              <w:left w:val="single" w:sz="4" w:space="0" w:color="auto"/>
              <w:bottom w:val="single" w:sz="4" w:space="0" w:color="auto"/>
              <w:right w:val="single" w:sz="4" w:space="0" w:color="auto"/>
            </w:tcBorders>
          </w:tcPr>
          <w:p w14:paraId="67BD174F" w14:textId="77777777" w:rsidR="00330750" w:rsidRPr="003F79C3" w:rsidRDefault="00330750" w:rsidP="00F01923">
            <w:pPr>
              <w:spacing w:before="0"/>
              <w:rPr>
                <w:lang w:val="en-US"/>
              </w:rPr>
            </w:pPr>
          </w:p>
        </w:tc>
      </w:tr>
      <w:tr w:rsidR="00330750" w:rsidRPr="003F79C3" w14:paraId="6465B110"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7C78F78" w14:textId="7C03B68C" w:rsidR="00330750" w:rsidRPr="003F79C3" w:rsidRDefault="00E64589" w:rsidP="00F01923">
            <w:pPr>
              <w:spacing w:before="0"/>
              <w:rPr>
                <w:b/>
                <w:lang w:val="en-US"/>
              </w:rPr>
            </w:pPr>
            <w:r w:rsidRPr="003F79C3">
              <w:rPr>
                <w:b/>
                <w:lang w:val="en-US"/>
              </w:rPr>
              <w:t>Air quality (aero-allergens, air pollution, Saharan dust, particulate matter and/or wildfire smoke)</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D7E236" w14:textId="77777777" w:rsidR="00330750" w:rsidRPr="003F79C3" w:rsidRDefault="00330750" w:rsidP="001920A5">
            <w:pPr>
              <w:pStyle w:val="ListParagraph"/>
              <w:numPr>
                <w:ilvl w:val="0"/>
                <w:numId w:val="6"/>
              </w:numPr>
              <w:spacing w:before="0"/>
              <w:ind w:left="382"/>
              <w:rPr>
                <w:lang w:val="en-US"/>
              </w:rPr>
            </w:pPr>
            <w:r w:rsidRPr="003F79C3">
              <w:rPr>
                <w:lang w:val="en-US"/>
              </w:rPr>
              <w:t>Stagnation air mass events</w:t>
            </w:r>
          </w:p>
          <w:p w14:paraId="7E0DEF81" w14:textId="77777777" w:rsidR="00330750" w:rsidRPr="003F79C3" w:rsidRDefault="00330750" w:rsidP="001920A5">
            <w:pPr>
              <w:pStyle w:val="ListParagraph"/>
              <w:numPr>
                <w:ilvl w:val="0"/>
                <w:numId w:val="6"/>
              </w:numPr>
              <w:spacing w:before="0"/>
              <w:ind w:left="382"/>
              <w:rPr>
                <w:lang w:val="en-US"/>
              </w:rPr>
            </w:pPr>
            <w:r w:rsidRPr="003F79C3">
              <w:rPr>
                <w:lang w:val="en-US"/>
              </w:rPr>
              <w:t>Ground-level ozone estimates due to climate change</w:t>
            </w:r>
          </w:p>
          <w:p w14:paraId="77AA2969" w14:textId="1FD604D0" w:rsidR="00330750" w:rsidRPr="003F79C3" w:rsidRDefault="00E64589" w:rsidP="001920A5">
            <w:pPr>
              <w:pStyle w:val="ListParagraph"/>
              <w:numPr>
                <w:ilvl w:val="0"/>
                <w:numId w:val="6"/>
              </w:numPr>
              <w:spacing w:before="0"/>
              <w:ind w:left="382"/>
              <w:rPr>
                <w:lang w:val="en-US"/>
              </w:rPr>
            </w:pPr>
            <w:r w:rsidRPr="003F79C3">
              <w:rPr>
                <w:lang w:val="en-US"/>
              </w:rPr>
              <w:t>Saharan dust concentrations</w:t>
            </w:r>
          </w:p>
          <w:p w14:paraId="64A7E132" w14:textId="77777777" w:rsidR="00330750" w:rsidRPr="003F79C3" w:rsidRDefault="00330750" w:rsidP="001920A5">
            <w:pPr>
              <w:pStyle w:val="ListParagraph"/>
              <w:numPr>
                <w:ilvl w:val="0"/>
                <w:numId w:val="6"/>
              </w:numPr>
              <w:spacing w:before="0"/>
              <w:ind w:left="382"/>
              <w:rPr>
                <w:lang w:val="en-US"/>
              </w:rPr>
            </w:pPr>
            <w:r w:rsidRPr="003F79C3">
              <w:rPr>
                <w:lang w:val="en-US"/>
              </w:rPr>
              <w:t>Ozone and particulate matter concentrations and exceedance</w:t>
            </w:r>
          </w:p>
          <w:p w14:paraId="17773959" w14:textId="77777777" w:rsidR="00330750" w:rsidRPr="003F79C3" w:rsidRDefault="00330750" w:rsidP="001920A5">
            <w:pPr>
              <w:pStyle w:val="ListParagraph"/>
              <w:numPr>
                <w:ilvl w:val="0"/>
                <w:numId w:val="6"/>
              </w:numPr>
              <w:spacing w:before="0"/>
              <w:ind w:left="382"/>
              <w:rPr>
                <w:lang w:val="en-US"/>
              </w:rPr>
            </w:pPr>
            <w:r w:rsidRPr="003F79C3">
              <w:rPr>
                <w:lang w:val="en-US"/>
              </w:rPr>
              <w:t>Number of vehicle miles travelled/ Automobile use</w:t>
            </w:r>
          </w:p>
          <w:p w14:paraId="53DFBA50" w14:textId="77777777" w:rsidR="00330750" w:rsidRPr="003F79C3" w:rsidRDefault="00330750" w:rsidP="001920A5">
            <w:pPr>
              <w:pStyle w:val="ListParagraph"/>
              <w:numPr>
                <w:ilvl w:val="0"/>
                <w:numId w:val="6"/>
              </w:numPr>
              <w:spacing w:before="0"/>
              <w:ind w:left="382"/>
              <w:rPr>
                <w:lang w:val="en-US"/>
              </w:rPr>
            </w:pPr>
            <w:r w:rsidRPr="003F79C3">
              <w:rPr>
                <w:lang w:val="en-US"/>
              </w:rPr>
              <w:t>Respiratory/allergic disease and mortality related to increased air pollution and pollens (ground-level ozone, fine particulate matter (PM2.5)).</w:t>
            </w:r>
          </w:p>
          <w:p w14:paraId="48FB64A1" w14:textId="77777777" w:rsidR="00330750" w:rsidRPr="003F79C3" w:rsidRDefault="00330750" w:rsidP="001920A5">
            <w:pPr>
              <w:pStyle w:val="ListParagraph"/>
              <w:numPr>
                <w:ilvl w:val="0"/>
                <w:numId w:val="6"/>
              </w:numPr>
              <w:spacing w:before="0"/>
              <w:ind w:left="382"/>
              <w:rPr>
                <w:lang w:val="en-US"/>
              </w:rPr>
            </w:pPr>
            <w:r w:rsidRPr="003F79C3">
              <w:rPr>
                <w:lang w:val="en-US"/>
              </w:rPr>
              <w:lastRenderedPageBreak/>
              <w:t>Daily all-cause mortality (trends associated with air pollution)</w:t>
            </w:r>
          </w:p>
          <w:p w14:paraId="6F505EF5" w14:textId="77777777" w:rsidR="00330750" w:rsidRPr="003F79C3" w:rsidRDefault="00330750" w:rsidP="001920A5">
            <w:pPr>
              <w:pStyle w:val="ListParagraph"/>
              <w:numPr>
                <w:ilvl w:val="0"/>
                <w:numId w:val="6"/>
              </w:numPr>
              <w:spacing w:before="0"/>
              <w:ind w:left="382"/>
              <w:rPr>
                <w:lang w:val="en-US"/>
              </w:rPr>
            </w:pPr>
            <w:r w:rsidRPr="003F79C3">
              <w:rPr>
                <w:lang w:val="en-US"/>
              </w:rPr>
              <w:t>Daily non-accidental mortality (trends associated with heat and air pollution)</w:t>
            </w:r>
          </w:p>
          <w:p w14:paraId="7957E179" w14:textId="77777777" w:rsidR="00330750" w:rsidRPr="003F79C3" w:rsidRDefault="00330750" w:rsidP="001920A5">
            <w:pPr>
              <w:pStyle w:val="ListParagraph"/>
              <w:numPr>
                <w:ilvl w:val="0"/>
                <w:numId w:val="6"/>
              </w:numPr>
              <w:spacing w:before="0"/>
              <w:ind w:left="382"/>
              <w:rPr>
                <w:lang w:val="en-US"/>
              </w:rPr>
            </w:pPr>
            <w:r w:rsidRPr="003F79C3">
              <w:rPr>
                <w:lang w:val="en-US"/>
              </w:rPr>
              <w:t>Air quality monitoring capabilities</w:t>
            </w:r>
          </w:p>
          <w:p w14:paraId="3B71E48E" w14:textId="77777777" w:rsidR="00330750" w:rsidRPr="003F79C3" w:rsidRDefault="00330750" w:rsidP="001920A5">
            <w:pPr>
              <w:pStyle w:val="ListParagraph"/>
              <w:numPr>
                <w:ilvl w:val="0"/>
                <w:numId w:val="6"/>
              </w:numPr>
              <w:spacing w:before="0"/>
              <w:ind w:left="382"/>
              <w:rPr>
                <w:lang w:val="en-US"/>
              </w:rPr>
            </w:pPr>
            <w:r w:rsidRPr="003F79C3">
              <w:rPr>
                <w:lang w:val="en-US"/>
              </w:rPr>
              <w:t>Government regulations aimed at improving air quality</w:t>
            </w:r>
          </w:p>
        </w:tc>
        <w:tc>
          <w:tcPr>
            <w:tcW w:w="1702" w:type="pct"/>
            <w:tcBorders>
              <w:top w:val="single" w:sz="4" w:space="0" w:color="auto"/>
              <w:left w:val="single" w:sz="4" w:space="0" w:color="auto"/>
              <w:bottom w:val="single" w:sz="4" w:space="0" w:color="auto"/>
              <w:right w:val="single" w:sz="4" w:space="0" w:color="auto"/>
            </w:tcBorders>
          </w:tcPr>
          <w:p w14:paraId="1B59F055" w14:textId="77777777" w:rsidR="00330750" w:rsidRPr="003F79C3" w:rsidRDefault="00330750" w:rsidP="00F01923">
            <w:pPr>
              <w:spacing w:before="0"/>
              <w:rPr>
                <w:lang w:val="en-US"/>
              </w:rPr>
            </w:pPr>
          </w:p>
        </w:tc>
      </w:tr>
      <w:tr w:rsidR="00330750" w:rsidRPr="003F79C3" w14:paraId="1669C353"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C4697E4" w14:textId="77777777" w:rsidR="00330750" w:rsidRPr="003F79C3" w:rsidRDefault="00330750" w:rsidP="00F01923">
            <w:pPr>
              <w:spacing w:before="0"/>
              <w:rPr>
                <w:b/>
                <w:lang w:val="en-US"/>
              </w:rPr>
            </w:pPr>
            <w:r w:rsidRPr="003F79C3">
              <w:rPr>
                <w:b/>
                <w:lang w:val="en-US"/>
              </w:rPr>
              <w:lastRenderedPageBreak/>
              <w:t>Food- and water-borne diseases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3DE0F1" w14:textId="77777777" w:rsidR="00330750" w:rsidRPr="003F79C3" w:rsidRDefault="00330750" w:rsidP="001920A5">
            <w:pPr>
              <w:pStyle w:val="ListParagraph"/>
              <w:numPr>
                <w:ilvl w:val="0"/>
                <w:numId w:val="6"/>
              </w:numPr>
              <w:spacing w:before="0"/>
              <w:ind w:left="382"/>
              <w:rPr>
                <w:lang w:val="en-US"/>
              </w:rPr>
            </w:pPr>
            <w:r w:rsidRPr="003F79C3">
              <w:rPr>
                <w:lang w:val="en-US"/>
              </w:rPr>
              <w:t>Food-borne diseases or outbreaks</w:t>
            </w:r>
          </w:p>
          <w:p w14:paraId="7FEB5297" w14:textId="77777777" w:rsidR="00330750" w:rsidRPr="003F79C3" w:rsidRDefault="00330750" w:rsidP="001920A5">
            <w:pPr>
              <w:pStyle w:val="ListParagraph"/>
              <w:numPr>
                <w:ilvl w:val="0"/>
                <w:numId w:val="6"/>
              </w:numPr>
              <w:spacing w:before="0"/>
              <w:ind w:left="382"/>
              <w:rPr>
                <w:lang w:val="en-US"/>
              </w:rPr>
            </w:pPr>
            <w:r w:rsidRPr="003F79C3">
              <w:rPr>
                <w:lang w:val="en-US"/>
              </w:rPr>
              <w:t>Water-related diseases and infections (drinking and recreational water)</w:t>
            </w:r>
          </w:p>
          <w:p w14:paraId="01CC7148" w14:textId="77777777" w:rsidR="00330750" w:rsidRPr="003F79C3" w:rsidRDefault="00330750" w:rsidP="001920A5">
            <w:pPr>
              <w:pStyle w:val="ListParagraph"/>
              <w:numPr>
                <w:ilvl w:val="0"/>
                <w:numId w:val="6"/>
              </w:numPr>
              <w:spacing w:before="0"/>
              <w:ind w:left="382"/>
              <w:rPr>
                <w:lang w:val="en-US"/>
              </w:rPr>
            </w:pPr>
            <w:r w:rsidRPr="003F79C3">
              <w:rPr>
                <w:lang w:val="en-US"/>
              </w:rPr>
              <w:t>Food safety surveillance and control programs</w:t>
            </w:r>
          </w:p>
        </w:tc>
        <w:tc>
          <w:tcPr>
            <w:tcW w:w="1702" w:type="pct"/>
            <w:tcBorders>
              <w:top w:val="single" w:sz="4" w:space="0" w:color="auto"/>
              <w:left w:val="single" w:sz="4" w:space="0" w:color="auto"/>
              <w:bottom w:val="single" w:sz="4" w:space="0" w:color="auto"/>
              <w:right w:val="single" w:sz="4" w:space="0" w:color="auto"/>
            </w:tcBorders>
          </w:tcPr>
          <w:p w14:paraId="1B22858A" w14:textId="77777777" w:rsidR="00330750" w:rsidRPr="003F79C3" w:rsidRDefault="00330750" w:rsidP="00F01923">
            <w:pPr>
              <w:spacing w:before="0"/>
              <w:rPr>
                <w:lang w:val="en-US"/>
              </w:rPr>
            </w:pPr>
          </w:p>
        </w:tc>
      </w:tr>
      <w:tr w:rsidR="00330750" w:rsidRPr="003F79C3" w14:paraId="7F19DD6F"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276F681" w14:textId="77777777" w:rsidR="00330750" w:rsidRPr="003F79C3" w:rsidRDefault="00330750" w:rsidP="00330750">
            <w:pPr>
              <w:spacing w:before="0"/>
              <w:rPr>
                <w:b/>
                <w:lang w:val="en-US"/>
              </w:rPr>
            </w:pPr>
            <w:r w:rsidRPr="003F79C3">
              <w:rPr>
                <w:b/>
                <w:lang w:val="en-US"/>
              </w:rPr>
              <w:t>Vector-borne diseases (Dengue, chikungunya, Zika, malaria)</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DBAB46" w14:textId="77777777" w:rsidR="00330750" w:rsidRPr="003F79C3" w:rsidRDefault="00330750" w:rsidP="001920A5">
            <w:pPr>
              <w:pStyle w:val="ListParagraph"/>
              <w:numPr>
                <w:ilvl w:val="0"/>
                <w:numId w:val="6"/>
              </w:numPr>
              <w:spacing w:before="0"/>
              <w:ind w:left="382"/>
              <w:rPr>
                <w:lang w:val="en-US"/>
              </w:rPr>
            </w:pPr>
            <w:r w:rsidRPr="003F79C3">
              <w:rPr>
                <w:lang w:val="en-US"/>
              </w:rPr>
              <w:t>Dengue disease incidence in humans</w:t>
            </w:r>
          </w:p>
          <w:p w14:paraId="7E46725E" w14:textId="77777777" w:rsidR="00330750" w:rsidRPr="003F79C3" w:rsidRDefault="00330750" w:rsidP="001920A5">
            <w:pPr>
              <w:pStyle w:val="ListParagraph"/>
              <w:numPr>
                <w:ilvl w:val="0"/>
                <w:numId w:val="6"/>
              </w:numPr>
              <w:spacing w:before="0"/>
              <w:ind w:left="382"/>
              <w:rPr>
                <w:lang w:val="en-US"/>
              </w:rPr>
            </w:pPr>
            <w:r w:rsidRPr="003F79C3">
              <w:rPr>
                <w:lang w:val="en-US"/>
              </w:rPr>
              <w:t>Chikungunya incidence in humans</w:t>
            </w:r>
          </w:p>
          <w:p w14:paraId="6F9E8D76" w14:textId="77777777" w:rsidR="00330750" w:rsidRPr="003F79C3" w:rsidRDefault="00330750" w:rsidP="001920A5">
            <w:pPr>
              <w:pStyle w:val="ListParagraph"/>
              <w:numPr>
                <w:ilvl w:val="0"/>
                <w:numId w:val="6"/>
              </w:numPr>
              <w:spacing w:before="0"/>
              <w:ind w:left="382"/>
              <w:rPr>
                <w:lang w:val="en-US"/>
              </w:rPr>
            </w:pPr>
            <w:r w:rsidRPr="003F79C3">
              <w:rPr>
                <w:lang w:val="en-US"/>
              </w:rPr>
              <w:t>Zika incidence in humans</w:t>
            </w:r>
          </w:p>
          <w:p w14:paraId="30A5D7E3" w14:textId="77777777" w:rsidR="00330750" w:rsidRPr="003F79C3" w:rsidRDefault="00330750" w:rsidP="001920A5">
            <w:pPr>
              <w:pStyle w:val="ListParagraph"/>
              <w:numPr>
                <w:ilvl w:val="0"/>
                <w:numId w:val="6"/>
              </w:numPr>
              <w:spacing w:before="0"/>
              <w:ind w:left="382"/>
              <w:rPr>
                <w:lang w:val="en-US"/>
              </w:rPr>
            </w:pPr>
            <w:r w:rsidRPr="003F79C3">
              <w:rPr>
                <w:lang w:val="en-US"/>
              </w:rPr>
              <w:t>Malaria incidence in humans</w:t>
            </w:r>
          </w:p>
          <w:p w14:paraId="6557E838" w14:textId="77777777" w:rsidR="00330750" w:rsidRPr="003F79C3" w:rsidRDefault="00330750" w:rsidP="001920A5">
            <w:pPr>
              <w:pStyle w:val="ListParagraph"/>
              <w:numPr>
                <w:ilvl w:val="0"/>
                <w:numId w:val="6"/>
              </w:numPr>
              <w:spacing w:before="0"/>
              <w:ind w:left="382"/>
              <w:rPr>
                <w:lang w:val="en-US"/>
              </w:rPr>
            </w:pPr>
            <w:r w:rsidRPr="003F79C3">
              <w:rPr>
                <w:lang w:val="en-US"/>
              </w:rPr>
              <w:t>Number of positive test results in reservoirs/sentinels/vectors</w:t>
            </w:r>
          </w:p>
          <w:p w14:paraId="7874947E" w14:textId="77777777" w:rsidR="00330750" w:rsidRPr="003F79C3" w:rsidRDefault="00330750" w:rsidP="001920A5">
            <w:pPr>
              <w:pStyle w:val="ListParagraph"/>
              <w:numPr>
                <w:ilvl w:val="0"/>
                <w:numId w:val="6"/>
              </w:numPr>
              <w:spacing w:before="0"/>
              <w:ind w:left="382"/>
              <w:rPr>
                <w:lang w:val="en-US"/>
              </w:rPr>
            </w:pPr>
            <w:r w:rsidRPr="003F79C3">
              <w:rPr>
                <w:lang w:val="en-US"/>
              </w:rPr>
              <w:t>Vector-borne disease surveillance and control programs</w:t>
            </w:r>
          </w:p>
          <w:p w14:paraId="2B71920C" w14:textId="77777777" w:rsidR="00330750" w:rsidRPr="003F79C3" w:rsidRDefault="00330750" w:rsidP="001920A5">
            <w:pPr>
              <w:pStyle w:val="ListParagraph"/>
              <w:numPr>
                <w:ilvl w:val="0"/>
                <w:numId w:val="6"/>
              </w:numPr>
              <w:spacing w:before="0"/>
              <w:ind w:left="382"/>
              <w:rPr>
                <w:lang w:val="en-US"/>
              </w:rPr>
            </w:pPr>
            <w:r w:rsidRPr="003F79C3">
              <w:rPr>
                <w:lang w:val="en-US"/>
              </w:rPr>
              <w:t>Projected expansion of disease vectors</w:t>
            </w:r>
          </w:p>
          <w:p w14:paraId="3EFC9BF8" w14:textId="77777777" w:rsidR="00330750" w:rsidRPr="003F79C3" w:rsidRDefault="00330750" w:rsidP="001920A5">
            <w:pPr>
              <w:pStyle w:val="ListParagraph"/>
              <w:numPr>
                <w:ilvl w:val="0"/>
                <w:numId w:val="6"/>
              </w:numPr>
              <w:spacing w:before="0"/>
              <w:ind w:left="382"/>
              <w:rPr>
                <w:lang w:val="en-US"/>
              </w:rPr>
            </w:pPr>
            <w:r w:rsidRPr="003F79C3">
              <w:rPr>
                <w:lang w:val="en-US"/>
              </w:rPr>
              <w:t>Number of vector management activities</w:t>
            </w:r>
          </w:p>
        </w:tc>
        <w:tc>
          <w:tcPr>
            <w:tcW w:w="1702" w:type="pct"/>
            <w:tcBorders>
              <w:top w:val="single" w:sz="4" w:space="0" w:color="auto"/>
              <w:left w:val="single" w:sz="4" w:space="0" w:color="auto"/>
              <w:bottom w:val="single" w:sz="4" w:space="0" w:color="auto"/>
              <w:right w:val="single" w:sz="4" w:space="0" w:color="auto"/>
            </w:tcBorders>
          </w:tcPr>
          <w:p w14:paraId="7BF8491D" w14:textId="77777777" w:rsidR="00330750" w:rsidRPr="003F79C3" w:rsidRDefault="00330750" w:rsidP="00F01923">
            <w:pPr>
              <w:spacing w:before="0"/>
              <w:rPr>
                <w:lang w:val="en-US"/>
              </w:rPr>
            </w:pPr>
          </w:p>
        </w:tc>
      </w:tr>
      <w:tr w:rsidR="00330750" w:rsidRPr="003F79C3" w14:paraId="22EF24ED"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50EDED" w14:textId="4CEB133E" w:rsidR="00330750" w:rsidRPr="003F79C3" w:rsidRDefault="00E64589" w:rsidP="00F01923">
            <w:pPr>
              <w:spacing w:before="0"/>
              <w:rPr>
                <w:b/>
                <w:lang w:val="en-US"/>
              </w:rPr>
            </w:pPr>
            <w:r w:rsidRPr="003F79C3">
              <w:rPr>
                <w:b/>
                <w:lang w:val="en-US"/>
              </w:rPr>
              <w:t>UV Exposure</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C467A7" w14:textId="77777777" w:rsidR="00330750" w:rsidRPr="003F79C3" w:rsidRDefault="00330750" w:rsidP="001920A5">
            <w:pPr>
              <w:pStyle w:val="ListParagraph"/>
              <w:numPr>
                <w:ilvl w:val="0"/>
                <w:numId w:val="6"/>
              </w:numPr>
              <w:spacing w:before="0"/>
              <w:ind w:left="382"/>
              <w:rPr>
                <w:lang w:val="en-US"/>
              </w:rPr>
            </w:pPr>
            <w:r w:rsidRPr="003F79C3">
              <w:rPr>
                <w:lang w:val="en-US"/>
              </w:rPr>
              <w:t>Preventable deaths from skin cancer</w:t>
            </w:r>
          </w:p>
          <w:p w14:paraId="06C9413F" w14:textId="77777777" w:rsidR="00330750" w:rsidRPr="003F79C3" w:rsidRDefault="00330750" w:rsidP="001920A5">
            <w:pPr>
              <w:pStyle w:val="ListParagraph"/>
              <w:numPr>
                <w:ilvl w:val="0"/>
                <w:numId w:val="6"/>
              </w:numPr>
              <w:spacing w:before="0"/>
              <w:ind w:left="382"/>
              <w:rPr>
                <w:lang w:val="en-US"/>
              </w:rPr>
            </w:pPr>
            <w:r w:rsidRPr="003F79C3">
              <w:rPr>
                <w:lang w:val="en-US"/>
              </w:rPr>
              <w:t>Estimated number of excess hospital admissions due to climate hazard exposure</w:t>
            </w:r>
          </w:p>
        </w:tc>
        <w:tc>
          <w:tcPr>
            <w:tcW w:w="1702" w:type="pct"/>
            <w:tcBorders>
              <w:top w:val="single" w:sz="4" w:space="0" w:color="auto"/>
              <w:left w:val="single" w:sz="4" w:space="0" w:color="auto"/>
              <w:bottom w:val="single" w:sz="4" w:space="0" w:color="auto"/>
              <w:right w:val="single" w:sz="4" w:space="0" w:color="auto"/>
            </w:tcBorders>
          </w:tcPr>
          <w:p w14:paraId="71D8BD9D" w14:textId="77777777" w:rsidR="00330750" w:rsidRPr="003F79C3" w:rsidRDefault="00330750" w:rsidP="00F01923">
            <w:pPr>
              <w:spacing w:before="0"/>
              <w:rPr>
                <w:lang w:val="en-US"/>
              </w:rPr>
            </w:pPr>
          </w:p>
        </w:tc>
      </w:tr>
      <w:tr w:rsidR="00330750" w:rsidRPr="003F79C3" w14:paraId="4593CD89" w14:textId="77777777" w:rsidTr="00057D89">
        <w:tc>
          <w:tcPr>
            <w:tcW w:w="63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B68595C" w14:textId="77777777" w:rsidR="00330750" w:rsidRPr="003F79C3" w:rsidRDefault="00330750" w:rsidP="00F01923">
            <w:pPr>
              <w:spacing w:before="0"/>
              <w:rPr>
                <w:b/>
                <w:lang w:val="en-US"/>
              </w:rPr>
            </w:pPr>
            <w:r w:rsidRPr="003F79C3">
              <w:rPr>
                <w:b/>
                <w:lang w:val="en-US"/>
              </w:rPr>
              <w:t>Vulnerable populations</w:t>
            </w:r>
          </w:p>
        </w:tc>
        <w:tc>
          <w:tcPr>
            <w:tcW w:w="26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390046" w14:textId="77777777" w:rsidR="00330750" w:rsidRPr="003F79C3" w:rsidRDefault="00330750" w:rsidP="001920A5">
            <w:pPr>
              <w:pStyle w:val="ListParagraph"/>
              <w:numPr>
                <w:ilvl w:val="0"/>
                <w:numId w:val="6"/>
              </w:numPr>
              <w:spacing w:before="0"/>
              <w:ind w:left="382"/>
              <w:rPr>
                <w:lang w:val="en-US"/>
              </w:rPr>
            </w:pPr>
            <w:r w:rsidRPr="003F79C3">
              <w:rPr>
                <w:lang w:val="en-US"/>
              </w:rPr>
              <w:t>≥ 65 years of age</w:t>
            </w:r>
          </w:p>
          <w:p w14:paraId="0ECC862D" w14:textId="77777777" w:rsidR="00330750" w:rsidRPr="003F79C3" w:rsidRDefault="00330750" w:rsidP="001920A5">
            <w:pPr>
              <w:pStyle w:val="ListParagraph"/>
              <w:numPr>
                <w:ilvl w:val="0"/>
                <w:numId w:val="6"/>
              </w:numPr>
              <w:spacing w:before="0"/>
              <w:ind w:left="382"/>
              <w:rPr>
                <w:lang w:val="en-US"/>
              </w:rPr>
            </w:pPr>
            <w:r w:rsidRPr="003F79C3">
              <w:rPr>
                <w:lang w:val="en-US"/>
              </w:rPr>
              <w:t>≥ 65 years of age living alone</w:t>
            </w:r>
          </w:p>
          <w:p w14:paraId="574432DB" w14:textId="77777777" w:rsidR="00330750" w:rsidRPr="003F79C3" w:rsidRDefault="00330750" w:rsidP="001920A5">
            <w:pPr>
              <w:pStyle w:val="ListParagraph"/>
              <w:numPr>
                <w:ilvl w:val="0"/>
                <w:numId w:val="6"/>
              </w:numPr>
              <w:spacing w:before="0"/>
              <w:ind w:left="382"/>
              <w:rPr>
                <w:lang w:val="en-US"/>
              </w:rPr>
            </w:pPr>
            <w:r w:rsidRPr="003F79C3">
              <w:rPr>
                <w:lang w:val="en-US"/>
              </w:rPr>
              <w:t>Infants and young children</w:t>
            </w:r>
          </w:p>
          <w:p w14:paraId="6E5FD279" w14:textId="77777777" w:rsidR="00330750" w:rsidRPr="003F79C3" w:rsidRDefault="00330750" w:rsidP="001920A5">
            <w:pPr>
              <w:pStyle w:val="ListParagraph"/>
              <w:numPr>
                <w:ilvl w:val="0"/>
                <w:numId w:val="6"/>
              </w:numPr>
              <w:spacing w:before="0"/>
              <w:ind w:left="382"/>
              <w:rPr>
                <w:lang w:val="en-US"/>
              </w:rPr>
            </w:pPr>
            <w:r w:rsidRPr="003F79C3">
              <w:rPr>
                <w:lang w:val="en-US"/>
              </w:rPr>
              <w:t>People with chronic illness/physically impaired (e.g. diabetes, cardiovascular or renal disease, nervous system disorders)</w:t>
            </w:r>
          </w:p>
          <w:p w14:paraId="6D1A60C5" w14:textId="77777777" w:rsidR="00330750" w:rsidRPr="003F79C3" w:rsidRDefault="00330750" w:rsidP="001920A5">
            <w:pPr>
              <w:pStyle w:val="ListParagraph"/>
              <w:numPr>
                <w:ilvl w:val="0"/>
                <w:numId w:val="6"/>
              </w:numPr>
              <w:spacing w:before="0"/>
              <w:ind w:left="382"/>
              <w:rPr>
                <w:lang w:val="en-US"/>
              </w:rPr>
            </w:pPr>
            <w:r w:rsidRPr="003F79C3">
              <w:rPr>
                <w:lang w:val="en-US"/>
              </w:rPr>
              <w:t>Socially disadvantaged individuals and communities</w:t>
            </w:r>
          </w:p>
          <w:p w14:paraId="27FF464D" w14:textId="77777777" w:rsidR="00330750" w:rsidRPr="003F79C3" w:rsidRDefault="00330750" w:rsidP="001920A5">
            <w:pPr>
              <w:pStyle w:val="ListParagraph"/>
              <w:numPr>
                <w:ilvl w:val="0"/>
                <w:numId w:val="6"/>
              </w:numPr>
              <w:spacing w:before="0"/>
              <w:ind w:left="382"/>
              <w:rPr>
                <w:lang w:val="en-US"/>
              </w:rPr>
            </w:pPr>
            <w:r w:rsidRPr="003F79C3">
              <w:rPr>
                <w:lang w:val="en-US"/>
              </w:rPr>
              <w:t>Newcomers</w:t>
            </w:r>
          </w:p>
          <w:p w14:paraId="0738BEA2" w14:textId="77777777" w:rsidR="00330750" w:rsidRPr="003F79C3" w:rsidRDefault="00330750" w:rsidP="001920A5">
            <w:pPr>
              <w:pStyle w:val="ListParagraph"/>
              <w:numPr>
                <w:ilvl w:val="0"/>
                <w:numId w:val="6"/>
              </w:numPr>
              <w:spacing w:before="0"/>
              <w:ind w:left="382"/>
              <w:rPr>
                <w:lang w:val="en-US"/>
              </w:rPr>
            </w:pPr>
            <w:r w:rsidRPr="003F79C3">
              <w:rPr>
                <w:lang w:val="en-US"/>
              </w:rPr>
              <w:t>Relevant occupational groups (e.g. outdoor workers for heat-exposure sensitivity)</w:t>
            </w:r>
          </w:p>
          <w:p w14:paraId="26F60B58" w14:textId="77777777" w:rsidR="00330750" w:rsidRPr="003F79C3" w:rsidRDefault="00330750" w:rsidP="001920A5">
            <w:pPr>
              <w:pStyle w:val="ListParagraph"/>
              <w:numPr>
                <w:ilvl w:val="0"/>
                <w:numId w:val="6"/>
              </w:numPr>
              <w:spacing w:before="0"/>
              <w:ind w:left="382"/>
              <w:rPr>
                <w:lang w:val="en-US"/>
              </w:rPr>
            </w:pPr>
            <w:r w:rsidRPr="003F79C3">
              <w:rPr>
                <w:lang w:val="en-US"/>
              </w:rPr>
              <w:t>Physically active individuals</w:t>
            </w:r>
          </w:p>
          <w:p w14:paraId="481DF52D" w14:textId="77777777" w:rsidR="00330750" w:rsidRPr="003F79C3" w:rsidRDefault="00330750" w:rsidP="001920A5">
            <w:pPr>
              <w:pStyle w:val="ListParagraph"/>
              <w:numPr>
                <w:ilvl w:val="0"/>
                <w:numId w:val="6"/>
              </w:numPr>
              <w:spacing w:before="0"/>
              <w:ind w:left="382"/>
              <w:rPr>
                <w:lang w:val="en-US"/>
              </w:rPr>
            </w:pPr>
            <w:r w:rsidRPr="003F79C3">
              <w:rPr>
                <w:lang w:val="en-US"/>
              </w:rPr>
              <w:t>Smoking population</w:t>
            </w:r>
          </w:p>
          <w:p w14:paraId="4053A0C1" w14:textId="77777777" w:rsidR="00330750" w:rsidRPr="003F79C3" w:rsidRDefault="00330750" w:rsidP="001920A5">
            <w:pPr>
              <w:pStyle w:val="ListParagraph"/>
              <w:numPr>
                <w:ilvl w:val="0"/>
                <w:numId w:val="6"/>
              </w:numPr>
              <w:spacing w:before="0"/>
              <w:ind w:left="382"/>
              <w:rPr>
                <w:lang w:val="en-US"/>
              </w:rPr>
            </w:pPr>
            <w:r w:rsidRPr="003F79C3">
              <w:rPr>
                <w:lang w:val="en-US"/>
              </w:rPr>
              <w:t>People suffering from food insecurities</w:t>
            </w:r>
          </w:p>
          <w:p w14:paraId="634AEB0C" w14:textId="77777777" w:rsidR="00330750" w:rsidRPr="003F79C3" w:rsidRDefault="00330750" w:rsidP="001920A5">
            <w:pPr>
              <w:pStyle w:val="ListParagraph"/>
              <w:numPr>
                <w:ilvl w:val="0"/>
                <w:numId w:val="6"/>
              </w:numPr>
              <w:spacing w:before="0"/>
              <w:ind w:left="382"/>
              <w:rPr>
                <w:lang w:val="en-US"/>
              </w:rPr>
            </w:pPr>
            <w:r w:rsidRPr="003F79C3">
              <w:rPr>
                <w:lang w:val="en-US"/>
              </w:rPr>
              <w:t>Vulnerable populations (above) living in 100-and 500- year flood zones</w:t>
            </w:r>
          </w:p>
          <w:p w14:paraId="4C280A85" w14:textId="77777777" w:rsidR="00330750" w:rsidRPr="003F79C3" w:rsidRDefault="00330750" w:rsidP="001920A5">
            <w:pPr>
              <w:pStyle w:val="ListParagraph"/>
              <w:numPr>
                <w:ilvl w:val="0"/>
                <w:numId w:val="6"/>
              </w:numPr>
              <w:spacing w:before="0"/>
              <w:ind w:left="382"/>
              <w:rPr>
                <w:lang w:val="en-US"/>
              </w:rPr>
            </w:pPr>
            <w:r w:rsidRPr="003F79C3">
              <w:rPr>
                <w:lang w:val="en-US"/>
              </w:rPr>
              <w:t>Population by country within 5km of coast with “very high” vulnerability to sea level rise</w:t>
            </w:r>
          </w:p>
          <w:p w14:paraId="37285E05" w14:textId="77777777" w:rsidR="00330750" w:rsidRPr="003F79C3" w:rsidRDefault="00330750" w:rsidP="001920A5">
            <w:pPr>
              <w:pStyle w:val="ListParagraph"/>
              <w:numPr>
                <w:ilvl w:val="0"/>
                <w:numId w:val="6"/>
              </w:numPr>
              <w:spacing w:before="0"/>
              <w:ind w:left="382"/>
              <w:rPr>
                <w:lang w:val="en-US"/>
              </w:rPr>
            </w:pPr>
            <w:r w:rsidRPr="003F79C3">
              <w:rPr>
                <w:lang w:val="en-US"/>
              </w:rPr>
              <w:t>Employment and unemployment rates</w:t>
            </w:r>
          </w:p>
          <w:p w14:paraId="22ABA728" w14:textId="77777777" w:rsidR="00330750" w:rsidRPr="003F79C3" w:rsidRDefault="00330750" w:rsidP="001920A5">
            <w:pPr>
              <w:pStyle w:val="ListParagraph"/>
              <w:numPr>
                <w:ilvl w:val="0"/>
                <w:numId w:val="6"/>
              </w:numPr>
              <w:spacing w:before="0"/>
              <w:ind w:left="382"/>
              <w:rPr>
                <w:lang w:val="en-US"/>
              </w:rPr>
            </w:pPr>
            <w:r w:rsidRPr="003F79C3">
              <w:rPr>
                <w:lang w:val="en-US"/>
              </w:rPr>
              <w:t>Below poverty line</w:t>
            </w:r>
          </w:p>
        </w:tc>
        <w:tc>
          <w:tcPr>
            <w:tcW w:w="1702" w:type="pct"/>
            <w:tcBorders>
              <w:top w:val="single" w:sz="4" w:space="0" w:color="auto"/>
              <w:left w:val="single" w:sz="4" w:space="0" w:color="auto"/>
              <w:bottom w:val="single" w:sz="4" w:space="0" w:color="auto"/>
              <w:right w:val="single" w:sz="4" w:space="0" w:color="auto"/>
            </w:tcBorders>
          </w:tcPr>
          <w:p w14:paraId="2E386BFE" w14:textId="77777777" w:rsidR="00330750" w:rsidRPr="003F79C3" w:rsidRDefault="00330750" w:rsidP="00F01923">
            <w:pPr>
              <w:spacing w:before="0"/>
              <w:rPr>
                <w:lang w:val="en-US"/>
              </w:rPr>
            </w:pPr>
          </w:p>
        </w:tc>
      </w:tr>
    </w:tbl>
    <w:p w14:paraId="5240C793" w14:textId="77777777" w:rsidR="00330750" w:rsidRPr="003F79C3" w:rsidRDefault="00330750" w:rsidP="00BF14C0">
      <w:pPr>
        <w:pStyle w:val="ListParagraph"/>
        <w:ind w:left="360"/>
        <w:rPr>
          <w:lang w:val="en-US"/>
        </w:rPr>
      </w:pPr>
    </w:p>
    <w:p w14:paraId="1A354532" w14:textId="77777777" w:rsidR="00BF14C0" w:rsidRPr="003F79C3" w:rsidRDefault="00BF14C0" w:rsidP="00BF14C0">
      <w:pPr>
        <w:spacing w:before="200" w:after="200" w:line="276" w:lineRule="auto"/>
        <w:rPr>
          <w:lang w:val="en-US"/>
        </w:rPr>
      </w:pPr>
      <w:r w:rsidRPr="003F79C3">
        <w:rPr>
          <w:lang w:val="en-US"/>
        </w:rPr>
        <w:br w:type="page"/>
      </w:r>
    </w:p>
    <w:p w14:paraId="08AC4D22" w14:textId="77777777" w:rsidR="00BF14C0" w:rsidRPr="003F79C3" w:rsidRDefault="00300261" w:rsidP="007D072A">
      <w:pPr>
        <w:pStyle w:val="Heading2"/>
        <w:rPr>
          <w:lang w:val="en-US"/>
        </w:rPr>
      </w:pPr>
      <w:r w:rsidRPr="003F79C3">
        <w:rPr>
          <w:lang w:val="en-US"/>
        </w:rPr>
        <w:lastRenderedPageBreak/>
        <w:t>Step 1e: Communication Plan</w:t>
      </w:r>
    </w:p>
    <w:p w14:paraId="5517CD25" w14:textId="77777777" w:rsidR="00BF14C0" w:rsidRPr="003F79C3" w:rsidRDefault="00BF14C0" w:rsidP="00BF14C0">
      <w:pPr>
        <w:rPr>
          <w:lang w:val="en-US"/>
        </w:rPr>
      </w:pPr>
      <w:r w:rsidRPr="003F79C3">
        <w:rPr>
          <w:lang w:val="en-US"/>
        </w:rPr>
        <w:t>Developing a communication plan early in the process is important to ensure that the assessment is structured, from the beginning, to communicate identified risks effectively to those who will manage the risks and to those who could be affected. Use this template to specify the primary assessment output (e.g. report), to whom it will be communicated, mechanisms for sharing the results (e.g. webinars, workshops), and if outreach materials will be developed to communicate results.</w:t>
      </w:r>
    </w:p>
    <w:p w14:paraId="0D25DC56" w14:textId="77777777" w:rsidR="00BF14C0" w:rsidRPr="003F79C3" w:rsidRDefault="00BF14C0" w:rsidP="00BF14C0">
      <w:pPr>
        <w:rPr>
          <w:lang w:val="en-US"/>
        </w:rPr>
      </w:pPr>
    </w:p>
    <w:tbl>
      <w:tblPr>
        <w:tblStyle w:val="TableGrid"/>
        <w:tblW w:w="5015" w:type="pct"/>
        <w:tblLook w:val="04A0" w:firstRow="1" w:lastRow="0" w:firstColumn="1" w:lastColumn="0" w:noHBand="0" w:noVBand="1"/>
      </w:tblPr>
      <w:tblGrid>
        <w:gridCol w:w="3404"/>
        <w:gridCol w:w="3134"/>
        <w:gridCol w:w="3803"/>
        <w:gridCol w:w="4319"/>
      </w:tblGrid>
      <w:tr w:rsidR="00BF14C0" w:rsidRPr="003F79C3" w14:paraId="09B7C747" w14:textId="77777777" w:rsidTr="00057D89">
        <w:trPr>
          <w:trHeight w:val="1307"/>
        </w:trPr>
        <w:tc>
          <w:tcPr>
            <w:tcW w:w="1161" w:type="pct"/>
            <w:shd w:val="clear" w:color="auto" w:fill="DBE5F1" w:themeFill="accent1" w:themeFillTint="33"/>
          </w:tcPr>
          <w:p w14:paraId="00828532" w14:textId="77777777" w:rsidR="00BF14C0" w:rsidRPr="003F79C3" w:rsidRDefault="00BF14C0" w:rsidP="00BF14C0">
            <w:pPr>
              <w:rPr>
                <w:b/>
                <w:lang w:val="en-US"/>
              </w:rPr>
            </w:pPr>
            <w:r w:rsidRPr="003F79C3">
              <w:rPr>
                <w:b/>
                <w:lang w:val="en-US"/>
              </w:rPr>
              <w:t>Assessment Milestone or Event</w:t>
            </w:r>
          </w:p>
        </w:tc>
        <w:tc>
          <w:tcPr>
            <w:tcW w:w="1069" w:type="pct"/>
            <w:shd w:val="clear" w:color="auto" w:fill="DBE5F1" w:themeFill="accent1" w:themeFillTint="33"/>
          </w:tcPr>
          <w:p w14:paraId="2A3C7A40" w14:textId="77777777" w:rsidR="00BF14C0" w:rsidRPr="003F79C3" w:rsidRDefault="00BF14C0" w:rsidP="00BF14C0">
            <w:pPr>
              <w:rPr>
                <w:b/>
                <w:lang w:val="en-US"/>
              </w:rPr>
            </w:pPr>
            <w:r w:rsidRPr="003F79C3">
              <w:rPr>
                <w:b/>
                <w:lang w:val="en-US"/>
              </w:rPr>
              <w:t>Output / Outcome</w:t>
            </w:r>
          </w:p>
        </w:tc>
        <w:tc>
          <w:tcPr>
            <w:tcW w:w="1297" w:type="pct"/>
            <w:shd w:val="clear" w:color="auto" w:fill="DBE5F1" w:themeFill="accent1" w:themeFillTint="33"/>
          </w:tcPr>
          <w:p w14:paraId="6D2AADBC" w14:textId="77777777" w:rsidR="00BF14C0" w:rsidRPr="003F79C3" w:rsidRDefault="00BF14C0" w:rsidP="00BF14C0">
            <w:pPr>
              <w:rPr>
                <w:b/>
                <w:lang w:val="en-US"/>
              </w:rPr>
            </w:pPr>
            <w:r w:rsidRPr="003F79C3">
              <w:rPr>
                <w:b/>
                <w:lang w:val="en-US"/>
              </w:rPr>
              <w:t>Target Audience</w:t>
            </w:r>
          </w:p>
          <w:p w14:paraId="1957EB64" w14:textId="77777777" w:rsidR="00BF14C0" w:rsidRPr="003F79C3" w:rsidRDefault="00BF14C0" w:rsidP="00BF14C0">
            <w:pPr>
              <w:rPr>
                <w:b/>
                <w:lang w:val="en-US"/>
              </w:rPr>
            </w:pPr>
            <w:r w:rsidRPr="003F79C3">
              <w:rPr>
                <w:b/>
                <w:lang w:val="en-US"/>
              </w:rPr>
              <w:t>(e.g. decision-makers, public)</w:t>
            </w:r>
          </w:p>
        </w:tc>
        <w:tc>
          <w:tcPr>
            <w:tcW w:w="1473" w:type="pct"/>
            <w:shd w:val="clear" w:color="auto" w:fill="DBE5F1" w:themeFill="accent1" w:themeFillTint="33"/>
          </w:tcPr>
          <w:p w14:paraId="5CEE0E5A" w14:textId="77777777" w:rsidR="00BF14C0" w:rsidRPr="003F79C3" w:rsidRDefault="00BF14C0" w:rsidP="00BF14C0">
            <w:pPr>
              <w:rPr>
                <w:b/>
                <w:lang w:val="en-US"/>
              </w:rPr>
            </w:pPr>
            <w:r w:rsidRPr="003F79C3">
              <w:rPr>
                <w:b/>
                <w:lang w:val="en-US"/>
              </w:rPr>
              <w:t xml:space="preserve">Communication Mechanism </w:t>
            </w:r>
          </w:p>
          <w:p w14:paraId="33A98749" w14:textId="77777777" w:rsidR="00BF14C0" w:rsidRPr="003F79C3" w:rsidRDefault="00BF14C0" w:rsidP="00BF14C0">
            <w:pPr>
              <w:rPr>
                <w:b/>
                <w:lang w:val="en-US"/>
              </w:rPr>
            </w:pPr>
            <w:r w:rsidRPr="003F79C3">
              <w:rPr>
                <w:b/>
                <w:lang w:val="en-US"/>
              </w:rPr>
              <w:t>(e.g. webinar, outreach materials)</w:t>
            </w:r>
          </w:p>
        </w:tc>
      </w:tr>
      <w:tr w:rsidR="00BF14C0" w:rsidRPr="003F79C3" w14:paraId="12AAE8C5" w14:textId="77777777" w:rsidTr="00057D89">
        <w:trPr>
          <w:trHeight w:val="1307"/>
        </w:trPr>
        <w:tc>
          <w:tcPr>
            <w:tcW w:w="1161" w:type="pct"/>
            <w:shd w:val="clear" w:color="auto" w:fill="F2F2F2" w:themeFill="background1" w:themeFillShade="F2"/>
          </w:tcPr>
          <w:p w14:paraId="6A649468" w14:textId="77777777" w:rsidR="00BF14C0" w:rsidRPr="003F79C3" w:rsidRDefault="00BF14C0" w:rsidP="001920A5">
            <w:pPr>
              <w:pStyle w:val="ListParagraph"/>
              <w:numPr>
                <w:ilvl w:val="0"/>
                <w:numId w:val="8"/>
              </w:numPr>
              <w:ind w:left="360"/>
              <w:rPr>
                <w:b/>
                <w:lang w:val="en-US"/>
              </w:rPr>
            </w:pPr>
            <w:r w:rsidRPr="003F79C3">
              <w:rPr>
                <w:b/>
                <w:lang w:val="en-US"/>
              </w:rPr>
              <w:t>Assessment Launch</w:t>
            </w:r>
          </w:p>
        </w:tc>
        <w:tc>
          <w:tcPr>
            <w:tcW w:w="1069" w:type="pct"/>
          </w:tcPr>
          <w:p w14:paraId="2F9E3AAA" w14:textId="77777777" w:rsidR="00BF14C0" w:rsidRPr="003F79C3" w:rsidRDefault="00BF14C0" w:rsidP="00BF14C0">
            <w:pPr>
              <w:rPr>
                <w:lang w:val="en-US"/>
              </w:rPr>
            </w:pPr>
          </w:p>
        </w:tc>
        <w:tc>
          <w:tcPr>
            <w:tcW w:w="1297" w:type="pct"/>
          </w:tcPr>
          <w:p w14:paraId="643D6046" w14:textId="77777777" w:rsidR="00BF14C0" w:rsidRPr="003F79C3" w:rsidRDefault="00BF14C0" w:rsidP="00BF14C0">
            <w:pPr>
              <w:rPr>
                <w:lang w:val="en-US"/>
              </w:rPr>
            </w:pPr>
          </w:p>
        </w:tc>
        <w:tc>
          <w:tcPr>
            <w:tcW w:w="1473" w:type="pct"/>
          </w:tcPr>
          <w:p w14:paraId="21A35970" w14:textId="77777777" w:rsidR="00BF14C0" w:rsidRPr="003F79C3" w:rsidRDefault="00BF14C0" w:rsidP="00BF14C0">
            <w:pPr>
              <w:rPr>
                <w:lang w:val="en-US"/>
              </w:rPr>
            </w:pPr>
          </w:p>
        </w:tc>
      </w:tr>
      <w:tr w:rsidR="00BF14C0" w:rsidRPr="003F79C3" w14:paraId="017AC46C" w14:textId="77777777" w:rsidTr="00057D89">
        <w:trPr>
          <w:trHeight w:val="1307"/>
        </w:trPr>
        <w:tc>
          <w:tcPr>
            <w:tcW w:w="1161" w:type="pct"/>
            <w:shd w:val="clear" w:color="auto" w:fill="F2F2F2" w:themeFill="background1" w:themeFillShade="F2"/>
          </w:tcPr>
          <w:p w14:paraId="41B08131" w14:textId="77777777" w:rsidR="00BF14C0" w:rsidRPr="003F79C3" w:rsidRDefault="00BF14C0" w:rsidP="001920A5">
            <w:pPr>
              <w:pStyle w:val="ListParagraph"/>
              <w:numPr>
                <w:ilvl w:val="0"/>
                <w:numId w:val="8"/>
              </w:numPr>
              <w:ind w:left="360"/>
              <w:rPr>
                <w:b/>
                <w:lang w:val="en-US"/>
              </w:rPr>
            </w:pPr>
            <w:r w:rsidRPr="003F79C3">
              <w:rPr>
                <w:b/>
                <w:lang w:val="en-US"/>
              </w:rPr>
              <w:t>Assessment Awareness and Engagement</w:t>
            </w:r>
          </w:p>
        </w:tc>
        <w:tc>
          <w:tcPr>
            <w:tcW w:w="1069" w:type="pct"/>
            <w:shd w:val="clear" w:color="auto" w:fill="FFFFFF" w:themeFill="background1"/>
          </w:tcPr>
          <w:p w14:paraId="2B591469" w14:textId="77777777" w:rsidR="00BF14C0" w:rsidRPr="003F79C3" w:rsidRDefault="00BF14C0" w:rsidP="00BF14C0">
            <w:pPr>
              <w:rPr>
                <w:lang w:val="en-US"/>
              </w:rPr>
            </w:pPr>
          </w:p>
        </w:tc>
        <w:tc>
          <w:tcPr>
            <w:tcW w:w="1297" w:type="pct"/>
            <w:shd w:val="clear" w:color="auto" w:fill="FFFFFF" w:themeFill="background1"/>
          </w:tcPr>
          <w:p w14:paraId="1370D14B" w14:textId="77777777" w:rsidR="00BF14C0" w:rsidRPr="003F79C3" w:rsidRDefault="00BF14C0" w:rsidP="00BF14C0">
            <w:pPr>
              <w:rPr>
                <w:lang w:val="en-US"/>
              </w:rPr>
            </w:pPr>
          </w:p>
        </w:tc>
        <w:tc>
          <w:tcPr>
            <w:tcW w:w="1473" w:type="pct"/>
            <w:shd w:val="clear" w:color="auto" w:fill="FFFFFF" w:themeFill="background1"/>
          </w:tcPr>
          <w:p w14:paraId="6A19F938" w14:textId="77777777" w:rsidR="00BF14C0" w:rsidRPr="003F79C3" w:rsidRDefault="00BF14C0" w:rsidP="00BF14C0">
            <w:pPr>
              <w:rPr>
                <w:lang w:val="en-US"/>
              </w:rPr>
            </w:pPr>
          </w:p>
        </w:tc>
      </w:tr>
      <w:tr w:rsidR="00BF14C0" w:rsidRPr="003F79C3" w14:paraId="0471C146" w14:textId="77777777" w:rsidTr="00057D89">
        <w:trPr>
          <w:trHeight w:val="1307"/>
        </w:trPr>
        <w:tc>
          <w:tcPr>
            <w:tcW w:w="1161" w:type="pct"/>
            <w:shd w:val="clear" w:color="auto" w:fill="F2F2F2" w:themeFill="background1" w:themeFillShade="F2"/>
          </w:tcPr>
          <w:p w14:paraId="5DCE0600" w14:textId="77777777" w:rsidR="00BF14C0" w:rsidRPr="003F79C3" w:rsidRDefault="00BF14C0" w:rsidP="001920A5">
            <w:pPr>
              <w:pStyle w:val="ListParagraph"/>
              <w:numPr>
                <w:ilvl w:val="0"/>
                <w:numId w:val="8"/>
              </w:numPr>
              <w:ind w:left="360"/>
              <w:rPr>
                <w:b/>
                <w:lang w:val="en-US"/>
              </w:rPr>
            </w:pPr>
            <w:r w:rsidRPr="003F79C3">
              <w:rPr>
                <w:b/>
                <w:lang w:val="en-US"/>
              </w:rPr>
              <w:t>Draft Report Release for Review</w:t>
            </w:r>
          </w:p>
        </w:tc>
        <w:tc>
          <w:tcPr>
            <w:tcW w:w="1069" w:type="pct"/>
            <w:shd w:val="clear" w:color="auto" w:fill="FFFFFF" w:themeFill="background1"/>
          </w:tcPr>
          <w:p w14:paraId="43C912A1" w14:textId="77777777" w:rsidR="00BF14C0" w:rsidRPr="003F79C3" w:rsidRDefault="00BF14C0" w:rsidP="00BF14C0">
            <w:pPr>
              <w:rPr>
                <w:lang w:val="en-US"/>
              </w:rPr>
            </w:pPr>
          </w:p>
        </w:tc>
        <w:tc>
          <w:tcPr>
            <w:tcW w:w="1297" w:type="pct"/>
            <w:shd w:val="clear" w:color="auto" w:fill="FFFFFF" w:themeFill="background1"/>
          </w:tcPr>
          <w:p w14:paraId="13DC8D9F" w14:textId="77777777" w:rsidR="00BF14C0" w:rsidRPr="003F79C3" w:rsidRDefault="00BF14C0" w:rsidP="00BF14C0">
            <w:pPr>
              <w:rPr>
                <w:lang w:val="en-US"/>
              </w:rPr>
            </w:pPr>
          </w:p>
        </w:tc>
        <w:tc>
          <w:tcPr>
            <w:tcW w:w="1473" w:type="pct"/>
            <w:shd w:val="clear" w:color="auto" w:fill="FFFFFF" w:themeFill="background1"/>
          </w:tcPr>
          <w:p w14:paraId="0F31CC28" w14:textId="77777777" w:rsidR="00BF14C0" w:rsidRPr="003F79C3" w:rsidRDefault="00BF14C0" w:rsidP="00BF14C0">
            <w:pPr>
              <w:rPr>
                <w:lang w:val="en-US"/>
              </w:rPr>
            </w:pPr>
          </w:p>
        </w:tc>
      </w:tr>
      <w:tr w:rsidR="00BF14C0" w:rsidRPr="003F79C3" w14:paraId="0174B6C4" w14:textId="77777777" w:rsidTr="00057D89">
        <w:trPr>
          <w:trHeight w:val="1307"/>
        </w:trPr>
        <w:tc>
          <w:tcPr>
            <w:tcW w:w="1161" w:type="pct"/>
            <w:shd w:val="clear" w:color="auto" w:fill="F2F2F2" w:themeFill="background1" w:themeFillShade="F2"/>
          </w:tcPr>
          <w:p w14:paraId="1B104A63" w14:textId="77777777" w:rsidR="00BF14C0" w:rsidRPr="003F79C3" w:rsidRDefault="00BF14C0" w:rsidP="001920A5">
            <w:pPr>
              <w:pStyle w:val="ListParagraph"/>
              <w:numPr>
                <w:ilvl w:val="0"/>
                <w:numId w:val="8"/>
              </w:numPr>
              <w:ind w:left="360"/>
              <w:rPr>
                <w:b/>
                <w:lang w:val="en-US"/>
              </w:rPr>
            </w:pPr>
            <w:r w:rsidRPr="003F79C3">
              <w:rPr>
                <w:b/>
                <w:lang w:val="en-US"/>
              </w:rPr>
              <w:t>Final Report Release</w:t>
            </w:r>
          </w:p>
        </w:tc>
        <w:tc>
          <w:tcPr>
            <w:tcW w:w="1069" w:type="pct"/>
            <w:shd w:val="clear" w:color="auto" w:fill="FFFFFF" w:themeFill="background1"/>
          </w:tcPr>
          <w:p w14:paraId="5B027508" w14:textId="77777777" w:rsidR="00BF14C0" w:rsidRPr="003F79C3" w:rsidRDefault="00BF14C0" w:rsidP="00BF14C0">
            <w:pPr>
              <w:rPr>
                <w:lang w:val="en-US"/>
              </w:rPr>
            </w:pPr>
          </w:p>
        </w:tc>
        <w:tc>
          <w:tcPr>
            <w:tcW w:w="1297" w:type="pct"/>
            <w:shd w:val="clear" w:color="auto" w:fill="FFFFFF" w:themeFill="background1"/>
          </w:tcPr>
          <w:p w14:paraId="08508F2C" w14:textId="77777777" w:rsidR="00BF14C0" w:rsidRPr="003F79C3" w:rsidRDefault="00BF14C0" w:rsidP="00BF14C0">
            <w:pPr>
              <w:rPr>
                <w:lang w:val="en-US"/>
              </w:rPr>
            </w:pPr>
          </w:p>
        </w:tc>
        <w:tc>
          <w:tcPr>
            <w:tcW w:w="1473" w:type="pct"/>
            <w:shd w:val="clear" w:color="auto" w:fill="FFFFFF" w:themeFill="background1"/>
          </w:tcPr>
          <w:p w14:paraId="1591479B" w14:textId="77777777" w:rsidR="00BF14C0" w:rsidRPr="003F79C3" w:rsidRDefault="00BF14C0" w:rsidP="00BF14C0">
            <w:pPr>
              <w:rPr>
                <w:lang w:val="en-US"/>
              </w:rPr>
            </w:pPr>
          </w:p>
        </w:tc>
      </w:tr>
      <w:tr w:rsidR="00BF14C0" w:rsidRPr="003F79C3" w14:paraId="434F47ED" w14:textId="77777777" w:rsidTr="00057D89">
        <w:trPr>
          <w:trHeight w:val="1307"/>
        </w:trPr>
        <w:tc>
          <w:tcPr>
            <w:tcW w:w="1161" w:type="pct"/>
            <w:shd w:val="clear" w:color="auto" w:fill="F2F2F2" w:themeFill="background1" w:themeFillShade="F2"/>
          </w:tcPr>
          <w:p w14:paraId="75942C2E" w14:textId="77777777" w:rsidR="00BF14C0" w:rsidRPr="003F79C3" w:rsidRDefault="00BF14C0" w:rsidP="001920A5">
            <w:pPr>
              <w:pStyle w:val="ListParagraph"/>
              <w:numPr>
                <w:ilvl w:val="0"/>
                <w:numId w:val="8"/>
              </w:numPr>
              <w:ind w:left="360"/>
              <w:rPr>
                <w:b/>
                <w:lang w:val="en-US"/>
              </w:rPr>
            </w:pPr>
            <w:r w:rsidRPr="003F79C3">
              <w:rPr>
                <w:b/>
                <w:lang w:val="en-US"/>
              </w:rPr>
              <w:t>Post Assessment Engagement</w:t>
            </w:r>
          </w:p>
        </w:tc>
        <w:tc>
          <w:tcPr>
            <w:tcW w:w="1069" w:type="pct"/>
          </w:tcPr>
          <w:p w14:paraId="506FDCA5" w14:textId="77777777" w:rsidR="00BF14C0" w:rsidRPr="003F79C3" w:rsidRDefault="00BF14C0" w:rsidP="00BF14C0">
            <w:pPr>
              <w:rPr>
                <w:lang w:val="en-US"/>
              </w:rPr>
            </w:pPr>
          </w:p>
        </w:tc>
        <w:tc>
          <w:tcPr>
            <w:tcW w:w="1297" w:type="pct"/>
          </w:tcPr>
          <w:p w14:paraId="6E707596" w14:textId="77777777" w:rsidR="00BF14C0" w:rsidRPr="003F79C3" w:rsidRDefault="00BF14C0" w:rsidP="00BF14C0">
            <w:pPr>
              <w:rPr>
                <w:lang w:val="en-US"/>
              </w:rPr>
            </w:pPr>
          </w:p>
        </w:tc>
        <w:tc>
          <w:tcPr>
            <w:tcW w:w="1473" w:type="pct"/>
          </w:tcPr>
          <w:p w14:paraId="6B5BFEEA" w14:textId="77777777" w:rsidR="00BF14C0" w:rsidRPr="003F79C3" w:rsidRDefault="00BF14C0" w:rsidP="00BF14C0">
            <w:pPr>
              <w:rPr>
                <w:lang w:val="en-US"/>
              </w:rPr>
            </w:pPr>
          </w:p>
        </w:tc>
      </w:tr>
    </w:tbl>
    <w:p w14:paraId="53871EBF" w14:textId="77777777" w:rsidR="00BF14C0" w:rsidRPr="003F79C3" w:rsidRDefault="00BF14C0" w:rsidP="00BF14C0">
      <w:pPr>
        <w:rPr>
          <w:lang w:val="en-US"/>
        </w:rPr>
      </w:pPr>
      <w:r w:rsidRPr="003F79C3">
        <w:rPr>
          <w:noProof/>
          <w:lang w:val="en-US" w:eastAsia="zh-CN"/>
        </w:rPr>
        <w:drawing>
          <wp:anchor distT="0" distB="0" distL="114300" distR="114300" simplePos="0" relativeHeight="251737088" behindDoc="0" locked="0" layoutInCell="1" allowOverlap="1" wp14:anchorId="3F70FD54" wp14:editId="6CB35BE6">
            <wp:simplePos x="0" y="0"/>
            <wp:positionH relativeFrom="page">
              <wp:posOffset>5438775</wp:posOffset>
            </wp:positionH>
            <wp:positionV relativeFrom="page">
              <wp:posOffset>9058275</wp:posOffset>
            </wp:positionV>
            <wp:extent cx="1504950" cy="501015"/>
            <wp:effectExtent l="0" t="0" r="0" b="0"/>
            <wp:wrapNone/>
            <wp:docPr id="43" name="Picture 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7"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r w:rsidRPr="003F79C3">
        <w:rPr>
          <w:noProof/>
          <w:lang w:val="en-US" w:eastAsia="zh-CN"/>
        </w:rPr>
        <w:drawing>
          <wp:anchor distT="0" distB="0" distL="114300" distR="114300" simplePos="0" relativeHeight="251739136" behindDoc="0" locked="0" layoutInCell="1" allowOverlap="1" wp14:anchorId="37D98556" wp14:editId="2EDCF49B">
            <wp:simplePos x="0" y="0"/>
            <wp:positionH relativeFrom="page">
              <wp:posOffset>5743575</wp:posOffset>
            </wp:positionH>
            <wp:positionV relativeFrom="page">
              <wp:posOffset>9363075</wp:posOffset>
            </wp:positionV>
            <wp:extent cx="1504950" cy="501015"/>
            <wp:effectExtent l="0" t="0" r="0" b="0"/>
            <wp:wrapNone/>
            <wp:docPr id="56" name="Picture 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7"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r w:rsidRPr="003F79C3">
        <w:rPr>
          <w:noProof/>
          <w:lang w:val="en-US" w:eastAsia="zh-CN"/>
        </w:rPr>
        <w:drawing>
          <wp:anchor distT="0" distB="0" distL="114300" distR="114300" simplePos="0" relativeHeight="251740160" behindDoc="0" locked="0" layoutInCell="1" allowOverlap="1" wp14:anchorId="6DA0B945" wp14:editId="49F07989">
            <wp:simplePos x="0" y="0"/>
            <wp:positionH relativeFrom="page">
              <wp:posOffset>5895975</wp:posOffset>
            </wp:positionH>
            <wp:positionV relativeFrom="page">
              <wp:posOffset>9515475</wp:posOffset>
            </wp:positionV>
            <wp:extent cx="1504950" cy="501015"/>
            <wp:effectExtent l="0" t="0" r="0" b="0"/>
            <wp:wrapNone/>
            <wp:docPr id="57" name="Picture 57"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7"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r w:rsidRPr="003F79C3">
        <w:rPr>
          <w:noProof/>
          <w:lang w:val="en-US" w:eastAsia="zh-CN"/>
        </w:rPr>
        <w:drawing>
          <wp:anchor distT="0" distB="0" distL="114300" distR="114300" simplePos="0" relativeHeight="251738112" behindDoc="0" locked="0" layoutInCell="1" allowOverlap="1" wp14:anchorId="29736525" wp14:editId="4AFC1741">
            <wp:simplePos x="0" y="0"/>
            <wp:positionH relativeFrom="page">
              <wp:posOffset>5591175</wp:posOffset>
            </wp:positionH>
            <wp:positionV relativeFrom="page">
              <wp:posOffset>9210675</wp:posOffset>
            </wp:positionV>
            <wp:extent cx="1504950" cy="501015"/>
            <wp:effectExtent l="0" t="0" r="0" b="0"/>
            <wp:wrapNone/>
            <wp:docPr id="256" name="Picture 5" descr="Ontari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ario - Logo"/>
                    <pic:cNvPicPr>
                      <a:picLocks noChangeAspect="1" noChangeArrowheads="1"/>
                    </pic:cNvPicPr>
                  </pic:nvPicPr>
                  <pic:blipFill>
                    <a:blip r:embed="rId67" cstate="print"/>
                    <a:srcRect/>
                    <a:stretch>
                      <a:fillRect/>
                    </a:stretch>
                  </pic:blipFill>
                  <pic:spPr bwMode="auto">
                    <a:xfrm>
                      <a:off x="0" y="0"/>
                      <a:ext cx="1504950" cy="501015"/>
                    </a:xfrm>
                    <a:prstGeom prst="rect">
                      <a:avLst/>
                    </a:prstGeom>
                    <a:noFill/>
                    <a:ln w="9525">
                      <a:noFill/>
                      <a:miter lim="800000"/>
                      <a:headEnd/>
                      <a:tailEnd/>
                    </a:ln>
                  </pic:spPr>
                </pic:pic>
              </a:graphicData>
            </a:graphic>
          </wp:anchor>
        </w:drawing>
      </w:r>
    </w:p>
    <w:p w14:paraId="01B36274" w14:textId="77777777" w:rsidR="00BF14C0" w:rsidRPr="003F79C3" w:rsidRDefault="00BF14C0" w:rsidP="00BF14C0">
      <w:pPr>
        <w:rPr>
          <w:lang w:val="en-US"/>
        </w:rPr>
        <w:sectPr w:rsidR="00BF14C0" w:rsidRPr="003F79C3" w:rsidSect="00AE2CD5">
          <w:pgSz w:w="15840" w:h="12240" w:orient="landscape" w:code="1"/>
          <w:pgMar w:top="720" w:right="720" w:bottom="720" w:left="720" w:header="709" w:footer="709" w:gutter="0"/>
          <w:cols w:space="1077"/>
          <w:docGrid w:linePitch="360"/>
        </w:sectPr>
      </w:pPr>
    </w:p>
    <w:p w14:paraId="59D4A02E" w14:textId="7770D292" w:rsidR="00F01923" w:rsidRPr="003F79C3" w:rsidRDefault="00F01923" w:rsidP="007D072A">
      <w:pPr>
        <w:pStyle w:val="Heading2"/>
        <w:rPr>
          <w:color w:val="C0504D" w:themeColor="accent2"/>
          <w:lang w:val="en-US"/>
        </w:rPr>
      </w:pPr>
      <w:r w:rsidRPr="003F79C3">
        <w:rPr>
          <w:color w:val="C0504D" w:themeColor="accent2"/>
          <w:lang w:val="en-US"/>
        </w:rPr>
        <w:lastRenderedPageBreak/>
        <w:t>Step 2</w:t>
      </w:r>
      <w:ins w:id="94" w:author="PBERRY" w:date="2017-05-10T09:04:00Z">
        <w:r w:rsidR="000E3497">
          <w:rPr>
            <w:color w:val="C0504D" w:themeColor="accent2"/>
            <w:lang w:val="en-US"/>
          </w:rPr>
          <w:t>c</w:t>
        </w:r>
      </w:ins>
      <w:del w:id="95" w:author="PBERRY" w:date="2017-05-10T09:04:00Z">
        <w:r w:rsidRPr="003F79C3" w:rsidDel="000E3497">
          <w:rPr>
            <w:color w:val="C0504D" w:themeColor="accent2"/>
            <w:lang w:val="en-US"/>
          </w:rPr>
          <w:delText>b</w:delText>
        </w:r>
      </w:del>
      <w:r w:rsidRPr="003F79C3">
        <w:rPr>
          <w:color w:val="C0504D" w:themeColor="accent2"/>
          <w:lang w:val="en-US"/>
        </w:rPr>
        <w:t>: Estimating Current Relationships between Weather Patterns and Cl</w:t>
      </w:r>
      <w:r w:rsidR="00300261" w:rsidRPr="003F79C3">
        <w:rPr>
          <w:color w:val="C0504D" w:themeColor="accent2"/>
          <w:lang w:val="en-US"/>
        </w:rPr>
        <w:t>imate-Sensitive Health Outcomes</w:t>
      </w:r>
    </w:p>
    <w:p w14:paraId="4D11ECB7" w14:textId="77777777" w:rsidR="00F01923" w:rsidRPr="003F79C3" w:rsidRDefault="00F01923" w:rsidP="00F01923">
      <w:pPr>
        <w:rPr>
          <w:lang w:val="en-US"/>
        </w:rPr>
      </w:pPr>
      <w:r w:rsidRPr="003F79C3">
        <w:rPr>
          <w:lang w:val="en-US"/>
        </w:rPr>
        <w:t xml:space="preserve">Determine the associations (if any) between the exposures and the incidence, seasonality, and geographic range of the climate-sensitive health outcomes under consideration. The template below includes guiding questions and examples of key relationships that could be examined. In the last column of the template, indicate if the information is available and accessible. If it is not readily available or accessible, indicate how the data could be obtained (e.g. conduct a literature search, conduct interviews with subject matter experts). Experts can provide estimates of the impacts of extreme heat events on excess mortality or of heavy precipitation events on episodes of gastrointestinal diseases which can be used to describe exposure-response relationships. If interviews with experts will be conducted, identify key respondents who have carried out other assessments.  Create survey questionnaires and keep track of the information collected in order to quickly reference and analyze the data. </w:t>
      </w:r>
    </w:p>
    <w:p w14:paraId="43B2F774" w14:textId="77777777" w:rsidR="00F01923" w:rsidRPr="003F79C3" w:rsidRDefault="00F01923" w:rsidP="00F01923">
      <w:pPr>
        <w:rPr>
          <w:lang w:val="en-US"/>
        </w:rPr>
      </w:pPr>
    </w:p>
    <w:tbl>
      <w:tblPr>
        <w:tblStyle w:val="TableGrid"/>
        <w:tblW w:w="5000" w:type="pct"/>
        <w:tblLook w:val="04A0" w:firstRow="1" w:lastRow="0" w:firstColumn="1" w:lastColumn="0" w:noHBand="0" w:noVBand="1"/>
      </w:tblPr>
      <w:tblGrid>
        <w:gridCol w:w="1642"/>
        <w:gridCol w:w="2934"/>
        <w:gridCol w:w="3342"/>
        <w:gridCol w:w="3342"/>
        <w:gridCol w:w="3528"/>
      </w:tblGrid>
      <w:tr w:rsidR="00F01923" w:rsidRPr="003F79C3" w14:paraId="100A0BDC" w14:textId="77777777" w:rsidTr="00057D89">
        <w:tc>
          <w:tcPr>
            <w:tcW w:w="555" w:type="pct"/>
            <w:shd w:val="clear" w:color="auto" w:fill="F2DBDB" w:themeFill="accent2" w:themeFillTint="33"/>
          </w:tcPr>
          <w:p w14:paraId="43CC0837" w14:textId="77777777" w:rsidR="00F01923" w:rsidRPr="003F79C3" w:rsidRDefault="00F01923" w:rsidP="00F01923">
            <w:pPr>
              <w:rPr>
                <w:b/>
                <w:lang w:val="en-US"/>
              </w:rPr>
            </w:pPr>
            <w:r w:rsidRPr="003F79C3">
              <w:rPr>
                <w:b/>
                <w:lang w:val="en-US"/>
              </w:rPr>
              <w:t>Examples of Health Hazards</w:t>
            </w:r>
          </w:p>
        </w:tc>
        <w:tc>
          <w:tcPr>
            <w:tcW w:w="992" w:type="pct"/>
            <w:shd w:val="clear" w:color="auto" w:fill="F2DBDB" w:themeFill="accent2" w:themeFillTint="33"/>
          </w:tcPr>
          <w:p w14:paraId="0563EF1D" w14:textId="77777777" w:rsidR="00F01923" w:rsidRPr="003F79C3" w:rsidRDefault="00F01923" w:rsidP="00F01923">
            <w:pPr>
              <w:rPr>
                <w:b/>
                <w:lang w:val="en-US"/>
              </w:rPr>
            </w:pPr>
            <w:r w:rsidRPr="003F79C3">
              <w:rPr>
                <w:b/>
                <w:lang w:val="en-US"/>
              </w:rPr>
              <w:t>Examples of Guiding Questions</w:t>
            </w:r>
          </w:p>
        </w:tc>
        <w:tc>
          <w:tcPr>
            <w:tcW w:w="1130" w:type="pct"/>
            <w:shd w:val="clear" w:color="auto" w:fill="F2DBDB" w:themeFill="accent2" w:themeFillTint="33"/>
          </w:tcPr>
          <w:p w14:paraId="65D8E9CC" w14:textId="77777777" w:rsidR="00F01923" w:rsidRPr="003F79C3" w:rsidRDefault="00F01923" w:rsidP="00F01923">
            <w:pPr>
              <w:rPr>
                <w:b/>
                <w:lang w:val="en-US"/>
              </w:rPr>
            </w:pPr>
            <w:r w:rsidRPr="003F79C3">
              <w:rPr>
                <w:b/>
                <w:lang w:val="en-US"/>
              </w:rPr>
              <w:t>Indicators of Duration, Intensity, Frequency, Seasonality  and Geographic Range for Hazard of Interest</w:t>
            </w:r>
          </w:p>
        </w:tc>
        <w:tc>
          <w:tcPr>
            <w:tcW w:w="1130" w:type="pct"/>
            <w:shd w:val="clear" w:color="auto" w:fill="F2DBDB" w:themeFill="accent2" w:themeFillTint="33"/>
          </w:tcPr>
          <w:p w14:paraId="4D8E3523" w14:textId="77777777" w:rsidR="00F01923" w:rsidRPr="003F79C3" w:rsidRDefault="00F01923" w:rsidP="00F01923">
            <w:pPr>
              <w:rPr>
                <w:b/>
                <w:lang w:val="en-US"/>
              </w:rPr>
            </w:pPr>
            <w:r w:rsidRPr="003F79C3">
              <w:rPr>
                <w:b/>
                <w:lang w:val="en-US"/>
              </w:rPr>
              <w:t>Indicators of Mortality or Morbidity</w:t>
            </w:r>
          </w:p>
        </w:tc>
        <w:tc>
          <w:tcPr>
            <w:tcW w:w="1193" w:type="pct"/>
            <w:shd w:val="clear" w:color="auto" w:fill="F2DBDB" w:themeFill="accent2" w:themeFillTint="33"/>
          </w:tcPr>
          <w:p w14:paraId="63996D7C" w14:textId="77777777" w:rsidR="00F01923" w:rsidRPr="003F79C3" w:rsidRDefault="00F01923" w:rsidP="00F01923">
            <w:pPr>
              <w:rPr>
                <w:b/>
                <w:lang w:val="en-US"/>
              </w:rPr>
            </w:pPr>
            <w:r w:rsidRPr="003F79C3">
              <w:rPr>
                <w:b/>
                <w:lang w:val="en-US"/>
              </w:rPr>
              <w:t>Is this Information Available / Accessible? If so record this information.  If not, how can it be obtained?</w:t>
            </w:r>
          </w:p>
        </w:tc>
      </w:tr>
      <w:tr w:rsidR="00F01923" w:rsidRPr="003F79C3" w14:paraId="1949DDDB" w14:textId="77777777" w:rsidTr="00057D89">
        <w:tc>
          <w:tcPr>
            <w:tcW w:w="555" w:type="pct"/>
            <w:shd w:val="clear" w:color="auto" w:fill="F2F2F2" w:themeFill="background1" w:themeFillShade="F2"/>
          </w:tcPr>
          <w:p w14:paraId="6C75BA48" w14:textId="2E69D6D1" w:rsidR="00F01923" w:rsidRPr="003F79C3" w:rsidRDefault="00F01923" w:rsidP="00F01923">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992" w:type="pct"/>
          </w:tcPr>
          <w:p w14:paraId="7B78414E" w14:textId="77777777" w:rsidR="00F01923" w:rsidRPr="003F79C3" w:rsidRDefault="00F01923" w:rsidP="001920A5">
            <w:pPr>
              <w:pStyle w:val="ListParagraph"/>
              <w:numPr>
                <w:ilvl w:val="0"/>
                <w:numId w:val="9"/>
              </w:numPr>
              <w:ind w:left="338"/>
              <w:rPr>
                <w:lang w:val="en-US"/>
              </w:rPr>
            </w:pPr>
            <w:r w:rsidRPr="003F79C3">
              <w:rPr>
                <w:lang w:val="en-US"/>
              </w:rPr>
              <w:t>Is the population widely exposed to extreme heat or cold? If so which populations are exposed?</w:t>
            </w:r>
          </w:p>
          <w:p w14:paraId="4F6E55EE" w14:textId="77777777" w:rsidR="00F01923" w:rsidRPr="003F79C3" w:rsidRDefault="00F01923" w:rsidP="001920A5">
            <w:pPr>
              <w:pStyle w:val="ListParagraph"/>
              <w:numPr>
                <w:ilvl w:val="0"/>
                <w:numId w:val="9"/>
              </w:numPr>
              <w:ind w:left="338"/>
              <w:rPr>
                <w:lang w:val="en-US"/>
              </w:rPr>
            </w:pPr>
            <w:r w:rsidRPr="003F79C3">
              <w:rPr>
                <w:lang w:val="en-US"/>
              </w:rPr>
              <w:t>What is the incidence of heat- or cold-related illnesses or deaths?</w:t>
            </w:r>
          </w:p>
          <w:p w14:paraId="56E36A65" w14:textId="77777777" w:rsidR="00F01923" w:rsidRPr="003F79C3" w:rsidRDefault="00F01923" w:rsidP="001920A5">
            <w:pPr>
              <w:pStyle w:val="ListParagraph"/>
              <w:numPr>
                <w:ilvl w:val="0"/>
                <w:numId w:val="9"/>
              </w:numPr>
              <w:ind w:left="338"/>
              <w:rPr>
                <w:lang w:val="en-US"/>
              </w:rPr>
            </w:pPr>
            <w:r w:rsidRPr="003F79C3">
              <w:rPr>
                <w:lang w:val="en-US"/>
              </w:rPr>
              <w:t xml:space="preserve">Is there a particular seasonality that characterizes the heat- or cold related health outcomes?  </w:t>
            </w:r>
          </w:p>
          <w:p w14:paraId="6D7583D9" w14:textId="77777777" w:rsidR="00F01923" w:rsidRPr="003F79C3" w:rsidRDefault="00F01923" w:rsidP="001920A5">
            <w:pPr>
              <w:pStyle w:val="ListParagraph"/>
              <w:numPr>
                <w:ilvl w:val="0"/>
                <w:numId w:val="9"/>
              </w:numPr>
              <w:ind w:left="338"/>
              <w:rPr>
                <w:lang w:val="en-US"/>
              </w:rPr>
            </w:pPr>
            <w:r w:rsidRPr="003F79C3">
              <w:rPr>
                <w:lang w:val="en-US"/>
              </w:rPr>
              <w:t>What is the geographic range within which heat- or cold related health hazards pose health risks to individuals?</w:t>
            </w:r>
          </w:p>
          <w:p w14:paraId="50500FE5" w14:textId="77777777" w:rsidR="00F01923" w:rsidRPr="003F79C3" w:rsidRDefault="00F01923" w:rsidP="001920A5">
            <w:pPr>
              <w:pStyle w:val="ListParagraph"/>
              <w:numPr>
                <w:ilvl w:val="0"/>
                <w:numId w:val="9"/>
              </w:numPr>
              <w:ind w:left="338"/>
              <w:rPr>
                <w:lang w:val="en-US"/>
              </w:rPr>
            </w:pPr>
            <w:r w:rsidRPr="003F79C3">
              <w:rPr>
                <w:lang w:val="en-US"/>
              </w:rPr>
              <w:t>What is the current impact of _______ on morbidity and/or mortality?  How does this vary with changes in duration, intensity and frequency of the hazard?</w:t>
            </w:r>
          </w:p>
        </w:tc>
        <w:tc>
          <w:tcPr>
            <w:tcW w:w="1130" w:type="pct"/>
          </w:tcPr>
          <w:p w14:paraId="2A7EABF8" w14:textId="77777777" w:rsidR="00F01923" w:rsidRPr="003F79C3" w:rsidRDefault="00F01923" w:rsidP="001920A5">
            <w:pPr>
              <w:pStyle w:val="ListParagraph"/>
              <w:numPr>
                <w:ilvl w:val="0"/>
                <w:numId w:val="9"/>
              </w:numPr>
              <w:ind w:left="338"/>
              <w:rPr>
                <w:lang w:val="en-US"/>
              </w:rPr>
            </w:pPr>
            <w:r w:rsidRPr="003F79C3">
              <w:rPr>
                <w:lang w:val="en-US"/>
              </w:rPr>
              <w:t>Number of extreme heat and/or cold days</w:t>
            </w:r>
          </w:p>
          <w:p w14:paraId="58981286" w14:textId="77777777" w:rsidR="00F01923" w:rsidRPr="003F79C3" w:rsidRDefault="00F01923" w:rsidP="001920A5">
            <w:pPr>
              <w:pStyle w:val="ListParagraph"/>
              <w:numPr>
                <w:ilvl w:val="0"/>
                <w:numId w:val="9"/>
              </w:numPr>
              <w:ind w:left="338"/>
              <w:rPr>
                <w:lang w:val="en-US"/>
              </w:rPr>
            </w:pPr>
            <w:r w:rsidRPr="003F79C3">
              <w:rPr>
                <w:lang w:val="en-US"/>
              </w:rPr>
              <w:t>Number of extreme heat and/or cold events</w:t>
            </w:r>
          </w:p>
          <w:p w14:paraId="5D0B78D1" w14:textId="77777777" w:rsidR="00F01923" w:rsidRPr="003F79C3" w:rsidRDefault="00F01923" w:rsidP="001920A5">
            <w:pPr>
              <w:pStyle w:val="ListParagraph"/>
              <w:numPr>
                <w:ilvl w:val="0"/>
                <w:numId w:val="9"/>
              </w:numPr>
              <w:ind w:left="338"/>
              <w:rPr>
                <w:lang w:val="en-US"/>
              </w:rPr>
            </w:pPr>
            <w:r w:rsidRPr="003F79C3">
              <w:rPr>
                <w:lang w:val="en-US"/>
              </w:rPr>
              <w:t>Number of heat alerts called</w:t>
            </w:r>
          </w:p>
          <w:p w14:paraId="1C26D779" w14:textId="77777777" w:rsidR="00F01923" w:rsidRPr="003F79C3" w:rsidRDefault="00F01923" w:rsidP="00F01923">
            <w:pPr>
              <w:ind w:left="338"/>
              <w:rPr>
                <w:lang w:val="en-US"/>
              </w:rPr>
            </w:pPr>
          </w:p>
        </w:tc>
        <w:tc>
          <w:tcPr>
            <w:tcW w:w="1130" w:type="pct"/>
          </w:tcPr>
          <w:p w14:paraId="192505DD" w14:textId="77777777" w:rsidR="00F01923" w:rsidRPr="003F79C3" w:rsidRDefault="00F01923" w:rsidP="001920A5">
            <w:pPr>
              <w:pStyle w:val="ListParagraph"/>
              <w:numPr>
                <w:ilvl w:val="0"/>
                <w:numId w:val="9"/>
              </w:numPr>
              <w:ind w:left="338"/>
              <w:rPr>
                <w:lang w:val="en-US"/>
              </w:rPr>
            </w:pPr>
            <w:r w:rsidRPr="003F79C3">
              <w:rPr>
                <w:lang w:val="en-US"/>
              </w:rPr>
              <w:t>Number of heat or cold related hospital visits</w:t>
            </w:r>
          </w:p>
          <w:p w14:paraId="3C5EBF02" w14:textId="77777777" w:rsidR="00F01923" w:rsidRPr="003F79C3" w:rsidRDefault="00F01923" w:rsidP="001920A5">
            <w:pPr>
              <w:pStyle w:val="ListParagraph"/>
              <w:numPr>
                <w:ilvl w:val="0"/>
                <w:numId w:val="9"/>
              </w:numPr>
              <w:ind w:left="338"/>
              <w:rPr>
                <w:lang w:val="en-US"/>
              </w:rPr>
            </w:pPr>
            <w:r w:rsidRPr="003F79C3">
              <w:rPr>
                <w:lang w:val="en-US"/>
              </w:rPr>
              <w:t>Number of deaths attributable to heat or cold</w:t>
            </w:r>
          </w:p>
          <w:p w14:paraId="19D293C2" w14:textId="77777777" w:rsidR="00F01923" w:rsidRPr="003F79C3" w:rsidRDefault="00F01923" w:rsidP="001920A5">
            <w:pPr>
              <w:pStyle w:val="ListParagraph"/>
              <w:numPr>
                <w:ilvl w:val="0"/>
                <w:numId w:val="9"/>
              </w:numPr>
              <w:ind w:left="338"/>
              <w:rPr>
                <w:lang w:val="en-US"/>
              </w:rPr>
            </w:pPr>
            <w:r w:rsidRPr="003F79C3">
              <w:rPr>
                <w:lang w:val="en-US"/>
              </w:rPr>
              <w:t>Number of heat or cold-related illnesses</w:t>
            </w:r>
          </w:p>
        </w:tc>
        <w:tc>
          <w:tcPr>
            <w:tcW w:w="1193" w:type="pct"/>
          </w:tcPr>
          <w:p w14:paraId="3E7B3FC2" w14:textId="77777777" w:rsidR="00F01923" w:rsidRPr="003F79C3" w:rsidRDefault="00F01923" w:rsidP="00F01923">
            <w:pPr>
              <w:rPr>
                <w:lang w:val="en-US"/>
              </w:rPr>
            </w:pPr>
          </w:p>
        </w:tc>
      </w:tr>
      <w:tr w:rsidR="00F01923" w:rsidRPr="003F79C3" w14:paraId="22E107FC" w14:textId="77777777" w:rsidTr="00057D89">
        <w:tc>
          <w:tcPr>
            <w:tcW w:w="555" w:type="pct"/>
            <w:shd w:val="clear" w:color="auto" w:fill="F2F2F2" w:themeFill="background1" w:themeFillShade="F2"/>
          </w:tcPr>
          <w:p w14:paraId="41D0CF02" w14:textId="67AC4FA9" w:rsidR="00F01923" w:rsidRPr="003F79C3" w:rsidRDefault="00E64589" w:rsidP="00F01923">
            <w:pPr>
              <w:rPr>
                <w:lang w:val="en-US"/>
              </w:rPr>
            </w:pPr>
            <w:r w:rsidRPr="003F79C3">
              <w:rPr>
                <w:lang w:val="en-US"/>
              </w:rPr>
              <w:lastRenderedPageBreak/>
              <w:t>Air quality (aero-allergens, air pollution, Saharan dust, particulate matter and/or wildfire smoke)</w:t>
            </w:r>
          </w:p>
        </w:tc>
        <w:tc>
          <w:tcPr>
            <w:tcW w:w="992" w:type="pct"/>
          </w:tcPr>
          <w:p w14:paraId="02A25F44" w14:textId="77777777" w:rsidR="00F01923" w:rsidRPr="003F79C3" w:rsidRDefault="00F01923" w:rsidP="001920A5">
            <w:pPr>
              <w:pStyle w:val="ListParagraph"/>
              <w:numPr>
                <w:ilvl w:val="0"/>
                <w:numId w:val="9"/>
              </w:numPr>
              <w:ind w:left="338"/>
              <w:rPr>
                <w:lang w:val="en-US"/>
              </w:rPr>
            </w:pPr>
            <w:r w:rsidRPr="003F79C3">
              <w:rPr>
                <w:lang w:val="en-US"/>
              </w:rPr>
              <w:t>Is the population exposed to air pollution, aeroallergens or wildfire smoke? If so which populations are exposed?</w:t>
            </w:r>
          </w:p>
          <w:p w14:paraId="2A2D5785" w14:textId="77777777" w:rsidR="00F01923" w:rsidRPr="003F79C3" w:rsidRDefault="00F01923" w:rsidP="001920A5">
            <w:pPr>
              <w:pStyle w:val="ListParagraph"/>
              <w:numPr>
                <w:ilvl w:val="0"/>
                <w:numId w:val="9"/>
              </w:numPr>
              <w:ind w:left="338"/>
              <w:rPr>
                <w:lang w:val="en-US"/>
              </w:rPr>
            </w:pPr>
            <w:r w:rsidRPr="003F79C3">
              <w:rPr>
                <w:lang w:val="en-US"/>
              </w:rPr>
              <w:t>What is the incidence of respiratory conditions attributable to air pollution, aeroallergens or wildfire smoke?</w:t>
            </w:r>
          </w:p>
          <w:p w14:paraId="28835C6A" w14:textId="77777777" w:rsidR="00F01923" w:rsidRPr="003F79C3" w:rsidRDefault="00F01923" w:rsidP="001920A5">
            <w:pPr>
              <w:pStyle w:val="ListParagraph"/>
              <w:numPr>
                <w:ilvl w:val="0"/>
                <w:numId w:val="9"/>
              </w:numPr>
              <w:ind w:left="338"/>
              <w:rPr>
                <w:lang w:val="en-US"/>
              </w:rPr>
            </w:pPr>
            <w:r w:rsidRPr="003F79C3">
              <w:rPr>
                <w:lang w:val="en-US"/>
              </w:rPr>
              <w:t xml:space="preserve">Are there certain times of the year when air pollution, aeroallergens and wildfire smoke pose the greatest human health risks?  </w:t>
            </w:r>
          </w:p>
          <w:p w14:paraId="527D29D8" w14:textId="08B8701C" w:rsidR="00F01923" w:rsidRPr="003F79C3" w:rsidRDefault="00F01923" w:rsidP="001920A5">
            <w:pPr>
              <w:pStyle w:val="ListParagraph"/>
              <w:numPr>
                <w:ilvl w:val="0"/>
                <w:numId w:val="9"/>
              </w:numPr>
              <w:ind w:left="338"/>
              <w:rPr>
                <w:lang w:val="en-US"/>
              </w:rPr>
            </w:pPr>
            <w:r w:rsidRPr="003F79C3">
              <w:rPr>
                <w:lang w:val="en-US"/>
              </w:rPr>
              <w:t xml:space="preserve">What is the geographic range within which air pollution, aeroallergens and </w:t>
            </w:r>
            <w:r w:rsidR="007C1507" w:rsidRPr="003F79C3">
              <w:rPr>
                <w:lang w:val="en-US"/>
              </w:rPr>
              <w:t>Saharan dust</w:t>
            </w:r>
            <w:r w:rsidRPr="003F79C3">
              <w:rPr>
                <w:lang w:val="en-US"/>
              </w:rPr>
              <w:t xml:space="preserve"> poses health risks to individuals?</w:t>
            </w:r>
          </w:p>
          <w:p w14:paraId="26BB2D6B" w14:textId="77777777" w:rsidR="00F01923" w:rsidRPr="003F79C3" w:rsidRDefault="00F01923" w:rsidP="001920A5">
            <w:pPr>
              <w:pStyle w:val="ListParagraph"/>
              <w:numPr>
                <w:ilvl w:val="0"/>
                <w:numId w:val="9"/>
              </w:numPr>
              <w:ind w:left="338"/>
              <w:rPr>
                <w:lang w:val="en-US"/>
              </w:rPr>
            </w:pPr>
            <w:r w:rsidRPr="003F79C3">
              <w:rPr>
                <w:lang w:val="en-US"/>
              </w:rPr>
              <w:t>What is the current impact of _______ on morbidity and/or mortality?  How does this vary with changes in duration, intensity and frequency?</w:t>
            </w:r>
          </w:p>
        </w:tc>
        <w:tc>
          <w:tcPr>
            <w:tcW w:w="1130" w:type="pct"/>
          </w:tcPr>
          <w:p w14:paraId="75CA3590" w14:textId="77777777" w:rsidR="00F01923" w:rsidRPr="003F79C3" w:rsidRDefault="00F01923" w:rsidP="001920A5">
            <w:pPr>
              <w:pStyle w:val="ListParagraph"/>
              <w:numPr>
                <w:ilvl w:val="0"/>
                <w:numId w:val="9"/>
              </w:numPr>
              <w:ind w:left="338"/>
              <w:rPr>
                <w:lang w:val="en-US"/>
              </w:rPr>
            </w:pPr>
            <w:r w:rsidRPr="003F79C3">
              <w:rPr>
                <w:lang w:val="en-US"/>
              </w:rPr>
              <w:t>Number of smog days</w:t>
            </w:r>
          </w:p>
          <w:p w14:paraId="6975D164" w14:textId="77777777" w:rsidR="00F01923" w:rsidRPr="003F79C3" w:rsidRDefault="00F01923" w:rsidP="001920A5">
            <w:pPr>
              <w:pStyle w:val="ListParagraph"/>
              <w:numPr>
                <w:ilvl w:val="0"/>
                <w:numId w:val="9"/>
              </w:numPr>
              <w:ind w:left="338"/>
              <w:rPr>
                <w:lang w:val="en-US"/>
              </w:rPr>
            </w:pPr>
            <w:r w:rsidRPr="003F79C3">
              <w:rPr>
                <w:lang w:val="en-US"/>
              </w:rPr>
              <w:t>Number of high allergen days</w:t>
            </w:r>
          </w:p>
          <w:p w14:paraId="5256E587" w14:textId="2D5DBA15" w:rsidR="00F01923" w:rsidRPr="003F79C3" w:rsidRDefault="00F01923" w:rsidP="001920A5">
            <w:pPr>
              <w:pStyle w:val="ListParagraph"/>
              <w:numPr>
                <w:ilvl w:val="0"/>
                <w:numId w:val="9"/>
              </w:numPr>
              <w:ind w:left="338"/>
              <w:rPr>
                <w:lang w:val="en-US"/>
              </w:rPr>
            </w:pPr>
            <w:r w:rsidRPr="003F79C3">
              <w:rPr>
                <w:lang w:val="en-US"/>
              </w:rPr>
              <w:t xml:space="preserve">Number of poor air quality days due to </w:t>
            </w:r>
            <w:r w:rsidR="00E64589" w:rsidRPr="003F79C3">
              <w:rPr>
                <w:lang w:val="en-US"/>
              </w:rPr>
              <w:t>Saharan dust</w:t>
            </w:r>
          </w:p>
          <w:p w14:paraId="6AB04C06" w14:textId="77777777" w:rsidR="00F01923" w:rsidRPr="003F79C3" w:rsidRDefault="00F01923" w:rsidP="001920A5">
            <w:pPr>
              <w:pStyle w:val="ListParagraph"/>
              <w:numPr>
                <w:ilvl w:val="0"/>
                <w:numId w:val="9"/>
              </w:numPr>
              <w:ind w:left="338"/>
              <w:rPr>
                <w:lang w:val="en-US"/>
              </w:rPr>
            </w:pPr>
            <w:r w:rsidRPr="003F79C3">
              <w:rPr>
                <w:lang w:val="en-US"/>
              </w:rPr>
              <w:t>Geographic range of poor air quality</w:t>
            </w:r>
          </w:p>
        </w:tc>
        <w:tc>
          <w:tcPr>
            <w:tcW w:w="1130" w:type="pct"/>
          </w:tcPr>
          <w:p w14:paraId="0861762C" w14:textId="77777777" w:rsidR="00F01923" w:rsidRPr="003F79C3" w:rsidRDefault="00F01923" w:rsidP="001920A5">
            <w:pPr>
              <w:pStyle w:val="ListParagraph"/>
              <w:numPr>
                <w:ilvl w:val="0"/>
                <w:numId w:val="9"/>
              </w:numPr>
              <w:ind w:left="338"/>
              <w:rPr>
                <w:lang w:val="en-US"/>
              </w:rPr>
            </w:pPr>
            <w:r w:rsidRPr="003F79C3">
              <w:rPr>
                <w:lang w:val="en-US"/>
              </w:rPr>
              <w:t>Number of hospital visits attributable to smog</w:t>
            </w:r>
          </w:p>
          <w:p w14:paraId="1DFF305B" w14:textId="77777777" w:rsidR="00F01923" w:rsidRPr="003F79C3" w:rsidRDefault="00F01923" w:rsidP="001920A5">
            <w:pPr>
              <w:pStyle w:val="ListParagraph"/>
              <w:numPr>
                <w:ilvl w:val="0"/>
                <w:numId w:val="9"/>
              </w:numPr>
              <w:ind w:left="338"/>
              <w:rPr>
                <w:lang w:val="en-US"/>
              </w:rPr>
            </w:pPr>
            <w:r w:rsidRPr="003F79C3">
              <w:rPr>
                <w:lang w:val="en-US"/>
              </w:rPr>
              <w:t>Number of hospital visits due to exposure to wildfire smoke</w:t>
            </w:r>
          </w:p>
          <w:p w14:paraId="61EED9A4" w14:textId="77777777" w:rsidR="00F01923" w:rsidRPr="003F79C3" w:rsidRDefault="00F01923" w:rsidP="001920A5">
            <w:pPr>
              <w:pStyle w:val="ListParagraph"/>
              <w:numPr>
                <w:ilvl w:val="0"/>
                <w:numId w:val="9"/>
              </w:numPr>
              <w:ind w:left="338"/>
              <w:rPr>
                <w:lang w:val="en-US"/>
              </w:rPr>
            </w:pPr>
            <w:r w:rsidRPr="003F79C3">
              <w:rPr>
                <w:lang w:val="en-US"/>
              </w:rPr>
              <w:t>Number of hospital visits attributable to allergies</w:t>
            </w:r>
          </w:p>
          <w:p w14:paraId="23204677" w14:textId="77777777" w:rsidR="00F01923" w:rsidRPr="003F79C3" w:rsidRDefault="00F01923" w:rsidP="001920A5">
            <w:pPr>
              <w:pStyle w:val="ListParagraph"/>
              <w:numPr>
                <w:ilvl w:val="0"/>
                <w:numId w:val="9"/>
              </w:numPr>
              <w:ind w:left="338"/>
              <w:rPr>
                <w:lang w:val="en-US"/>
              </w:rPr>
            </w:pPr>
            <w:r w:rsidRPr="003F79C3">
              <w:rPr>
                <w:lang w:val="en-US"/>
              </w:rPr>
              <w:t>Number of deaths attributable to poor air quality</w:t>
            </w:r>
          </w:p>
        </w:tc>
        <w:tc>
          <w:tcPr>
            <w:tcW w:w="1193" w:type="pct"/>
          </w:tcPr>
          <w:p w14:paraId="283C0D90" w14:textId="77777777" w:rsidR="00F01923" w:rsidRPr="003F79C3" w:rsidRDefault="00F01923" w:rsidP="00F01923">
            <w:pPr>
              <w:rPr>
                <w:lang w:val="en-US"/>
              </w:rPr>
            </w:pPr>
          </w:p>
        </w:tc>
      </w:tr>
    </w:tbl>
    <w:p w14:paraId="2DFC0AA4" w14:textId="77777777" w:rsidR="00F01923" w:rsidRPr="003F79C3" w:rsidRDefault="00F01923" w:rsidP="00F01923">
      <w:pPr>
        <w:rPr>
          <w:lang w:val="en-US"/>
        </w:rPr>
      </w:pPr>
      <w:r w:rsidRPr="003F79C3">
        <w:rPr>
          <w:lang w:val="en-US"/>
        </w:rPr>
        <w:br w:type="page"/>
      </w:r>
    </w:p>
    <w:p w14:paraId="393102FB" w14:textId="77777777" w:rsidR="00F01923" w:rsidRPr="003F79C3" w:rsidRDefault="00F01923" w:rsidP="007D072A">
      <w:pPr>
        <w:pStyle w:val="Heading2"/>
        <w:rPr>
          <w:color w:val="C0504D" w:themeColor="accent2"/>
          <w:lang w:val="en-US"/>
        </w:rPr>
      </w:pPr>
      <w:r w:rsidRPr="003F79C3">
        <w:rPr>
          <w:color w:val="C0504D" w:themeColor="accent2"/>
          <w:lang w:val="en-US"/>
        </w:rPr>
        <w:lastRenderedPageBreak/>
        <w:t>St</w:t>
      </w:r>
      <w:r w:rsidR="00300261" w:rsidRPr="003F79C3">
        <w:rPr>
          <w:color w:val="C0504D" w:themeColor="accent2"/>
          <w:lang w:val="en-US"/>
        </w:rPr>
        <w:t>ep 2d: Vulnerability Indicators</w:t>
      </w:r>
    </w:p>
    <w:p w14:paraId="284C2303" w14:textId="41D0A9C0" w:rsidR="00F01923" w:rsidRPr="003F79C3" w:rsidRDefault="00F01923" w:rsidP="00F01923">
      <w:pPr>
        <w:rPr>
          <w:lang w:val="en-US"/>
        </w:rPr>
      </w:pPr>
      <w:r w:rsidRPr="003F79C3">
        <w:rPr>
          <w:lang w:val="en-US"/>
        </w:rPr>
        <w:t>Use the template below to document information on the sensitivity and adaptive capacity of individuals and the community to climate-related health hazards.  Many sensitivity and adaptive capacity indicators are relevant for all climate-related health hazards (i.e. provide an indication of vulnerability for all), while others are specific to one or more.  Examples of indicators are provided in the template to help guide data collection. Data from these indicators will also be useful for monitoring adaptation success.  See Step 5b: Monitoring Indicators Template.</w:t>
      </w:r>
    </w:p>
    <w:p w14:paraId="0BE7FD0A" w14:textId="77777777" w:rsidR="00F01923" w:rsidRPr="003F79C3" w:rsidRDefault="00F01923" w:rsidP="00F01923">
      <w:pPr>
        <w:rPr>
          <w:lang w:val="en-US"/>
        </w:rPr>
      </w:pPr>
    </w:p>
    <w:tbl>
      <w:tblPr>
        <w:tblStyle w:val="TableGrid"/>
        <w:tblW w:w="5000" w:type="pct"/>
        <w:tblLook w:val="04A0" w:firstRow="1" w:lastRow="0" w:firstColumn="1" w:lastColumn="0" w:noHBand="0" w:noVBand="1"/>
      </w:tblPr>
      <w:tblGrid>
        <w:gridCol w:w="1750"/>
        <w:gridCol w:w="1448"/>
        <w:gridCol w:w="4616"/>
        <w:gridCol w:w="3712"/>
        <w:gridCol w:w="3262"/>
      </w:tblGrid>
      <w:tr w:rsidR="00F01923" w:rsidRPr="003F79C3" w14:paraId="4FDDBC47" w14:textId="77777777" w:rsidTr="00057D89">
        <w:tc>
          <w:tcPr>
            <w:tcW w:w="510" w:type="pct"/>
            <w:shd w:val="clear" w:color="auto" w:fill="F2DBDB" w:themeFill="accent2" w:themeFillTint="33"/>
          </w:tcPr>
          <w:p w14:paraId="5DE31F07" w14:textId="77777777" w:rsidR="00F01923" w:rsidRPr="003F79C3" w:rsidRDefault="00F01923" w:rsidP="00F01923">
            <w:pPr>
              <w:rPr>
                <w:b/>
                <w:lang w:val="en-US"/>
              </w:rPr>
            </w:pPr>
            <w:r w:rsidRPr="003F79C3">
              <w:rPr>
                <w:b/>
                <w:lang w:val="en-US"/>
              </w:rPr>
              <w:t>Health Hazards</w:t>
            </w:r>
          </w:p>
        </w:tc>
        <w:tc>
          <w:tcPr>
            <w:tcW w:w="510" w:type="pct"/>
            <w:shd w:val="clear" w:color="auto" w:fill="F2DBDB" w:themeFill="accent2" w:themeFillTint="33"/>
          </w:tcPr>
          <w:p w14:paraId="6D2A4ACC" w14:textId="60B22A05" w:rsidR="00F01923" w:rsidRPr="003F79C3" w:rsidRDefault="00403EF1" w:rsidP="00F01923">
            <w:pPr>
              <w:rPr>
                <w:b/>
                <w:lang w:val="en-US"/>
              </w:rPr>
            </w:pPr>
            <w:r w:rsidRPr="003F79C3">
              <w:rPr>
                <w:b/>
                <w:lang w:val="en-US"/>
              </w:rPr>
              <w:t>Elements of vulnerability</w:t>
            </w:r>
          </w:p>
        </w:tc>
        <w:tc>
          <w:tcPr>
            <w:tcW w:w="1581" w:type="pct"/>
            <w:shd w:val="clear" w:color="auto" w:fill="F2DBDB" w:themeFill="accent2" w:themeFillTint="33"/>
          </w:tcPr>
          <w:p w14:paraId="0A846C99" w14:textId="2E02F07D" w:rsidR="00F01923" w:rsidRPr="003F79C3" w:rsidRDefault="00F01923" w:rsidP="00403EF1">
            <w:pPr>
              <w:rPr>
                <w:b/>
                <w:lang w:val="en-US"/>
              </w:rPr>
            </w:pPr>
            <w:r w:rsidRPr="003F79C3">
              <w:rPr>
                <w:b/>
                <w:lang w:val="en-US"/>
              </w:rPr>
              <w:t>Examples of Indicators</w:t>
            </w:r>
          </w:p>
        </w:tc>
        <w:tc>
          <w:tcPr>
            <w:tcW w:w="1275" w:type="pct"/>
            <w:shd w:val="clear" w:color="auto" w:fill="F2DBDB" w:themeFill="accent2" w:themeFillTint="33"/>
          </w:tcPr>
          <w:p w14:paraId="1546E00F" w14:textId="77777777" w:rsidR="00F01923" w:rsidRPr="003F79C3" w:rsidRDefault="00F01923" w:rsidP="00F01923">
            <w:pPr>
              <w:rPr>
                <w:b/>
                <w:lang w:val="en-US"/>
              </w:rPr>
            </w:pPr>
            <w:r w:rsidRPr="003F79C3">
              <w:rPr>
                <w:b/>
                <w:lang w:val="en-US"/>
              </w:rPr>
              <w:t>Data Source</w:t>
            </w:r>
          </w:p>
        </w:tc>
        <w:tc>
          <w:tcPr>
            <w:tcW w:w="1123" w:type="pct"/>
            <w:shd w:val="clear" w:color="auto" w:fill="F2DBDB" w:themeFill="accent2" w:themeFillTint="33"/>
          </w:tcPr>
          <w:p w14:paraId="5B0E54F2" w14:textId="77777777" w:rsidR="00F01923" w:rsidRPr="003F79C3" w:rsidRDefault="00F01923" w:rsidP="00F01923">
            <w:pPr>
              <w:rPr>
                <w:b/>
                <w:lang w:val="en-US"/>
              </w:rPr>
            </w:pPr>
            <w:r w:rsidRPr="003F79C3">
              <w:rPr>
                <w:b/>
                <w:lang w:val="en-US"/>
              </w:rPr>
              <w:t>Method(s) of Verifying Efficacy and Appropriateness of Indicators</w:t>
            </w:r>
          </w:p>
        </w:tc>
      </w:tr>
      <w:tr w:rsidR="00F01923" w:rsidRPr="003F79C3" w14:paraId="5FBECF85" w14:textId="77777777" w:rsidTr="00057D89">
        <w:tc>
          <w:tcPr>
            <w:tcW w:w="510" w:type="pct"/>
            <w:vMerge w:val="restart"/>
            <w:shd w:val="clear" w:color="auto" w:fill="F2F2F2" w:themeFill="background1" w:themeFillShade="F2"/>
          </w:tcPr>
          <w:p w14:paraId="088CCD02" w14:textId="428FE556" w:rsidR="00F01923" w:rsidRPr="003F79C3" w:rsidRDefault="00F01923" w:rsidP="00F01923">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510" w:type="pct"/>
            <w:shd w:val="clear" w:color="auto" w:fill="FDE9D9" w:themeFill="accent6" w:themeFillTint="33"/>
          </w:tcPr>
          <w:p w14:paraId="1CA177B5" w14:textId="77777777" w:rsidR="00F01923" w:rsidRPr="003F79C3" w:rsidRDefault="00F01923" w:rsidP="00F01923">
            <w:pPr>
              <w:rPr>
                <w:lang w:val="en-US"/>
              </w:rPr>
            </w:pPr>
            <w:r w:rsidRPr="003F79C3">
              <w:rPr>
                <w:lang w:val="en-US"/>
              </w:rPr>
              <w:t>Exposure</w:t>
            </w:r>
          </w:p>
          <w:p w14:paraId="797A1425" w14:textId="77777777" w:rsidR="00F01923" w:rsidRPr="003F79C3" w:rsidRDefault="00F01923" w:rsidP="00F01923">
            <w:pPr>
              <w:rPr>
                <w:lang w:val="en-US"/>
              </w:rPr>
            </w:pPr>
          </w:p>
          <w:p w14:paraId="5B63D4E3" w14:textId="77777777" w:rsidR="00F01923" w:rsidRPr="003F79C3" w:rsidRDefault="00F01923" w:rsidP="00F01923">
            <w:pPr>
              <w:rPr>
                <w:lang w:val="en-US"/>
              </w:rPr>
            </w:pPr>
          </w:p>
        </w:tc>
        <w:tc>
          <w:tcPr>
            <w:tcW w:w="1581" w:type="pct"/>
          </w:tcPr>
          <w:p w14:paraId="1FEAF5A3" w14:textId="77777777" w:rsidR="00F01923" w:rsidRPr="003F79C3" w:rsidRDefault="00F01923" w:rsidP="001920A5">
            <w:pPr>
              <w:pStyle w:val="ListParagraph"/>
              <w:numPr>
                <w:ilvl w:val="0"/>
                <w:numId w:val="10"/>
              </w:numPr>
              <w:rPr>
                <w:lang w:val="en-US"/>
              </w:rPr>
            </w:pPr>
            <w:r w:rsidRPr="003F79C3">
              <w:rPr>
                <w:lang w:val="en-US"/>
              </w:rPr>
              <w:t>Maximum and minimum temperatures, heat index</w:t>
            </w:r>
          </w:p>
          <w:p w14:paraId="13DE3AA5" w14:textId="77777777" w:rsidR="00F01923" w:rsidRPr="003F79C3" w:rsidRDefault="00F01923" w:rsidP="001920A5">
            <w:pPr>
              <w:pStyle w:val="ListParagraph"/>
              <w:numPr>
                <w:ilvl w:val="0"/>
                <w:numId w:val="10"/>
              </w:numPr>
              <w:rPr>
                <w:lang w:val="en-US"/>
              </w:rPr>
            </w:pPr>
            <w:r w:rsidRPr="003F79C3">
              <w:rPr>
                <w:lang w:val="en-US"/>
              </w:rPr>
              <w:t>Increase in heat alerts/warnings</w:t>
            </w:r>
          </w:p>
          <w:p w14:paraId="4F7C89E8" w14:textId="77777777" w:rsidR="00F01923" w:rsidRPr="003F79C3" w:rsidRDefault="00F01923" w:rsidP="001920A5">
            <w:pPr>
              <w:pStyle w:val="ListParagraph"/>
              <w:numPr>
                <w:ilvl w:val="0"/>
                <w:numId w:val="10"/>
              </w:numPr>
              <w:rPr>
                <w:lang w:val="en-US"/>
              </w:rPr>
            </w:pPr>
            <w:r w:rsidRPr="003F79C3">
              <w:rPr>
                <w:lang w:val="en-US"/>
              </w:rPr>
              <w:t>Projected hot days and warm nights</w:t>
            </w:r>
          </w:p>
          <w:p w14:paraId="77C36B6F" w14:textId="77777777" w:rsidR="00F01923" w:rsidRPr="003F79C3" w:rsidRDefault="00F01923" w:rsidP="001920A5">
            <w:pPr>
              <w:pStyle w:val="ListParagraph"/>
              <w:numPr>
                <w:ilvl w:val="0"/>
                <w:numId w:val="10"/>
              </w:numPr>
              <w:rPr>
                <w:lang w:val="en-US"/>
              </w:rPr>
            </w:pPr>
            <w:r w:rsidRPr="003F79C3">
              <w:rPr>
                <w:lang w:val="en-US"/>
              </w:rPr>
              <w:t>Projected cold days</w:t>
            </w:r>
          </w:p>
          <w:p w14:paraId="1EFD7F95" w14:textId="77777777" w:rsidR="00F01923" w:rsidRPr="003F79C3" w:rsidRDefault="00F01923" w:rsidP="001920A5">
            <w:pPr>
              <w:pStyle w:val="ListParagraph"/>
              <w:numPr>
                <w:ilvl w:val="0"/>
                <w:numId w:val="10"/>
              </w:numPr>
              <w:rPr>
                <w:lang w:val="en-US"/>
              </w:rPr>
            </w:pPr>
            <w:r w:rsidRPr="003F79C3">
              <w:rPr>
                <w:lang w:val="en-US"/>
              </w:rPr>
              <w:t>Projected air temperature seasonal changes and extremes</w:t>
            </w:r>
          </w:p>
          <w:p w14:paraId="7E142D26" w14:textId="77777777" w:rsidR="00F01923" w:rsidRPr="003F79C3" w:rsidRDefault="00F01923" w:rsidP="001920A5">
            <w:pPr>
              <w:pStyle w:val="ListParagraph"/>
              <w:numPr>
                <w:ilvl w:val="0"/>
                <w:numId w:val="10"/>
              </w:numPr>
              <w:rPr>
                <w:lang w:val="en-US"/>
              </w:rPr>
            </w:pPr>
            <w:r w:rsidRPr="003F79C3">
              <w:rPr>
                <w:lang w:val="en-US"/>
              </w:rPr>
              <w:t>Proportion of the population living in an urban heat island</w:t>
            </w:r>
          </w:p>
        </w:tc>
        <w:tc>
          <w:tcPr>
            <w:tcW w:w="1275" w:type="pct"/>
          </w:tcPr>
          <w:p w14:paraId="67150995" w14:textId="77777777" w:rsidR="00F01923" w:rsidRPr="003F79C3" w:rsidRDefault="00F01923" w:rsidP="00F01923">
            <w:pPr>
              <w:rPr>
                <w:lang w:val="en-US"/>
              </w:rPr>
            </w:pPr>
          </w:p>
        </w:tc>
        <w:tc>
          <w:tcPr>
            <w:tcW w:w="1123" w:type="pct"/>
          </w:tcPr>
          <w:p w14:paraId="2D1D7FDB" w14:textId="77777777" w:rsidR="00F01923" w:rsidRPr="003F79C3" w:rsidRDefault="00F01923" w:rsidP="00F01923">
            <w:pPr>
              <w:rPr>
                <w:lang w:val="en-US"/>
              </w:rPr>
            </w:pPr>
          </w:p>
        </w:tc>
      </w:tr>
      <w:tr w:rsidR="00F01923" w:rsidRPr="003F79C3" w14:paraId="1D43A436" w14:textId="77777777" w:rsidTr="00057D89">
        <w:tc>
          <w:tcPr>
            <w:tcW w:w="510" w:type="pct"/>
            <w:vMerge/>
            <w:shd w:val="clear" w:color="auto" w:fill="F2F2F2" w:themeFill="background1" w:themeFillShade="F2"/>
          </w:tcPr>
          <w:p w14:paraId="362C0ECA" w14:textId="77777777" w:rsidR="00F01923" w:rsidRPr="003F79C3" w:rsidRDefault="00F01923" w:rsidP="00F01923">
            <w:pPr>
              <w:rPr>
                <w:b/>
                <w:lang w:val="en-US"/>
              </w:rPr>
            </w:pPr>
          </w:p>
        </w:tc>
        <w:tc>
          <w:tcPr>
            <w:tcW w:w="510" w:type="pct"/>
            <w:shd w:val="clear" w:color="auto" w:fill="FDE9D9" w:themeFill="accent6" w:themeFillTint="33"/>
          </w:tcPr>
          <w:p w14:paraId="53401D52" w14:textId="77777777" w:rsidR="00F01923" w:rsidRPr="003F79C3" w:rsidRDefault="00F01923" w:rsidP="00F01923">
            <w:pPr>
              <w:rPr>
                <w:lang w:val="en-US"/>
              </w:rPr>
            </w:pPr>
            <w:r w:rsidRPr="003F79C3">
              <w:rPr>
                <w:lang w:val="en-US"/>
              </w:rPr>
              <w:t xml:space="preserve">Sensitivity </w:t>
            </w:r>
          </w:p>
        </w:tc>
        <w:tc>
          <w:tcPr>
            <w:tcW w:w="1581" w:type="pct"/>
          </w:tcPr>
          <w:p w14:paraId="5DB1A6A2"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03527883" w14:textId="77777777" w:rsidR="00F01923" w:rsidRPr="003F79C3" w:rsidRDefault="00F01923" w:rsidP="001920A5">
            <w:pPr>
              <w:pStyle w:val="ListParagraph"/>
              <w:numPr>
                <w:ilvl w:val="0"/>
                <w:numId w:val="10"/>
              </w:numPr>
              <w:rPr>
                <w:lang w:val="en-US"/>
              </w:rPr>
            </w:pPr>
            <w:r w:rsidRPr="003F79C3">
              <w:rPr>
                <w:lang w:val="en-US"/>
              </w:rPr>
              <w:t>Number of people with conditions that inhibit temperature regulation</w:t>
            </w:r>
          </w:p>
          <w:p w14:paraId="0DE5DD09" w14:textId="77777777" w:rsidR="00F01923" w:rsidRPr="003F79C3" w:rsidRDefault="00F01923" w:rsidP="001920A5">
            <w:pPr>
              <w:pStyle w:val="ListParagraph"/>
              <w:numPr>
                <w:ilvl w:val="0"/>
                <w:numId w:val="10"/>
              </w:numPr>
              <w:rPr>
                <w:lang w:val="en-US"/>
              </w:rPr>
            </w:pPr>
            <w:r w:rsidRPr="003F79C3">
              <w:rPr>
                <w:lang w:val="en-US"/>
              </w:rPr>
              <w:t>Number of seniors</w:t>
            </w:r>
          </w:p>
          <w:p w14:paraId="465D5287" w14:textId="77777777" w:rsidR="00F01923" w:rsidRPr="003F79C3" w:rsidRDefault="00F01923" w:rsidP="001920A5">
            <w:pPr>
              <w:pStyle w:val="ListParagraph"/>
              <w:numPr>
                <w:ilvl w:val="0"/>
                <w:numId w:val="10"/>
              </w:numPr>
              <w:rPr>
                <w:lang w:val="en-US"/>
              </w:rPr>
            </w:pPr>
            <w:r w:rsidRPr="003F79C3">
              <w:rPr>
                <w:lang w:val="en-US"/>
              </w:rPr>
              <w:t>Number of children</w:t>
            </w:r>
          </w:p>
          <w:p w14:paraId="0533CEA0" w14:textId="77777777" w:rsidR="00F01923" w:rsidRPr="003F79C3" w:rsidRDefault="00F01923" w:rsidP="001920A5">
            <w:pPr>
              <w:pStyle w:val="ListParagraph"/>
              <w:numPr>
                <w:ilvl w:val="0"/>
                <w:numId w:val="10"/>
              </w:numPr>
              <w:rPr>
                <w:lang w:val="en-US"/>
              </w:rPr>
            </w:pPr>
            <w:r w:rsidRPr="003F79C3">
              <w:rPr>
                <w:lang w:val="en-US"/>
              </w:rPr>
              <w:t>Heat-related morbidity and mortality</w:t>
            </w:r>
          </w:p>
          <w:p w14:paraId="2F8A91D7" w14:textId="77777777" w:rsidR="00F01923" w:rsidRPr="003F79C3" w:rsidRDefault="00F01923" w:rsidP="001920A5">
            <w:pPr>
              <w:pStyle w:val="ListParagraph"/>
              <w:numPr>
                <w:ilvl w:val="0"/>
                <w:numId w:val="10"/>
              </w:numPr>
              <w:rPr>
                <w:lang w:val="en-US"/>
              </w:rPr>
            </w:pPr>
            <w:r w:rsidRPr="003F79C3">
              <w:rPr>
                <w:lang w:val="en-US"/>
              </w:rPr>
              <w:t>Cold-related morbidity and mortality</w:t>
            </w:r>
          </w:p>
        </w:tc>
        <w:tc>
          <w:tcPr>
            <w:tcW w:w="1275" w:type="pct"/>
          </w:tcPr>
          <w:p w14:paraId="7209A40B" w14:textId="77777777" w:rsidR="00F01923" w:rsidRPr="003F79C3" w:rsidRDefault="00F01923" w:rsidP="00F01923">
            <w:pPr>
              <w:rPr>
                <w:lang w:val="en-US"/>
              </w:rPr>
            </w:pPr>
          </w:p>
        </w:tc>
        <w:tc>
          <w:tcPr>
            <w:tcW w:w="1123" w:type="pct"/>
          </w:tcPr>
          <w:p w14:paraId="76E72A03" w14:textId="77777777" w:rsidR="00F01923" w:rsidRPr="003F79C3" w:rsidRDefault="00F01923" w:rsidP="00F01923">
            <w:pPr>
              <w:rPr>
                <w:lang w:val="en-US"/>
              </w:rPr>
            </w:pPr>
          </w:p>
        </w:tc>
      </w:tr>
      <w:tr w:rsidR="00F01923" w:rsidRPr="003F79C3" w14:paraId="24C5BED2" w14:textId="77777777" w:rsidTr="00057D89">
        <w:tc>
          <w:tcPr>
            <w:tcW w:w="510" w:type="pct"/>
            <w:vMerge/>
            <w:shd w:val="clear" w:color="auto" w:fill="F2F2F2" w:themeFill="background1" w:themeFillShade="F2"/>
          </w:tcPr>
          <w:p w14:paraId="46FF6D7B" w14:textId="77777777" w:rsidR="00F01923" w:rsidRPr="003F79C3" w:rsidRDefault="00F01923" w:rsidP="00F01923">
            <w:pPr>
              <w:rPr>
                <w:b/>
                <w:lang w:val="en-US"/>
              </w:rPr>
            </w:pPr>
          </w:p>
        </w:tc>
        <w:tc>
          <w:tcPr>
            <w:tcW w:w="510" w:type="pct"/>
            <w:shd w:val="clear" w:color="auto" w:fill="DAEEF3" w:themeFill="accent5" w:themeFillTint="33"/>
          </w:tcPr>
          <w:p w14:paraId="5017D48F" w14:textId="77777777" w:rsidR="00F01923" w:rsidRPr="003F79C3" w:rsidRDefault="00F01923" w:rsidP="00F01923">
            <w:pPr>
              <w:rPr>
                <w:lang w:val="en-US"/>
              </w:rPr>
            </w:pPr>
            <w:r w:rsidRPr="003F79C3">
              <w:rPr>
                <w:lang w:val="en-US"/>
              </w:rPr>
              <w:t>Adaptive Capacity</w:t>
            </w:r>
          </w:p>
        </w:tc>
        <w:tc>
          <w:tcPr>
            <w:tcW w:w="1581" w:type="pct"/>
          </w:tcPr>
          <w:p w14:paraId="3D4259BA"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3578FE00" w14:textId="77777777" w:rsidR="00F01923" w:rsidRPr="003F79C3" w:rsidRDefault="00F01923" w:rsidP="001920A5">
            <w:pPr>
              <w:pStyle w:val="ListParagraph"/>
              <w:numPr>
                <w:ilvl w:val="0"/>
                <w:numId w:val="10"/>
              </w:numPr>
              <w:rPr>
                <w:lang w:val="en-US"/>
              </w:rPr>
            </w:pPr>
            <w:r w:rsidRPr="003F79C3">
              <w:rPr>
                <w:lang w:val="en-US"/>
              </w:rPr>
              <w:t>Proportion of the population without air conditioning</w:t>
            </w:r>
          </w:p>
          <w:p w14:paraId="7DB52023" w14:textId="77777777" w:rsidR="00F01923" w:rsidRPr="003F79C3" w:rsidRDefault="00F01923" w:rsidP="001920A5">
            <w:pPr>
              <w:pStyle w:val="ListParagraph"/>
              <w:numPr>
                <w:ilvl w:val="0"/>
                <w:numId w:val="10"/>
              </w:numPr>
              <w:rPr>
                <w:lang w:val="en-US"/>
              </w:rPr>
            </w:pPr>
            <w:r w:rsidRPr="003F79C3">
              <w:rPr>
                <w:lang w:val="en-US"/>
              </w:rPr>
              <w:t>Access to cooling centers</w:t>
            </w:r>
          </w:p>
          <w:p w14:paraId="6F0EEF64" w14:textId="2B864BD5" w:rsidR="00F01923" w:rsidRPr="003F79C3" w:rsidRDefault="00E64589"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2B02D35A" w14:textId="77777777" w:rsidR="00F01923" w:rsidRPr="003F79C3" w:rsidRDefault="00F01923" w:rsidP="00F01923">
            <w:pPr>
              <w:rPr>
                <w:lang w:val="en-US"/>
              </w:rPr>
            </w:pPr>
          </w:p>
        </w:tc>
        <w:tc>
          <w:tcPr>
            <w:tcW w:w="1123" w:type="pct"/>
          </w:tcPr>
          <w:p w14:paraId="2672FFA2" w14:textId="77777777" w:rsidR="00F01923" w:rsidRPr="003F79C3" w:rsidRDefault="00F01923" w:rsidP="00F01923">
            <w:pPr>
              <w:rPr>
                <w:lang w:val="en-US"/>
              </w:rPr>
            </w:pPr>
          </w:p>
        </w:tc>
      </w:tr>
      <w:tr w:rsidR="00F01923" w:rsidRPr="003F79C3" w14:paraId="26BD061B" w14:textId="77777777" w:rsidTr="00057D89">
        <w:tc>
          <w:tcPr>
            <w:tcW w:w="510" w:type="pct"/>
            <w:vMerge w:val="restart"/>
            <w:shd w:val="clear" w:color="auto" w:fill="F2F2F2" w:themeFill="background1" w:themeFillShade="F2"/>
          </w:tcPr>
          <w:p w14:paraId="51365761" w14:textId="77777777" w:rsidR="00F01923" w:rsidRPr="003F79C3" w:rsidRDefault="00F01923" w:rsidP="00F01923">
            <w:pPr>
              <w:rPr>
                <w:b/>
                <w:lang w:val="en-US"/>
              </w:rPr>
            </w:pPr>
            <w:r w:rsidRPr="003F79C3">
              <w:rPr>
                <w:b/>
                <w:lang w:val="en-US"/>
              </w:rPr>
              <w:t xml:space="preserve">Other extreme weather events (e.g. extreme </w:t>
            </w:r>
            <w:r w:rsidRPr="003F79C3">
              <w:rPr>
                <w:b/>
                <w:lang w:val="en-US"/>
              </w:rPr>
              <w:lastRenderedPageBreak/>
              <w:t>heat, droughts)drought)</w:t>
            </w:r>
          </w:p>
          <w:p w14:paraId="2CC2FCF4" w14:textId="77777777" w:rsidR="00F01923" w:rsidRPr="003F79C3" w:rsidRDefault="00F01923" w:rsidP="00F01923">
            <w:pPr>
              <w:rPr>
                <w:b/>
                <w:lang w:val="en-US"/>
              </w:rPr>
            </w:pPr>
          </w:p>
        </w:tc>
        <w:tc>
          <w:tcPr>
            <w:tcW w:w="510" w:type="pct"/>
            <w:shd w:val="clear" w:color="auto" w:fill="FDE9D9" w:themeFill="accent6" w:themeFillTint="33"/>
          </w:tcPr>
          <w:p w14:paraId="4F6EF8E0" w14:textId="77777777" w:rsidR="00F01923" w:rsidRPr="003F79C3" w:rsidRDefault="00F01923" w:rsidP="00F01923">
            <w:pPr>
              <w:rPr>
                <w:lang w:val="en-US"/>
              </w:rPr>
            </w:pPr>
            <w:r w:rsidRPr="003F79C3">
              <w:rPr>
                <w:lang w:val="en-US"/>
              </w:rPr>
              <w:lastRenderedPageBreak/>
              <w:t>Exposure</w:t>
            </w:r>
          </w:p>
          <w:p w14:paraId="6F4E9A37" w14:textId="77777777" w:rsidR="00F01923" w:rsidRPr="003F79C3" w:rsidRDefault="00F01923" w:rsidP="00F01923">
            <w:pPr>
              <w:rPr>
                <w:lang w:val="en-US"/>
              </w:rPr>
            </w:pPr>
          </w:p>
        </w:tc>
        <w:tc>
          <w:tcPr>
            <w:tcW w:w="1581" w:type="pct"/>
          </w:tcPr>
          <w:p w14:paraId="357F1EF3" w14:textId="77777777" w:rsidR="00F01923" w:rsidRPr="003F79C3" w:rsidRDefault="00F01923" w:rsidP="001920A5">
            <w:pPr>
              <w:pStyle w:val="ListParagraph"/>
              <w:numPr>
                <w:ilvl w:val="0"/>
                <w:numId w:val="10"/>
              </w:numPr>
              <w:rPr>
                <w:lang w:val="en-US"/>
              </w:rPr>
            </w:pPr>
            <w:r w:rsidRPr="003F79C3">
              <w:rPr>
                <w:lang w:val="en-US"/>
              </w:rPr>
              <w:t>Historical precipitation intensity, duration and frequency patterns</w:t>
            </w:r>
          </w:p>
          <w:p w14:paraId="68D32A90" w14:textId="77777777" w:rsidR="00F01923" w:rsidRPr="003F79C3" w:rsidRDefault="00F01923" w:rsidP="001920A5">
            <w:pPr>
              <w:pStyle w:val="ListParagraph"/>
              <w:numPr>
                <w:ilvl w:val="0"/>
                <w:numId w:val="10"/>
              </w:numPr>
              <w:rPr>
                <w:lang w:val="en-US"/>
              </w:rPr>
            </w:pPr>
            <w:r w:rsidRPr="003F79C3">
              <w:rPr>
                <w:lang w:val="en-US"/>
              </w:rPr>
              <w:t xml:space="preserve">Projected precipitation intensity, duration </w:t>
            </w:r>
            <w:r w:rsidRPr="003F79C3">
              <w:rPr>
                <w:lang w:val="en-US"/>
              </w:rPr>
              <w:lastRenderedPageBreak/>
              <w:t>and frequency patterns</w:t>
            </w:r>
          </w:p>
          <w:p w14:paraId="0814D1CC" w14:textId="77777777" w:rsidR="00F01923" w:rsidRPr="003F79C3" w:rsidRDefault="00F01923" w:rsidP="001920A5">
            <w:pPr>
              <w:pStyle w:val="ListParagraph"/>
              <w:numPr>
                <w:ilvl w:val="0"/>
                <w:numId w:val="10"/>
              </w:numPr>
              <w:rPr>
                <w:lang w:val="en-US"/>
              </w:rPr>
            </w:pPr>
            <w:r w:rsidRPr="003F79C3">
              <w:rPr>
                <w:lang w:val="en-US"/>
              </w:rPr>
              <w:t>Historical frequency, severity, distribution, and duration of wildfires, flooding, droughts and other extremes</w:t>
            </w:r>
          </w:p>
          <w:p w14:paraId="21C13FC6" w14:textId="77777777" w:rsidR="00F01923" w:rsidRPr="003F79C3" w:rsidRDefault="00F01923" w:rsidP="001920A5">
            <w:pPr>
              <w:pStyle w:val="ListParagraph"/>
              <w:numPr>
                <w:ilvl w:val="0"/>
                <w:numId w:val="10"/>
              </w:numPr>
              <w:rPr>
                <w:lang w:val="en-US"/>
              </w:rPr>
            </w:pPr>
            <w:r w:rsidRPr="003F79C3">
              <w:rPr>
                <w:lang w:val="en-US"/>
              </w:rPr>
              <w:t>Projected frequency, severity, distribution, and duration of wildfires, flooding, droughts and other extremes</w:t>
            </w:r>
          </w:p>
          <w:p w14:paraId="0DB85F68" w14:textId="77777777" w:rsidR="00F01923" w:rsidRPr="003F79C3" w:rsidRDefault="00F01923" w:rsidP="001920A5">
            <w:pPr>
              <w:pStyle w:val="ListParagraph"/>
              <w:numPr>
                <w:ilvl w:val="0"/>
                <w:numId w:val="10"/>
              </w:numPr>
              <w:rPr>
                <w:lang w:val="en-US"/>
              </w:rPr>
            </w:pPr>
            <w:r w:rsidRPr="003F79C3">
              <w:rPr>
                <w:lang w:val="en-US"/>
              </w:rPr>
              <w:t>Proportion of the population living on or near flood plains</w:t>
            </w:r>
          </w:p>
        </w:tc>
        <w:tc>
          <w:tcPr>
            <w:tcW w:w="1275" w:type="pct"/>
          </w:tcPr>
          <w:p w14:paraId="7530CF67" w14:textId="77777777" w:rsidR="00F01923" w:rsidRPr="003F79C3" w:rsidRDefault="00F01923" w:rsidP="00F01923">
            <w:pPr>
              <w:rPr>
                <w:lang w:val="en-US"/>
              </w:rPr>
            </w:pPr>
          </w:p>
        </w:tc>
        <w:tc>
          <w:tcPr>
            <w:tcW w:w="1123" w:type="pct"/>
          </w:tcPr>
          <w:p w14:paraId="6C918C37" w14:textId="77777777" w:rsidR="00F01923" w:rsidRPr="003F79C3" w:rsidRDefault="00F01923" w:rsidP="00F01923">
            <w:pPr>
              <w:rPr>
                <w:lang w:val="en-US"/>
              </w:rPr>
            </w:pPr>
          </w:p>
        </w:tc>
      </w:tr>
      <w:tr w:rsidR="00F01923" w:rsidRPr="003F79C3" w14:paraId="7A4665FF" w14:textId="77777777" w:rsidTr="00057D89">
        <w:tc>
          <w:tcPr>
            <w:tcW w:w="510" w:type="pct"/>
            <w:vMerge/>
            <w:shd w:val="clear" w:color="auto" w:fill="F2F2F2" w:themeFill="background1" w:themeFillShade="F2"/>
          </w:tcPr>
          <w:p w14:paraId="3C9FF17B" w14:textId="77777777" w:rsidR="00F01923" w:rsidRPr="003F79C3" w:rsidRDefault="00F01923" w:rsidP="00F01923">
            <w:pPr>
              <w:rPr>
                <w:b/>
                <w:lang w:val="en-US"/>
              </w:rPr>
            </w:pPr>
          </w:p>
        </w:tc>
        <w:tc>
          <w:tcPr>
            <w:tcW w:w="510" w:type="pct"/>
            <w:shd w:val="clear" w:color="auto" w:fill="FDE9D9" w:themeFill="accent6" w:themeFillTint="33"/>
          </w:tcPr>
          <w:p w14:paraId="5EFFD3F3" w14:textId="77777777" w:rsidR="00F01923" w:rsidRPr="003F79C3" w:rsidRDefault="00F01923" w:rsidP="00F01923">
            <w:pPr>
              <w:rPr>
                <w:lang w:val="en-US"/>
              </w:rPr>
            </w:pPr>
            <w:r w:rsidRPr="003F79C3">
              <w:rPr>
                <w:lang w:val="en-US"/>
              </w:rPr>
              <w:t>Sensitivity</w:t>
            </w:r>
          </w:p>
          <w:p w14:paraId="1772EA12" w14:textId="77777777" w:rsidR="00F01923" w:rsidRPr="003F79C3" w:rsidRDefault="00F01923" w:rsidP="00F01923">
            <w:pPr>
              <w:rPr>
                <w:lang w:val="en-US"/>
              </w:rPr>
            </w:pPr>
          </w:p>
        </w:tc>
        <w:tc>
          <w:tcPr>
            <w:tcW w:w="1581" w:type="pct"/>
          </w:tcPr>
          <w:p w14:paraId="2E8A7162"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102C82F6" w14:textId="77777777" w:rsidR="00F01923" w:rsidRPr="003F79C3" w:rsidRDefault="00F01923" w:rsidP="001920A5">
            <w:pPr>
              <w:pStyle w:val="ListParagraph"/>
              <w:numPr>
                <w:ilvl w:val="0"/>
                <w:numId w:val="10"/>
              </w:numPr>
              <w:rPr>
                <w:lang w:val="en-US"/>
              </w:rPr>
            </w:pPr>
            <w:r w:rsidRPr="003F79C3">
              <w:rPr>
                <w:lang w:val="en-US"/>
              </w:rPr>
              <w:t>Number of people with mobility limitations</w:t>
            </w:r>
          </w:p>
          <w:p w14:paraId="16A8E05A" w14:textId="77777777" w:rsidR="00F01923" w:rsidRPr="003F79C3" w:rsidRDefault="00F01923" w:rsidP="001920A5">
            <w:pPr>
              <w:pStyle w:val="ListParagraph"/>
              <w:numPr>
                <w:ilvl w:val="0"/>
                <w:numId w:val="10"/>
              </w:numPr>
              <w:rPr>
                <w:lang w:val="en-US"/>
              </w:rPr>
            </w:pPr>
            <w:r w:rsidRPr="003F79C3">
              <w:rPr>
                <w:lang w:val="en-US"/>
              </w:rPr>
              <w:t>Number of seniors</w:t>
            </w:r>
          </w:p>
          <w:p w14:paraId="67B38D06" w14:textId="77777777" w:rsidR="00F01923" w:rsidRPr="003F79C3" w:rsidRDefault="00F01923" w:rsidP="001920A5">
            <w:pPr>
              <w:pStyle w:val="ListParagraph"/>
              <w:numPr>
                <w:ilvl w:val="0"/>
                <w:numId w:val="10"/>
              </w:numPr>
              <w:rPr>
                <w:lang w:val="en-US"/>
              </w:rPr>
            </w:pPr>
            <w:r w:rsidRPr="003F79C3">
              <w:rPr>
                <w:lang w:val="en-US"/>
              </w:rPr>
              <w:t>Number of pregnant women</w:t>
            </w:r>
          </w:p>
          <w:p w14:paraId="6E35FF16" w14:textId="77777777" w:rsidR="00F01923" w:rsidRPr="003F79C3" w:rsidRDefault="00F01923" w:rsidP="001920A5">
            <w:pPr>
              <w:pStyle w:val="ListParagraph"/>
              <w:numPr>
                <w:ilvl w:val="0"/>
                <w:numId w:val="10"/>
              </w:numPr>
              <w:rPr>
                <w:lang w:val="en-US"/>
              </w:rPr>
            </w:pPr>
            <w:r w:rsidRPr="003F79C3">
              <w:rPr>
                <w:lang w:val="en-US"/>
              </w:rPr>
              <w:t xml:space="preserve">Number of children </w:t>
            </w:r>
          </w:p>
          <w:p w14:paraId="2887DC04" w14:textId="77777777" w:rsidR="00F01923" w:rsidRPr="003F79C3" w:rsidRDefault="00F01923" w:rsidP="001920A5">
            <w:pPr>
              <w:pStyle w:val="ListParagraph"/>
              <w:numPr>
                <w:ilvl w:val="0"/>
                <w:numId w:val="10"/>
              </w:numPr>
              <w:rPr>
                <w:lang w:val="en-US"/>
              </w:rPr>
            </w:pPr>
            <w:r w:rsidRPr="003F79C3">
              <w:rPr>
                <w:lang w:val="en-US"/>
              </w:rPr>
              <w:t>Number of people who drink alcohol, use illicit substances or take medication</w:t>
            </w:r>
          </w:p>
          <w:p w14:paraId="7F104404" w14:textId="77777777" w:rsidR="00F01923" w:rsidRPr="003F79C3" w:rsidRDefault="00F01923" w:rsidP="001920A5">
            <w:pPr>
              <w:pStyle w:val="ListParagraph"/>
              <w:numPr>
                <w:ilvl w:val="0"/>
                <w:numId w:val="10"/>
              </w:numPr>
              <w:rPr>
                <w:lang w:val="en-US"/>
              </w:rPr>
            </w:pPr>
            <w:r w:rsidRPr="003F79C3">
              <w:rPr>
                <w:lang w:val="en-US"/>
              </w:rPr>
              <w:t>Morbidity and mortality from extreme weather events (e.g. injuries, infections, mental health outcomes)</w:t>
            </w:r>
          </w:p>
        </w:tc>
        <w:tc>
          <w:tcPr>
            <w:tcW w:w="1275" w:type="pct"/>
          </w:tcPr>
          <w:p w14:paraId="2E0E40FE" w14:textId="77777777" w:rsidR="00F01923" w:rsidRPr="003F79C3" w:rsidRDefault="00F01923" w:rsidP="00F01923">
            <w:pPr>
              <w:rPr>
                <w:lang w:val="en-US"/>
              </w:rPr>
            </w:pPr>
          </w:p>
        </w:tc>
        <w:tc>
          <w:tcPr>
            <w:tcW w:w="1123" w:type="pct"/>
          </w:tcPr>
          <w:p w14:paraId="73E02DB5" w14:textId="77777777" w:rsidR="00F01923" w:rsidRPr="003F79C3" w:rsidRDefault="00F01923" w:rsidP="00F01923">
            <w:pPr>
              <w:rPr>
                <w:lang w:val="en-US"/>
              </w:rPr>
            </w:pPr>
          </w:p>
        </w:tc>
      </w:tr>
      <w:tr w:rsidR="00F01923" w:rsidRPr="003F79C3" w14:paraId="4863D090" w14:textId="77777777" w:rsidTr="00057D89">
        <w:tc>
          <w:tcPr>
            <w:tcW w:w="510" w:type="pct"/>
            <w:vMerge/>
            <w:shd w:val="clear" w:color="auto" w:fill="F2F2F2" w:themeFill="background1" w:themeFillShade="F2"/>
          </w:tcPr>
          <w:p w14:paraId="79C3E18B" w14:textId="77777777" w:rsidR="00F01923" w:rsidRPr="003F79C3" w:rsidRDefault="00F01923" w:rsidP="00F01923">
            <w:pPr>
              <w:rPr>
                <w:b/>
                <w:lang w:val="en-US"/>
              </w:rPr>
            </w:pPr>
          </w:p>
        </w:tc>
        <w:tc>
          <w:tcPr>
            <w:tcW w:w="510" w:type="pct"/>
            <w:shd w:val="clear" w:color="auto" w:fill="DAEEF3" w:themeFill="accent5" w:themeFillTint="33"/>
          </w:tcPr>
          <w:p w14:paraId="6AB07FB7" w14:textId="77777777" w:rsidR="00F01923" w:rsidRPr="003F79C3" w:rsidRDefault="00F01923" w:rsidP="00F01923">
            <w:pPr>
              <w:rPr>
                <w:lang w:val="en-US"/>
              </w:rPr>
            </w:pPr>
            <w:r w:rsidRPr="003F79C3">
              <w:rPr>
                <w:lang w:val="en-US"/>
              </w:rPr>
              <w:t>Adaptive Capacity</w:t>
            </w:r>
          </w:p>
        </w:tc>
        <w:tc>
          <w:tcPr>
            <w:tcW w:w="1581" w:type="pct"/>
          </w:tcPr>
          <w:p w14:paraId="102070D1"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4794B387" w14:textId="77777777" w:rsidR="00F01923" w:rsidRPr="003F79C3" w:rsidRDefault="00F01923" w:rsidP="001920A5">
            <w:pPr>
              <w:pStyle w:val="ListParagraph"/>
              <w:numPr>
                <w:ilvl w:val="0"/>
                <w:numId w:val="10"/>
              </w:numPr>
              <w:rPr>
                <w:lang w:val="en-US"/>
              </w:rPr>
            </w:pPr>
            <w:r w:rsidRPr="003F79C3">
              <w:rPr>
                <w:lang w:val="en-US"/>
              </w:rPr>
              <w:t>Emergency management programs</w:t>
            </w:r>
          </w:p>
          <w:p w14:paraId="63EB6698" w14:textId="77777777" w:rsidR="00F01923" w:rsidRPr="003F79C3" w:rsidRDefault="00F01923" w:rsidP="001920A5">
            <w:pPr>
              <w:pStyle w:val="ListParagraph"/>
              <w:numPr>
                <w:ilvl w:val="0"/>
                <w:numId w:val="10"/>
              </w:numPr>
              <w:rPr>
                <w:lang w:val="en-US"/>
              </w:rPr>
            </w:pPr>
            <w:r w:rsidRPr="003F79C3">
              <w:rPr>
                <w:lang w:val="en-US"/>
              </w:rPr>
              <w:t>Mental health programs focused on reducing mental health outcomes from floods, droughts and other extremes</w:t>
            </w:r>
          </w:p>
          <w:p w14:paraId="2EB82553" w14:textId="58CBCB01" w:rsidR="00E64589" w:rsidRPr="003F79C3" w:rsidRDefault="00E64589"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697CAE7A" w14:textId="77777777" w:rsidR="00F01923" w:rsidRPr="003F79C3" w:rsidRDefault="00F01923" w:rsidP="00F01923">
            <w:pPr>
              <w:rPr>
                <w:lang w:val="en-US"/>
              </w:rPr>
            </w:pPr>
          </w:p>
        </w:tc>
        <w:tc>
          <w:tcPr>
            <w:tcW w:w="1123" w:type="pct"/>
          </w:tcPr>
          <w:p w14:paraId="6F3E698A" w14:textId="77777777" w:rsidR="00F01923" w:rsidRPr="003F79C3" w:rsidRDefault="00F01923" w:rsidP="00F01923">
            <w:pPr>
              <w:rPr>
                <w:lang w:val="en-US"/>
              </w:rPr>
            </w:pPr>
          </w:p>
        </w:tc>
      </w:tr>
      <w:tr w:rsidR="00F01923" w:rsidRPr="003F79C3" w14:paraId="0981B38C" w14:textId="77777777" w:rsidTr="00057D89">
        <w:tc>
          <w:tcPr>
            <w:tcW w:w="510" w:type="pct"/>
            <w:vMerge w:val="restart"/>
            <w:shd w:val="clear" w:color="auto" w:fill="F2F2F2" w:themeFill="background1" w:themeFillShade="F2"/>
          </w:tcPr>
          <w:p w14:paraId="384500DA" w14:textId="7E793A86" w:rsidR="00F01923" w:rsidRPr="003F79C3" w:rsidRDefault="00E64589" w:rsidP="00F01923">
            <w:pPr>
              <w:rPr>
                <w:b/>
                <w:lang w:val="en-US"/>
              </w:rPr>
            </w:pPr>
            <w:r w:rsidRPr="003F79C3">
              <w:rPr>
                <w:b/>
                <w:lang w:val="en-US"/>
              </w:rPr>
              <w:t>UV Exposure</w:t>
            </w:r>
          </w:p>
          <w:p w14:paraId="4A3E6B2F" w14:textId="77777777" w:rsidR="00F01923" w:rsidRPr="003F79C3" w:rsidRDefault="00F01923" w:rsidP="00F01923">
            <w:pPr>
              <w:rPr>
                <w:b/>
                <w:lang w:val="en-US"/>
              </w:rPr>
            </w:pPr>
          </w:p>
        </w:tc>
        <w:tc>
          <w:tcPr>
            <w:tcW w:w="510" w:type="pct"/>
            <w:shd w:val="clear" w:color="auto" w:fill="FDE9D9" w:themeFill="accent6" w:themeFillTint="33"/>
          </w:tcPr>
          <w:p w14:paraId="57A2C88F" w14:textId="77777777" w:rsidR="00F01923" w:rsidRPr="003F79C3" w:rsidRDefault="00F01923" w:rsidP="00F01923">
            <w:pPr>
              <w:rPr>
                <w:lang w:val="en-US"/>
              </w:rPr>
            </w:pPr>
            <w:r w:rsidRPr="003F79C3">
              <w:rPr>
                <w:lang w:val="en-US"/>
              </w:rPr>
              <w:t>Exposure</w:t>
            </w:r>
          </w:p>
          <w:p w14:paraId="1AF4F1AA" w14:textId="77777777" w:rsidR="00F01923" w:rsidRPr="003F79C3" w:rsidRDefault="00F01923" w:rsidP="00F01923">
            <w:pPr>
              <w:rPr>
                <w:lang w:val="en-US"/>
              </w:rPr>
            </w:pPr>
          </w:p>
        </w:tc>
        <w:tc>
          <w:tcPr>
            <w:tcW w:w="1581" w:type="pct"/>
          </w:tcPr>
          <w:p w14:paraId="41E7C6D2" w14:textId="77777777" w:rsidR="00F01923" w:rsidRPr="003F79C3" w:rsidRDefault="00F01923" w:rsidP="001920A5">
            <w:pPr>
              <w:pStyle w:val="ListParagraph"/>
              <w:numPr>
                <w:ilvl w:val="0"/>
                <w:numId w:val="10"/>
              </w:numPr>
              <w:rPr>
                <w:lang w:val="en-US"/>
              </w:rPr>
            </w:pPr>
            <w:r w:rsidRPr="003F79C3">
              <w:rPr>
                <w:lang w:val="en-US"/>
              </w:rPr>
              <w:t>Proportion of the population that does not take protective measures during sunniest parts of the day</w:t>
            </w:r>
          </w:p>
          <w:p w14:paraId="73C34BBD" w14:textId="77777777" w:rsidR="00F01923" w:rsidRPr="003F79C3" w:rsidRDefault="00F01923" w:rsidP="001920A5">
            <w:pPr>
              <w:pStyle w:val="ListParagraph"/>
              <w:numPr>
                <w:ilvl w:val="0"/>
                <w:numId w:val="10"/>
              </w:numPr>
              <w:rPr>
                <w:lang w:val="en-US"/>
              </w:rPr>
            </w:pPr>
            <w:r w:rsidRPr="003F79C3">
              <w:rPr>
                <w:lang w:val="en-US"/>
              </w:rPr>
              <w:t>Extension of warm season due to climate change</w:t>
            </w:r>
          </w:p>
        </w:tc>
        <w:tc>
          <w:tcPr>
            <w:tcW w:w="1275" w:type="pct"/>
          </w:tcPr>
          <w:p w14:paraId="263D8F9E" w14:textId="77777777" w:rsidR="00F01923" w:rsidRPr="003F79C3" w:rsidRDefault="00F01923" w:rsidP="00F01923">
            <w:pPr>
              <w:rPr>
                <w:lang w:val="en-US"/>
              </w:rPr>
            </w:pPr>
          </w:p>
        </w:tc>
        <w:tc>
          <w:tcPr>
            <w:tcW w:w="1123" w:type="pct"/>
          </w:tcPr>
          <w:p w14:paraId="22BB60EA" w14:textId="77777777" w:rsidR="00F01923" w:rsidRPr="003F79C3" w:rsidRDefault="00F01923" w:rsidP="00F01923">
            <w:pPr>
              <w:rPr>
                <w:lang w:val="en-US"/>
              </w:rPr>
            </w:pPr>
          </w:p>
        </w:tc>
      </w:tr>
      <w:tr w:rsidR="00F01923" w:rsidRPr="003F79C3" w14:paraId="1F6E0384" w14:textId="77777777" w:rsidTr="00057D89">
        <w:tc>
          <w:tcPr>
            <w:tcW w:w="510" w:type="pct"/>
            <w:vMerge/>
            <w:shd w:val="clear" w:color="auto" w:fill="F2F2F2" w:themeFill="background1" w:themeFillShade="F2"/>
          </w:tcPr>
          <w:p w14:paraId="4FD1C0B9" w14:textId="77777777" w:rsidR="00F01923" w:rsidRPr="003F79C3" w:rsidRDefault="00F01923" w:rsidP="00F01923">
            <w:pPr>
              <w:rPr>
                <w:lang w:val="en-US"/>
              </w:rPr>
            </w:pPr>
          </w:p>
        </w:tc>
        <w:tc>
          <w:tcPr>
            <w:tcW w:w="510" w:type="pct"/>
            <w:shd w:val="clear" w:color="auto" w:fill="FDE9D9" w:themeFill="accent6" w:themeFillTint="33"/>
          </w:tcPr>
          <w:p w14:paraId="3CDB6242" w14:textId="77777777" w:rsidR="00F01923" w:rsidRPr="003F79C3" w:rsidRDefault="00F01923" w:rsidP="00F01923">
            <w:pPr>
              <w:rPr>
                <w:lang w:val="en-US"/>
              </w:rPr>
            </w:pPr>
            <w:r w:rsidRPr="003F79C3">
              <w:rPr>
                <w:lang w:val="en-US"/>
              </w:rPr>
              <w:t>Sensitivity</w:t>
            </w:r>
          </w:p>
        </w:tc>
        <w:tc>
          <w:tcPr>
            <w:tcW w:w="1581" w:type="pct"/>
          </w:tcPr>
          <w:p w14:paraId="47554AC7" w14:textId="77777777" w:rsidR="00F01923" w:rsidRPr="003F79C3" w:rsidRDefault="00F01923" w:rsidP="001920A5">
            <w:pPr>
              <w:pStyle w:val="ListParagraph"/>
              <w:numPr>
                <w:ilvl w:val="0"/>
                <w:numId w:val="10"/>
              </w:numPr>
              <w:rPr>
                <w:lang w:val="en-US"/>
              </w:rPr>
            </w:pPr>
            <w:r w:rsidRPr="003F79C3">
              <w:rPr>
                <w:lang w:val="en-US"/>
              </w:rPr>
              <w:t>Number of children</w:t>
            </w:r>
          </w:p>
          <w:p w14:paraId="2E22951A" w14:textId="77777777" w:rsidR="00F01923" w:rsidRPr="003F79C3" w:rsidRDefault="00F01923" w:rsidP="001920A5">
            <w:pPr>
              <w:pStyle w:val="ListParagraph"/>
              <w:numPr>
                <w:ilvl w:val="0"/>
                <w:numId w:val="10"/>
              </w:numPr>
              <w:rPr>
                <w:lang w:val="en-US"/>
              </w:rPr>
            </w:pPr>
            <w:r w:rsidRPr="003F79C3">
              <w:rPr>
                <w:lang w:val="en-US"/>
              </w:rPr>
              <w:t>Number of persons working outdoors</w:t>
            </w:r>
          </w:p>
          <w:p w14:paraId="7FBED3FE" w14:textId="77777777" w:rsidR="00F01923" w:rsidRPr="003F79C3" w:rsidRDefault="00F01923" w:rsidP="001920A5">
            <w:pPr>
              <w:pStyle w:val="ListParagraph"/>
              <w:numPr>
                <w:ilvl w:val="0"/>
                <w:numId w:val="10"/>
              </w:numPr>
              <w:rPr>
                <w:lang w:val="en-US"/>
              </w:rPr>
            </w:pPr>
            <w:r w:rsidRPr="003F79C3">
              <w:rPr>
                <w:lang w:val="en-US"/>
              </w:rPr>
              <w:t>Number of persons with skin conditions that increase sun damage risks</w:t>
            </w:r>
          </w:p>
        </w:tc>
        <w:tc>
          <w:tcPr>
            <w:tcW w:w="1275" w:type="pct"/>
          </w:tcPr>
          <w:p w14:paraId="56D7B766" w14:textId="77777777" w:rsidR="00F01923" w:rsidRPr="003F79C3" w:rsidRDefault="00F01923" w:rsidP="00F01923">
            <w:pPr>
              <w:rPr>
                <w:lang w:val="en-US"/>
              </w:rPr>
            </w:pPr>
          </w:p>
        </w:tc>
        <w:tc>
          <w:tcPr>
            <w:tcW w:w="1123" w:type="pct"/>
          </w:tcPr>
          <w:p w14:paraId="2CA3B546" w14:textId="77777777" w:rsidR="00F01923" w:rsidRPr="003F79C3" w:rsidRDefault="00F01923" w:rsidP="00F01923">
            <w:pPr>
              <w:rPr>
                <w:lang w:val="en-US"/>
              </w:rPr>
            </w:pPr>
          </w:p>
        </w:tc>
      </w:tr>
      <w:tr w:rsidR="00F01923" w:rsidRPr="003F79C3" w14:paraId="0BDE5110" w14:textId="77777777" w:rsidTr="00057D89">
        <w:tc>
          <w:tcPr>
            <w:tcW w:w="510" w:type="pct"/>
            <w:vMerge/>
            <w:shd w:val="clear" w:color="auto" w:fill="F2F2F2" w:themeFill="background1" w:themeFillShade="F2"/>
          </w:tcPr>
          <w:p w14:paraId="5A89A48F" w14:textId="77777777" w:rsidR="00F01923" w:rsidRPr="003F79C3" w:rsidRDefault="00F01923" w:rsidP="00F01923">
            <w:pPr>
              <w:rPr>
                <w:lang w:val="en-US"/>
              </w:rPr>
            </w:pPr>
          </w:p>
        </w:tc>
        <w:tc>
          <w:tcPr>
            <w:tcW w:w="510" w:type="pct"/>
            <w:shd w:val="clear" w:color="auto" w:fill="DAEEF3" w:themeFill="accent5" w:themeFillTint="33"/>
          </w:tcPr>
          <w:p w14:paraId="6D7AF855" w14:textId="77777777" w:rsidR="00F01923" w:rsidRPr="003F79C3" w:rsidRDefault="00F01923" w:rsidP="00F01923">
            <w:pPr>
              <w:rPr>
                <w:lang w:val="en-US"/>
              </w:rPr>
            </w:pPr>
            <w:r w:rsidRPr="003F79C3">
              <w:rPr>
                <w:lang w:val="en-US"/>
              </w:rPr>
              <w:t>Adaptive Capacity</w:t>
            </w:r>
          </w:p>
        </w:tc>
        <w:tc>
          <w:tcPr>
            <w:tcW w:w="1581" w:type="pct"/>
          </w:tcPr>
          <w:p w14:paraId="2195D4C9"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0C10D8E5" w14:textId="77777777" w:rsidR="00F01923" w:rsidRPr="003F79C3" w:rsidRDefault="00F01923" w:rsidP="001920A5">
            <w:pPr>
              <w:pStyle w:val="ListParagraph"/>
              <w:numPr>
                <w:ilvl w:val="0"/>
                <w:numId w:val="10"/>
              </w:numPr>
              <w:rPr>
                <w:lang w:val="en-US"/>
              </w:rPr>
            </w:pPr>
            <w:r w:rsidRPr="003F79C3">
              <w:rPr>
                <w:lang w:val="en-US"/>
              </w:rPr>
              <w:t xml:space="preserve">Health promotion activities on sun safety / sun damage prevention / cancer prevention </w:t>
            </w:r>
          </w:p>
          <w:p w14:paraId="7788CC97" w14:textId="77777777" w:rsidR="00F01923" w:rsidRPr="003F79C3" w:rsidRDefault="00F01923" w:rsidP="001920A5">
            <w:pPr>
              <w:pStyle w:val="ListParagraph"/>
              <w:numPr>
                <w:ilvl w:val="0"/>
                <w:numId w:val="10"/>
              </w:numPr>
              <w:rPr>
                <w:lang w:val="en-US"/>
              </w:rPr>
            </w:pPr>
            <w:r w:rsidRPr="003F79C3">
              <w:rPr>
                <w:lang w:val="en-US"/>
              </w:rPr>
              <w:t>Urban greening / shade policies</w:t>
            </w:r>
          </w:p>
          <w:p w14:paraId="7D5D93AB" w14:textId="561DAB60" w:rsidR="00F64D2C" w:rsidRPr="003F79C3" w:rsidRDefault="00F64D2C"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09F6F618" w14:textId="77777777" w:rsidR="00F01923" w:rsidRPr="003F79C3" w:rsidRDefault="00F01923" w:rsidP="00F01923">
            <w:pPr>
              <w:rPr>
                <w:lang w:val="en-US"/>
              </w:rPr>
            </w:pPr>
          </w:p>
        </w:tc>
        <w:tc>
          <w:tcPr>
            <w:tcW w:w="1123" w:type="pct"/>
          </w:tcPr>
          <w:p w14:paraId="624BAAA4" w14:textId="77777777" w:rsidR="00F01923" w:rsidRPr="003F79C3" w:rsidRDefault="00F01923" w:rsidP="00F01923">
            <w:pPr>
              <w:rPr>
                <w:lang w:val="en-US"/>
              </w:rPr>
            </w:pPr>
          </w:p>
        </w:tc>
      </w:tr>
      <w:tr w:rsidR="00F01923" w:rsidRPr="003F79C3" w14:paraId="3E42E7BA" w14:textId="77777777" w:rsidTr="00057D89">
        <w:tc>
          <w:tcPr>
            <w:tcW w:w="510" w:type="pct"/>
            <w:vMerge w:val="restart"/>
            <w:shd w:val="clear" w:color="auto" w:fill="F2F2F2" w:themeFill="background1" w:themeFillShade="F2"/>
          </w:tcPr>
          <w:p w14:paraId="6AD89379" w14:textId="56D58605" w:rsidR="00F01923" w:rsidRPr="003F79C3" w:rsidRDefault="00F01923" w:rsidP="00F01923">
            <w:pPr>
              <w:rPr>
                <w:b/>
                <w:lang w:val="en-US"/>
              </w:rPr>
            </w:pPr>
            <w:r w:rsidRPr="003F79C3">
              <w:rPr>
                <w:b/>
                <w:lang w:val="en-US"/>
              </w:rPr>
              <w:t>Air quality (aero-allergens, air pollution, particulate</w:t>
            </w:r>
            <w:r w:rsidR="007C1507" w:rsidRPr="003F79C3">
              <w:rPr>
                <w:b/>
                <w:lang w:val="en-US"/>
              </w:rPr>
              <w:t xml:space="preserve"> matter, Saharan dust,</w:t>
            </w:r>
            <w:r w:rsidRPr="003F79C3">
              <w:rPr>
                <w:b/>
                <w:lang w:val="en-US"/>
              </w:rPr>
              <w:t xml:space="preserve"> and/or wildfire smoke)</w:t>
            </w:r>
          </w:p>
          <w:p w14:paraId="119E7FCC" w14:textId="77777777" w:rsidR="00F01923" w:rsidRPr="003F79C3" w:rsidRDefault="00F01923" w:rsidP="00F01923">
            <w:pPr>
              <w:rPr>
                <w:lang w:val="en-US"/>
              </w:rPr>
            </w:pPr>
          </w:p>
        </w:tc>
        <w:tc>
          <w:tcPr>
            <w:tcW w:w="510" w:type="pct"/>
            <w:shd w:val="clear" w:color="auto" w:fill="FDE9D9" w:themeFill="accent6" w:themeFillTint="33"/>
          </w:tcPr>
          <w:p w14:paraId="08996BE3" w14:textId="77777777" w:rsidR="00F01923" w:rsidRPr="003F79C3" w:rsidRDefault="00F01923" w:rsidP="00F01923">
            <w:pPr>
              <w:rPr>
                <w:lang w:val="en-US"/>
              </w:rPr>
            </w:pPr>
            <w:r w:rsidRPr="003F79C3">
              <w:rPr>
                <w:lang w:val="en-US"/>
              </w:rPr>
              <w:t>Exposure</w:t>
            </w:r>
          </w:p>
          <w:p w14:paraId="00CC8E7A" w14:textId="77777777" w:rsidR="00F01923" w:rsidRPr="003F79C3" w:rsidRDefault="00F01923" w:rsidP="00F01923">
            <w:pPr>
              <w:rPr>
                <w:lang w:val="en-US"/>
              </w:rPr>
            </w:pPr>
          </w:p>
        </w:tc>
        <w:tc>
          <w:tcPr>
            <w:tcW w:w="1581" w:type="pct"/>
          </w:tcPr>
          <w:p w14:paraId="42829BD6" w14:textId="77777777" w:rsidR="00F01923" w:rsidRPr="003F79C3" w:rsidRDefault="00F01923" w:rsidP="001920A5">
            <w:pPr>
              <w:pStyle w:val="ListParagraph"/>
              <w:numPr>
                <w:ilvl w:val="0"/>
                <w:numId w:val="10"/>
              </w:numPr>
              <w:rPr>
                <w:lang w:val="en-US"/>
              </w:rPr>
            </w:pPr>
            <w:r w:rsidRPr="003F79C3">
              <w:rPr>
                <w:lang w:val="en-US"/>
              </w:rPr>
              <w:t>Stagnation air mass events</w:t>
            </w:r>
          </w:p>
          <w:p w14:paraId="27A13F74" w14:textId="77777777" w:rsidR="00F01923" w:rsidRPr="003F79C3" w:rsidRDefault="00F01923" w:rsidP="001920A5">
            <w:pPr>
              <w:pStyle w:val="ListParagraph"/>
              <w:numPr>
                <w:ilvl w:val="0"/>
                <w:numId w:val="10"/>
              </w:numPr>
              <w:rPr>
                <w:lang w:val="en-US"/>
              </w:rPr>
            </w:pPr>
            <w:r w:rsidRPr="003F79C3">
              <w:rPr>
                <w:lang w:val="en-US"/>
              </w:rPr>
              <w:t>Projected ground-level ozone and particulate matter estimates due to climate change</w:t>
            </w:r>
          </w:p>
          <w:p w14:paraId="700C1ADB" w14:textId="77777777" w:rsidR="00F01923" w:rsidRPr="003F79C3" w:rsidRDefault="00F01923" w:rsidP="001920A5">
            <w:pPr>
              <w:pStyle w:val="ListParagraph"/>
              <w:numPr>
                <w:ilvl w:val="0"/>
                <w:numId w:val="10"/>
              </w:numPr>
              <w:rPr>
                <w:lang w:val="en-US"/>
              </w:rPr>
            </w:pPr>
            <w:r w:rsidRPr="003F79C3">
              <w:rPr>
                <w:lang w:val="en-US"/>
              </w:rPr>
              <w:t>Pollen counts, ragweed presence</w:t>
            </w:r>
          </w:p>
          <w:p w14:paraId="1B6F3BF9" w14:textId="77777777" w:rsidR="00F01923" w:rsidRPr="003F79C3" w:rsidRDefault="00F01923" w:rsidP="001920A5">
            <w:pPr>
              <w:pStyle w:val="ListParagraph"/>
              <w:numPr>
                <w:ilvl w:val="0"/>
                <w:numId w:val="10"/>
              </w:numPr>
              <w:rPr>
                <w:lang w:val="en-US"/>
              </w:rPr>
            </w:pPr>
            <w:r w:rsidRPr="003F79C3">
              <w:rPr>
                <w:lang w:val="en-US"/>
              </w:rPr>
              <w:t>Number and duration of smog advisories</w:t>
            </w:r>
          </w:p>
          <w:p w14:paraId="155C6F0A" w14:textId="77777777" w:rsidR="00F01923" w:rsidRPr="003F79C3" w:rsidRDefault="00F01923" w:rsidP="001920A5">
            <w:pPr>
              <w:pStyle w:val="ListParagraph"/>
              <w:numPr>
                <w:ilvl w:val="0"/>
                <w:numId w:val="10"/>
              </w:numPr>
              <w:rPr>
                <w:lang w:val="en-US"/>
              </w:rPr>
            </w:pPr>
            <w:r w:rsidRPr="003F79C3">
              <w:rPr>
                <w:lang w:val="en-US"/>
              </w:rPr>
              <w:t>Ground-level ozone and particulate matter concentrations and exceedance</w:t>
            </w:r>
          </w:p>
        </w:tc>
        <w:tc>
          <w:tcPr>
            <w:tcW w:w="1275" w:type="pct"/>
          </w:tcPr>
          <w:p w14:paraId="161C9339" w14:textId="77777777" w:rsidR="00F01923" w:rsidRPr="003F79C3" w:rsidRDefault="00F01923" w:rsidP="00F01923">
            <w:pPr>
              <w:rPr>
                <w:lang w:val="en-US"/>
              </w:rPr>
            </w:pPr>
          </w:p>
        </w:tc>
        <w:tc>
          <w:tcPr>
            <w:tcW w:w="1123" w:type="pct"/>
          </w:tcPr>
          <w:p w14:paraId="6148BB36" w14:textId="77777777" w:rsidR="00F01923" w:rsidRPr="003F79C3" w:rsidRDefault="00F01923" w:rsidP="00F01923">
            <w:pPr>
              <w:rPr>
                <w:lang w:val="en-US"/>
              </w:rPr>
            </w:pPr>
          </w:p>
        </w:tc>
      </w:tr>
      <w:tr w:rsidR="00F01923" w:rsidRPr="003F79C3" w14:paraId="48D0B6E2" w14:textId="77777777" w:rsidTr="00057D89">
        <w:tc>
          <w:tcPr>
            <w:tcW w:w="510" w:type="pct"/>
            <w:vMerge/>
            <w:shd w:val="clear" w:color="auto" w:fill="F2F2F2" w:themeFill="background1" w:themeFillShade="F2"/>
          </w:tcPr>
          <w:p w14:paraId="27C08DA2" w14:textId="77777777" w:rsidR="00F01923" w:rsidRPr="003F79C3" w:rsidRDefault="00F01923" w:rsidP="00F01923">
            <w:pPr>
              <w:rPr>
                <w:lang w:val="en-US"/>
              </w:rPr>
            </w:pPr>
          </w:p>
        </w:tc>
        <w:tc>
          <w:tcPr>
            <w:tcW w:w="510" w:type="pct"/>
            <w:shd w:val="clear" w:color="auto" w:fill="FDE9D9" w:themeFill="accent6" w:themeFillTint="33"/>
          </w:tcPr>
          <w:p w14:paraId="21064922" w14:textId="77777777" w:rsidR="00F01923" w:rsidRPr="003F79C3" w:rsidRDefault="00F01923" w:rsidP="00F01923">
            <w:pPr>
              <w:rPr>
                <w:lang w:val="en-US"/>
              </w:rPr>
            </w:pPr>
            <w:r w:rsidRPr="003F79C3">
              <w:rPr>
                <w:lang w:val="en-US"/>
              </w:rPr>
              <w:t>Sensitivity</w:t>
            </w:r>
          </w:p>
          <w:p w14:paraId="0930698F" w14:textId="77777777" w:rsidR="00F01923" w:rsidRPr="003F79C3" w:rsidRDefault="00F01923" w:rsidP="00F01923">
            <w:pPr>
              <w:rPr>
                <w:lang w:val="en-US"/>
              </w:rPr>
            </w:pPr>
          </w:p>
        </w:tc>
        <w:tc>
          <w:tcPr>
            <w:tcW w:w="1581" w:type="pct"/>
          </w:tcPr>
          <w:p w14:paraId="214E3C03"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5161073F" w14:textId="77777777" w:rsidR="00F01923" w:rsidRPr="003F79C3" w:rsidRDefault="00F01923" w:rsidP="001920A5">
            <w:pPr>
              <w:pStyle w:val="ListParagraph"/>
              <w:numPr>
                <w:ilvl w:val="0"/>
                <w:numId w:val="10"/>
              </w:numPr>
              <w:rPr>
                <w:lang w:val="en-US"/>
              </w:rPr>
            </w:pPr>
            <w:r w:rsidRPr="003F79C3">
              <w:rPr>
                <w:lang w:val="en-US"/>
              </w:rPr>
              <w:t>Number of seniors</w:t>
            </w:r>
          </w:p>
          <w:p w14:paraId="125FD2A8" w14:textId="77777777" w:rsidR="00F01923" w:rsidRPr="003F79C3" w:rsidRDefault="00F01923" w:rsidP="001920A5">
            <w:pPr>
              <w:pStyle w:val="ListParagraph"/>
              <w:numPr>
                <w:ilvl w:val="0"/>
                <w:numId w:val="10"/>
              </w:numPr>
              <w:rPr>
                <w:lang w:val="en-US"/>
              </w:rPr>
            </w:pPr>
            <w:r w:rsidRPr="003F79C3">
              <w:rPr>
                <w:lang w:val="en-US"/>
              </w:rPr>
              <w:t>Number of children</w:t>
            </w:r>
          </w:p>
          <w:p w14:paraId="0121378C" w14:textId="77777777" w:rsidR="00F01923" w:rsidRPr="003F79C3" w:rsidRDefault="00F01923" w:rsidP="001920A5">
            <w:pPr>
              <w:pStyle w:val="ListParagraph"/>
              <w:numPr>
                <w:ilvl w:val="0"/>
                <w:numId w:val="10"/>
              </w:numPr>
              <w:rPr>
                <w:lang w:val="en-US"/>
              </w:rPr>
            </w:pPr>
            <w:r w:rsidRPr="003F79C3">
              <w:rPr>
                <w:lang w:val="en-US"/>
              </w:rPr>
              <w:t>Number of people with chronic diseases and who smoke tobacco</w:t>
            </w:r>
          </w:p>
          <w:p w14:paraId="725CB865" w14:textId="77777777" w:rsidR="00F01923" w:rsidRPr="003F79C3" w:rsidRDefault="00F01923" w:rsidP="001920A5">
            <w:pPr>
              <w:pStyle w:val="ListParagraph"/>
              <w:numPr>
                <w:ilvl w:val="0"/>
                <w:numId w:val="10"/>
              </w:numPr>
              <w:rPr>
                <w:lang w:val="en-US"/>
              </w:rPr>
            </w:pPr>
            <w:r w:rsidRPr="003F79C3">
              <w:rPr>
                <w:lang w:val="en-US"/>
              </w:rPr>
              <w:t>Cardiovascular or respiratory health outcomes from aeroallergens or poor air quality (ground-level ozone, particulate matter)</w:t>
            </w:r>
          </w:p>
          <w:p w14:paraId="6A1ADFEB" w14:textId="77777777" w:rsidR="00F01923" w:rsidRPr="003F79C3" w:rsidRDefault="00F01923" w:rsidP="001920A5">
            <w:pPr>
              <w:pStyle w:val="ListParagraph"/>
              <w:numPr>
                <w:ilvl w:val="0"/>
                <w:numId w:val="10"/>
              </w:numPr>
              <w:rPr>
                <w:lang w:val="en-US"/>
              </w:rPr>
            </w:pPr>
            <w:r w:rsidRPr="003F79C3">
              <w:rPr>
                <w:lang w:val="en-US"/>
              </w:rPr>
              <w:t>Number of persons working outdoors</w:t>
            </w:r>
          </w:p>
          <w:p w14:paraId="240D2F09" w14:textId="77777777" w:rsidR="00F01923" w:rsidRPr="003F79C3" w:rsidRDefault="00F01923" w:rsidP="001920A5">
            <w:pPr>
              <w:pStyle w:val="ListParagraph"/>
              <w:numPr>
                <w:ilvl w:val="0"/>
                <w:numId w:val="10"/>
              </w:numPr>
              <w:rPr>
                <w:lang w:val="en-US"/>
              </w:rPr>
            </w:pPr>
            <w:r w:rsidRPr="003F79C3">
              <w:rPr>
                <w:lang w:val="en-US"/>
              </w:rPr>
              <w:t>Daily all-cause mortality (trends associated with air pollution)</w:t>
            </w:r>
          </w:p>
          <w:p w14:paraId="28D23EFE" w14:textId="77777777" w:rsidR="00F01923" w:rsidRPr="003F79C3" w:rsidRDefault="00F01923" w:rsidP="001920A5">
            <w:pPr>
              <w:pStyle w:val="ListParagraph"/>
              <w:numPr>
                <w:ilvl w:val="0"/>
                <w:numId w:val="10"/>
              </w:numPr>
              <w:rPr>
                <w:lang w:val="en-US"/>
              </w:rPr>
            </w:pPr>
            <w:r w:rsidRPr="003F79C3">
              <w:rPr>
                <w:lang w:val="en-US"/>
              </w:rPr>
              <w:t>Daily non-accidental mortality (trends associated with air pollution)</w:t>
            </w:r>
          </w:p>
        </w:tc>
        <w:tc>
          <w:tcPr>
            <w:tcW w:w="1275" w:type="pct"/>
          </w:tcPr>
          <w:p w14:paraId="24C75E22" w14:textId="77777777" w:rsidR="00F01923" w:rsidRPr="003F79C3" w:rsidRDefault="00F01923" w:rsidP="00F01923">
            <w:pPr>
              <w:rPr>
                <w:lang w:val="en-US"/>
              </w:rPr>
            </w:pPr>
          </w:p>
        </w:tc>
        <w:tc>
          <w:tcPr>
            <w:tcW w:w="1123" w:type="pct"/>
          </w:tcPr>
          <w:p w14:paraId="0F72F940" w14:textId="77777777" w:rsidR="00F01923" w:rsidRPr="003F79C3" w:rsidRDefault="00F01923" w:rsidP="00F01923">
            <w:pPr>
              <w:rPr>
                <w:lang w:val="en-US"/>
              </w:rPr>
            </w:pPr>
          </w:p>
        </w:tc>
      </w:tr>
      <w:tr w:rsidR="00F01923" w:rsidRPr="003F79C3" w14:paraId="112DF5B7" w14:textId="77777777" w:rsidTr="00057D89">
        <w:tc>
          <w:tcPr>
            <w:tcW w:w="510" w:type="pct"/>
            <w:vMerge/>
            <w:shd w:val="clear" w:color="auto" w:fill="F2F2F2" w:themeFill="background1" w:themeFillShade="F2"/>
          </w:tcPr>
          <w:p w14:paraId="0A04E382" w14:textId="77777777" w:rsidR="00F01923" w:rsidRPr="003F79C3" w:rsidRDefault="00F01923" w:rsidP="00F01923">
            <w:pPr>
              <w:rPr>
                <w:lang w:val="en-US"/>
              </w:rPr>
            </w:pPr>
          </w:p>
        </w:tc>
        <w:tc>
          <w:tcPr>
            <w:tcW w:w="510" w:type="pct"/>
            <w:shd w:val="clear" w:color="auto" w:fill="DAEEF3" w:themeFill="accent5" w:themeFillTint="33"/>
          </w:tcPr>
          <w:p w14:paraId="789898D0" w14:textId="77777777" w:rsidR="00F01923" w:rsidRPr="003F79C3" w:rsidRDefault="00F01923" w:rsidP="00F01923">
            <w:pPr>
              <w:rPr>
                <w:lang w:val="en-US"/>
              </w:rPr>
            </w:pPr>
            <w:r w:rsidRPr="003F79C3">
              <w:rPr>
                <w:lang w:val="en-US"/>
              </w:rPr>
              <w:t>Adaptive Capacity</w:t>
            </w:r>
          </w:p>
        </w:tc>
        <w:tc>
          <w:tcPr>
            <w:tcW w:w="1581" w:type="pct"/>
          </w:tcPr>
          <w:p w14:paraId="112B524F"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46016628" w14:textId="77777777" w:rsidR="00F01923" w:rsidRPr="003F79C3" w:rsidRDefault="00F01923" w:rsidP="001920A5">
            <w:pPr>
              <w:pStyle w:val="ListParagraph"/>
              <w:numPr>
                <w:ilvl w:val="0"/>
                <w:numId w:val="10"/>
              </w:numPr>
              <w:rPr>
                <w:lang w:val="en-US"/>
              </w:rPr>
            </w:pPr>
            <w:r w:rsidRPr="003F79C3">
              <w:rPr>
                <w:lang w:val="en-US"/>
              </w:rPr>
              <w:t>Health promotion activities on air pollution prevention and protection from air pollutants, aeroallergens or wildfire smoke</w:t>
            </w:r>
          </w:p>
          <w:p w14:paraId="3EB8F4FB" w14:textId="77777777" w:rsidR="00F01923" w:rsidRPr="003F79C3" w:rsidRDefault="00F01923" w:rsidP="001920A5">
            <w:pPr>
              <w:pStyle w:val="ListParagraph"/>
              <w:numPr>
                <w:ilvl w:val="0"/>
                <w:numId w:val="10"/>
              </w:numPr>
              <w:rPr>
                <w:lang w:val="en-US"/>
              </w:rPr>
            </w:pPr>
            <w:r w:rsidRPr="003F79C3">
              <w:rPr>
                <w:lang w:val="en-US"/>
              </w:rPr>
              <w:t>Air quality regulations</w:t>
            </w:r>
          </w:p>
          <w:p w14:paraId="589B22F7" w14:textId="77777777" w:rsidR="00F01923" w:rsidRPr="003F79C3" w:rsidRDefault="00F01923" w:rsidP="001920A5">
            <w:pPr>
              <w:pStyle w:val="ListParagraph"/>
              <w:numPr>
                <w:ilvl w:val="0"/>
                <w:numId w:val="10"/>
              </w:numPr>
              <w:rPr>
                <w:lang w:val="en-US"/>
              </w:rPr>
            </w:pPr>
            <w:r w:rsidRPr="003F79C3">
              <w:rPr>
                <w:lang w:val="en-US"/>
              </w:rPr>
              <w:t>Proportion of people who use public transportation / active transportation</w:t>
            </w:r>
          </w:p>
          <w:p w14:paraId="52993924" w14:textId="6E5B3ACF" w:rsidR="00F01923" w:rsidRPr="003F79C3" w:rsidRDefault="00F01923" w:rsidP="001920A5">
            <w:pPr>
              <w:pStyle w:val="ListParagraph"/>
              <w:numPr>
                <w:ilvl w:val="0"/>
                <w:numId w:val="10"/>
              </w:numPr>
              <w:rPr>
                <w:lang w:val="en-US"/>
              </w:rPr>
            </w:pPr>
            <w:r w:rsidRPr="003F79C3">
              <w:rPr>
                <w:lang w:val="en-US"/>
              </w:rPr>
              <w:t>Air quality monitoring capabilities</w:t>
            </w:r>
            <w:r w:rsidR="00F64D2C" w:rsidRPr="003F79C3">
              <w:rPr>
                <w:lang w:val="en-US"/>
              </w:rPr>
              <w:t xml:space="preserve">/ forecasts </w:t>
            </w:r>
            <w:r w:rsidR="00F64D2C" w:rsidRPr="003F79C3">
              <w:rPr>
                <w:lang w:val="en-US"/>
              </w:rPr>
              <w:lastRenderedPageBreak/>
              <w:t>and early warning systems</w:t>
            </w:r>
          </w:p>
        </w:tc>
        <w:tc>
          <w:tcPr>
            <w:tcW w:w="1275" w:type="pct"/>
          </w:tcPr>
          <w:p w14:paraId="5B320AFE" w14:textId="77777777" w:rsidR="00F01923" w:rsidRPr="003F79C3" w:rsidRDefault="00F01923" w:rsidP="00F01923">
            <w:pPr>
              <w:rPr>
                <w:lang w:val="en-US"/>
              </w:rPr>
            </w:pPr>
          </w:p>
        </w:tc>
        <w:tc>
          <w:tcPr>
            <w:tcW w:w="1123" w:type="pct"/>
          </w:tcPr>
          <w:p w14:paraId="29DCA836" w14:textId="77777777" w:rsidR="00F01923" w:rsidRPr="003F79C3" w:rsidRDefault="00F01923" w:rsidP="00F01923">
            <w:pPr>
              <w:rPr>
                <w:lang w:val="en-US"/>
              </w:rPr>
            </w:pPr>
          </w:p>
        </w:tc>
      </w:tr>
      <w:tr w:rsidR="00F01923" w:rsidRPr="003F79C3" w14:paraId="79B87ECD" w14:textId="77777777" w:rsidTr="00057D89">
        <w:tc>
          <w:tcPr>
            <w:tcW w:w="510" w:type="pct"/>
            <w:vMerge w:val="restart"/>
            <w:shd w:val="clear" w:color="auto" w:fill="F2F2F2" w:themeFill="background1" w:themeFillShade="F2"/>
          </w:tcPr>
          <w:p w14:paraId="2B3815A5" w14:textId="77777777" w:rsidR="00F01923" w:rsidRPr="003F79C3" w:rsidRDefault="00F01923" w:rsidP="00F01923">
            <w:pPr>
              <w:rPr>
                <w:b/>
                <w:lang w:val="en-US"/>
              </w:rPr>
            </w:pPr>
            <w:r w:rsidRPr="003F79C3">
              <w:rPr>
                <w:b/>
                <w:lang w:val="en-US"/>
              </w:rPr>
              <w:lastRenderedPageBreak/>
              <w:t>Food- and water-borne illnesses and food-security issues</w:t>
            </w:r>
          </w:p>
        </w:tc>
        <w:tc>
          <w:tcPr>
            <w:tcW w:w="510" w:type="pct"/>
            <w:shd w:val="clear" w:color="auto" w:fill="FDE9D9" w:themeFill="accent6" w:themeFillTint="33"/>
          </w:tcPr>
          <w:p w14:paraId="21A31C35" w14:textId="77777777" w:rsidR="00F01923" w:rsidRPr="003F79C3" w:rsidRDefault="00F01923" w:rsidP="00F01923">
            <w:pPr>
              <w:rPr>
                <w:lang w:val="en-US"/>
              </w:rPr>
            </w:pPr>
            <w:r w:rsidRPr="003F79C3">
              <w:rPr>
                <w:lang w:val="en-US"/>
              </w:rPr>
              <w:t>Exposure</w:t>
            </w:r>
          </w:p>
          <w:p w14:paraId="097DD8C0" w14:textId="77777777" w:rsidR="00F01923" w:rsidRPr="003F79C3" w:rsidRDefault="00F01923" w:rsidP="00F01923">
            <w:pPr>
              <w:rPr>
                <w:lang w:val="en-US"/>
              </w:rPr>
            </w:pPr>
          </w:p>
        </w:tc>
        <w:tc>
          <w:tcPr>
            <w:tcW w:w="1581" w:type="pct"/>
          </w:tcPr>
          <w:p w14:paraId="3BF0F9C5" w14:textId="77777777" w:rsidR="00F01923" w:rsidRPr="003F79C3" w:rsidRDefault="00F01923" w:rsidP="001920A5">
            <w:pPr>
              <w:pStyle w:val="ListParagraph"/>
              <w:numPr>
                <w:ilvl w:val="0"/>
                <w:numId w:val="10"/>
              </w:numPr>
              <w:rPr>
                <w:lang w:val="en-US"/>
              </w:rPr>
            </w:pPr>
            <w:r w:rsidRPr="003F79C3">
              <w:rPr>
                <w:lang w:val="en-US"/>
              </w:rPr>
              <w:t>Number of people on small water systems</w:t>
            </w:r>
          </w:p>
          <w:p w14:paraId="26AAC100" w14:textId="77777777" w:rsidR="00F01923" w:rsidRPr="003F79C3" w:rsidRDefault="00F01923" w:rsidP="001920A5">
            <w:pPr>
              <w:pStyle w:val="ListParagraph"/>
              <w:numPr>
                <w:ilvl w:val="0"/>
                <w:numId w:val="10"/>
              </w:numPr>
              <w:rPr>
                <w:lang w:val="en-US"/>
              </w:rPr>
            </w:pPr>
            <w:r w:rsidRPr="003F79C3">
              <w:rPr>
                <w:lang w:val="en-US"/>
              </w:rPr>
              <w:t xml:space="preserve">Number of people using natural outdoor recreational facilities (e.g., beaches) </w:t>
            </w:r>
          </w:p>
          <w:p w14:paraId="7FBAECF2" w14:textId="77777777" w:rsidR="00F01923" w:rsidRPr="003F79C3" w:rsidRDefault="00F01923" w:rsidP="001920A5">
            <w:pPr>
              <w:pStyle w:val="ListParagraph"/>
              <w:numPr>
                <w:ilvl w:val="0"/>
                <w:numId w:val="10"/>
              </w:numPr>
              <w:rPr>
                <w:lang w:val="en-US"/>
              </w:rPr>
            </w:pPr>
            <w:r w:rsidRPr="003F79C3">
              <w:rPr>
                <w:lang w:val="en-US"/>
              </w:rPr>
              <w:t>Number of people on flood plains</w:t>
            </w:r>
          </w:p>
          <w:p w14:paraId="4120F8D9" w14:textId="77777777" w:rsidR="00F01923" w:rsidRPr="003F79C3" w:rsidRDefault="00F01923" w:rsidP="001920A5">
            <w:pPr>
              <w:pStyle w:val="ListParagraph"/>
              <w:numPr>
                <w:ilvl w:val="0"/>
                <w:numId w:val="10"/>
              </w:numPr>
              <w:rPr>
                <w:lang w:val="en-US"/>
              </w:rPr>
            </w:pPr>
            <w:r w:rsidRPr="003F79C3">
              <w:rPr>
                <w:lang w:val="en-US"/>
              </w:rPr>
              <w:t>Harmful algal blooms</w:t>
            </w:r>
          </w:p>
          <w:p w14:paraId="28F77D44" w14:textId="77777777" w:rsidR="00F01923" w:rsidRPr="003F79C3" w:rsidRDefault="00F01923" w:rsidP="001920A5">
            <w:pPr>
              <w:pStyle w:val="ListParagraph"/>
              <w:numPr>
                <w:ilvl w:val="0"/>
                <w:numId w:val="10"/>
              </w:numPr>
              <w:rPr>
                <w:lang w:val="en-US"/>
              </w:rPr>
            </w:pPr>
            <w:r w:rsidRPr="003F79C3">
              <w:rPr>
                <w:lang w:val="en-US"/>
              </w:rPr>
              <w:t xml:space="preserve">Number of outdoor events (e.g., farmers markets) during warm weather)  </w:t>
            </w:r>
          </w:p>
        </w:tc>
        <w:tc>
          <w:tcPr>
            <w:tcW w:w="1275" w:type="pct"/>
          </w:tcPr>
          <w:p w14:paraId="398D6AC7" w14:textId="77777777" w:rsidR="00F01923" w:rsidRPr="003F79C3" w:rsidRDefault="00F01923" w:rsidP="00F01923">
            <w:pPr>
              <w:rPr>
                <w:lang w:val="en-US"/>
              </w:rPr>
            </w:pPr>
          </w:p>
        </w:tc>
        <w:tc>
          <w:tcPr>
            <w:tcW w:w="1123" w:type="pct"/>
          </w:tcPr>
          <w:p w14:paraId="01461C4E" w14:textId="77777777" w:rsidR="00F01923" w:rsidRPr="003F79C3" w:rsidRDefault="00F01923" w:rsidP="00F01923">
            <w:pPr>
              <w:rPr>
                <w:lang w:val="en-US"/>
              </w:rPr>
            </w:pPr>
          </w:p>
        </w:tc>
      </w:tr>
      <w:tr w:rsidR="00F01923" w:rsidRPr="003F79C3" w14:paraId="0E5C3DA0" w14:textId="77777777" w:rsidTr="00057D89">
        <w:tc>
          <w:tcPr>
            <w:tcW w:w="510" w:type="pct"/>
            <w:vMerge/>
            <w:shd w:val="clear" w:color="auto" w:fill="F2F2F2" w:themeFill="background1" w:themeFillShade="F2"/>
          </w:tcPr>
          <w:p w14:paraId="35E56D98" w14:textId="77777777" w:rsidR="00F01923" w:rsidRPr="003F79C3" w:rsidRDefault="00F01923" w:rsidP="00F01923">
            <w:pPr>
              <w:rPr>
                <w:lang w:val="en-US"/>
              </w:rPr>
            </w:pPr>
          </w:p>
        </w:tc>
        <w:tc>
          <w:tcPr>
            <w:tcW w:w="510" w:type="pct"/>
            <w:shd w:val="clear" w:color="auto" w:fill="FDE9D9" w:themeFill="accent6" w:themeFillTint="33"/>
          </w:tcPr>
          <w:p w14:paraId="3DAA2D9F" w14:textId="77777777" w:rsidR="00F01923" w:rsidRPr="003F79C3" w:rsidRDefault="00F01923" w:rsidP="00F01923">
            <w:pPr>
              <w:rPr>
                <w:lang w:val="en-US"/>
              </w:rPr>
            </w:pPr>
            <w:r w:rsidRPr="003F79C3">
              <w:rPr>
                <w:lang w:val="en-US"/>
              </w:rPr>
              <w:t>Sensitivity</w:t>
            </w:r>
          </w:p>
        </w:tc>
        <w:tc>
          <w:tcPr>
            <w:tcW w:w="1581" w:type="pct"/>
          </w:tcPr>
          <w:p w14:paraId="44A4F897" w14:textId="77777777" w:rsidR="00F01923" w:rsidRPr="003F79C3" w:rsidRDefault="00F01923" w:rsidP="001920A5">
            <w:pPr>
              <w:pStyle w:val="ListParagraph"/>
              <w:numPr>
                <w:ilvl w:val="0"/>
                <w:numId w:val="10"/>
              </w:numPr>
              <w:rPr>
                <w:lang w:val="en-US"/>
              </w:rPr>
            </w:pPr>
            <w:r w:rsidRPr="003F79C3">
              <w:rPr>
                <w:lang w:val="en-US"/>
              </w:rPr>
              <w:t>Socially and economically disadvantaged populations</w:t>
            </w:r>
          </w:p>
          <w:p w14:paraId="07E18BCE" w14:textId="77777777" w:rsidR="00F01923" w:rsidRPr="003F79C3" w:rsidRDefault="00F01923" w:rsidP="001920A5">
            <w:pPr>
              <w:pStyle w:val="ListParagraph"/>
              <w:numPr>
                <w:ilvl w:val="0"/>
                <w:numId w:val="10"/>
              </w:numPr>
              <w:rPr>
                <w:lang w:val="en-US"/>
              </w:rPr>
            </w:pPr>
            <w:r w:rsidRPr="003F79C3">
              <w:rPr>
                <w:lang w:val="en-US"/>
              </w:rPr>
              <w:t>First Nations and Inuit populations relying on traditional foods</w:t>
            </w:r>
          </w:p>
          <w:p w14:paraId="72BD143B" w14:textId="77777777" w:rsidR="00F01923" w:rsidRPr="003F79C3" w:rsidRDefault="00F01923" w:rsidP="001920A5">
            <w:pPr>
              <w:pStyle w:val="ListParagraph"/>
              <w:numPr>
                <w:ilvl w:val="0"/>
                <w:numId w:val="10"/>
              </w:numPr>
              <w:rPr>
                <w:lang w:val="en-US"/>
              </w:rPr>
            </w:pPr>
            <w:r w:rsidRPr="003F79C3">
              <w:rPr>
                <w:lang w:val="en-US"/>
              </w:rPr>
              <w:t>People with suppressed or developing immune systems</w:t>
            </w:r>
          </w:p>
          <w:p w14:paraId="5ABE16B0" w14:textId="77777777" w:rsidR="00F01923" w:rsidRPr="003F79C3" w:rsidRDefault="00F01923" w:rsidP="001920A5">
            <w:pPr>
              <w:pStyle w:val="ListParagraph"/>
              <w:numPr>
                <w:ilvl w:val="0"/>
                <w:numId w:val="10"/>
              </w:numPr>
              <w:rPr>
                <w:lang w:val="en-US"/>
              </w:rPr>
            </w:pPr>
            <w:r w:rsidRPr="003F79C3">
              <w:rPr>
                <w:lang w:val="en-US"/>
              </w:rPr>
              <w:t>Food-borne diseases or outbreaks</w:t>
            </w:r>
          </w:p>
          <w:p w14:paraId="4979567F" w14:textId="77777777" w:rsidR="00F01923" w:rsidRPr="003F79C3" w:rsidRDefault="00F01923" w:rsidP="001920A5">
            <w:pPr>
              <w:pStyle w:val="ListParagraph"/>
              <w:numPr>
                <w:ilvl w:val="0"/>
                <w:numId w:val="10"/>
              </w:numPr>
              <w:rPr>
                <w:lang w:val="en-US"/>
              </w:rPr>
            </w:pPr>
            <w:r w:rsidRPr="003F79C3">
              <w:rPr>
                <w:lang w:val="en-US"/>
              </w:rPr>
              <w:t>Water-related diseases and infections (drinking and recreational water)</w:t>
            </w:r>
          </w:p>
        </w:tc>
        <w:tc>
          <w:tcPr>
            <w:tcW w:w="1275" w:type="pct"/>
          </w:tcPr>
          <w:p w14:paraId="4EF829F1" w14:textId="77777777" w:rsidR="00F01923" w:rsidRPr="003F79C3" w:rsidRDefault="00F01923" w:rsidP="00F01923">
            <w:pPr>
              <w:rPr>
                <w:lang w:val="en-US"/>
              </w:rPr>
            </w:pPr>
          </w:p>
        </w:tc>
        <w:tc>
          <w:tcPr>
            <w:tcW w:w="1123" w:type="pct"/>
          </w:tcPr>
          <w:p w14:paraId="216DDA4B" w14:textId="77777777" w:rsidR="00F01923" w:rsidRPr="003F79C3" w:rsidRDefault="00F01923" w:rsidP="00F01923">
            <w:pPr>
              <w:rPr>
                <w:lang w:val="en-US"/>
              </w:rPr>
            </w:pPr>
          </w:p>
        </w:tc>
      </w:tr>
      <w:tr w:rsidR="00F01923" w:rsidRPr="003F79C3" w14:paraId="3BB4F373" w14:textId="77777777" w:rsidTr="00057D89">
        <w:tc>
          <w:tcPr>
            <w:tcW w:w="510" w:type="pct"/>
            <w:vMerge/>
            <w:shd w:val="clear" w:color="auto" w:fill="F2F2F2" w:themeFill="background1" w:themeFillShade="F2"/>
          </w:tcPr>
          <w:p w14:paraId="03B4D674" w14:textId="77777777" w:rsidR="00F01923" w:rsidRPr="003F79C3" w:rsidRDefault="00F01923" w:rsidP="00F01923">
            <w:pPr>
              <w:rPr>
                <w:lang w:val="en-US"/>
              </w:rPr>
            </w:pPr>
          </w:p>
        </w:tc>
        <w:tc>
          <w:tcPr>
            <w:tcW w:w="510" w:type="pct"/>
            <w:shd w:val="clear" w:color="auto" w:fill="DAEEF3" w:themeFill="accent5" w:themeFillTint="33"/>
          </w:tcPr>
          <w:p w14:paraId="4B93E3E0" w14:textId="77777777" w:rsidR="00F01923" w:rsidRPr="003F79C3" w:rsidRDefault="00F01923" w:rsidP="00F01923">
            <w:pPr>
              <w:rPr>
                <w:lang w:val="en-US"/>
              </w:rPr>
            </w:pPr>
            <w:r w:rsidRPr="003F79C3">
              <w:rPr>
                <w:lang w:val="en-US"/>
              </w:rPr>
              <w:t>Adaptive Capacity</w:t>
            </w:r>
          </w:p>
          <w:p w14:paraId="0399EA03" w14:textId="77777777" w:rsidR="00F01923" w:rsidRPr="003F79C3" w:rsidRDefault="00F01923" w:rsidP="00F01923">
            <w:pPr>
              <w:rPr>
                <w:lang w:val="en-US"/>
              </w:rPr>
            </w:pPr>
          </w:p>
        </w:tc>
        <w:tc>
          <w:tcPr>
            <w:tcW w:w="1581" w:type="pct"/>
          </w:tcPr>
          <w:p w14:paraId="42B31C34"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6C4DC9AF" w14:textId="77777777" w:rsidR="00F01923" w:rsidRPr="003F79C3" w:rsidRDefault="00F01923" w:rsidP="001920A5">
            <w:pPr>
              <w:pStyle w:val="ListParagraph"/>
              <w:numPr>
                <w:ilvl w:val="0"/>
                <w:numId w:val="10"/>
              </w:numPr>
              <w:rPr>
                <w:lang w:val="en-US"/>
              </w:rPr>
            </w:pPr>
            <w:r w:rsidRPr="003F79C3">
              <w:rPr>
                <w:lang w:val="en-US"/>
              </w:rPr>
              <w:t>Food safety regulations for food processing activities and food premises</w:t>
            </w:r>
          </w:p>
          <w:p w14:paraId="7F3F33C2" w14:textId="77777777" w:rsidR="00F01923" w:rsidRPr="003F79C3" w:rsidRDefault="00F01923" w:rsidP="001920A5">
            <w:pPr>
              <w:pStyle w:val="ListParagraph"/>
              <w:numPr>
                <w:ilvl w:val="0"/>
                <w:numId w:val="10"/>
              </w:numPr>
              <w:rPr>
                <w:lang w:val="en-US"/>
              </w:rPr>
            </w:pPr>
            <w:r w:rsidRPr="003F79C3">
              <w:rPr>
                <w:lang w:val="en-US"/>
              </w:rPr>
              <w:t xml:space="preserve">Drinking and recreational water quality guidelines and regulations  </w:t>
            </w:r>
          </w:p>
          <w:p w14:paraId="36B19CFA" w14:textId="77777777" w:rsidR="00F01923" w:rsidRPr="003F79C3" w:rsidRDefault="00F01923" w:rsidP="001920A5">
            <w:pPr>
              <w:pStyle w:val="ListParagraph"/>
              <w:numPr>
                <w:ilvl w:val="0"/>
                <w:numId w:val="10"/>
              </w:numPr>
              <w:rPr>
                <w:lang w:val="en-US"/>
              </w:rPr>
            </w:pPr>
            <w:r w:rsidRPr="003F79C3">
              <w:rPr>
                <w:lang w:val="en-US"/>
              </w:rPr>
              <w:t>Water quality advisories and programs</w:t>
            </w:r>
          </w:p>
          <w:p w14:paraId="56DFF444" w14:textId="77777777" w:rsidR="00F01923" w:rsidRPr="003F79C3" w:rsidRDefault="00F01923" w:rsidP="001920A5">
            <w:pPr>
              <w:pStyle w:val="ListParagraph"/>
              <w:numPr>
                <w:ilvl w:val="0"/>
                <w:numId w:val="10"/>
              </w:numPr>
              <w:rPr>
                <w:lang w:val="en-US"/>
              </w:rPr>
            </w:pPr>
            <w:r w:rsidRPr="003F79C3">
              <w:rPr>
                <w:lang w:val="en-US"/>
              </w:rPr>
              <w:t>Number of meal programs and food banks</w:t>
            </w:r>
          </w:p>
          <w:p w14:paraId="68AABF8C" w14:textId="77777777" w:rsidR="00F01923" w:rsidRPr="003F79C3" w:rsidRDefault="00F01923" w:rsidP="001920A5">
            <w:pPr>
              <w:pStyle w:val="ListParagraph"/>
              <w:numPr>
                <w:ilvl w:val="0"/>
                <w:numId w:val="10"/>
              </w:numPr>
              <w:rPr>
                <w:lang w:val="en-US"/>
              </w:rPr>
            </w:pPr>
            <w:r w:rsidRPr="003F79C3">
              <w:rPr>
                <w:lang w:val="en-US"/>
              </w:rPr>
              <w:t>Surveillance of water- and food-borne diseases</w:t>
            </w:r>
          </w:p>
          <w:p w14:paraId="3CEC1B60" w14:textId="48E2F53C" w:rsidR="00F64D2C" w:rsidRPr="003F79C3" w:rsidRDefault="00F64D2C" w:rsidP="001920A5">
            <w:pPr>
              <w:pStyle w:val="ListParagraph"/>
              <w:numPr>
                <w:ilvl w:val="0"/>
                <w:numId w:val="10"/>
              </w:numPr>
              <w:rPr>
                <w:lang w:val="en-US"/>
              </w:rPr>
            </w:pPr>
            <w:r w:rsidRPr="003F79C3">
              <w:rPr>
                <w:lang w:val="en-US"/>
              </w:rPr>
              <w:t>Availability (number) of forecasts and early warning systems</w:t>
            </w:r>
          </w:p>
          <w:p w14:paraId="79835ECF" w14:textId="77777777" w:rsidR="00F01923" w:rsidRPr="003F79C3" w:rsidRDefault="00F01923" w:rsidP="001920A5">
            <w:pPr>
              <w:pStyle w:val="ListParagraph"/>
              <w:numPr>
                <w:ilvl w:val="0"/>
                <w:numId w:val="10"/>
              </w:numPr>
              <w:rPr>
                <w:lang w:val="en-US"/>
              </w:rPr>
            </w:pPr>
            <w:r w:rsidRPr="003F79C3">
              <w:rPr>
                <w:lang w:val="en-US"/>
              </w:rPr>
              <w:t>Health promotion activities on food safety and drinking water safety</w:t>
            </w:r>
          </w:p>
          <w:p w14:paraId="3FD91C31" w14:textId="77777777" w:rsidR="00F01923" w:rsidRPr="003F79C3" w:rsidRDefault="00F01923" w:rsidP="001920A5">
            <w:pPr>
              <w:pStyle w:val="ListParagraph"/>
              <w:numPr>
                <w:ilvl w:val="0"/>
                <w:numId w:val="10"/>
              </w:numPr>
              <w:rPr>
                <w:lang w:val="en-US"/>
              </w:rPr>
            </w:pPr>
            <w:r w:rsidRPr="003F79C3">
              <w:rPr>
                <w:lang w:val="en-US"/>
              </w:rPr>
              <w:t>Local community ability to grow food</w:t>
            </w:r>
          </w:p>
        </w:tc>
        <w:tc>
          <w:tcPr>
            <w:tcW w:w="1275" w:type="pct"/>
          </w:tcPr>
          <w:p w14:paraId="071B5A59" w14:textId="77777777" w:rsidR="00F01923" w:rsidRPr="003F79C3" w:rsidRDefault="00F01923" w:rsidP="00F01923">
            <w:pPr>
              <w:rPr>
                <w:lang w:val="en-US"/>
              </w:rPr>
            </w:pPr>
          </w:p>
        </w:tc>
        <w:tc>
          <w:tcPr>
            <w:tcW w:w="1123" w:type="pct"/>
          </w:tcPr>
          <w:p w14:paraId="3F65B3F1" w14:textId="77777777" w:rsidR="00F01923" w:rsidRPr="003F79C3" w:rsidRDefault="00F01923" w:rsidP="00F01923">
            <w:pPr>
              <w:rPr>
                <w:lang w:val="en-US"/>
              </w:rPr>
            </w:pPr>
          </w:p>
        </w:tc>
      </w:tr>
      <w:tr w:rsidR="00F01923" w:rsidRPr="003F79C3" w14:paraId="536FD66B" w14:textId="77777777" w:rsidTr="00057D89">
        <w:tc>
          <w:tcPr>
            <w:tcW w:w="510" w:type="pct"/>
            <w:vMerge w:val="restart"/>
            <w:shd w:val="clear" w:color="auto" w:fill="F2F2F2" w:themeFill="background1" w:themeFillShade="F2"/>
          </w:tcPr>
          <w:p w14:paraId="27EC66E2" w14:textId="77777777" w:rsidR="00F01923" w:rsidRPr="003F79C3" w:rsidRDefault="00F01923" w:rsidP="00F01923">
            <w:pPr>
              <w:rPr>
                <w:b/>
                <w:lang w:val="en-US"/>
              </w:rPr>
            </w:pPr>
            <w:r w:rsidRPr="003F79C3">
              <w:rPr>
                <w:b/>
                <w:lang w:val="en-US"/>
              </w:rPr>
              <w:t>Vector-borne diseases (Dengue, chikungunya, Zika, malaria)</w:t>
            </w:r>
          </w:p>
        </w:tc>
        <w:tc>
          <w:tcPr>
            <w:tcW w:w="510" w:type="pct"/>
            <w:shd w:val="clear" w:color="auto" w:fill="FDE9D9" w:themeFill="accent6" w:themeFillTint="33"/>
          </w:tcPr>
          <w:p w14:paraId="3333B95B" w14:textId="77777777" w:rsidR="00F01923" w:rsidRPr="003F79C3" w:rsidRDefault="00F01923" w:rsidP="00F01923">
            <w:pPr>
              <w:rPr>
                <w:lang w:val="en-US"/>
              </w:rPr>
            </w:pPr>
            <w:r w:rsidRPr="003F79C3">
              <w:rPr>
                <w:lang w:val="en-US"/>
              </w:rPr>
              <w:t>Exposure</w:t>
            </w:r>
          </w:p>
          <w:p w14:paraId="625A95F3" w14:textId="77777777" w:rsidR="00F01923" w:rsidRPr="003F79C3" w:rsidRDefault="00F01923" w:rsidP="00F01923">
            <w:pPr>
              <w:rPr>
                <w:lang w:val="en-US"/>
              </w:rPr>
            </w:pPr>
          </w:p>
        </w:tc>
        <w:tc>
          <w:tcPr>
            <w:tcW w:w="1581" w:type="pct"/>
          </w:tcPr>
          <w:p w14:paraId="48376677" w14:textId="77777777" w:rsidR="00F01923" w:rsidRPr="003F79C3" w:rsidRDefault="00F01923" w:rsidP="001920A5">
            <w:pPr>
              <w:pStyle w:val="ListParagraph"/>
              <w:numPr>
                <w:ilvl w:val="0"/>
                <w:numId w:val="10"/>
              </w:numPr>
              <w:rPr>
                <w:lang w:val="en-US"/>
              </w:rPr>
            </w:pPr>
            <w:r w:rsidRPr="003F79C3">
              <w:rPr>
                <w:lang w:val="en-US"/>
              </w:rPr>
              <w:t>Dengue incidence</w:t>
            </w:r>
          </w:p>
          <w:p w14:paraId="1062BF3F" w14:textId="77777777" w:rsidR="00F01923" w:rsidRPr="003F79C3" w:rsidRDefault="00F01923" w:rsidP="001920A5">
            <w:pPr>
              <w:pStyle w:val="ListParagraph"/>
              <w:numPr>
                <w:ilvl w:val="0"/>
                <w:numId w:val="10"/>
              </w:numPr>
              <w:rPr>
                <w:lang w:val="en-US"/>
              </w:rPr>
            </w:pPr>
            <w:r w:rsidRPr="003F79C3">
              <w:rPr>
                <w:lang w:val="en-US"/>
              </w:rPr>
              <w:t>Chikungunya incidence</w:t>
            </w:r>
          </w:p>
          <w:p w14:paraId="374F8976" w14:textId="77777777" w:rsidR="00F01923" w:rsidRPr="003F79C3" w:rsidRDefault="00F01923" w:rsidP="001920A5">
            <w:pPr>
              <w:pStyle w:val="ListParagraph"/>
              <w:numPr>
                <w:ilvl w:val="0"/>
                <w:numId w:val="10"/>
              </w:numPr>
              <w:rPr>
                <w:lang w:val="en-US"/>
              </w:rPr>
            </w:pPr>
            <w:r w:rsidRPr="003F79C3">
              <w:rPr>
                <w:lang w:val="en-US"/>
              </w:rPr>
              <w:t>Other vector-borne disease incidence</w:t>
            </w:r>
          </w:p>
          <w:p w14:paraId="015948D7" w14:textId="77777777" w:rsidR="00F01923" w:rsidRPr="003F79C3" w:rsidRDefault="00F01923" w:rsidP="001920A5">
            <w:pPr>
              <w:pStyle w:val="ListParagraph"/>
              <w:numPr>
                <w:ilvl w:val="0"/>
                <w:numId w:val="10"/>
              </w:numPr>
              <w:rPr>
                <w:lang w:val="en-US"/>
              </w:rPr>
            </w:pPr>
            <w:r w:rsidRPr="003F79C3">
              <w:rPr>
                <w:lang w:val="en-US"/>
              </w:rPr>
              <w:t>No. of positive test results in reservoirs/sentinels/vectors</w:t>
            </w:r>
          </w:p>
        </w:tc>
        <w:tc>
          <w:tcPr>
            <w:tcW w:w="1275" w:type="pct"/>
          </w:tcPr>
          <w:p w14:paraId="594C12D5" w14:textId="77777777" w:rsidR="00F01923" w:rsidRPr="003F79C3" w:rsidRDefault="00F01923" w:rsidP="00F01923">
            <w:pPr>
              <w:rPr>
                <w:lang w:val="en-US"/>
              </w:rPr>
            </w:pPr>
          </w:p>
        </w:tc>
        <w:tc>
          <w:tcPr>
            <w:tcW w:w="1123" w:type="pct"/>
          </w:tcPr>
          <w:p w14:paraId="567B4E18" w14:textId="77777777" w:rsidR="00F01923" w:rsidRPr="003F79C3" w:rsidRDefault="00F01923" w:rsidP="00F01923">
            <w:pPr>
              <w:rPr>
                <w:lang w:val="en-US"/>
              </w:rPr>
            </w:pPr>
          </w:p>
        </w:tc>
      </w:tr>
      <w:tr w:rsidR="00F01923" w:rsidRPr="003F79C3" w14:paraId="32982DA3" w14:textId="77777777" w:rsidTr="00057D89">
        <w:tc>
          <w:tcPr>
            <w:tcW w:w="510" w:type="pct"/>
            <w:vMerge/>
            <w:shd w:val="clear" w:color="auto" w:fill="F2F2F2" w:themeFill="background1" w:themeFillShade="F2"/>
          </w:tcPr>
          <w:p w14:paraId="0481AFB3" w14:textId="77777777" w:rsidR="00F01923" w:rsidRPr="003F79C3" w:rsidRDefault="00F01923" w:rsidP="00F01923">
            <w:pPr>
              <w:rPr>
                <w:lang w:val="en-US"/>
              </w:rPr>
            </w:pPr>
          </w:p>
        </w:tc>
        <w:tc>
          <w:tcPr>
            <w:tcW w:w="510" w:type="pct"/>
            <w:shd w:val="clear" w:color="auto" w:fill="FDE9D9" w:themeFill="accent6" w:themeFillTint="33"/>
          </w:tcPr>
          <w:p w14:paraId="7E3E1DEC" w14:textId="77777777" w:rsidR="00F01923" w:rsidRPr="003F79C3" w:rsidRDefault="00F01923" w:rsidP="00F01923">
            <w:pPr>
              <w:rPr>
                <w:lang w:val="en-US"/>
              </w:rPr>
            </w:pPr>
            <w:r w:rsidRPr="003F79C3">
              <w:rPr>
                <w:lang w:val="en-US"/>
              </w:rPr>
              <w:t>Sensitivity</w:t>
            </w:r>
          </w:p>
        </w:tc>
        <w:tc>
          <w:tcPr>
            <w:tcW w:w="1581" w:type="pct"/>
          </w:tcPr>
          <w:p w14:paraId="300ED3E8" w14:textId="77777777" w:rsidR="00F01923" w:rsidRPr="003F79C3" w:rsidRDefault="00F01923" w:rsidP="001920A5">
            <w:pPr>
              <w:pStyle w:val="ListParagraph"/>
              <w:numPr>
                <w:ilvl w:val="0"/>
                <w:numId w:val="10"/>
              </w:numPr>
              <w:rPr>
                <w:lang w:val="en-US"/>
              </w:rPr>
            </w:pPr>
            <w:r w:rsidRPr="003F79C3">
              <w:rPr>
                <w:lang w:val="en-US"/>
              </w:rPr>
              <w:t>Number of seniors</w:t>
            </w:r>
          </w:p>
          <w:p w14:paraId="43E437C8" w14:textId="77777777" w:rsidR="00F01923" w:rsidRPr="003F79C3" w:rsidRDefault="00F01923" w:rsidP="001920A5">
            <w:pPr>
              <w:pStyle w:val="ListParagraph"/>
              <w:numPr>
                <w:ilvl w:val="0"/>
                <w:numId w:val="10"/>
              </w:numPr>
              <w:rPr>
                <w:lang w:val="en-US"/>
              </w:rPr>
            </w:pPr>
            <w:r w:rsidRPr="003F79C3">
              <w:rPr>
                <w:lang w:val="en-US"/>
              </w:rPr>
              <w:t>Number of children</w:t>
            </w:r>
          </w:p>
          <w:p w14:paraId="253CDEF5" w14:textId="77777777" w:rsidR="00F01923" w:rsidRPr="003F79C3" w:rsidRDefault="00F01923" w:rsidP="001920A5">
            <w:pPr>
              <w:pStyle w:val="ListParagraph"/>
              <w:numPr>
                <w:ilvl w:val="0"/>
                <w:numId w:val="10"/>
              </w:numPr>
              <w:rPr>
                <w:lang w:val="en-US"/>
              </w:rPr>
            </w:pPr>
            <w:r w:rsidRPr="003F79C3">
              <w:rPr>
                <w:lang w:val="en-US"/>
              </w:rPr>
              <w:t>People with suppressed or developing immune systems</w:t>
            </w:r>
          </w:p>
          <w:p w14:paraId="2B4214AD" w14:textId="77777777" w:rsidR="00F01923" w:rsidRPr="003F79C3" w:rsidRDefault="00F01923" w:rsidP="001920A5">
            <w:pPr>
              <w:pStyle w:val="ListParagraph"/>
              <w:numPr>
                <w:ilvl w:val="0"/>
                <w:numId w:val="10"/>
              </w:numPr>
              <w:rPr>
                <w:lang w:val="en-US"/>
              </w:rPr>
            </w:pPr>
            <w:r w:rsidRPr="003F79C3">
              <w:rPr>
                <w:lang w:val="en-US"/>
              </w:rPr>
              <w:t>Number of persons spending greater time outdoors for recreation</w:t>
            </w:r>
          </w:p>
          <w:p w14:paraId="2120091E" w14:textId="77777777" w:rsidR="00F01923" w:rsidRPr="003F79C3" w:rsidRDefault="00F01923" w:rsidP="001920A5">
            <w:pPr>
              <w:pStyle w:val="ListParagraph"/>
              <w:numPr>
                <w:ilvl w:val="0"/>
                <w:numId w:val="10"/>
              </w:numPr>
              <w:rPr>
                <w:lang w:val="en-US"/>
              </w:rPr>
            </w:pPr>
            <w:r w:rsidRPr="003F79C3">
              <w:rPr>
                <w:lang w:val="en-US"/>
              </w:rPr>
              <w:t>Number of persons working outdoors</w:t>
            </w:r>
          </w:p>
          <w:p w14:paraId="650A7653" w14:textId="77777777" w:rsidR="00F01923" w:rsidRPr="003F79C3" w:rsidRDefault="00F01923" w:rsidP="001920A5">
            <w:pPr>
              <w:pStyle w:val="ListParagraph"/>
              <w:numPr>
                <w:ilvl w:val="0"/>
                <w:numId w:val="10"/>
              </w:numPr>
              <w:rPr>
                <w:lang w:val="en-US"/>
              </w:rPr>
            </w:pPr>
            <w:r w:rsidRPr="003F79C3">
              <w:rPr>
                <w:lang w:val="en-US"/>
              </w:rPr>
              <w:t>Number of persons travelling to other parts of the world where other vector-borne diseases may be endemic</w:t>
            </w:r>
          </w:p>
        </w:tc>
        <w:tc>
          <w:tcPr>
            <w:tcW w:w="1275" w:type="pct"/>
          </w:tcPr>
          <w:p w14:paraId="5D6A315B" w14:textId="77777777" w:rsidR="00F01923" w:rsidRPr="003F79C3" w:rsidRDefault="00F01923" w:rsidP="00F01923">
            <w:pPr>
              <w:rPr>
                <w:lang w:val="en-US"/>
              </w:rPr>
            </w:pPr>
          </w:p>
        </w:tc>
        <w:tc>
          <w:tcPr>
            <w:tcW w:w="1123" w:type="pct"/>
          </w:tcPr>
          <w:p w14:paraId="4DF45CC7" w14:textId="77777777" w:rsidR="00F01923" w:rsidRPr="003F79C3" w:rsidRDefault="00F01923" w:rsidP="00F01923">
            <w:pPr>
              <w:rPr>
                <w:lang w:val="en-US"/>
              </w:rPr>
            </w:pPr>
          </w:p>
        </w:tc>
      </w:tr>
      <w:tr w:rsidR="00F01923" w:rsidRPr="003F79C3" w14:paraId="660641C8" w14:textId="77777777" w:rsidTr="00057D89">
        <w:tc>
          <w:tcPr>
            <w:tcW w:w="510" w:type="pct"/>
            <w:vMerge/>
            <w:shd w:val="clear" w:color="auto" w:fill="F2F2F2" w:themeFill="background1" w:themeFillShade="F2"/>
          </w:tcPr>
          <w:p w14:paraId="131B9CE9" w14:textId="77777777" w:rsidR="00F01923" w:rsidRPr="003F79C3" w:rsidRDefault="00F01923" w:rsidP="00F01923">
            <w:pPr>
              <w:rPr>
                <w:lang w:val="en-US"/>
              </w:rPr>
            </w:pPr>
          </w:p>
        </w:tc>
        <w:tc>
          <w:tcPr>
            <w:tcW w:w="510" w:type="pct"/>
            <w:shd w:val="clear" w:color="auto" w:fill="DAEEF3" w:themeFill="accent5" w:themeFillTint="33"/>
          </w:tcPr>
          <w:p w14:paraId="255F5031" w14:textId="77777777" w:rsidR="00F01923" w:rsidRPr="003F79C3" w:rsidRDefault="00F01923" w:rsidP="00F01923">
            <w:pPr>
              <w:rPr>
                <w:lang w:val="en-US"/>
              </w:rPr>
            </w:pPr>
            <w:r w:rsidRPr="003F79C3">
              <w:rPr>
                <w:lang w:val="en-US"/>
              </w:rPr>
              <w:t>Adaptive Capacity</w:t>
            </w:r>
          </w:p>
          <w:p w14:paraId="54942E75" w14:textId="77777777" w:rsidR="00F01923" w:rsidRPr="003F79C3" w:rsidRDefault="00F01923" w:rsidP="00F01923">
            <w:pPr>
              <w:rPr>
                <w:lang w:val="en-US"/>
              </w:rPr>
            </w:pPr>
          </w:p>
        </w:tc>
        <w:tc>
          <w:tcPr>
            <w:tcW w:w="1581" w:type="pct"/>
          </w:tcPr>
          <w:p w14:paraId="53C7235B" w14:textId="77777777" w:rsidR="00F01923" w:rsidRPr="003F79C3" w:rsidRDefault="00F01923" w:rsidP="001920A5">
            <w:pPr>
              <w:pStyle w:val="ListParagraph"/>
              <w:numPr>
                <w:ilvl w:val="0"/>
                <w:numId w:val="10"/>
              </w:numPr>
              <w:rPr>
                <w:lang w:val="en-US"/>
              </w:rPr>
            </w:pPr>
            <w:r w:rsidRPr="003F79C3">
              <w:rPr>
                <w:lang w:val="en-US"/>
              </w:rPr>
              <w:t>Health and social services</w:t>
            </w:r>
          </w:p>
          <w:p w14:paraId="45E6E3F3" w14:textId="77777777" w:rsidR="00F01923" w:rsidRPr="003F79C3" w:rsidRDefault="00F01923" w:rsidP="001920A5">
            <w:pPr>
              <w:pStyle w:val="ListParagraph"/>
              <w:numPr>
                <w:ilvl w:val="0"/>
                <w:numId w:val="10"/>
              </w:numPr>
              <w:rPr>
                <w:lang w:val="en-US"/>
              </w:rPr>
            </w:pPr>
            <w:r w:rsidRPr="003F79C3">
              <w:rPr>
                <w:lang w:val="en-US"/>
              </w:rPr>
              <w:t>Vector-borne diseases programs (e.g. surveillance and monitoring, larviciding, adulticiding, public awareness campaigns)</w:t>
            </w:r>
          </w:p>
          <w:p w14:paraId="19A446A2" w14:textId="45C3C35C" w:rsidR="00F64D2C" w:rsidRPr="003F79C3" w:rsidRDefault="00F64D2C" w:rsidP="001920A5">
            <w:pPr>
              <w:pStyle w:val="ListParagraph"/>
              <w:numPr>
                <w:ilvl w:val="0"/>
                <w:numId w:val="10"/>
              </w:numPr>
              <w:rPr>
                <w:lang w:val="en-US"/>
              </w:rPr>
            </w:pPr>
            <w:r w:rsidRPr="003F79C3">
              <w:rPr>
                <w:lang w:val="en-US"/>
              </w:rPr>
              <w:t>Availability (number) of forecasts and early warning systems</w:t>
            </w:r>
          </w:p>
        </w:tc>
        <w:tc>
          <w:tcPr>
            <w:tcW w:w="1275" w:type="pct"/>
          </w:tcPr>
          <w:p w14:paraId="4E366FE5" w14:textId="77777777" w:rsidR="00F01923" w:rsidRPr="003F79C3" w:rsidRDefault="00F01923" w:rsidP="00F01923">
            <w:pPr>
              <w:rPr>
                <w:lang w:val="en-US"/>
              </w:rPr>
            </w:pPr>
          </w:p>
        </w:tc>
        <w:tc>
          <w:tcPr>
            <w:tcW w:w="1123" w:type="pct"/>
          </w:tcPr>
          <w:p w14:paraId="196F8321" w14:textId="77777777" w:rsidR="00F01923" w:rsidRPr="003F79C3" w:rsidRDefault="00F01923" w:rsidP="00F01923">
            <w:pPr>
              <w:rPr>
                <w:lang w:val="en-US"/>
              </w:rPr>
            </w:pPr>
          </w:p>
        </w:tc>
      </w:tr>
    </w:tbl>
    <w:p w14:paraId="191689B9" w14:textId="77777777" w:rsidR="00F01923" w:rsidRPr="003F79C3" w:rsidRDefault="00F01923" w:rsidP="00A4533F">
      <w:pPr>
        <w:rPr>
          <w:lang w:val="en-US"/>
        </w:rPr>
        <w:sectPr w:rsidR="00F01923" w:rsidRPr="003F79C3" w:rsidSect="00BF14C0">
          <w:pgSz w:w="16840" w:h="11900" w:orient="landscape" w:code="9"/>
          <w:pgMar w:top="1134" w:right="1134" w:bottom="1134" w:left="1134" w:header="708" w:footer="708" w:gutter="0"/>
          <w:cols w:space="9"/>
          <w:docGrid w:linePitch="360"/>
        </w:sectPr>
      </w:pPr>
    </w:p>
    <w:p w14:paraId="10AE3F8C" w14:textId="77777777" w:rsidR="00F01923" w:rsidRPr="003F79C3" w:rsidRDefault="00F01923" w:rsidP="007D072A">
      <w:pPr>
        <w:pStyle w:val="Heading2"/>
        <w:rPr>
          <w:color w:val="C0504D" w:themeColor="accent2"/>
          <w:lang w:val="en-US"/>
        </w:rPr>
      </w:pPr>
      <w:r w:rsidRPr="003F79C3">
        <w:rPr>
          <w:color w:val="C0504D" w:themeColor="accent2"/>
          <w:lang w:val="en-US"/>
        </w:rPr>
        <w:lastRenderedPageBreak/>
        <w:t>Step 2e: Effecti</w:t>
      </w:r>
      <w:r w:rsidR="00300261" w:rsidRPr="003F79C3">
        <w:rPr>
          <w:color w:val="C0504D" w:themeColor="accent2"/>
          <w:lang w:val="en-US"/>
        </w:rPr>
        <w:t>veness of Policies and Programs</w:t>
      </w:r>
    </w:p>
    <w:p w14:paraId="07C8A053" w14:textId="77777777" w:rsidR="00F01923" w:rsidRPr="003F79C3" w:rsidRDefault="00F01923" w:rsidP="00F01923">
      <w:pPr>
        <w:rPr>
          <w:lang w:val="en-US"/>
        </w:rPr>
      </w:pPr>
      <w:r w:rsidRPr="003F79C3">
        <w:rPr>
          <w:lang w:val="en-US"/>
        </w:rPr>
        <w:t>Use the Table 1 in this template to generate a list of all existing policies and programs that affect the climate-sensitive health outcomes considered in the assessment.  Keep track of data sources that can be used to undertake the evaluation.  Use Table 2 to record evaluation information for each policy and program under evaluation.  Using existing evaluations and/or expert judgement, evaluate the effectiveness of each policy and program in reducing the relevant climate-related health risks. Two main categories of investigation should be considered when conducting an evaluation.  Refer to Text Box 1 in this template for a description of process and outcome evaluations and examples of data sources.</w:t>
      </w:r>
    </w:p>
    <w:p w14:paraId="36BB480D" w14:textId="77777777" w:rsidR="00F01923" w:rsidRPr="003F79C3" w:rsidRDefault="00F01923" w:rsidP="00F01923">
      <w:pPr>
        <w:rPr>
          <w:b/>
          <w:lang w:val="en-US"/>
        </w:rPr>
      </w:pPr>
      <w:r w:rsidRPr="003F79C3">
        <w:rPr>
          <w:b/>
          <w:lang w:val="en-US"/>
        </w:rPr>
        <w:t>Table 1. Template for Generating a List of Existing Policies or Programs that Affect Climate-Sensitive Health Outcomes</w:t>
      </w:r>
    </w:p>
    <w:tbl>
      <w:tblPr>
        <w:tblStyle w:val="TableGrid"/>
        <w:tblW w:w="5000" w:type="pct"/>
        <w:tblLook w:val="04A0" w:firstRow="1" w:lastRow="0" w:firstColumn="1" w:lastColumn="0" w:noHBand="0" w:noVBand="1"/>
      </w:tblPr>
      <w:tblGrid>
        <w:gridCol w:w="1872"/>
        <w:gridCol w:w="6522"/>
        <w:gridCol w:w="6394"/>
      </w:tblGrid>
      <w:tr w:rsidR="00F01923" w:rsidRPr="003F79C3" w14:paraId="0B1DEEEA" w14:textId="77777777" w:rsidTr="00057D89">
        <w:tc>
          <w:tcPr>
            <w:tcW w:w="633"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49C7E188" w14:textId="77777777" w:rsidR="00F01923" w:rsidRPr="003F79C3" w:rsidRDefault="00F01923" w:rsidP="00F01923">
            <w:pPr>
              <w:rPr>
                <w:b/>
                <w:lang w:val="en-US"/>
              </w:rPr>
            </w:pPr>
            <w:r w:rsidRPr="003F79C3">
              <w:rPr>
                <w:b/>
                <w:lang w:val="en-US"/>
              </w:rPr>
              <w:t>Examples of Health Hazards</w:t>
            </w:r>
          </w:p>
        </w:tc>
        <w:tc>
          <w:tcPr>
            <w:tcW w:w="2205"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423EAD6" w14:textId="77777777" w:rsidR="00F01923" w:rsidRPr="003F79C3" w:rsidRDefault="00F01923" w:rsidP="00F01923">
            <w:pPr>
              <w:rPr>
                <w:b/>
                <w:lang w:val="en-US"/>
              </w:rPr>
            </w:pPr>
            <w:r w:rsidRPr="003F79C3">
              <w:rPr>
                <w:b/>
                <w:lang w:val="en-US"/>
              </w:rPr>
              <w:t>Policies or Programs</w:t>
            </w:r>
          </w:p>
        </w:tc>
        <w:tc>
          <w:tcPr>
            <w:tcW w:w="2162"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40F4D1B5" w14:textId="77777777" w:rsidR="00F01923" w:rsidRPr="003F79C3" w:rsidRDefault="00F01923" w:rsidP="00F01923">
            <w:pPr>
              <w:rPr>
                <w:b/>
                <w:lang w:val="en-US"/>
              </w:rPr>
            </w:pPr>
            <w:r w:rsidRPr="003F79C3">
              <w:rPr>
                <w:b/>
                <w:lang w:val="en-US"/>
              </w:rPr>
              <w:t>Evaluation Data Sources</w:t>
            </w:r>
          </w:p>
        </w:tc>
      </w:tr>
      <w:tr w:rsidR="00F01923" w:rsidRPr="003F79C3" w14:paraId="550BF235"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63388A" w14:textId="77777777" w:rsidR="00F01923" w:rsidRPr="003F79C3" w:rsidRDefault="00F01923" w:rsidP="00F01923">
            <w:pPr>
              <w:rPr>
                <w:lang w:val="en-US"/>
              </w:rPr>
            </w:pPr>
            <w:r w:rsidRPr="003F79C3">
              <w:rPr>
                <w:lang w:val="en-US"/>
              </w:rPr>
              <w:t>General</w:t>
            </w:r>
          </w:p>
          <w:p w14:paraId="777CBC14"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07484314"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A421AD2" w14:textId="77777777" w:rsidR="00F01923" w:rsidRPr="003F79C3" w:rsidRDefault="00F01923" w:rsidP="00F01923">
            <w:pPr>
              <w:rPr>
                <w:lang w:val="en-US"/>
              </w:rPr>
            </w:pPr>
          </w:p>
        </w:tc>
      </w:tr>
      <w:tr w:rsidR="00F01923" w:rsidRPr="003F79C3" w14:paraId="6A76B8FA"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57C84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0AB0A49"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2CB658BB" w14:textId="77777777" w:rsidR="00F01923" w:rsidRPr="003F79C3" w:rsidRDefault="00F01923" w:rsidP="00F01923">
            <w:pPr>
              <w:rPr>
                <w:lang w:val="en-US"/>
              </w:rPr>
            </w:pPr>
          </w:p>
        </w:tc>
      </w:tr>
      <w:tr w:rsidR="00F01923" w:rsidRPr="003F79C3" w14:paraId="23B15CC4"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A32DC1"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A1F2445"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17BF5F22" w14:textId="77777777" w:rsidR="00F01923" w:rsidRPr="003F79C3" w:rsidRDefault="00F01923" w:rsidP="00F01923">
            <w:pPr>
              <w:rPr>
                <w:lang w:val="en-US"/>
              </w:rPr>
            </w:pPr>
          </w:p>
        </w:tc>
      </w:tr>
      <w:tr w:rsidR="00F01923" w:rsidRPr="003F79C3" w14:paraId="1029706A"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4094A1"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692E4FD"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5C67AB74" w14:textId="77777777" w:rsidR="00F01923" w:rsidRPr="003F79C3" w:rsidRDefault="00F01923" w:rsidP="00F01923">
            <w:pPr>
              <w:rPr>
                <w:lang w:val="en-US"/>
              </w:rPr>
            </w:pPr>
          </w:p>
        </w:tc>
      </w:tr>
      <w:tr w:rsidR="00F01923" w:rsidRPr="003F79C3" w14:paraId="42432E2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CA3BD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096797AE"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632B47E" w14:textId="77777777" w:rsidR="00F01923" w:rsidRPr="003F79C3" w:rsidRDefault="00F01923" w:rsidP="00F01923">
            <w:pPr>
              <w:rPr>
                <w:lang w:val="en-US"/>
              </w:rPr>
            </w:pPr>
          </w:p>
        </w:tc>
      </w:tr>
      <w:tr w:rsidR="00F01923" w:rsidRPr="003F79C3" w14:paraId="3ADC7E76"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4E429F" w14:textId="21E1F204" w:rsidR="00F01923" w:rsidRPr="003F79C3" w:rsidRDefault="00F01923" w:rsidP="00F01923">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2205" w:type="pct"/>
            <w:tcBorders>
              <w:top w:val="single" w:sz="4" w:space="0" w:color="auto"/>
              <w:left w:val="single" w:sz="4" w:space="0" w:color="auto"/>
              <w:bottom w:val="single" w:sz="4" w:space="0" w:color="auto"/>
              <w:right w:val="single" w:sz="4" w:space="0" w:color="auto"/>
            </w:tcBorders>
            <w:hideMark/>
          </w:tcPr>
          <w:p w14:paraId="235E86EF"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C6B4900" w14:textId="77777777" w:rsidR="00F01923" w:rsidRPr="003F79C3" w:rsidRDefault="00F01923" w:rsidP="00F01923">
            <w:pPr>
              <w:rPr>
                <w:lang w:val="en-US"/>
              </w:rPr>
            </w:pPr>
          </w:p>
        </w:tc>
      </w:tr>
      <w:tr w:rsidR="00F01923" w:rsidRPr="003F79C3" w14:paraId="37359338"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EC3947"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C5E2C69"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43DAAD42" w14:textId="77777777" w:rsidR="00F01923" w:rsidRPr="003F79C3" w:rsidRDefault="00F01923" w:rsidP="00F01923">
            <w:pPr>
              <w:rPr>
                <w:lang w:val="en-US"/>
              </w:rPr>
            </w:pPr>
          </w:p>
        </w:tc>
      </w:tr>
      <w:tr w:rsidR="00F01923" w:rsidRPr="003F79C3" w14:paraId="5F3A249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5DA7C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2CFB6939"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44006BF3" w14:textId="77777777" w:rsidR="00F01923" w:rsidRPr="003F79C3" w:rsidRDefault="00F01923" w:rsidP="00F01923">
            <w:pPr>
              <w:rPr>
                <w:lang w:val="en-US"/>
              </w:rPr>
            </w:pPr>
          </w:p>
        </w:tc>
      </w:tr>
      <w:tr w:rsidR="00F01923" w:rsidRPr="003F79C3" w14:paraId="0A3CDF93"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9B84FC"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D498B3D"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396F9F3E" w14:textId="77777777" w:rsidR="00F01923" w:rsidRPr="003F79C3" w:rsidRDefault="00F01923" w:rsidP="00F01923">
            <w:pPr>
              <w:rPr>
                <w:lang w:val="en-US"/>
              </w:rPr>
            </w:pPr>
          </w:p>
        </w:tc>
      </w:tr>
      <w:tr w:rsidR="00F01923" w:rsidRPr="003F79C3" w14:paraId="1DEC1E40"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59B9E8"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93DD943"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54C4D354" w14:textId="77777777" w:rsidR="00F01923" w:rsidRPr="003F79C3" w:rsidRDefault="00F01923" w:rsidP="00F01923">
            <w:pPr>
              <w:rPr>
                <w:lang w:val="en-US"/>
              </w:rPr>
            </w:pPr>
          </w:p>
        </w:tc>
      </w:tr>
      <w:tr w:rsidR="00F01923" w:rsidRPr="003F79C3" w14:paraId="0E2662F1"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5143D6" w14:textId="5F1A17E4" w:rsidR="00F01923" w:rsidRPr="003F79C3" w:rsidRDefault="00F01923" w:rsidP="00F01923">
            <w:pPr>
              <w:rPr>
                <w:lang w:val="en-US"/>
              </w:rPr>
            </w:pPr>
            <w:r w:rsidRPr="003F79C3">
              <w:rPr>
                <w:lang w:val="en-US"/>
              </w:rPr>
              <w:t>Other extreme weather</w:t>
            </w:r>
            <w:r w:rsidR="009961E7" w:rsidRPr="003F79C3">
              <w:rPr>
                <w:lang w:val="en-US"/>
              </w:rPr>
              <w:t xml:space="preserve"> and climate</w:t>
            </w:r>
            <w:r w:rsidRPr="003F79C3">
              <w:rPr>
                <w:lang w:val="en-US"/>
              </w:rPr>
              <w:t xml:space="preserve"> events (e.g. extreme heat, droughts)</w:t>
            </w:r>
          </w:p>
        </w:tc>
        <w:tc>
          <w:tcPr>
            <w:tcW w:w="2205" w:type="pct"/>
            <w:tcBorders>
              <w:top w:val="single" w:sz="4" w:space="0" w:color="auto"/>
              <w:left w:val="single" w:sz="4" w:space="0" w:color="auto"/>
              <w:bottom w:val="single" w:sz="4" w:space="0" w:color="auto"/>
              <w:right w:val="single" w:sz="4" w:space="0" w:color="auto"/>
            </w:tcBorders>
            <w:hideMark/>
          </w:tcPr>
          <w:p w14:paraId="76A42043"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11769B09" w14:textId="77777777" w:rsidR="00F01923" w:rsidRPr="003F79C3" w:rsidRDefault="00F01923" w:rsidP="00F01923">
            <w:pPr>
              <w:rPr>
                <w:lang w:val="en-US"/>
              </w:rPr>
            </w:pPr>
          </w:p>
        </w:tc>
      </w:tr>
      <w:tr w:rsidR="00F01923" w:rsidRPr="003F79C3" w14:paraId="5842B1E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AE73A4"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C974E58"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63A551DF" w14:textId="77777777" w:rsidR="00F01923" w:rsidRPr="003F79C3" w:rsidRDefault="00F01923" w:rsidP="00F01923">
            <w:pPr>
              <w:rPr>
                <w:lang w:val="en-US"/>
              </w:rPr>
            </w:pPr>
          </w:p>
        </w:tc>
      </w:tr>
      <w:tr w:rsidR="00F01923" w:rsidRPr="003F79C3" w14:paraId="23370F0C"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B0A9BE"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16C8CEE"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C67550F" w14:textId="77777777" w:rsidR="00F01923" w:rsidRPr="003F79C3" w:rsidRDefault="00F01923" w:rsidP="00F01923">
            <w:pPr>
              <w:rPr>
                <w:lang w:val="en-US"/>
              </w:rPr>
            </w:pPr>
          </w:p>
        </w:tc>
      </w:tr>
      <w:tr w:rsidR="00F01923" w:rsidRPr="003F79C3" w14:paraId="09337454"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48F6BC"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142E46B1"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4E5AB736" w14:textId="77777777" w:rsidR="00F01923" w:rsidRPr="003F79C3" w:rsidRDefault="00F01923" w:rsidP="00F01923">
            <w:pPr>
              <w:rPr>
                <w:lang w:val="en-US"/>
              </w:rPr>
            </w:pPr>
          </w:p>
        </w:tc>
      </w:tr>
      <w:tr w:rsidR="00F01923" w:rsidRPr="003F79C3" w14:paraId="4D0B4309"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026899"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75738441"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BA5A72C" w14:textId="77777777" w:rsidR="00F01923" w:rsidRPr="003F79C3" w:rsidRDefault="00F01923" w:rsidP="00F01923">
            <w:pPr>
              <w:rPr>
                <w:lang w:val="en-US"/>
              </w:rPr>
            </w:pPr>
          </w:p>
        </w:tc>
      </w:tr>
      <w:tr w:rsidR="00F01923" w:rsidRPr="003F79C3" w14:paraId="02991A5B"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79A71" w14:textId="2B152D13" w:rsidR="00F01923" w:rsidRPr="003F79C3" w:rsidRDefault="009961E7" w:rsidP="00F01923">
            <w:pPr>
              <w:rPr>
                <w:lang w:val="en-US"/>
              </w:rPr>
            </w:pPr>
            <w:r w:rsidRPr="003F79C3">
              <w:rPr>
                <w:lang w:val="en-US"/>
              </w:rPr>
              <w:t>Mental health, social protection and support programming</w:t>
            </w:r>
          </w:p>
        </w:tc>
        <w:tc>
          <w:tcPr>
            <w:tcW w:w="2205" w:type="pct"/>
            <w:tcBorders>
              <w:top w:val="single" w:sz="4" w:space="0" w:color="auto"/>
              <w:left w:val="single" w:sz="4" w:space="0" w:color="auto"/>
              <w:bottom w:val="single" w:sz="4" w:space="0" w:color="auto"/>
              <w:right w:val="single" w:sz="4" w:space="0" w:color="auto"/>
            </w:tcBorders>
            <w:hideMark/>
          </w:tcPr>
          <w:p w14:paraId="588CC9A6"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2C20D506" w14:textId="77777777" w:rsidR="00F01923" w:rsidRPr="003F79C3" w:rsidRDefault="00F01923" w:rsidP="00F01923">
            <w:pPr>
              <w:rPr>
                <w:lang w:val="en-US"/>
              </w:rPr>
            </w:pPr>
          </w:p>
        </w:tc>
      </w:tr>
      <w:tr w:rsidR="00F01923" w:rsidRPr="003F79C3" w14:paraId="2C48DF3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94BA00"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2B05A88"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528DFDA7" w14:textId="77777777" w:rsidR="00F01923" w:rsidRPr="003F79C3" w:rsidRDefault="00F01923" w:rsidP="00F01923">
            <w:pPr>
              <w:rPr>
                <w:lang w:val="en-US"/>
              </w:rPr>
            </w:pPr>
          </w:p>
        </w:tc>
      </w:tr>
      <w:tr w:rsidR="00F01923" w:rsidRPr="003F79C3" w14:paraId="34482FD8"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A8EC6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2581B23D"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B9F95F1" w14:textId="77777777" w:rsidR="00F01923" w:rsidRPr="003F79C3" w:rsidRDefault="00F01923" w:rsidP="00F01923">
            <w:pPr>
              <w:rPr>
                <w:lang w:val="en-US"/>
              </w:rPr>
            </w:pPr>
          </w:p>
        </w:tc>
      </w:tr>
      <w:tr w:rsidR="00F01923" w:rsidRPr="003F79C3" w14:paraId="0A27C6D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603D85"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1724FF2B"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015DE506" w14:textId="77777777" w:rsidR="00F01923" w:rsidRPr="003F79C3" w:rsidRDefault="00F01923" w:rsidP="00F01923">
            <w:pPr>
              <w:rPr>
                <w:lang w:val="en-US"/>
              </w:rPr>
            </w:pPr>
          </w:p>
        </w:tc>
      </w:tr>
      <w:tr w:rsidR="00F01923" w:rsidRPr="003F79C3" w14:paraId="2387F041"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03C74D"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301A5DC"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144B2B0" w14:textId="77777777" w:rsidR="00F01923" w:rsidRPr="003F79C3" w:rsidRDefault="00F01923" w:rsidP="00F01923">
            <w:pPr>
              <w:rPr>
                <w:lang w:val="en-US"/>
              </w:rPr>
            </w:pPr>
          </w:p>
        </w:tc>
      </w:tr>
      <w:tr w:rsidR="00F01923" w:rsidRPr="003F79C3" w14:paraId="61403FFF"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18B565" w14:textId="0013113E" w:rsidR="00F01923" w:rsidRPr="003F79C3" w:rsidRDefault="00F01923" w:rsidP="009961E7">
            <w:pPr>
              <w:rPr>
                <w:lang w:val="en-US"/>
              </w:rPr>
            </w:pPr>
            <w:r w:rsidRPr="003F79C3">
              <w:rPr>
                <w:lang w:val="en-US"/>
              </w:rPr>
              <w:t>Air quality (aero-allergens, air p</w:t>
            </w:r>
            <w:r w:rsidR="009961E7" w:rsidRPr="003F79C3">
              <w:rPr>
                <w:lang w:val="en-US"/>
              </w:rPr>
              <w:t>ollution</w:t>
            </w:r>
            <w:r w:rsidRPr="003F79C3">
              <w:rPr>
                <w:lang w:val="en-US"/>
              </w:rPr>
              <w:t>,</w:t>
            </w:r>
            <w:r w:rsidR="009961E7" w:rsidRPr="003F79C3">
              <w:rPr>
                <w:lang w:val="en-US"/>
              </w:rPr>
              <w:t xml:space="preserve"> Saharan dust,</w:t>
            </w:r>
            <w:r w:rsidRPr="003F79C3">
              <w:rPr>
                <w:lang w:val="en-US"/>
              </w:rPr>
              <w:t xml:space="preserve"> particulate matter and/or wildfire smoke)</w:t>
            </w:r>
          </w:p>
        </w:tc>
        <w:tc>
          <w:tcPr>
            <w:tcW w:w="2205" w:type="pct"/>
            <w:tcBorders>
              <w:top w:val="single" w:sz="4" w:space="0" w:color="auto"/>
              <w:left w:val="single" w:sz="4" w:space="0" w:color="auto"/>
              <w:bottom w:val="single" w:sz="4" w:space="0" w:color="auto"/>
              <w:right w:val="single" w:sz="4" w:space="0" w:color="auto"/>
            </w:tcBorders>
            <w:hideMark/>
          </w:tcPr>
          <w:p w14:paraId="1BF3BDFC"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0CC1B4D" w14:textId="77777777" w:rsidR="00F01923" w:rsidRPr="003F79C3" w:rsidRDefault="00F01923" w:rsidP="00F01923">
            <w:pPr>
              <w:rPr>
                <w:lang w:val="en-US"/>
              </w:rPr>
            </w:pPr>
          </w:p>
        </w:tc>
      </w:tr>
      <w:tr w:rsidR="00F01923" w:rsidRPr="003F79C3" w14:paraId="2E159B6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E4108B"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05BAED0"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384E4764" w14:textId="77777777" w:rsidR="00F01923" w:rsidRPr="003F79C3" w:rsidRDefault="00F01923" w:rsidP="00F01923">
            <w:pPr>
              <w:rPr>
                <w:lang w:val="en-US"/>
              </w:rPr>
            </w:pPr>
          </w:p>
        </w:tc>
      </w:tr>
      <w:tr w:rsidR="00F01923" w:rsidRPr="003F79C3" w14:paraId="38546864"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F76A41"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7B3FD0D"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EFFD9D3" w14:textId="77777777" w:rsidR="00F01923" w:rsidRPr="003F79C3" w:rsidRDefault="00F01923" w:rsidP="00F01923">
            <w:pPr>
              <w:rPr>
                <w:lang w:val="en-US"/>
              </w:rPr>
            </w:pPr>
          </w:p>
        </w:tc>
      </w:tr>
      <w:tr w:rsidR="00F01923" w:rsidRPr="003F79C3" w14:paraId="193BEA71"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59E2B"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901A94B"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0FC87BA4" w14:textId="77777777" w:rsidR="00F01923" w:rsidRPr="003F79C3" w:rsidRDefault="00F01923" w:rsidP="00F01923">
            <w:pPr>
              <w:rPr>
                <w:lang w:val="en-US"/>
              </w:rPr>
            </w:pPr>
          </w:p>
        </w:tc>
      </w:tr>
      <w:tr w:rsidR="00F01923" w:rsidRPr="003F79C3" w14:paraId="6FA56BEF"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9DBCCE"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0060F6D1"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22E96A72" w14:textId="77777777" w:rsidR="00F01923" w:rsidRPr="003F79C3" w:rsidRDefault="00F01923" w:rsidP="00F01923">
            <w:pPr>
              <w:rPr>
                <w:lang w:val="en-US"/>
              </w:rPr>
            </w:pPr>
          </w:p>
        </w:tc>
      </w:tr>
      <w:tr w:rsidR="00F01923" w:rsidRPr="003F79C3" w14:paraId="487DC163"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2A93DB" w14:textId="77777777" w:rsidR="00F01923" w:rsidRPr="003F79C3" w:rsidRDefault="00F01923" w:rsidP="00F01923">
            <w:pPr>
              <w:rPr>
                <w:lang w:val="en-US"/>
              </w:rPr>
            </w:pPr>
            <w:r w:rsidRPr="003F79C3">
              <w:rPr>
                <w:lang w:val="en-US"/>
              </w:rPr>
              <w:t>Food- and water-borne illnesses and food-security issues</w:t>
            </w:r>
          </w:p>
        </w:tc>
        <w:tc>
          <w:tcPr>
            <w:tcW w:w="2205" w:type="pct"/>
            <w:tcBorders>
              <w:top w:val="single" w:sz="4" w:space="0" w:color="auto"/>
              <w:left w:val="single" w:sz="4" w:space="0" w:color="auto"/>
              <w:bottom w:val="single" w:sz="4" w:space="0" w:color="auto"/>
              <w:right w:val="single" w:sz="4" w:space="0" w:color="auto"/>
            </w:tcBorders>
            <w:hideMark/>
          </w:tcPr>
          <w:p w14:paraId="5476FEEA"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741E4659" w14:textId="77777777" w:rsidR="00F01923" w:rsidRPr="003F79C3" w:rsidRDefault="00F01923" w:rsidP="00F01923">
            <w:pPr>
              <w:rPr>
                <w:lang w:val="en-US"/>
              </w:rPr>
            </w:pPr>
          </w:p>
        </w:tc>
      </w:tr>
      <w:tr w:rsidR="00F01923" w:rsidRPr="003F79C3" w14:paraId="039DDC41"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70D2F3"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25981E7"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4ED95BA6" w14:textId="77777777" w:rsidR="00F01923" w:rsidRPr="003F79C3" w:rsidRDefault="00F01923" w:rsidP="00F01923">
            <w:pPr>
              <w:rPr>
                <w:lang w:val="en-US"/>
              </w:rPr>
            </w:pPr>
          </w:p>
        </w:tc>
      </w:tr>
      <w:tr w:rsidR="00F01923" w:rsidRPr="003F79C3" w14:paraId="5969EFFF"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176122"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DF6460B"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BE9F506" w14:textId="77777777" w:rsidR="00F01923" w:rsidRPr="003F79C3" w:rsidRDefault="00F01923" w:rsidP="00F01923">
            <w:pPr>
              <w:rPr>
                <w:lang w:val="en-US"/>
              </w:rPr>
            </w:pPr>
          </w:p>
        </w:tc>
      </w:tr>
      <w:tr w:rsidR="00F01923" w:rsidRPr="003F79C3" w14:paraId="09FC038D"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28FD8D"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4F93E3FC"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779E2B9C" w14:textId="77777777" w:rsidR="00F01923" w:rsidRPr="003F79C3" w:rsidRDefault="00F01923" w:rsidP="00F01923">
            <w:pPr>
              <w:rPr>
                <w:lang w:val="en-US"/>
              </w:rPr>
            </w:pPr>
          </w:p>
        </w:tc>
      </w:tr>
      <w:tr w:rsidR="00F01923" w:rsidRPr="003F79C3" w14:paraId="5BCC8DA7"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20DFB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1C331865"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6F3B94E8" w14:textId="77777777" w:rsidR="00F01923" w:rsidRPr="003F79C3" w:rsidRDefault="00F01923" w:rsidP="00F01923">
            <w:pPr>
              <w:rPr>
                <w:lang w:val="en-US"/>
              </w:rPr>
            </w:pPr>
          </w:p>
        </w:tc>
      </w:tr>
      <w:tr w:rsidR="00F01923" w:rsidRPr="003F79C3" w14:paraId="1413AC65" w14:textId="77777777" w:rsidTr="00057D89">
        <w:tc>
          <w:tcPr>
            <w:tcW w:w="633"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6325CB" w14:textId="77777777" w:rsidR="00F01923" w:rsidRPr="003F79C3" w:rsidRDefault="00CD37E8" w:rsidP="00F01923">
            <w:pPr>
              <w:rPr>
                <w:lang w:val="en-US"/>
              </w:rPr>
            </w:pPr>
            <w:r w:rsidRPr="003F79C3">
              <w:rPr>
                <w:lang w:val="en-US"/>
              </w:rPr>
              <w:t>Vector-borne diseases (Dengue, chikungunya, Zika, malaria)</w:t>
            </w:r>
          </w:p>
        </w:tc>
        <w:tc>
          <w:tcPr>
            <w:tcW w:w="2205" w:type="pct"/>
            <w:tcBorders>
              <w:top w:val="single" w:sz="4" w:space="0" w:color="auto"/>
              <w:left w:val="single" w:sz="4" w:space="0" w:color="auto"/>
              <w:bottom w:val="single" w:sz="4" w:space="0" w:color="auto"/>
              <w:right w:val="single" w:sz="4" w:space="0" w:color="auto"/>
            </w:tcBorders>
            <w:hideMark/>
          </w:tcPr>
          <w:p w14:paraId="63ADCCB0" w14:textId="77777777" w:rsidR="00F01923" w:rsidRPr="003F79C3" w:rsidRDefault="00F01923" w:rsidP="00F01923">
            <w:pPr>
              <w:rPr>
                <w:lang w:val="en-US"/>
              </w:rPr>
            </w:pPr>
            <w:r w:rsidRPr="003F79C3">
              <w:rPr>
                <w:lang w:val="en-US"/>
              </w:rPr>
              <w:t>1.</w:t>
            </w:r>
          </w:p>
        </w:tc>
        <w:tc>
          <w:tcPr>
            <w:tcW w:w="2162" w:type="pct"/>
            <w:tcBorders>
              <w:top w:val="single" w:sz="4" w:space="0" w:color="auto"/>
              <w:left w:val="single" w:sz="4" w:space="0" w:color="auto"/>
              <w:bottom w:val="single" w:sz="4" w:space="0" w:color="auto"/>
              <w:right w:val="single" w:sz="4" w:space="0" w:color="auto"/>
            </w:tcBorders>
          </w:tcPr>
          <w:p w14:paraId="1D926404" w14:textId="77777777" w:rsidR="00F01923" w:rsidRPr="003F79C3" w:rsidRDefault="00F01923" w:rsidP="00F01923">
            <w:pPr>
              <w:rPr>
                <w:lang w:val="en-US"/>
              </w:rPr>
            </w:pPr>
          </w:p>
        </w:tc>
      </w:tr>
      <w:tr w:rsidR="00F01923" w:rsidRPr="003F79C3" w14:paraId="44FB2A75"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96858"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36B4E703" w14:textId="77777777" w:rsidR="00F01923" w:rsidRPr="003F79C3" w:rsidRDefault="00F01923" w:rsidP="00F01923">
            <w:pPr>
              <w:rPr>
                <w:lang w:val="en-US"/>
              </w:rPr>
            </w:pPr>
            <w:r w:rsidRPr="003F79C3">
              <w:rPr>
                <w:lang w:val="en-US"/>
              </w:rPr>
              <w:t>2.</w:t>
            </w:r>
          </w:p>
        </w:tc>
        <w:tc>
          <w:tcPr>
            <w:tcW w:w="2162" w:type="pct"/>
            <w:tcBorders>
              <w:top w:val="single" w:sz="4" w:space="0" w:color="auto"/>
              <w:left w:val="single" w:sz="4" w:space="0" w:color="auto"/>
              <w:bottom w:val="single" w:sz="4" w:space="0" w:color="auto"/>
              <w:right w:val="single" w:sz="4" w:space="0" w:color="auto"/>
            </w:tcBorders>
          </w:tcPr>
          <w:p w14:paraId="550F3F45" w14:textId="77777777" w:rsidR="00F01923" w:rsidRPr="003F79C3" w:rsidRDefault="00F01923" w:rsidP="00F01923">
            <w:pPr>
              <w:rPr>
                <w:lang w:val="en-US"/>
              </w:rPr>
            </w:pPr>
          </w:p>
        </w:tc>
      </w:tr>
      <w:tr w:rsidR="00F01923" w:rsidRPr="003F79C3" w14:paraId="7274E0E9"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98B606"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78BF71E" w14:textId="77777777" w:rsidR="00F01923" w:rsidRPr="003F79C3" w:rsidRDefault="00F01923" w:rsidP="00F01923">
            <w:pPr>
              <w:rPr>
                <w:lang w:val="en-US"/>
              </w:rPr>
            </w:pPr>
            <w:r w:rsidRPr="003F79C3">
              <w:rPr>
                <w:lang w:val="en-US"/>
              </w:rPr>
              <w:t>3.</w:t>
            </w:r>
          </w:p>
        </w:tc>
        <w:tc>
          <w:tcPr>
            <w:tcW w:w="2162" w:type="pct"/>
            <w:tcBorders>
              <w:top w:val="single" w:sz="4" w:space="0" w:color="auto"/>
              <w:left w:val="single" w:sz="4" w:space="0" w:color="auto"/>
              <w:bottom w:val="single" w:sz="4" w:space="0" w:color="auto"/>
              <w:right w:val="single" w:sz="4" w:space="0" w:color="auto"/>
            </w:tcBorders>
          </w:tcPr>
          <w:p w14:paraId="7F942C4F" w14:textId="77777777" w:rsidR="00F01923" w:rsidRPr="003F79C3" w:rsidRDefault="00F01923" w:rsidP="00F01923">
            <w:pPr>
              <w:rPr>
                <w:lang w:val="en-US"/>
              </w:rPr>
            </w:pPr>
          </w:p>
        </w:tc>
      </w:tr>
      <w:tr w:rsidR="00F01923" w:rsidRPr="003F79C3" w14:paraId="574BCA9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E5418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5E10C89D" w14:textId="77777777" w:rsidR="00F01923" w:rsidRPr="003F79C3" w:rsidRDefault="00F01923" w:rsidP="00F01923">
            <w:pPr>
              <w:rPr>
                <w:lang w:val="en-US"/>
              </w:rPr>
            </w:pPr>
            <w:r w:rsidRPr="003F79C3">
              <w:rPr>
                <w:lang w:val="en-US"/>
              </w:rPr>
              <w:t>4.</w:t>
            </w:r>
          </w:p>
        </w:tc>
        <w:tc>
          <w:tcPr>
            <w:tcW w:w="2162" w:type="pct"/>
            <w:tcBorders>
              <w:top w:val="single" w:sz="4" w:space="0" w:color="auto"/>
              <w:left w:val="single" w:sz="4" w:space="0" w:color="auto"/>
              <w:bottom w:val="single" w:sz="4" w:space="0" w:color="auto"/>
              <w:right w:val="single" w:sz="4" w:space="0" w:color="auto"/>
            </w:tcBorders>
          </w:tcPr>
          <w:p w14:paraId="44ED1BAE" w14:textId="77777777" w:rsidR="00F01923" w:rsidRPr="003F79C3" w:rsidRDefault="00F01923" w:rsidP="00F01923">
            <w:pPr>
              <w:rPr>
                <w:lang w:val="en-US"/>
              </w:rPr>
            </w:pPr>
          </w:p>
        </w:tc>
      </w:tr>
      <w:tr w:rsidR="00F01923" w:rsidRPr="003F79C3" w14:paraId="23D545E6" w14:textId="77777777" w:rsidTr="00057D89">
        <w:tc>
          <w:tcPr>
            <w:tcW w:w="633"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A7B74F" w14:textId="77777777" w:rsidR="00F01923" w:rsidRPr="003F79C3" w:rsidRDefault="00F01923" w:rsidP="00F01923">
            <w:pPr>
              <w:rPr>
                <w:lang w:val="en-US"/>
              </w:rPr>
            </w:pPr>
          </w:p>
        </w:tc>
        <w:tc>
          <w:tcPr>
            <w:tcW w:w="2205" w:type="pct"/>
            <w:tcBorders>
              <w:top w:val="single" w:sz="4" w:space="0" w:color="auto"/>
              <w:left w:val="single" w:sz="4" w:space="0" w:color="auto"/>
              <w:bottom w:val="single" w:sz="4" w:space="0" w:color="auto"/>
              <w:right w:val="single" w:sz="4" w:space="0" w:color="auto"/>
            </w:tcBorders>
            <w:hideMark/>
          </w:tcPr>
          <w:p w14:paraId="6A300ADE" w14:textId="77777777" w:rsidR="00F01923" w:rsidRPr="003F79C3" w:rsidRDefault="00F01923" w:rsidP="00F01923">
            <w:pPr>
              <w:rPr>
                <w:lang w:val="en-US"/>
              </w:rPr>
            </w:pPr>
            <w:r w:rsidRPr="003F79C3">
              <w:rPr>
                <w:lang w:val="en-US"/>
              </w:rPr>
              <w:t>5.</w:t>
            </w:r>
          </w:p>
        </w:tc>
        <w:tc>
          <w:tcPr>
            <w:tcW w:w="2162" w:type="pct"/>
            <w:tcBorders>
              <w:top w:val="single" w:sz="4" w:space="0" w:color="auto"/>
              <w:left w:val="single" w:sz="4" w:space="0" w:color="auto"/>
              <w:bottom w:val="single" w:sz="4" w:space="0" w:color="auto"/>
              <w:right w:val="single" w:sz="4" w:space="0" w:color="auto"/>
            </w:tcBorders>
          </w:tcPr>
          <w:p w14:paraId="501DD731" w14:textId="77777777" w:rsidR="00F01923" w:rsidRPr="003F79C3" w:rsidRDefault="00F01923" w:rsidP="00F01923">
            <w:pPr>
              <w:rPr>
                <w:lang w:val="en-US"/>
              </w:rPr>
            </w:pPr>
          </w:p>
        </w:tc>
      </w:tr>
    </w:tbl>
    <w:p w14:paraId="47E74CE4" w14:textId="77777777" w:rsidR="00F01923" w:rsidRPr="003F79C3" w:rsidRDefault="00F01923" w:rsidP="00F01923">
      <w:pPr>
        <w:rPr>
          <w:lang w:val="en-US"/>
        </w:rPr>
      </w:pPr>
    </w:p>
    <w:p w14:paraId="0F7D937C" w14:textId="77777777" w:rsidR="00F01923" w:rsidRPr="003F79C3" w:rsidRDefault="00F01923" w:rsidP="00F01923">
      <w:pPr>
        <w:rPr>
          <w:lang w:val="en-US"/>
        </w:rPr>
      </w:pPr>
      <w:r w:rsidRPr="003F79C3">
        <w:rPr>
          <w:lang w:val="en-US"/>
        </w:rPr>
        <w:br w:type="page"/>
      </w:r>
    </w:p>
    <w:p w14:paraId="5F8FA88D" w14:textId="77777777" w:rsidR="00F01923" w:rsidRPr="003F79C3" w:rsidRDefault="00F01923" w:rsidP="00F01923">
      <w:pPr>
        <w:rPr>
          <w:b/>
          <w:lang w:val="en-US"/>
        </w:rPr>
      </w:pPr>
      <w:r w:rsidRPr="003F79C3">
        <w:rPr>
          <w:b/>
          <w:lang w:val="en-US"/>
        </w:rPr>
        <w:lastRenderedPageBreak/>
        <w:t>Table 2. Template for Conducting a Process and/or Outcome Evaluation of a Climate Change and Health Policy or Program</w:t>
      </w:r>
    </w:p>
    <w:p w14:paraId="25422561" w14:textId="77777777" w:rsidR="00F01923" w:rsidRPr="003F79C3" w:rsidRDefault="00F01923" w:rsidP="00F01923">
      <w:pPr>
        <w:rPr>
          <w:lang w:val="en-US"/>
        </w:rPr>
      </w:pPr>
    </w:p>
    <w:p w14:paraId="75A0D340" w14:textId="77777777" w:rsidR="00F01923" w:rsidRPr="003F79C3" w:rsidRDefault="00F01923" w:rsidP="00F01923">
      <w:pPr>
        <w:rPr>
          <w:b/>
          <w:lang w:val="en-US"/>
        </w:rPr>
      </w:pPr>
      <w:r w:rsidRPr="003F79C3">
        <w:rPr>
          <w:b/>
          <w:lang w:val="en-US"/>
        </w:rPr>
        <w:t>Policy or Program Name: ________________________________________________________________________________________________</w:t>
      </w:r>
    </w:p>
    <w:p w14:paraId="35D5365C" w14:textId="77777777" w:rsidR="00F01923" w:rsidRPr="003F79C3" w:rsidRDefault="00F01923" w:rsidP="00F01923">
      <w:pPr>
        <w:rPr>
          <w:b/>
          <w:lang w:val="en-US"/>
        </w:rPr>
      </w:pPr>
      <w:r w:rsidRPr="003F79C3">
        <w:rPr>
          <w:b/>
          <w:lang w:val="en-US"/>
        </w:rPr>
        <w:t>Date Template Completed: _______________________________________________________________________________________________</w:t>
      </w:r>
    </w:p>
    <w:p w14:paraId="4F9347DB" w14:textId="77777777" w:rsidR="00F01923" w:rsidRPr="003F79C3" w:rsidRDefault="00F01923" w:rsidP="00F01923">
      <w:pPr>
        <w:rPr>
          <w:b/>
          <w:lang w:val="en-US"/>
        </w:rPr>
      </w:pPr>
      <w:r w:rsidRPr="003F79C3">
        <w:rPr>
          <w:b/>
          <w:lang w:val="en-US"/>
        </w:rPr>
        <w:t>Completed By: _________________________________________________________________________________________________________</w:t>
      </w:r>
    </w:p>
    <w:p w14:paraId="60386DA1" w14:textId="77777777" w:rsidR="00F01923" w:rsidRPr="003F79C3" w:rsidRDefault="00F01923" w:rsidP="00F01923">
      <w:pPr>
        <w:rPr>
          <w:lang w:val="en-US"/>
        </w:rPr>
      </w:pPr>
    </w:p>
    <w:p w14:paraId="6FD2A7DB" w14:textId="77777777" w:rsidR="00F01923" w:rsidRPr="003F79C3" w:rsidRDefault="00F01923" w:rsidP="00F01923">
      <w:pPr>
        <w:rPr>
          <w:lang w:val="en-US"/>
        </w:rPr>
      </w:pPr>
      <w:r w:rsidRPr="003F79C3">
        <w:rPr>
          <w:lang w:val="en-US"/>
        </w:rPr>
        <w:t>*1=Highly effective, 2=Somewhat effective, 3=Not effective, 4=Unknown</w:t>
      </w:r>
    </w:p>
    <w:tbl>
      <w:tblPr>
        <w:tblStyle w:val="TableGrid"/>
        <w:tblW w:w="5000" w:type="pct"/>
        <w:tblLook w:val="04A0" w:firstRow="1" w:lastRow="0" w:firstColumn="1" w:lastColumn="0" w:noHBand="0" w:noVBand="1"/>
      </w:tblPr>
      <w:tblGrid>
        <w:gridCol w:w="1328"/>
        <w:gridCol w:w="2762"/>
        <w:gridCol w:w="4147"/>
        <w:gridCol w:w="3975"/>
        <w:gridCol w:w="2576"/>
      </w:tblGrid>
      <w:tr w:rsidR="00F01923" w:rsidRPr="003F79C3" w14:paraId="694365B6" w14:textId="77777777" w:rsidTr="00057D89">
        <w:tc>
          <w:tcPr>
            <w:tcW w:w="449"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7F7E6BC0" w14:textId="77777777" w:rsidR="00F01923" w:rsidRPr="003F79C3" w:rsidRDefault="00F01923" w:rsidP="00F01923">
            <w:pPr>
              <w:rPr>
                <w:b/>
                <w:lang w:val="en-US"/>
              </w:rPr>
            </w:pPr>
            <w:r w:rsidRPr="003F79C3">
              <w:rPr>
                <w:b/>
                <w:lang w:val="en-US"/>
              </w:rPr>
              <w:t>Evaluation Type</w:t>
            </w:r>
          </w:p>
        </w:tc>
        <w:tc>
          <w:tcPr>
            <w:tcW w:w="934"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2FF893DF" w14:textId="77777777" w:rsidR="00F01923" w:rsidRPr="003F79C3" w:rsidRDefault="00F01923" w:rsidP="00F01923">
            <w:pPr>
              <w:rPr>
                <w:b/>
                <w:lang w:val="en-US"/>
              </w:rPr>
            </w:pPr>
            <w:r w:rsidRPr="003F79C3">
              <w:rPr>
                <w:b/>
                <w:lang w:val="en-US"/>
              </w:rPr>
              <w:t>Guiding Questions</w:t>
            </w:r>
          </w:p>
        </w:tc>
        <w:tc>
          <w:tcPr>
            <w:tcW w:w="1402"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6E4D93DF" w14:textId="77777777" w:rsidR="00F01923" w:rsidRPr="003F79C3" w:rsidRDefault="00F01923" w:rsidP="00F01923">
            <w:pPr>
              <w:rPr>
                <w:b/>
                <w:lang w:val="en-US"/>
              </w:rPr>
            </w:pPr>
            <w:r w:rsidRPr="003F79C3">
              <w:rPr>
                <w:b/>
                <w:lang w:val="en-US"/>
              </w:rPr>
              <w:t>Indicator Examples</w:t>
            </w:r>
          </w:p>
        </w:tc>
        <w:tc>
          <w:tcPr>
            <w:tcW w:w="1344"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312EC541" w14:textId="77777777" w:rsidR="00F01923" w:rsidRPr="003F79C3" w:rsidRDefault="00F01923" w:rsidP="00F01923">
            <w:pPr>
              <w:rPr>
                <w:b/>
                <w:lang w:val="en-US"/>
              </w:rPr>
            </w:pPr>
            <w:r w:rsidRPr="003F79C3">
              <w:rPr>
                <w:b/>
                <w:lang w:val="en-US"/>
              </w:rPr>
              <w:t>Evaluation Data</w:t>
            </w:r>
          </w:p>
        </w:tc>
        <w:tc>
          <w:tcPr>
            <w:tcW w:w="871" w:type="pct"/>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6A52102C" w14:textId="77777777" w:rsidR="00F01923" w:rsidRPr="003F79C3" w:rsidRDefault="00F01923" w:rsidP="00F01923">
            <w:pPr>
              <w:rPr>
                <w:b/>
                <w:lang w:val="en-US"/>
              </w:rPr>
            </w:pPr>
            <w:r w:rsidRPr="003F79C3">
              <w:rPr>
                <w:b/>
                <w:lang w:val="en-US"/>
              </w:rPr>
              <w:t>Evaluation Result</w:t>
            </w:r>
          </w:p>
        </w:tc>
      </w:tr>
      <w:tr w:rsidR="00F01923" w:rsidRPr="003F79C3" w14:paraId="3B526FE9" w14:textId="77777777" w:rsidTr="00057D89">
        <w:tc>
          <w:tcPr>
            <w:tcW w:w="44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A1EF60" w14:textId="77777777" w:rsidR="00057D89" w:rsidRPr="003F79C3" w:rsidRDefault="00F01923" w:rsidP="00F01923">
            <w:pPr>
              <w:rPr>
                <w:lang w:val="en-US"/>
              </w:rPr>
            </w:pPr>
            <w:r w:rsidRPr="003F79C3">
              <w:rPr>
                <w:lang w:val="en-US"/>
              </w:rPr>
              <w:t>Process</w:t>
            </w:r>
          </w:p>
          <w:p w14:paraId="3469242C" w14:textId="77777777" w:rsidR="00057D89" w:rsidRPr="003F79C3" w:rsidRDefault="00057D89" w:rsidP="00057D89">
            <w:pPr>
              <w:rPr>
                <w:lang w:val="en-US"/>
              </w:rPr>
            </w:pPr>
          </w:p>
          <w:p w14:paraId="409D6DD9" w14:textId="77777777" w:rsidR="00057D89" w:rsidRPr="003F79C3" w:rsidRDefault="00057D89" w:rsidP="00057D89">
            <w:pPr>
              <w:rPr>
                <w:lang w:val="en-US"/>
              </w:rPr>
            </w:pPr>
          </w:p>
          <w:p w14:paraId="728BEAB5" w14:textId="77777777" w:rsidR="00F01923" w:rsidRPr="003F79C3" w:rsidRDefault="00F01923" w:rsidP="00057D89">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7CB80987" w14:textId="77777777" w:rsidR="00F01923" w:rsidRPr="003F79C3" w:rsidRDefault="00F01923" w:rsidP="00F01923">
            <w:pPr>
              <w:rPr>
                <w:b/>
                <w:lang w:val="en-US"/>
              </w:rPr>
            </w:pPr>
            <w:r w:rsidRPr="003F79C3">
              <w:rPr>
                <w:b/>
                <w:lang w:val="en-US"/>
              </w:rPr>
              <w:t>Operational Costs</w:t>
            </w:r>
          </w:p>
        </w:tc>
      </w:tr>
      <w:tr w:rsidR="00F01923" w:rsidRPr="003F79C3" w14:paraId="7122827C"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49C1ED3"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tcPr>
          <w:p w14:paraId="5457750B" w14:textId="77777777" w:rsidR="00F01923" w:rsidRPr="003F79C3" w:rsidRDefault="00F01923" w:rsidP="001920A5">
            <w:pPr>
              <w:pStyle w:val="ListParagraph"/>
              <w:numPr>
                <w:ilvl w:val="0"/>
                <w:numId w:val="11"/>
              </w:numPr>
              <w:ind w:left="397"/>
              <w:rPr>
                <w:lang w:val="en-US"/>
              </w:rPr>
            </w:pPr>
            <w:r w:rsidRPr="003F79C3">
              <w:rPr>
                <w:lang w:val="en-US"/>
              </w:rPr>
              <w:t>Has the policy or program been carried out as planned?</w:t>
            </w:r>
          </w:p>
          <w:p w14:paraId="3A321285" w14:textId="77777777" w:rsidR="00F01923" w:rsidRPr="003F79C3" w:rsidRDefault="00F01923" w:rsidP="001920A5">
            <w:pPr>
              <w:pStyle w:val="ListParagraph"/>
              <w:numPr>
                <w:ilvl w:val="0"/>
                <w:numId w:val="11"/>
              </w:numPr>
              <w:ind w:left="397"/>
              <w:rPr>
                <w:lang w:val="en-US"/>
              </w:rPr>
            </w:pPr>
            <w:r w:rsidRPr="003F79C3">
              <w:rPr>
                <w:lang w:val="en-US"/>
              </w:rPr>
              <w:t>Has each component of the policy or program been operating effectively?</w:t>
            </w:r>
          </w:p>
          <w:p w14:paraId="2DFD44E5" w14:textId="77777777" w:rsidR="00F01923" w:rsidRPr="003F79C3" w:rsidRDefault="00F01923" w:rsidP="001920A5">
            <w:pPr>
              <w:pStyle w:val="ListParagraph"/>
              <w:numPr>
                <w:ilvl w:val="0"/>
                <w:numId w:val="11"/>
              </w:numPr>
              <w:ind w:left="397"/>
              <w:rPr>
                <w:lang w:val="en-US"/>
              </w:rPr>
            </w:pPr>
            <w:r w:rsidRPr="003F79C3">
              <w:rPr>
                <w:lang w:val="en-US"/>
              </w:rPr>
              <w:t>What are the operational costs (resources used)?</w:t>
            </w:r>
          </w:p>
          <w:p w14:paraId="6848D117" w14:textId="77777777" w:rsidR="00F01923" w:rsidRPr="003F79C3" w:rsidRDefault="00F01923" w:rsidP="001920A5">
            <w:pPr>
              <w:pStyle w:val="ListParagraph"/>
              <w:numPr>
                <w:ilvl w:val="0"/>
                <w:numId w:val="11"/>
              </w:numPr>
              <w:ind w:left="397"/>
              <w:rPr>
                <w:lang w:val="en-US"/>
              </w:rPr>
            </w:pPr>
            <w:r w:rsidRPr="003F79C3">
              <w:rPr>
                <w:lang w:val="en-US"/>
              </w:rPr>
              <w:t>Were processes involved in implementing the policy / program efficient?</w:t>
            </w:r>
          </w:p>
          <w:p w14:paraId="4C8A5FA2" w14:textId="77777777" w:rsidR="00F01923" w:rsidRPr="003F79C3" w:rsidRDefault="00F01923" w:rsidP="00F01923">
            <w:pPr>
              <w:ind w:left="397"/>
              <w:rPr>
                <w:lang w:val="en-US"/>
              </w:rPr>
            </w:pPr>
          </w:p>
        </w:tc>
        <w:tc>
          <w:tcPr>
            <w:tcW w:w="1402" w:type="pct"/>
            <w:tcBorders>
              <w:top w:val="single" w:sz="4" w:space="0" w:color="auto"/>
              <w:left w:val="single" w:sz="4" w:space="0" w:color="auto"/>
              <w:bottom w:val="single" w:sz="4" w:space="0" w:color="auto"/>
              <w:right w:val="single" w:sz="4" w:space="0" w:color="auto"/>
            </w:tcBorders>
          </w:tcPr>
          <w:p w14:paraId="7383A27D" w14:textId="77777777" w:rsidR="00F01923" w:rsidRPr="003F79C3" w:rsidRDefault="00F01923" w:rsidP="001920A5">
            <w:pPr>
              <w:pStyle w:val="ListParagraph"/>
              <w:numPr>
                <w:ilvl w:val="0"/>
                <w:numId w:val="11"/>
              </w:numPr>
              <w:ind w:left="397"/>
              <w:rPr>
                <w:lang w:val="en-US"/>
              </w:rPr>
            </w:pPr>
            <w:r w:rsidRPr="003F79C3">
              <w:rPr>
                <w:lang w:val="en-US"/>
              </w:rPr>
              <w:t>Resources used by each partner to implement program</w:t>
            </w:r>
          </w:p>
          <w:p w14:paraId="1BFD910B" w14:textId="77777777" w:rsidR="00F01923" w:rsidRPr="003F79C3" w:rsidRDefault="00F01923" w:rsidP="001920A5">
            <w:pPr>
              <w:pStyle w:val="ListParagraph"/>
              <w:numPr>
                <w:ilvl w:val="0"/>
                <w:numId w:val="11"/>
              </w:numPr>
              <w:ind w:left="397"/>
              <w:rPr>
                <w:lang w:val="en-US"/>
              </w:rPr>
            </w:pPr>
            <w:r w:rsidRPr="003F79C3">
              <w:rPr>
                <w:lang w:val="en-US"/>
              </w:rPr>
              <w:t>Resources required for collecting and monitoring surveillance data</w:t>
            </w:r>
          </w:p>
          <w:p w14:paraId="69B221BE" w14:textId="77777777" w:rsidR="00F01923" w:rsidRPr="003F79C3" w:rsidRDefault="00F01923" w:rsidP="001920A5">
            <w:pPr>
              <w:pStyle w:val="ListParagraph"/>
              <w:numPr>
                <w:ilvl w:val="0"/>
                <w:numId w:val="11"/>
              </w:numPr>
              <w:ind w:left="397"/>
              <w:rPr>
                <w:lang w:val="en-US"/>
              </w:rPr>
            </w:pPr>
            <w:r w:rsidRPr="003F79C3">
              <w:rPr>
                <w:lang w:val="en-US"/>
              </w:rPr>
              <w:t>Staff time spent on the implementing the policy or program at various stages</w:t>
            </w:r>
          </w:p>
          <w:p w14:paraId="71C5728D" w14:textId="77777777" w:rsidR="00F01923" w:rsidRPr="003F79C3" w:rsidRDefault="00F01923" w:rsidP="001920A5">
            <w:pPr>
              <w:pStyle w:val="ListParagraph"/>
              <w:numPr>
                <w:ilvl w:val="0"/>
                <w:numId w:val="11"/>
              </w:numPr>
              <w:ind w:left="397"/>
              <w:rPr>
                <w:lang w:val="en-US"/>
              </w:rPr>
            </w:pPr>
            <w:r w:rsidRPr="003F79C3">
              <w:rPr>
                <w:lang w:val="en-US"/>
              </w:rPr>
              <w:t>Costs to communicate messages to stakeholders and the public</w:t>
            </w:r>
          </w:p>
          <w:p w14:paraId="3EC88714" w14:textId="77777777" w:rsidR="00F01923" w:rsidRPr="003F79C3" w:rsidRDefault="00F01923" w:rsidP="001920A5">
            <w:pPr>
              <w:pStyle w:val="ListParagraph"/>
              <w:numPr>
                <w:ilvl w:val="0"/>
                <w:numId w:val="11"/>
              </w:numPr>
              <w:ind w:left="397"/>
              <w:rPr>
                <w:lang w:val="en-US"/>
              </w:rPr>
            </w:pPr>
            <w:r w:rsidRPr="003F79C3">
              <w:rPr>
                <w:lang w:val="en-US"/>
              </w:rPr>
              <w:t>Costs of maintaining the  policy or program</w:t>
            </w:r>
          </w:p>
          <w:p w14:paraId="2DF2EDD9" w14:textId="77777777" w:rsidR="00F01923" w:rsidRPr="003F79C3" w:rsidRDefault="00F01923" w:rsidP="00F01923">
            <w:pPr>
              <w:ind w:left="397"/>
              <w:rPr>
                <w:lang w:val="en-US"/>
              </w:rPr>
            </w:pPr>
          </w:p>
        </w:tc>
        <w:tc>
          <w:tcPr>
            <w:tcW w:w="1344" w:type="pct"/>
            <w:tcBorders>
              <w:top w:val="single" w:sz="4" w:space="0" w:color="auto"/>
              <w:left w:val="single" w:sz="4" w:space="0" w:color="auto"/>
              <w:bottom w:val="single" w:sz="4" w:space="0" w:color="auto"/>
              <w:right w:val="single" w:sz="4" w:space="0" w:color="auto"/>
            </w:tcBorders>
          </w:tcPr>
          <w:p w14:paraId="5B9B60AB"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72D85ADB" w14:textId="77777777" w:rsidR="00F01923" w:rsidRPr="003F79C3" w:rsidRDefault="00F01923" w:rsidP="00F01923">
            <w:pPr>
              <w:rPr>
                <w:lang w:val="en-US"/>
              </w:rPr>
            </w:pPr>
          </w:p>
        </w:tc>
      </w:tr>
      <w:tr w:rsidR="00F01923" w:rsidRPr="003F79C3" w14:paraId="6501869D"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F4C3DC" w14:textId="77777777" w:rsidR="00F01923" w:rsidRPr="003F79C3" w:rsidRDefault="00F01923" w:rsidP="00F01923">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700AAFA7" w14:textId="77777777" w:rsidR="00F01923" w:rsidRPr="003F79C3" w:rsidRDefault="00F01923" w:rsidP="00F01923">
            <w:pPr>
              <w:rPr>
                <w:b/>
                <w:lang w:val="en-US"/>
              </w:rPr>
            </w:pPr>
            <w:r w:rsidRPr="003F79C3">
              <w:rPr>
                <w:b/>
                <w:lang w:val="en-US"/>
              </w:rPr>
              <w:t>Protocols / Processes</w:t>
            </w:r>
          </w:p>
        </w:tc>
      </w:tr>
      <w:tr w:rsidR="00F01923" w:rsidRPr="003F79C3" w14:paraId="68E62109"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961313"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tcPr>
          <w:p w14:paraId="466671CE" w14:textId="77777777" w:rsidR="00F01923" w:rsidRPr="003F79C3" w:rsidRDefault="00F01923" w:rsidP="001920A5">
            <w:pPr>
              <w:pStyle w:val="ListParagraph"/>
              <w:numPr>
                <w:ilvl w:val="0"/>
                <w:numId w:val="11"/>
              </w:numPr>
              <w:ind w:left="397"/>
              <w:rPr>
                <w:lang w:val="en-US"/>
              </w:rPr>
            </w:pPr>
            <w:r w:rsidRPr="003F79C3">
              <w:rPr>
                <w:lang w:val="en-US"/>
              </w:rPr>
              <w:t>Was information provided to stakeholders accurate?</w:t>
            </w:r>
          </w:p>
          <w:p w14:paraId="6328C4A0" w14:textId="77777777" w:rsidR="00F01923" w:rsidRPr="003F79C3" w:rsidRDefault="00F01923" w:rsidP="001920A5">
            <w:pPr>
              <w:pStyle w:val="ListParagraph"/>
              <w:numPr>
                <w:ilvl w:val="0"/>
                <w:numId w:val="11"/>
              </w:numPr>
              <w:ind w:left="397"/>
              <w:rPr>
                <w:lang w:val="en-US"/>
              </w:rPr>
            </w:pPr>
            <w:r w:rsidRPr="003F79C3">
              <w:rPr>
                <w:lang w:val="en-US"/>
              </w:rPr>
              <w:t>Were relevant stakeholders engaged?</w:t>
            </w:r>
          </w:p>
          <w:p w14:paraId="2E0C1155" w14:textId="77777777" w:rsidR="00F01923" w:rsidRPr="003F79C3" w:rsidRDefault="00F01923" w:rsidP="001920A5">
            <w:pPr>
              <w:pStyle w:val="ListParagraph"/>
              <w:numPr>
                <w:ilvl w:val="0"/>
                <w:numId w:val="11"/>
              </w:numPr>
              <w:ind w:left="397"/>
              <w:rPr>
                <w:lang w:val="en-US"/>
              </w:rPr>
            </w:pPr>
            <w:r w:rsidRPr="003F79C3">
              <w:rPr>
                <w:lang w:val="en-US"/>
              </w:rPr>
              <w:t>Did stakeholders find the process useful and helpful?</w:t>
            </w:r>
          </w:p>
          <w:p w14:paraId="2001B03D" w14:textId="77777777" w:rsidR="00F01923" w:rsidRPr="003F79C3" w:rsidRDefault="00F01923" w:rsidP="001920A5">
            <w:pPr>
              <w:pStyle w:val="ListParagraph"/>
              <w:numPr>
                <w:ilvl w:val="0"/>
                <w:numId w:val="11"/>
              </w:numPr>
              <w:ind w:left="397"/>
              <w:rPr>
                <w:lang w:val="en-US"/>
              </w:rPr>
            </w:pPr>
            <w:r w:rsidRPr="003F79C3">
              <w:rPr>
                <w:lang w:val="en-US"/>
              </w:rPr>
              <w:lastRenderedPageBreak/>
              <w:t>Are intended responses being followed through by the public or other stakeholders?</w:t>
            </w:r>
          </w:p>
          <w:p w14:paraId="7BD2DD23" w14:textId="77777777" w:rsidR="00F01923" w:rsidRPr="003F79C3" w:rsidRDefault="00F01923" w:rsidP="00F01923">
            <w:pPr>
              <w:ind w:left="397"/>
              <w:rPr>
                <w:lang w:val="en-US"/>
              </w:rPr>
            </w:pPr>
          </w:p>
        </w:tc>
        <w:tc>
          <w:tcPr>
            <w:tcW w:w="1402" w:type="pct"/>
            <w:tcBorders>
              <w:top w:val="single" w:sz="4" w:space="0" w:color="auto"/>
              <w:left w:val="single" w:sz="4" w:space="0" w:color="auto"/>
              <w:bottom w:val="single" w:sz="4" w:space="0" w:color="auto"/>
              <w:right w:val="single" w:sz="4" w:space="0" w:color="auto"/>
            </w:tcBorders>
            <w:hideMark/>
          </w:tcPr>
          <w:p w14:paraId="637A84C5" w14:textId="77777777" w:rsidR="00F01923" w:rsidRPr="003F79C3" w:rsidRDefault="00F01923" w:rsidP="001920A5">
            <w:pPr>
              <w:pStyle w:val="ListParagraph"/>
              <w:numPr>
                <w:ilvl w:val="0"/>
                <w:numId w:val="11"/>
              </w:numPr>
              <w:ind w:left="397"/>
              <w:rPr>
                <w:lang w:val="en-US"/>
              </w:rPr>
            </w:pPr>
            <w:r w:rsidRPr="003F79C3">
              <w:rPr>
                <w:lang w:val="en-US"/>
              </w:rPr>
              <w:lastRenderedPageBreak/>
              <w:t>Frequency of partner notification and public alerts</w:t>
            </w:r>
          </w:p>
          <w:p w14:paraId="6E44598C" w14:textId="77777777" w:rsidR="00F01923" w:rsidRPr="003F79C3" w:rsidRDefault="00F01923" w:rsidP="001920A5">
            <w:pPr>
              <w:pStyle w:val="ListParagraph"/>
              <w:numPr>
                <w:ilvl w:val="0"/>
                <w:numId w:val="11"/>
              </w:numPr>
              <w:ind w:left="397"/>
              <w:rPr>
                <w:lang w:val="en-US"/>
              </w:rPr>
            </w:pPr>
            <w:r w:rsidRPr="003F79C3">
              <w:rPr>
                <w:lang w:val="en-US"/>
              </w:rPr>
              <w:t>Timeliness of alert information received</w:t>
            </w:r>
          </w:p>
          <w:p w14:paraId="4F2C43D9" w14:textId="77777777" w:rsidR="00F01923" w:rsidRPr="003F79C3" w:rsidRDefault="00F01923" w:rsidP="001920A5">
            <w:pPr>
              <w:pStyle w:val="ListParagraph"/>
              <w:numPr>
                <w:ilvl w:val="0"/>
                <w:numId w:val="11"/>
              </w:numPr>
              <w:ind w:left="397"/>
              <w:rPr>
                <w:lang w:val="en-US"/>
              </w:rPr>
            </w:pPr>
            <w:r w:rsidRPr="003F79C3">
              <w:rPr>
                <w:lang w:val="en-US"/>
              </w:rPr>
              <w:t>Timeliness and efficiency of message delivery to the public</w:t>
            </w:r>
          </w:p>
          <w:p w14:paraId="7033BC90" w14:textId="77777777" w:rsidR="00F01923" w:rsidRPr="003F79C3" w:rsidRDefault="00F01923" w:rsidP="001920A5">
            <w:pPr>
              <w:pStyle w:val="ListParagraph"/>
              <w:numPr>
                <w:ilvl w:val="0"/>
                <w:numId w:val="11"/>
              </w:numPr>
              <w:ind w:left="397"/>
              <w:rPr>
                <w:lang w:val="en-US"/>
              </w:rPr>
            </w:pPr>
            <w:r w:rsidRPr="003F79C3">
              <w:rPr>
                <w:lang w:val="en-US"/>
              </w:rPr>
              <w:t>Quality of surveillance data</w:t>
            </w:r>
          </w:p>
          <w:p w14:paraId="0BD5CD43" w14:textId="77777777" w:rsidR="00F01923" w:rsidRPr="003F79C3" w:rsidRDefault="00F01923" w:rsidP="001920A5">
            <w:pPr>
              <w:pStyle w:val="ListParagraph"/>
              <w:numPr>
                <w:ilvl w:val="0"/>
                <w:numId w:val="11"/>
              </w:numPr>
              <w:ind w:left="397"/>
              <w:rPr>
                <w:lang w:val="en-US"/>
              </w:rPr>
            </w:pPr>
            <w:r w:rsidRPr="003F79C3">
              <w:rPr>
                <w:lang w:val="en-US"/>
              </w:rPr>
              <w:t xml:space="preserve">Frequency of warnings and alerts issued in </w:t>
            </w:r>
            <w:r w:rsidRPr="003F79C3">
              <w:rPr>
                <w:lang w:val="en-US"/>
              </w:rPr>
              <w:lastRenderedPageBreak/>
              <w:t>relation to actual weather conditions occurring</w:t>
            </w:r>
          </w:p>
          <w:p w14:paraId="24303B03" w14:textId="77777777" w:rsidR="00F01923" w:rsidRPr="003F79C3" w:rsidRDefault="00F01923" w:rsidP="001920A5">
            <w:pPr>
              <w:pStyle w:val="ListParagraph"/>
              <w:numPr>
                <w:ilvl w:val="0"/>
                <w:numId w:val="11"/>
              </w:numPr>
              <w:ind w:left="397"/>
              <w:rPr>
                <w:lang w:val="en-US"/>
              </w:rPr>
            </w:pPr>
            <w:r w:rsidRPr="003F79C3">
              <w:rPr>
                <w:lang w:val="en-US"/>
              </w:rPr>
              <w:t>Capacity of participating agencies to monitor and deliver surveillance and weather data</w:t>
            </w:r>
          </w:p>
        </w:tc>
        <w:tc>
          <w:tcPr>
            <w:tcW w:w="1344" w:type="pct"/>
            <w:tcBorders>
              <w:top w:val="single" w:sz="4" w:space="0" w:color="auto"/>
              <w:left w:val="single" w:sz="4" w:space="0" w:color="auto"/>
              <w:bottom w:val="single" w:sz="4" w:space="0" w:color="auto"/>
              <w:right w:val="single" w:sz="4" w:space="0" w:color="auto"/>
            </w:tcBorders>
          </w:tcPr>
          <w:p w14:paraId="6954BA5A"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727E0DD9" w14:textId="77777777" w:rsidR="00F01923" w:rsidRPr="003F79C3" w:rsidRDefault="00F01923" w:rsidP="00F01923">
            <w:pPr>
              <w:rPr>
                <w:lang w:val="en-US"/>
              </w:rPr>
            </w:pPr>
          </w:p>
        </w:tc>
      </w:tr>
      <w:tr w:rsidR="00F01923" w:rsidRPr="003F79C3" w14:paraId="54313B4E"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8E42FD" w14:textId="77777777" w:rsidR="00F01923" w:rsidRPr="003F79C3" w:rsidRDefault="00F01923" w:rsidP="00F01923">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6FACD340" w14:textId="77777777" w:rsidR="00F01923" w:rsidRPr="003F79C3" w:rsidRDefault="00F01923" w:rsidP="00F01923">
            <w:pPr>
              <w:rPr>
                <w:b/>
                <w:lang w:val="en-US"/>
              </w:rPr>
            </w:pPr>
            <w:r w:rsidRPr="003F79C3">
              <w:rPr>
                <w:b/>
                <w:lang w:val="en-US"/>
              </w:rPr>
              <w:t>Stakeholder Engagement</w:t>
            </w:r>
          </w:p>
        </w:tc>
      </w:tr>
      <w:tr w:rsidR="00F01923" w:rsidRPr="003F79C3" w14:paraId="36C9E133"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BCFF51"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tcPr>
          <w:p w14:paraId="109BBA6B" w14:textId="77777777" w:rsidR="00F01923" w:rsidRPr="003F79C3" w:rsidRDefault="00F01923" w:rsidP="001920A5">
            <w:pPr>
              <w:pStyle w:val="ListParagraph"/>
              <w:numPr>
                <w:ilvl w:val="0"/>
                <w:numId w:val="11"/>
              </w:numPr>
              <w:ind w:left="397"/>
              <w:rPr>
                <w:lang w:val="en-US"/>
              </w:rPr>
            </w:pPr>
            <w:r w:rsidRPr="003F79C3">
              <w:rPr>
                <w:lang w:val="en-US"/>
              </w:rPr>
              <w:t>Were relevant and key messages being provided to the public in a timely manner?</w:t>
            </w:r>
          </w:p>
          <w:p w14:paraId="414B553E" w14:textId="77777777" w:rsidR="00F01923" w:rsidRPr="003F79C3" w:rsidRDefault="00F01923" w:rsidP="001920A5">
            <w:pPr>
              <w:pStyle w:val="ListParagraph"/>
              <w:numPr>
                <w:ilvl w:val="0"/>
                <w:numId w:val="11"/>
              </w:numPr>
              <w:ind w:left="397"/>
              <w:rPr>
                <w:lang w:val="en-US"/>
              </w:rPr>
            </w:pPr>
            <w:r w:rsidRPr="003F79C3">
              <w:rPr>
                <w:lang w:val="en-US"/>
              </w:rPr>
              <w:t>Is the target population aware of the policy / program and do they comprehend the messages?</w:t>
            </w:r>
          </w:p>
          <w:p w14:paraId="0211F21C" w14:textId="77777777" w:rsidR="00F01923" w:rsidRPr="003F79C3" w:rsidRDefault="00F01923" w:rsidP="00F01923">
            <w:pPr>
              <w:ind w:left="397"/>
              <w:rPr>
                <w:lang w:val="en-US"/>
              </w:rPr>
            </w:pPr>
          </w:p>
        </w:tc>
        <w:tc>
          <w:tcPr>
            <w:tcW w:w="1402" w:type="pct"/>
            <w:tcBorders>
              <w:top w:val="single" w:sz="4" w:space="0" w:color="auto"/>
              <w:left w:val="single" w:sz="4" w:space="0" w:color="auto"/>
              <w:bottom w:val="single" w:sz="4" w:space="0" w:color="auto"/>
              <w:right w:val="single" w:sz="4" w:space="0" w:color="auto"/>
            </w:tcBorders>
          </w:tcPr>
          <w:p w14:paraId="0581D3B3" w14:textId="77777777" w:rsidR="00F01923" w:rsidRPr="003F79C3" w:rsidRDefault="00F01923" w:rsidP="001920A5">
            <w:pPr>
              <w:pStyle w:val="ListParagraph"/>
              <w:numPr>
                <w:ilvl w:val="0"/>
                <w:numId w:val="11"/>
              </w:numPr>
              <w:ind w:left="397"/>
              <w:rPr>
                <w:lang w:val="en-US"/>
              </w:rPr>
            </w:pPr>
            <w:r w:rsidRPr="003F79C3">
              <w:rPr>
                <w:lang w:val="en-US"/>
              </w:rPr>
              <w:t>Level of participation of agencies and other community groups in education activities</w:t>
            </w:r>
          </w:p>
          <w:p w14:paraId="60A31DFE" w14:textId="77777777" w:rsidR="00F01923" w:rsidRPr="003F79C3" w:rsidRDefault="00F01923" w:rsidP="001920A5">
            <w:pPr>
              <w:pStyle w:val="ListParagraph"/>
              <w:numPr>
                <w:ilvl w:val="0"/>
                <w:numId w:val="11"/>
              </w:numPr>
              <w:ind w:left="397"/>
              <w:rPr>
                <w:lang w:val="en-US"/>
              </w:rPr>
            </w:pPr>
            <w:r w:rsidRPr="003F79C3">
              <w:rPr>
                <w:lang w:val="en-US"/>
              </w:rPr>
              <w:t>Number and types of response measures delivered by stakeholders</w:t>
            </w:r>
          </w:p>
          <w:p w14:paraId="6CC2914C" w14:textId="77777777" w:rsidR="00F01923" w:rsidRPr="003F79C3" w:rsidRDefault="00F01923" w:rsidP="001920A5">
            <w:pPr>
              <w:pStyle w:val="ListParagraph"/>
              <w:numPr>
                <w:ilvl w:val="0"/>
                <w:numId w:val="11"/>
              </w:numPr>
              <w:ind w:left="397"/>
              <w:rPr>
                <w:lang w:val="en-US"/>
              </w:rPr>
            </w:pPr>
            <w:r w:rsidRPr="003F79C3">
              <w:rPr>
                <w:lang w:val="en-US"/>
              </w:rPr>
              <w:t>Number and diversity of engaged stakeholders and meeting frequency</w:t>
            </w:r>
          </w:p>
          <w:p w14:paraId="7F4D0113" w14:textId="77777777" w:rsidR="00F01923" w:rsidRPr="003F79C3" w:rsidRDefault="00F01923" w:rsidP="001920A5">
            <w:pPr>
              <w:pStyle w:val="ListParagraph"/>
              <w:numPr>
                <w:ilvl w:val="0"/>
                <w:numId w:val="11"/>
              </w:numPr>
              <w:ind w:left="397"/>
              <w:rPr>
                <w:lang w:val="en-US"/>
              </w:rPr>
            </w:pPr>
            <w:r w:rsidRPr="003F79C3">
              <w:rPr>
                <w:lang w:val="en-US"/>
              </w:rPr>
              <w:t>Partners’ views on the degree of coordination of activities</w:t>
            </w:r>
          </w:p>
          <w:p w14:paraId="482F2878" w14:textId="77777777" w:rsidR="00F01923" w:rsidRPr="003F79C3" w:rsidRDefault="00F01923" w:rsidP="001920A5">
            <w:pPr>
              <w:pStyle w:val="ListParagraph"/>
              <w:numPr>
                <w:ilvl w:val="0"/>
                <w:numId w:val="11"/>
              </w:numPr>
              <w:ind w:left="397"/>
              <w:rPr>
                <w:lang w:val="en-US"/>
              </w:rPr>
            </w:pPr>
            <w:r w:rsidRPr="003F79C3">
              <w:rPr>
                <w:lang w:val="en-US"/>
              </w:rPr>
              <w:t>Stakeholders’ views on the adequacy of support offered</w:t>
            </w:r>
          </w:p>
          <w:p w14:paraId="54305317" w14:textId="77777777" w:rsidR="00F01923" w:rsidRPr="003F79C3" w:rsidRDefault="00F01923" w:rsidP="001920A5">
            <w:pPr>
              <w:pStyle w:val="ListParagraph"/>
              <w:numPr>
                <w:ilvl w:val="0"/>
                <w:numId w:val="11"/>
              </w:numPr>
              <w:ind w:left="397"/>
              <w:rPr>
                <w:lang w:val="en-US"/>
              </w:rPr>
            </w:pPr>
            <w:r w:rsidRPr="003F79C3">
              <w:rPr>
                <w:lang w:val="en-US"/>
              </w:rPr>
              <w:t>Level of stakeholder satisfaction</w:t>
            </w:r>
          </w:p>
          <w:p w14:paraId="5CF08ED7" w14:textId="77777777" w:rsidR="00F01923" w:rsidRPr="003F79C3" w:rsidRDefault="00F01923" w:rsidP="001920A5">
            <w:pPr>
              <w:pStyle w:val="ListParagraph"/>
              <w:numPr>
                <w:ilvl w:val="0"/>
                <w:numId w:val="11"/>
              </w:numPr>
              <w:ind w:left="397"/>
              <w:rPr>
                <w:lang w:val="en-US"/>
              </w:rPr>
            </w:pPr>
            <w:r w:rsidRPr="003F79C3">
              <w:rPr>
                <w:lang w:val="en-US"/>
              </w:rPr>
              <w:t>Number of at-risk people who took preventive actions</w:t>
            </w:r>
          </w:p>
          <w:p w14:paraId="13A4C71E" w14:textId="77777777" w:rsidR="00F01923" w:rsidRPr="003F79C3" w:rsidRDefault="00F01923" w:rsidP="001920A5">
            <w:pPr>
              <w:pStyle w:val="ListParagraph"/>
              <w:numPr>
                <w:ilvl w:val="0"/>
                <w:numId w:val="11"/>
              </w:numPr>
              <w:ind w:left="397"/>
              <w:rPr>
                <w:lang w:val="en-US"/>
              </w:rPr>
            </w:pPr>
            <w:r w:rsidRPr="003F79C3">
              <w:rPr>
                <w:lang w:val="en-US"/>
              </w:rPr>
              <w:t>Number of people, their demographic makeup, and degree of compliance with intended responses</w:t>
            </w:r>
          </w:p>
          <w:p w14:paraId="33778ACA" w14:textId="77777777" w:rsidR="00F01923" w:rsidRPr="003F79C3" w:rsidRDefault="00F01923" w:rsidP="001920A5">
            <w:pPr>
              <w:pStyle w:val="ListParagraph"/>
              <w:numPr>
                <w:ilvl w:val="0"/>
                <w:numId w:val="11"/>
              </w:numPr>
              <w:ind w:left="397"/>
              <w:rPr>
                <w:lang w:val="en-US"/>
              </w:rPr>
            </w:pPr>
            <w:r w:rsidRPr="003F79C3">
              <w:rPr>
                <w:lang w:val="en-US"/>
              </w:rPr>
              <w:t xml:space="preserve">Number of people and their demographic makeup who took advantage of other response measures </w:t>
            </w:r>
          </w:p>
          <w:p w14:paraId="0C142667" w14:textId="77777777" w:rsidR="00F01923" w:rsidRPr="003F79C3" w:rsidRDefault="00F01923" w:rsidP="00F01923">
            <w:pPr>
              <w:ind w:left="397"/>
              <w:rPr>
                <w:lang w:val="en-US"/>
              </w:rPr>
            </w:pPr>
          </w:p>
        </w:tc>
        <w:tc>
          <w:tcPr>
            <w:tcW w:w="1344" w:type="pct"/>
            <w:tcBorders>
              <w:top w:val="single" w:sz="4" w:space="0" w:color="auto"/>
              <w:left w:val="single" w:sz="4" w:space="0" w:color="auto"/>
              <w:bottom w:val="single" w:sz="4" w:space="0" w:color="auto"/>
              <w:right w:val="single" w:sz="4" w:space="0" w:color="auto"/>
            </w:tcBorders>
          </w:tcPr>
          <w:p w14:paraId="7C11E7AD"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55F1C2C5" w14:textId="77777777" w:rsidR="00F01923" w:rsidRPr="003F79C3" w:rsidRDefault="00F01923" w:rsidP="00F01923">
            <w:pPr>
              <w:rPr>
                <w:lang w:val="en-US"/>
              </w:rPr>
            </w:pPr>
          </w:p>
        </w:tc>
      </w:tr>
      <w:tr w:rsidR="00F01923" w:rsidRPr="003F79C3" w14:paraId="01B04FCC"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D12F00" w14:textId="77777777" w:rsidR="00F01923" w:rsidRPr="003F79C3" w:rsidRDefault="00F01923" w:rsidP="00F01923">
            <w:pPr>
              <w:rPr>
                <w:lang w:val="en-US"/>
              </w:rPr>
            </w:pPr>
          </w:p>
        </w:tc>
        <w:tc>
          <w:tcPr>
            <w:tcW w:w="4551" w:type="pct"/>
            <w:gridSpan w:val="4"/>
            <w:tcBorders>
              <w:top w:val="single" w:sz="4" w:space="0" w:color="auto"/>
              <w:left w:val="single" w:sz="4" w:space="0" w:color="auto"/>
              <w:bottom w:val="single" w:sz="4" w:space="0" w:color="auto"/>
              <w:right w:val="single" w:sz="4" w:space="0" w:color="auto"/>
            </w:tcBorders>
            <w:hideMark/>
          </w:tcPr>
          <w:p w14:paraId="69050C28" w14:textId="77777777" w:rsidR="00F01923" w:rsidRPr="003F79C3" w:rsidRDefault="00F01923" w:rsidP="00F01923">
            <w:pPr>
              <w:rPr>
                <w:b/>
                <w:lang w:val="en-US"/>
              </w:rPr>
            </w:pPr>
            <w:r w:rsidRPr="003F79C3">
              <w:rPr>
                <w:b/>
                <w:lang w:val="en-US"/>
              </w:rPr>
              <w:t>Communication</w:t>
            </w:r>
          </w:p>
        </w:tc>
      </w:tr>
      <w:tr w:rsidR="00F01923" w:rsidRPr="003F79C3" w14:paraId="08EEED9D" w14:textId="77777777" w:rsidTr="00057D89">
        <w:tc>
          <w:tcPr>
            <w:tcW w:w="449"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F202D9" w14:textId="77777777" w:rsidR="00F01923" w:rsidRPr="003F79C3" w:rsidRDefault="00F01923" w:rsidP="00F01923">
            <w:pPr>
              <w:rPr>
                <w:lang w:val="en-US"/>
              </w:rPr>
            </w:pPr>
          </w:p>
        </w:tc>
        <w:tc>
          <w:tcPr>
            <w:tcW w:w="934" w:type="pct"/>
            <w:tcBorders>
              <w:top w:val="single" w:sz="4" w:space="0" w:color="auto"/>
              <w:left w:val="single" w:sz="4" w:space="0" w:color="auto"/>
              <w:bottom w:val="single" w:sz="4" w:space="0" w:color="auto"/>
              <w:right w:val="single" w:sz="4" w:space="0" w:color="auto"/>
            </w:tcBorders>
            <w:hideMark/>
          </w:tcPr>
          <w:p w14:paraId="56643273" w14:textId="77777777" w:rsidR="00F01923" w:rsidRPr="003F79C3" w:rsidRDefault="00F01923" w:rsidP="001920A5">
            <w:pPr>
              <w:pStyle w:val="ListParagraph"/>
              <w:numPr>
                <w:ilvl w:val="0"/>
                <w:numId w:val="11"/>
              </w:numPr>
              <w:ind w:left="397"/>
              <w:rPr>
                <w:lang w:val="en-US"/>
              </w:rPr>
            </w:pPr>
            <w:r w:rsidRPr="003F79C3">
              <w:rPr>
                <w:lang w:val="en-US"/>
              </w:rPr>
              <w:t>Was communication effective?</w:t>
            </w:r>
          </w:p>
        </w:tc>
        <w:tc>
          <w:tcPr>
            <w:tcW w:w="1402" w:type="pct"/>
            <w:tcBorders>
              <w:top w:val="single" w:sz="4" w:space="0" w:color="auto"/>
              <w:left w:val="single" w:sz="4" w:space="0" w:color="auto"/>
              <w:bottom w:val="single" w:sz="4" w:space="0" w:color="auto"/>
              <w:right w:val="single" w:sz="4" w:space="0" w:color="auto"/>
            </w:tcBorders>
            <w:hideMark/>
          </w:tcPr>
          <w:p w14:paraId="5CF03AAB" w14:textId="77777777" w:rsidR="00F01923" w:rsidRPr="003F79C3" w:rsidRDefault="00F01923" w:rsidP="001920A5">
            <w:pPr>
              <w:pStyle w:val="ListParagraph"/>
              <w:numPr>
                <w:ilvl w:val="0"/>
                <w:numId w:val="11"/>
              </w:numPr>
              <w:ind w:left="397"/>
              <w:rPr>
                <w:lang w:val="en-US"/>
              </w:rPr>
            </w:pPr>
            <w:r w:rsidRPr="003F79C3">
              <w:rPr>
                <w:lang w:val="en-US"/>
              </w:rPr>
              <w:t>Number of planned communication elements delivered</w:t>
            </w:r>
          </w:p>
          <w:p w14:paraId="0707AA9C" w14:textId="77777777" w:rsidR="00F01923" w:rsidRPr="003F79C3" w:rsidRDefault="00F01923" w:rsidP="001920A5">
            <w:pPr>
              <w:pStyle w:val="ListParagraph"/>
              <w:numPr>
                <w:ilvl w:val="0"/>
                <w:numId w:val="11"/>
              </w:numPr>
              <w:ind w:left="397"/>
              <w:rPr>
                <w:lang w:val="en-US"/>
              </w:rPr>
            </w:pPr>
            <w:r w:rsidRPr="003F79C3">
              <w:rPr>
                <w:lang w:val="en-US"/>
              </w:rPr>
              <w:t>Vulnerable and general populations reached by each communication element</w:t>
            </w:r>
          </w:p>
          <w:p w14:paraId="4C28D925" w14:textId="77777777" w:rsidR="00F01923" w:rsidRPr="003F79C3" w:rsidRDefault="00F01923" w:rsidP="001920A5">
            <w:pPr>
              <w:pStyle w:val="ListParagraph"/>
              <w:numPr>
                <w:ilvl w:val="0"/>
                <w:numId w:val="11"/>
              </w:numPr>
              <w:ind w:left="397"/>
              <w:rPr>
                <w:lang w:val="en-US"/>
              </w:rPr>
            </w:pPr>
            <w:r w:rsidRPr="003F79C3">
              <w:rPr>
                <w:lang w:val="en-US"/>
              </w:rPr>
              <w:t>Number and types of inquiries received</w:t>
            </w:r>
          </w:p>
          <w:p w14:paraId="561F3C4D" w14:textId="77777777" w:rsidR="00F01923" w:rsidRPr="003F79C3" w:rsidRDefault="00F01923" w:rsidP="001920A5">
            <w:pPr>
              <w:pStyle w:val="ListParagraph"/>
              <w:numPr>
                <w:ilvl w:val="0"/>
                <w:numId w:val="11"/>
              </w:numPr>
              <w:ind w:left="397"/>
              <w:rPr>
                <w:lang w:val="en-US"/>
              </w:rPr>
            </w:pPr>
            <w:r w:rsidRPr="003F79C3">
              <w:rPr>
                <w:lang w:val="en-US"/>
              </w:rPr>
              <w:t>Number and types of resources distributed</w:t>
            </w:r>
          </w:p>
          <w:p w14:paraId="07594A57" w14:textId="77777777" w:rsidR="00F01923" w:rsidRPr="003F79C3" w:rsidRDefault="00F01923" w:rsidP="001920A5">
            <w:pPr>
              <w:pStyle w:val="ListParagraph"/>
              <w:numPr>
                <w:ilvl w:val="0"/>
                <w:numId w:val="11"/>
              </w:numPr>
              <w:ind w:left="397"/>
              <w:rPr>
                <w:lang w:val="en-US"/>
              </w:rPr>
            </w:pPr>
            <w:r w:rsidRPr="003F79C3">
              <w:rPr>
                <w:lang w:val="en-US"/>
              </w:rPr>
              <w:t>Promotion and publicity received through media activities</w:t>
            </w:r>
          </w:p>
          <w:p w14:paraId="0785A275" w14:textId="77777777" w:rsidR="00F01923" w:rsidRPr="003F79C3" w:rsidRDefault="00F01923" w:rsidP="001920A5">
            <w:pPr>
              <w:pStyle w:val="ListParagraph"/>
              <w:numPr>
                <w:ilvl w:val="0"/>
                <w:numId w:val="11"/>
              </w:numPr>
              <w:ind w:left="397"/>
              <w:rPr>
                <w:lang w:val="en-US"/>
              </w:rPr>
            </w:pPr>
            <w:r w:rsidRPr="003F79C3">
              <w:rPr>
                <w:lang w:val="en-US"/>
              </w:rPr>
              <w:t xml:space="preserve">Number of media and information sources </w:t>
            </w:r>
            <w:r w:rsidRPr="003F79C3">
              <w:rPr>
                <w:lang w:val="en-US"/>
              </w:rPr>
              <w:lastRenderedPageBreak/>
              <w:t>engaged as part of the outreach campaign</w:t>
            </w:r>
          </w:p>
          <w:p w14:paraId="2CB6147C" w14:textId="77777777" w:rsidR="00F01923" w:rsidRPr="003F79C3" w:rsidRDefault="00F01923" w:rsidP="001920A5">
            <w:pPr>
              <w:pStyle w:val="ListParagraph"/>
              <w:numPr>
                <w:ilvl w:val="0"/>
                <w:numId w:val="11"/>
              </w:numPr>
              <w:ind w:left="397"/>
              <w:rPr>
                <w:lang w:val="en-US"/>
              </w:rPr>
            </w:pPr>
            <w:r w:rsidRPr="003F79C3">
              <w:rPr>
                <w:lang w:val="en-US"/>
              </w:rPr>
              <w:t>Reach of key messages into media</w:t>
            </w:r>
          </w:p>
          <w:p w14:paraId="603C9271" w14:textId="77777777" w:rsidR="00F01923" w:rsidRPr="003F79C3" w:rsidRDefault="00F01923" w:rsidP="001920A5">
            <w:pPr>
              <w:pStyle w:val="ListParagraph"/>
              <w:numPr>
                <w:ilvl w:val="0"/>
                <w:numId w:val="11"/>
              </w:numPr>
              <w:ind w:left="397"/>
              <w:rPr>
                <w:lang w:val="en-US"/>
              </w:rPr>
            </w:pPr>
            <w:r w:rsidRPr="003F79C3">
              <w:rPr>
                <w:lang w:val="en-US"/>
              </w:rPr>
              <w:t>Accessibility of information to the public</w:t>
            </w:r>
          </w:p>
          <w:p w14:paraId="0ECAD823" w14:textId="77777777" w:rsidR="00F01923" w:rsidRPr="003F79C3" w:rsidRDefault="00F01923" w:rsidP="001920A5">
            <w:pPr>
              <w:pStyle w:val="ListParagraph"/>
              <w:numPr>
                <w:ilvl w:val="0"/>
                <w:numId w:val="11"/>
              </w:numPr>
              <w:ind w:left="397"/>
              <w:rPr>
                <w:lang w:val="en-US"/>
              </w:rPr>
            </w:pPr>
            <w:r w:rsidRPr="003F79C3">
              <w:rPr>
                <w:lang w:val="en-US"/>
              </w:rPr>
              <w:t>Number of at-risk people who perceive hazard to be a health risk</w:t>
            </w:r>
          </w:p>
          <w:p w14:paraId="16D27D73" w14:textId="77777777" w:rsidR="00F01923" w:rsidRPr="003F79C3" w:rsidRDefault="00F01923" w:rsidP="001920A5">
            <w:pPr>
              <w:pStyle w:val="ListParagraph"/>
              <w:numPr>
                <w:ilvl w:val="0"/>
                <w:numId w:val="11"/>
              </w:numPr>
              <w:ind w:left="397"/>
              <w:rPr>
                <w:lang w:val="en-US"/>
              </w:rPr>
            </w:pPr>
            <w:r w:rsidRPr="003F79C3">
              <w:rPr>
                <w:lang w:val="en-US"/>
              </w:rPr>
              <w:t>Number of at-risk people who can identify preventive measures</w:t>
            </w:r>
          </w:p>
          <w:p w14:paraId="24236A3D" w14:textId="77777777" w:rsidR="00F01923" w:rsidRPr="003F79C3" w:rsidRDefault="00F01923" w:rsidP="001920A5">
            <w:pPr>
              <w:pStyle w:val="ListParagraph"/>
              <w:numPr>
                <w:ilvl w:val="0"/>
                <w:numId w:val="11"/>
              </w:numPr>
              <w:ind w:left="397"/>
              <w:rPr>
                <w:lang w:val="en-US"/>
              </w:rPr>
            </w:pPr>
            <w:r w:rsidRPr="003F79C3">
              <w:rPr>
                <w:lang w:val="en-US"/>
              </w:rPr>
              <w:t>Capacity of targeted population to recall accurate messaging</w:t>
            </w:r>
          </w:p>
        </w:tc>
        <w:tc>
          <w:tcPr>
            <w:tcW w:w="1344" w:type="pct"/>
            <w:tcBorders>
              <w:top w:val="single" w:sz="4" w:space="0" w:color="auto"/>
              <w:left w:val="single" w:sz="4" w:space="0" w:color="auto"/>
              <w:bottom w:val="single" w:sz="4" w:space="0" w:color="auto"/>
              <w:right w:val="single" w:sz="4" w:space="0" w:color="auto"/>
            </w:tcBorders>
          </w:tcPr>
          <w:p w14:paraId="7DAF683E"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4D3F1AAB" w14:textId="77777777" w:rsidR="00F01923" w:rsidRPr="003F79C3" w:rsidRDefault="00F01923" w:rsidP="00F01923">
            <w:pPr>
              <w:rPr>
                <w:lang w:val="en-US"/>
              </w:rPr>
            </w:pPr>
          </w:p>
        </w:tc>
      </w:tr>
      <w:tr w:rsidR="00F01923" w:rsidRPr="003F79C3" w14:paraId="1F2D7240" w14:textId="77777777" w:rsidTr="00057D89">
        <w:tc>
          <w:tcPr>
            <w:tcW w:w="44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1E4B31" w14:textId="77777777" w:rsidR="00F01923" w:rsidRPr="003F79C3" w:rsidRDefault="00F01923" w:rsidP="00F01923">
            <w:pPr>
              <w:rPr>
                <w:lang w:val="en-US"/>
              </w:rPr>
            </w:pPr>
            <w:r w:rsidRPr="003F79C3">
              <w:rPr>
                <w:lang w:val="en-US"/>
              </w:rPr>
              <w:lastRenderedPageBreak/>
              <w:t>Outcome</w:t>
            </w:r>
          </w:p>
        </w:tc>
        <w:tc>
          <w:tcPr>
            <w:tcW w:w="934" w:type="pct"/>
            <w:tcBorders>
              <w:top w:val="single" w:sz="4" w:space="0" w:color="auto"/>
              <w:left w:val="single" w:sz="4" w:space="0" w:color="auto"/>
              <w:bottom w:val="single" w:sz="4" w:space="0" w:color="auto"/>
              <w:right w:val="single" w:sz="4" w:space="0" w:color="auto"/>
            </w:tcBorders>
            <w:hideMark/>
          </w:tcPr>
          <w:p w14:paraId="1237889F" w14:textId="77777777" w:rsidR="00F01923" w:rsidRPr="003F79C3" w:rsidRDefault="00F01923" w:rsidP="001920A5">
            <w:pPr>
              <w:pStyle w:val="ListParagraph"/>
              <w:numPr>
                <w:ilvl w:val="0"/>
                <w:numId w:val="11"/>
              </w:numPr>
              <w:ind w:left="397"/>
              <w:rPr>
                <w:lang w:val="en-US"/>
              </w:rPr>
            </w:pPr>
            <w:r w:rsidRPr="003F79C3">
              <w:rPr>
                <w:lang w:val="en-US"/>
              </w:rPr>
              <w:t xml:space="preserve">Has progress been made towards achieving intermediate objectives and ultimate policy or program goals? </w:t>
            </w:r>
          </w:p>
          <w:p w14:paraId="7780EBDD" w14:textId="77777777" w:rsidR="00F01923" w:rsidRPr="003F79C3" w:rsidRDefault="00F01923" w:rsidP="001920A5">
            <w:pPr>
              <w:pStyle w:val="ListParagraph"/>
              <w:numPr>
                <w:ilvl w:val="0"/>
                <w:numId w:val="11"/>
              </w:numPr>
              <w:ind w:left="397"/>
              <w:rPr>
                <w:lang w:val="en-US"/>
              </w:rPr>
            </w:pPr>
            <w:r w:rsidRPr="003F79C3">
              <w:rPr>
                <w:lang w:val="en-US"/>
              </w:rPr>
              <w:t xml:space="preserve">Has the policy or program been effective in reducing health risks or negative health outcomes as intended? </w:t>
            </w:r>
          </w:p>
          <w:p w14:paraId="27E56EA7" w14:textId="77777777" w:rsidR="00F01923" w:rsidRPr="003F79C3" w:rsidRDefault="00F01923" w:rsidP="001920A5">
            <w:pPr>
              <w:pStyle w:val="ListParagraph"/>
              <w:numPr>
                <w:ilvl w:val="0"/>
                <w:numId w:val="11"/>
              </w:numPr>
              <w:ind w:left="397"/>
              <w:rPr>
                <w:lang w:val="en-US"/>
              </w:rPr>
            </w:pPr>
            <w:r w:rsidRPr="003F79C3">
              <w:rPr>
                <w:lang w:val="en-US"/>
              </w:rPr>
              <w:t xml:space="preserve">Has morbidity or mortality decreased due to the public health intervention? </w:t>
            </w:r>
          </w:p>
          <w:p w14:paraId="27D2CFC4" w14:textId="508663ED" w:rsidR="00F01923" w:rsidRPr="003F79C3" w:rsidRDefault="00F01923" w:rsidP="001920A5">
            <w:pPr>
              <w:pStyle w:val="ListParagraph"/>
              <w:numPr>
                <w:ilvl w:val="0"/>
                <w:numId w:val="11"/>
              </w:numPr>
              <w:ind w:left="397"/>
              <w:rPr>
                <w:lang w:val="en-US"/>
              </w:rPr>
            </w:pPr>
            <w:r w:rsidRPr="003F79C3">
              <w:rPr>
                <w:lang w:val="en-US"/>
              </w:rPr>
              <w:t xml:space="preserve">Has the public health intervention lead to a desired change in awareness, knowledge, understanding and </w:t>
            </w:r>
            <w:r w:rsidR="003F79C3" w:rsidRPr="003F79C3">
              <w:rPr>
                <w:lang w:val="en-US"/>
              </w:rPr>
              <w:t>behavioral</w:t>
            </w:r>
            <w:r w:rsidRPr="003F79C3">
              <w:rPr>
                <w:lang w:val="en-US"/>
              </w:rPr>
              <w:t xml:space="preserve"> change?</w:t>
            </w:r>
          </w:p>
        </w:tc>
        <w:tc>
          <w:tcPr>
            <w:tcW w:w="1402" w:type="pct"/>
            <w:tcBorders>
              <w:top w:val="single" w:sz="4" w:space="0" w:color="auto"/>
              <w:left w:val="single" w:sz="4" w:space="0" w:color="auto"/>
              <w:bottom w:val="single" w:sz="4" w:space="0" w:color="auto"/>
              <w:right w:val="single" w:sz="4" w:space="0" w:color="auto"/>
            </w:tcBorders>
            <w:hideMark/>
          </w:tcPr>
          <w:p w14:paraId="5D795689" w14:textId="77777777" w:rsidR="00F01923" w:rsidRPr="003F79C3" w:rsidRDefault="00F01923" w:rsidP="001920A5">
            <w:pPr>
              <w:pStyle w:val="ListParagraph"/>
              <w:numPr>
                <w:ilvl w:val="0"/>
                <w:numId w:val="11"/>
              </w:numPr>
              <w:ind w:left="397"/>
              <w:rPr>
                <w:lang w:val="en-US"/>
              </w:rPr>
            </w:pPr>
            <w:r w:rsidRPr="003F79C3">
              <w:rPr>
                <w:lang w:val="en-US"/>
              </w:rPr>
              <w:t>Number of daily deaths relative to historical baseline</w:t>
            </w:r>
          </w:p>
          <w:p w14:paraId="12F9B8CA" w14:textId="77777777" w:rsidR="00F01923" w:rsidRPr="003F79C3" w:rsidRDefault="00F01923" w:rsidP="001920A5">
            <w:pPr>
              <w:pStyle w:val="ListParagraph"/>
              <w:numPr>
                <w:ilvl w:val="0"/>
                <w:numId w:val="11"/>
              </w:numPr>
              <w:ind w:left="397"/>
              <w:rPr>
                <w:lang w:val="en-US"/>
              </w:rPr>
            </w:pPr>
            <w:r w:rsidRPr="003F79C3">
              <w:rPr>
                <w:lang w:val="en-US"/>
              </w:rPr>
              <w:t xml:space="preserve">Number of daily emergency calls attributable to the hazard </w:t>
            </w:r>
          </w:p>
          <w:p w14:paraId="1132C9E5" w14:textId="77777777" w:rsidR="00F01923" w:rsidRPr="003F79C3" w:rsidRDefault="00F01923" w:rsidP="001920A5">
            <w:pPr>
              <w:pStyle w:val="ListParagraph"/>
              <w:numPr>
                <w:ilvl w:val="0"/>
                <w:numId w:val="11"/>
              </w:numPr>
              <w:ind w:left="397"/>
              <w:rPr>
                <w:lang w:val="en-US"/>
              </w:rPr>
            </w:pPr>
            <w:r w:rsidRPr="003F79C3">
              <w:rPr>
                <w:lang w:val="en-US"/>
              </w:rPr>
              <w:t>Number of daily emergency room visits and hospitalizations attributable to the hazard</w:t>
            </w:r>
          </w:p>
          <w:p w14:paraId="6478059E" w14:textId="7A7E2693" w:rsidR="00F01923" w:rsidRPr="003F79C3" w:rsidRDefault="00F01923" w:rsidP="001920A5">
            <w:pPr>
              <w:pStyle w:val="ListParagraph"/>
              <w:numPr>
                <w:ilvl w:val="0"/>
                <w:numId w:val="11"/>
              </w:numPr>
              <w:ind w:left="397"/>
              <w:rPr>
                <w:lang w:val="en-US"/>
              </w:rPr>
            </w:pPr>
            <w:r w:rsidRPr="003F79C3">
              <w:rPr>
                <w:lang w:val="en-US"/>
              </w:rPr>
              <w:t xml:space="preserve">Changes in health protective </w:t>
            </w:r>
            <w:r w:rsidR="003F79C3" w:rsidRPr="003F79C3">
              <w:rPr>
                <w:lang w:val="en-US"/>
              </w:rPr>
              <w:t>behaviors</w:t>
            </w:r>
            <w:r w:rsidRPr="003F79C3">
              <w:rPr>
                <w:lang w:val="en-US"/>
              </w:rPr>
              <w:t xml:space="preserve"> of at-risk population</w:t>
            </w:r>
          </w:p>
          <w:p w14:paraId="6B7C7DC6" w14:textId="77777777" w:rsidR="00F01923" w:rsidRPr="003F79C3" w:rsidRDefault="00F01923" w:rsidP="001920A5">
            <w:pPr>
              <w:pStyle w:val="ListParagraph"/>
              <w:numPr>
                <w:ilvl w:val="0"/>
                <w:numId w:val="11"/>
              </w:numPr>
              <w:ind w:left="397"/>
              <w:rPr>
                <w:lang w:val="en-US"/>
              </w:rPr>
            </w:pPr>
            <w:r w:rsidRPr="003F79C3">
              <w:rPr>
                <w:lang w:val="en-US"/>
              </w:rPr>
              <w:t>Changes in public awareness, knowledge and beliefs an changes in service utilization</w:t>
            </w:r>
          </w:p>
        </w:tc>
        <w:tc>
          <w:tcPr>
            <w:tcW w:w="1344" w:type="pct"/>
            <w:tcBorders>
              <w:top w:val="single" w:sz="4" w:space="0" w:color="auto"/>
              <w:left w:val="single" w:sz="4" w:space="0" w:color="auto"/>
              <w:bottom w:val="single" w:sz="4" w:space="0" w:color="auto"/>
              <w:right w:val="single" w:sz="4" w:space="0" w:color="auto"/>
            </w:tcBorders>
          </w:tcPr>
          <w:p w14:paraId="21F20D0B" w14:textId="77777777" w:rsidR="00F01923" w:rsidRPr="003F79C3" w:rsidRDefault="00F01923" w:rsidP="00F01923">
            <w:pPr>
              <w:rPr>
                <w:lang w:val="en-US"/>
              </w:rPr>
            </w:pPr>
          </w:p>
        </w:tc>
        <w:tc>
          <w:tcPr>
            <w:tcW w:w="871" w:type="pct"/>
            <w:tcBorders>
              <w:top w:val="single" w:sz="4" w:space="0" w:color="auto"/>
              <w:left w:val="single" w:sz="4" w:space="0" w:color="auto"/>
              <w:bottom w:val="single" w:sz="4" w:space="0" w:color="auto"/>
              <w:right w:val="single" w:sz="4" w:space="0" w:color="auto"/>
            </w:tcBorders>
          </w:tcPr>
          <w:p w14:paraId="5DEB1910" w14:textId="77777777" w:rsidR="00F01923" w:rsidRPr="003F79C3" w:rsidRDefault="00F01923" w:rsidP="00F01923">
            <w:pPr>
              <w:rPr>
                <w:lang w:val="en-US"/>
              </w:rPr>
            </w:pPr>
          </w:p>
        </w:tc>
      </w:tr>
    </w:tbl>
    <w:p w14:paraId="2D84C942" w14:textId="77777777" w:rsidR="00F01923" w:rsidRPr="003F79C3" w:rsidRDefault="00F01923" w:rsidP="00F01923">
      <w:pPr>
        <w:rPr>
          <w:lang w:val="en-US"/>
        </w:rPr>
      </w:pPr>
    </w:p>
    <w:p w14:paraId="5A29B1CE" w14:textId="77777777" w:rsidR="00F01923" w:rsidRPr="003F79C3" w:rsidRDefault="00F01923" w:rsidP="00F01923">
      <w:pPr>
        <w:rPr>
          <w:lang w:val="en-US"/>
        </w:rPr>
      </w:pPr>
      <w:r w:rsidRPr="003F79C3">
        <w:rPr>
          <w:lang w:val="en-US"/>
        </w:rPr>
        <w:br w:type="page"/>
      </w:r>
    </w:p>
    <w:p w14:paraId="0C971AF5" w14:textId="77777777" w:rsidR="00F01923" w:rsidRPr="003F79C3" w:rsidRDefault="00F01923" w:rsidP="00F01923">
      <w:pPr>
        <w:rPr>
          <w:b/>
          <w:sz w:val="24"/>
          <w:lang w:val="en-US"/>
        </w:rPr>
      </w:pPr>
      <w:r w:rsidRPr="003F79C3">
        <w:rPr>
          <w:b/>
          <w:sz w:val="24"/>
          <w:lang w:val="en-US"/>
        </w:rPr>
        <w:lastRenderedPageBreak/>
        <w:t>Text Box 1. Information on Conducting Evaluations of Policies and Programs for Reducing Health Risks from Climate Change Hazards</w:t>
      </w:r>
    </w:p>
    <w:p w14:paraId="1BF1EACB" w14:textId="77777777" w:rsidR="00F01923" w:rsidRPr="003F79C3" w:rsidRDefault="00F01923" w:rsidP="00F01923">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14528"/>
      </w:tblGrid>
      <w:tr w:rsidR="00F01923" w:rsidRPr="003F79C3" w14:paraId="77DA8DB9" w14:textId="77777777" w:rsidTr="00057D89">
        <w:trPr>
          <w:trHeight w:val="8505"/>
        </w:trPr>
        <w:tc>
          <w:tcPr>
            <w:tcW w:w="14528" w:type="dxa"/>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2AC933A8" w14:textId="77777777" w:rsidR="00F01923" w:rsidRPr="003F79C3" w:rsidRDefault="00057D89" w:rsidP="00057D89">
            <w:pPr>
              <w:tabs>
                <w:tab w:val="left" w:pos="3123"/>
              </w:tabs>
              <w:rPr>
                <w:lang w:val="en-US"/>
              </w:rPr>
            </w:pPr>
            <w:r w:rsidRPr="003F79C3">
              <w:rPr>
                <w:lang w:val="en-US"/>
              </w:rPr>
              <w:tab/>
            </w:r>
          </w:p>
          <w:p w14:paraId="03CF7992" w14:textId="77777777" w:rsidR="00F01923" w:rsidRPr="003F79C3" w:rsidRDefault="00F01923" w:rsidP="00F01923">
            <w:pPr>
              <w:rPr>
                <w:b/>
                <w:lang w:val="en-US"/>
              </w:rPr>
            </w:pPr>
            <w:r w:rsidRPr="003F79C3">
              <w:rPr>
                <w:b/>
                <w:lang w:val="en-US"/>
              </w:rPr>
              <w:t>Information Sources for Evaluations of Policies or Programs</w:t>
            </w:r>
          </w:p>
          <w:p w14:paraId="497778BB" w14:textId="77777777" w:rsidR="00F01923" w:rsidRPr="003F79C3" w:rsidRDefault="00F01923" w:rsidP="00F01923">
            <w:pPr>
              <w:rPr>
                <w:lang w:val="en-US"/>
              </w:rPr>
            </w:pPr>
            <w:r w:rsidRPr="003F79C3">
              <w:rPr>
                <w:lang w:val="en-US"/>
              </w:rPr>
              <w:t>Formal evaluations are most credible and useful when information is gathered using a mix of qualitative (e.g. focus groups, in-depth interviews, open-ended survey questions) and quantitative methods (e.g. surveys, process tracking forms and records, large data sets). Informal feedback from stakeholders and target audiences, as well as observations about the performance of the policy or program from lead agencies, may be used for the evaluation; however, this type of data is often incomplete and may be biased. The most appropriate indicators and methodologies for data collection can be identified when the evaluation design addresses the following: evaluation goals, data availability, types of tools and measures needed for data collection, frequency of data collection and optimal time frame to collect the data, and organizations responsible for data collection and analysis.  A collaborative approach to the evaluation process, including identifying the core objectives, is essential. Using this approach, partners and stakeholders contribute to the evaluation through their knowledge of individual and community-level vulnerabilities, target audiences for outreach activities, and existing information gaps.  It is important to identify core elements of the program or policy and its ultimate goal.  A schematic can guide the evaluation process by highlighting how the policy or program operates and by identifying leads with their roles and responsibilities.</w:t>
            </w:r>
          </w:p>
          <w:p w14:paraId="075F7B99" w14:textId="77777777" w:rsidR="00F01923" w:rsidRPr="003F79C3" w:rsidRDefault="00F01923" w:rsidP="00F01923">
            <w:pPr>
              <w:rPr>
                <w:lang w:val="en-US"/>
              </w:rPr>
            </w:pPr>
          </w:p>
          <w:p w14:paraId="75155201" w14:textId="77777777" w:rsidR="00F01923" w:rsidRPr="003F79C3" w:rsidRDefault="00F01923" w:rsidP="00F01923">
            <w:pPr>
              <w:rPr>
                <w:b/>
                <w:lang w:val="en-US"/>
              </w:rPr>
            </w:pPr>
            <w:r w:rsidRPr="003F79C3">
              <w:rPr>
                <w:b/>
                <w:lang w:val="en-US"/>
              </w:rPr>
              <w:t>Process and Outcome Evaluations</w:t>
            </w:r>
          </w:p>
          <w:p w14:paraId="4DF7DDC2" w14:textId="77777777" w:rsidR="00F01923" w:rsidRPr="003F79C3" w:rsidRDefault="00F01923" w:rsidP="001920A5">
            <w:pPr>
              <w:pStyle w:val="ListParagraph"/>
              <w:numPr>
                <w:ilvl w:val="0"/>
                <w:numId w:val="12"/>
              </w:numPr>
              <w:rPr>
                <w:lang w:val="en-US"/>
              </w:rPr>
            </w:pPr>
            <w:r w:rsidRPr="003F79C3">
              <w:rPr>
                <w:lang w:val="en-US"/>
              </w:rPr>
              <w:t xml:space="preserve">Process evaluation determines if the policy or program has been carried out as planned and whether each component of the policy or program has been operating effectively.  It involves gathering data during implementation to assess program-specific issues of relevance and performance as well as design and delivery. The evaluation should address pre-identified questions using a set of indicators.  Data sources could include: financial reporting information, interviews, meeting summaries, website usage statistics and other inquiries received and table-top exercises.   </w:t>
            </w:r>
          </w:p>
          <w:p w14:paraId="39033CCF" w14:textId="78529D63" w:rsidR="00F01923" w:rsidRPr="003F79C3" w:rsidRDefault="00F01923" w:rsidP="001920A5">
            <w:pPr>
              <w:pStyle w:val="ListParagraph"/>
              <w:numPr>
                <w:ilvl w:val="0"/>
                <w:numId w:val="12"/>
              </w:numPr>
              <w:rPr>
                <w:lang w:val="en-US"/>
              </w:rPr>
            </w:pPr>
            <w:r w:rsidRPr="003F79C3">
              <w:rPr>
                <w:lang w:val="en-US"/>
              </w:rPr>
              <w:t xml:space="preserve">Outcome evaluation focusses on the impact of the policy or program based upon the policy or program goals and objectives. An evaluation should be </w:t>
            </w:r>
            <w:r w:rsidR="003F79C3" w:rsidRPr="003F79C3">
              <w:rPr>
                <w:lang w:val="en-US"/>
              </w:rPr>
              <w:t>focused</w:t>
            </w:r>
            <w:r w:rsidRPr="003F79C3">
              <w:rPr>
                <w:lang w:val="en-US"/>
              </w:rPr>
              <w:t xml:space="preserve"> on issues of greatest concern to partners and stakeholders, while being as simple and cost-effective as possible. It is most appropriate for well-developed policies or programs that have made progress towards achieving intermediate objectives and ultimate goals. This type of evaluation should focus on policy or program effectiveness by measuring changes in morbidity and mortality and the impact of the public health interventions on awareness, knowledge, understanding and </w:t>
            </w:r>
            <w:r w:rsidR="003F79C3" w:rsidRPr="003F79C3">
              <w:rPr>
                <w:lang w:val="en-US"/>
              </w:rPr>
              <w:t>behavioral</w:t>
            </w:r>
            <w:r w:rsidRPr="003F79C3">
              <w:rPr>
                <w:lang w:val="en-US"/>
              </w:rPr>
              <w:t xml:space="preserve"> change. Outcome evaluations may need more resources because they require several years of observation, the establishment of baseline data, access to hospitalization and annual mortality data, and the expertise of an epidemiologist to conduct the analysis. A detailed analysis of health outcomes based on only a few years of implementation of the program or policy will likely convey a limited understanding of program impact and effectiveness. </w:t>
            </w:r>
          </w:p>
          <w:p w14:paraId="4C40A92A" w14:textId="77777777" w:rsidR="00F01923" w:rsidRPr="003F79C3" w:rsidRDefault="00F01923" w:rsidP="00F01923">
            <w:pPr>
              <w:rPr>
                <w:lang w:val="en-US"/>
              </w:rPr>
            </w:pPr>
          </w:p>
          <w:p w14:paraId="67A69389" w14:textId="77777777" w:rsidR="00F01923" w:rsidRPr="003F79C3" w:rsidRDefault="00F01923" w:rsidP="00F01923">
            <w:pPr>
              <w:rPr>
                <w:lang w:val="en-US"/>
              </w:rPr>
            </w:pPr>
            <w:r w:rsidRPr="003F79C3">
              <w:rPr>
                <w:lang w:val="en-US"/>
              </w:rPr>
              <w:t xml:space="preserve">Adapted from Heat Alert and Response Systems to Protect Health: Best Practices Guidebook. Health Canada. Ottawa, Ontario: Her Majesty the Queen in Right of Canada represented by the Minister of Health.- </w:t>
            </w:r>
            <w:hyperlink r:id="rId68" w:history="1">
              <w:r w:rsidRPr="003F79C3">
                <w:rPr>
                  <w:rStyle w:val="Hyperlink"/>
                  <w:lang w:val="en-US"/>
                </w:rPr>
                <w:t>http://www.hc-sc.gc.ca/ewh-semt/alt_formats/pdf/pubs/climat/response-intervention/response-intervention-eng.pdf</w:t>
              </w:r>
            </w:hyperlink>
          </w:p>
          <w:p w14:paraId="7C76E275" w14:textId="77777777" w:rsidR="00F01923" w:rsidRPr="003F79C3" w:rsidRDefault="00F01923" w:rsidP="00F01923">
            <w:pPr>
              <w:rPr>
                <w:lang w:val="en-US"/>
              </w:rPr>
            </w:pPr>
          </w:p>
        </w:tc>
      </w:tr>
    </w:tbl>
    <w:p w14:paraId="167BEFB7" w14:textId="77777777" w:rsidR="00CD37E8" w:rsidRPr="003F79C3" w:rsidRDefault="00CD37E8" w:rsidP="00A4533F">
      <w:pPr>
        <w:rPr>
          <w:lang w:val="en-US"/>
        </w:rPr>
        <w:sectPr w:rsidR="00CD37E8" w:rsidRPr="003F79C3" w:rsidSect="00BF14C0">
          <w:pgSz w:w="16840" w:h="11900" w:orient="landscape" w:code="9"/>
          <w:pgMar w:top="1134" w:right="1134" w:bottom="1134" w:left="1134" w:header="708" w:footer="708" w:gutter="0"/>
          <w:cols w:space="9"/>
          <w:docGrid w:linePitch="360"/>
        </w:sectPr>
      </w:pPr>
    </w:p>
    <w:p w14:paraId="2BA7FC8C" w14:textId="4E6362F7" w:rsidR="00CD37E8" w:rsidRPr="003F79C3" w:rsidRDefault="00CD37E8" w:rsidP="007D072A">
      <w:pPr>
        <w:pStyle w:val="Heading2"/>
        <w:rPr>
          <w:color w:val="9BBB59" w:themeColor="accent3"/>
          <w:lang w:val="en-US"/>
        </w:rPr>
      </w:pPr>
      <w:r w:rsidRPr="003F79C3">
        <w:rPr>
          <w:color w:val="9BBB59" w:themeColor="accent3"/>
          <w:lang w:val="en-US"/>
        </w:rPr>
        <w:lastRenderedPageBreak/>
        <w:t xml:space="preserve">Step </w:t>
      </w:r>
      <w:r w:rsidR="00300261" w:rsidRPr="003F79C3">
        <w:rPr>
          <w:color w:val="9BBB59" w:themeColor="accent3"/>
          <w:lang w:val="en-US"/>
        </w:rPr>
        <w:t>3</w:t>
      </w:r>
      <w:ins w:id="96" w:author="PBERRY" w:date="2017-05-10T09:42:00Z">
        <w:r w:rsidR="006217FF">
          <w:rPr>
            <w:color w:val="9BBB59" w:themeColor="accent3"/>
            <w:lang w:val="en-US"/>
          </w:rPr>
          <w:t>c</w:t>
        </w:r>
      </w:ins>
      <w:del w:id="97" w:author="PBERRY" w:date="2017-05-10T09:42:00Z">
        <w:r w:rsidR="00300261" w:rsidRPr="003F79C3" w:rsidDel="006217FF">
          <w:rPr>
            <w:color w:val="9BBB59" w:themeColor="accent3"/>
            <w:lang w:val="en-US"/>
          </w:rPr>
          <w:delText>b</w:delText>
        </w:r>
      </w:del>
      <w:r w:rsidR="00300261" w:rsidRPr="003F79C3">
        <w:rPr>
          <w:color w:val="9BBB59" w:themeColor="accent3"/>
          <w:lang w:val="en-US"/>
        </w:rPr>
        <w:t>: Project Future Health Risks</w:t>
      </w:r>
    </w:p>
    <w:p w14:paraId="6690621F" w14:textId="77777777" w:rsidR="00CD37E8" w:rsidRPr="003F79C3" w:rsidRDefault="00CD37E8" w:rsidP="00CD37E8">
      <w:pPr>
        <w:rPr>
          <w:lang w:val="en-US"/>
        </w:rPr>
      </w:pPr>
      <w:r w:rsidRPr="003F79C3">
        <w:rPr>
          <w:lang w:val="en-US"/>
        </w:rPr>
        <w:t xml:space="preserve">Use the template below to document projections of future climate change risks to health.  To project future health risks, a common approach is to multiply current exposure-response relationships by the projected change in the relevant weather variable(s) over the time periods of interest.  Keep in mind that vulnerability and adaptive capacity will also evolve over time.  For each climate health hazard of interest, use the guiding questions to collect and document information.  Add to the list of questions to focus inquiries and to obtain relevant information for the assessment.  To obtain data, employ literature searches, expert interviews, facilitated discussions at a workshop, consultations with modelling experts and other approaches.  Document uncertainties and how they could affect projected health risks in the template. </w:t>
      </w:r>
    </w:p>
    <w:p w14:paraId="4C11223E" w14:textId="77777777" w:rsidR="00CD37E8" w:rsidRPr="003F79C3" w:rsidRDefault="00CD37E8" w:rsidP="00CD37E8">
      <w:pPr>
        <w:rPr>
          <w:lang w:val="en-US"/>
        </w:rPr>
      </w:pPr>
    </w:p>
    <w:tbl>
      <w:tblPr>
        <w:tblStyle w:val="TableGrid"/>
        <w:tblW w:w="5000" w:type="pct"/>
        <w:tblLook w:val="04A0" w:firstRow="1" w:lastRow="0" w:firstColumn="1" w:lastColumn="0" w:noHBand="0" w:noVBand="1"/>
      </w:tblPr>
      <w:tblGrid>
        <w:gridCol w:w="2401"/>
        <w:gridCol w:w="2263"/>
        <w:gridCol w:w="1816"/>
        <w:gridCol w:w="2263"/>
        <w:gridCol w:w="2410"/>
        <w:gridCol w:w="2115"/>
        <w:gridCol w:w="1520"/>
      </w:tblGrid>
      <w:tr w:rsidR="00CD37E8" w:rsidRPr="003F79C3" w14:paraId="3B8AC6DA" w14:textId="77777777" w:rsidTr="00057D89">
        <w:tc>
          <w:tcPr>
            <w:tcW w:w="812" w:type="pct"/>
            <w:tcBorders>
              <w:bottom w:val="single" w:sz="4" w:space="0" w:color="auto"/>
            </w:tcBorders>
            <w:shd w:val="clear" w:color="auto" w:fill="D6E3BC" w:themeFill="accent3" w:themeFillTint="66"/>
          </w:tcPr>
          <w:p w14:paraId="485B7C57" w14:textId="77777777" w:rsidR="00CD37E8" w:rsidRPr="003F79C3" w:rsidRDefault="00CD37E8" w:rsidP="00300261">
            <w:pPr>
              <w:rPr>
                <w:b/>
                <w:lang w:val="en-US"/>
              </w:rPr>
            </w:pPr>
            <w:r w:rsidRPr="003F79C3">
              <w:rPr>
                <w:b/>
                <w:lang w:val="en-US"/>
              </w:rPr>
              <w:t>Health Hazard Examples</w:t>
            </w:r>
          </w:p>
        </w:tc>
        <w:tc>
          <w:tcPr>
            <w:tcW w:w="765" w:type="pct"/>
            <w:shd w:val="clear" w:color="auto" w:fill="D6E3BC" w:themeFill="accent3" w:themeFillTint="66"/>
          </w:tcPr>
          <w:p w14:paraId="78BDEAF2" w14:textId="77777777" w:rsidR="00CD37E8" w:rsidRPr="003F79C3" w:rsidRDefault="00CD37E8" w:rsidP="00300261">
            <w:pPr>
              <w:rPr>
                <w:b/>
                <w:lang w:val="en-US"/>
              </w:rPr>
            </w:pPr>
            <w:r w:rsidRPr="003F79C3">
              <w:rPr>
                <w:b/>
                <w:lang w:val="en-US"/>
              </w:rPr>
              <w:t>Guiding Questions</w:t>
            </w:r>
          </w:p>
        </w:tc>
        <w:tc>
          <w:tcPr>
            <w:tcW w:w="614" w:type="pct"/>
            <w:shd w:val="clear" w:color="auto" w:fill="D6E3BC" w:themeFill="accent3" w:themeFillTint="66"/>
          </w:tcPr>
          <w:p w14:paraId="28EB41D9" w14:textId="77777777" w:rsidR="00CD37E8" w:rsidRPr="003F79C3" w:rsidRDefault="00CD37E8" w:rsidP="00300261">
            <w:pPr>
              <w:rPr>
                <w:b/>
                <w:lang w:val="en-US"/>
              </w:rPr>
            </w:pPr>
            <w:r w:rsidRPr="003F79C3">
              <w:rPr>
                <w:b/>
                <w:lang w:val="en-US"/>
              </w:rPr>
              <w:t>Time period</w:t>
            </w:r>
          </w:p>
        </w:tc>
        <w:tc>
          <w:tcPr>
            <w:tcW w:w="765" w:type="pct"/>
            <w:shd w:val="clear" w:color="auto" w:fill="D6E3BC" w:themeFill="accent3" w:themeFillTint="66"/>
          </w:tcPr>
          <w:p w14:paraId="6449E617" w14:textId="77777777" w:rsidR="00CD37E8" w:rsidRPr="003F79C3" w:rsidRDefault="00CD37E8" w:rsidP="00300261">
            <w:pPr>
              <w:rPr>
                <w:b/>
                <w:lang w:val="en-US"/>
              </w:rPr>
            </w:pPr>
            <w:r w:rsidRPr="003F79C3">
              <w:rPr>
                <w:b/>
                <w:lang w:val="en-US"/>
              </w:rPr>
              <w:t xml:space="preserve">Projected Changes </w:t>
            </w:r>
          </w:p>
        </w:tc>
        <w:tc>
          <w:tcPr>
            <w:tcW w:w="815" w:type="pct"/>
            <w:shd w:val="clear" w:color="auto" w:fill="D6E3BC" w:themeFill="accent3" w:themeFillTint="66"/>
          </w:tcPr>
          <w:p w14:paraId="020CEC68" w14:textId="77777777" w:rsidR="00CD37E8" w:rsidRPr="003F79C3" w:rsidRDefault="00CD37E8" w:rsidP="00300261">
            <w:pPr>
              <w:rPr>
                <w:b/>
                <w:lang w:val="en-US"/>
              </w:rPr>
            </w:pPr>
            <w:r w:rsidRPr="003F79C3">
              <w:rPr>
                <w:b/>
                <w:lang w:val="en-US"/>
              </w:rPr>
              <w:t xml:space="preserve">Baseline Health Risks </w:t>
            </w:r>
          </w:p>
        </w:tc>
        <w:tc>
          <w:tcPr>
            <w:tcW w:w="715" w:type="pct"/>
            <w:shd w:val="clear" w:color="auto" w:fill="D6E3BC" w:themeFill="accent3" w:themeFillTint="66"/>
          </w:tcPr>
          <w:p w14:paraId="44D60269" w14:textId="77777777" w:rsidR="00CD37E8" w:rsidRPr="003F79C3" w:rsidRDefault="00CD37E8" w:rsidP="00300261">
            <w:pPr>
              <w:rPr>
                <w:b/>
                <w:lang w:val="en-US"/>
              </w:rPr>
            </w:pPr>
            <w:r w:rsidRPr="003F79C3">
              <w:rPr>
                <w:b/>
                <w:lang w:val="en-US"/>
              </w:rPr>
              <w:t>Projected changes to health risks</w:t>
            </w:r>
          </w:p>
        </w:tc>
        <w:tc>
          <w:tcPr>
            <w:tcW w:w="514" w:type="pct"/>
            <w:shd w:val="clear" w:color="auto" w:fill="D6E3BC" w:themeFill="accent3" w:themeFillTint="66"/>
          </w:tcPr>
          <w:p w14:paraId="61274B90" w14:textId="77777777" w:rsidR="00CD37E8" w:rsidRPr="003F79C3" w:rsidRDefault="00CD37E8" w:rsidP="00300261">
            <w:pPr>
              <w:rPr>
                <w:b/>
                <w:lang w:val="en-US"/>
              </w:rPr>
            </w:pPr>
            <w:r w:rsidRPr="003F79C3">
              <w:rPr>
                <w:b/>
                <w:lang w:val="en-US"/>
              </w:rPr>
              <w:t>Uncertainties</w:t>
            </w:r>
          </w:p>
        </w:tc>
      </w:tr>
      <w:tr w:rsidR="00CD37E8" w:rsidRPr="003F79C3" w14:paraId="7261769B" w14:textId="77777777" w:rsidTr="00057D89">
        <w:tc>
          <w:tcPr>
            <w:tcW w:w="812" w:type="pct"/>
            <w:vMerge w:val="restart"/>
            <w:shd w:val="clear" w:color="auto" w:fill="F2F2F2" w:themeFill="background1" w:themeFillShade="F2"/>
          </w:tcPr>
          <w:p w14:paraId="55FB767B" w14:textId="623864CB" w:rsidR="00CD37E8" w:rsidRPr="003F79C3" w:rsidRDefault="00CD37E8"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765" w:type="pct"/>
          </w:tcPr>
          <w:p w14:paraId="2AFD2BFE"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4D8D8AE9" w14:textId="77777777" w:rsidR="00CD37E8" w:rsidRPr="003F79C3" w:rsidRDefault="00CD37E8" w:rsidP="00300261">
            <w:pPr>
              <w:rPr>
                <w:lang w:val="en-US"/>
              </w:rPr>
            </w:pPr>
          </w:p>
        </w:tc>
        <w:tc>
          <w:tcPr>
            <w:tcW w:w="765" w:type="pct"/>
          </w:tcPr>
          <w:p w14:paraId="4A16EC1A" w14:textId="77777777" w:rsidR="00CD37E8" w:rsidRPr="003F79C3" w:rsidRDefault="00CD37E8" w:rsidP="00300261">
            <w:pPr>
              <w:rPr>
                <w:lang w:val="en-US"/>
              </w:rPr>
            </w:pPr>
          </w:p>
        </w:tc>
        <w:tc>
          <w:tcPr>
            <w:tcW w:w="815" w:type="pct"/>
          </w:tcPr>
          <w:p w14:paraId="6C6C8B04" w14:textId="77777777" w:rsidR="00CD37E8" w:rsidRPr="003F79C3" w:rsidRDefault="00CD37E8" w:rsidP="00300261">
            <w:pPr>
              <w:rPr>
                <w:lang w:val="en-US"/>
              </w:rPr>
            </w:pPr>
          </w:p>
        </w:tc>
        <w:tc>
          <w:tcPr>
            <w:tcW w:w="715" w:type="pct"/>
          </w:tcPr>
          <w:p w14:paraId="1B1E1609" w14:textId="77777777" w:rsidR="00CD37E8" w:rsidRPr="003F79C3" w:rsidRDefault="00CD37E8" w:rsidP="00300261">
            <w:pPr>
              <w:rPr>
                <w:lang w:val="en-US"/>
              </w:rPr>
            </w:pPr>
          </w:p>
        </w:tc>
        <w:tc>
          <w:tcPr>
            <w:tcW w:w="514" w:type="pct"/>
          </w:tcPr>
          <w:p w14:paraId="6C401B3A" w14:textId="77777777" w:rsidR="00CD37E8" w:rsidRPr="003F79C3" w:rsidRDefault="00CD37E8" w:rsidP="00300261">
            <w:pPr>
              <w:rPr>
                <w:lang w:val="en-US"/>
              </w:rPr>
            </w:pPr>
          </w:p>
        </w:tc>
      </w:tr>
      <w:tr w:rsidR="00CD37E8" w:rsidRPr="003F79C3" w14:paraId="019E1EBC" w14:textId="77777777" w:rsidTr="00057D89">
        <w:tc>
          <w:tcPr>
            <w:tcW w:w="812" w:type="pct"/>
            <w:vMerge/>
            <w:shd w:val="clear" w:color="auto" w:fill="F2F2F2" w:themeFill="background1" w:themeFillShade="F2"/>
          </w:tcPr>
          <w:p w14:paraId="200FFFF0" w14:textId="77777777" w:rsidR="00CD37E8" w:rsidRPr="003F79C3" w:rsidRDefault="00CD37E8" w:rsidP="00300261">
            <w:pPr>
              <w:rPr>
                <w:b/>
                <w:lang w:val="en-US"/>
              </w:rPr>
            </w:pPr>
          </w:p>
        </w:tc>
        <w:tc>
          <w:tcPr>
            <w:tcW w:w="765" w:type="pct"/>
          </w:tcPr>
          <w:p w14:paraId="20DA55C2"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7318B676" w14:textId="77777777" w:rsidR="00CD37E8" w:rsidRPr="003F79C3" w:rsidRDefault="00CD37E8" w:rsidP="00300261">
            <w:pPr>
              <w:rPr>
                <w:lang w:val="en-US"/>
              </w:rPr>
            </w:pPr>
          </w:p>
        </w:tc>
        <w:tc>
          <w:tcPr>
            <w:tcW w:w="765" w:type="pct"/>
          </w:tcPr>
          <w:p w14:paraId="161CB58B" w14:textId="77777777" w:rsidR="00CD37E8" w:rsidRPr="003F79C3" w:rsidRDefault="00CD37E8" w:rsidP="00300261">
            <w:pPr>
              <w:rPr>
                <w:lang w:val="en-US"/>
              </w:rPr>
            </w:pPr>
          </w:p>
        </w:tc>
        <w:tc>
          <w:tcPr>
            <w:tcW w:w="815" w:type="pct"/>
          </w:tcPr>
          <w:p w14:paraId="666D65E4" w14:textId="77777777" w:rsidR="00CD37E8" w:rsidRPr="003F79C3" w:rsidRDefault="00CD37E8" w:rsidP="00300261">
            <w:pPr>
              <w:rPr>
                <w:lang w:val="en-US"/>
              </w:rPr>
            </w:pPr>
          </w:p>
        </w:tc>
        <w:tc>
          <w:tcPr>
            <w:tcW w:w="715" w:type="pct"/>
          </w:tcPr>
          <w:p w14:paraId="0DEAD836" w14:textId="77777777" w:rsidR="00CD37E8" w:rsidRPr="003F79C3" w:rsidRDefault="00CD37E8" w:rsidP="00300261">
            <w:pPr>
              <w:rPr>
                <w:lang w:val="en-US"/>
              </w:rPr>
            </w:pPr>
          </w:p>
        </w:tc>
        <w:tc>
          <w:tcPr>
            <w:tcW w:w="514" w:type="pct"/>
          </w:tcPr>
          <w:p w14:paraId="0575572D" w14:textId="77777777" w:rsidR="00CD37E8" w:rsidRPr="003F79C3" w:rsidRDefault="00CD37E8" w:rsidP="00300261">
            <w:pPr>
              <w:rPr>
                <w:lang w:val="en-US"/>
              </w:rPr>
            </w:pPr>
          </w:p>
        </w:tc>
      </w:tr>
      <w:tr w:rsidR="00CD37E8" w:rsidRPr="003F79C3" w14:paraId="019DA7DF" w14:textId="77777777" w:rsidTr="00057D89">
        <w:tc>
          <w:tcPr>
            <w:tcW w:w="812" w:type="pct"/>
            <w:vMerge w:val="restart"/>
            <w:shd w:val="clear" w:color="auto" w:fill="F2F2F2" w:themeFill="background1" w:themeFillShade="F2"/>
          </w:tcPr>
          <w:p w14:paraId="2A0DCD6B" w14:textId="76891498" w:rsidR="00CD37E8" w:rsidRPr="003F79C3" w:rsidRDefault="00CD37E8" w:rsidP="00300261">
            <w:pPr>
              <w:rPr>
                <w:b/>
                <w:lang w:val="en-US"/>
              </w:rPr>
            </w:pPr>
            <w:r w:rsidRPr="003F79C3">
              <w:rPr>
                <w:b/>
                <w:lang w:val="en-US"/>
              </w:rPr>
              <w:t xml:space="preserve">Other extreme weather </w:t>
            </w:r>
            <w:r w:rsidR="009961E7" w:rsidRPr="003F79C3">
              <w:rPr>
                <w:b/>
                <w:lang w:val="en-US"/>
              </w:rPr>
              <w:t xml:space="preserve">and climate </w:t>
            </w:r>
            <w:r w:rsidRPr="003F79C3">
              <w:rPr>
                <w:b/>
                <w:lang w:val="en-US"/>
              </w:rPr>
              <w:t>events (e.g. extreme heat, droughts)</w:t>
            </w:r>
          </w:p>
        </w:tc>
        <w:tc>
          <w:tcPr>
            <w:tcW w:w="765" w:type="pct"/>
          </w:tcPr>
          <w:p w14:paraId="6E8E4169"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62703FAF" w14:textId="77777777" w:rsidR="00CD37E8" w:rsidRPr="003F79C3" w:rsidRDefault="00CD37E8" w:rsidP="00300261">
            <w:pPr>
              <w:rPr>
                <w:lang w:val="en-US"/>
              </w:rPr>
            </w:pPr>
          </w:p>
        </w:tc>
        <w:tc>
          <w:tcPr>
            <w:tcW w:w="765" w:type="pct"/>
          </w:tcPr>
          <w:p w14:paraId="0747F96A" w14:textId="77777777" w:rsidR="00CD37E8" w:rsidRPr="003F79C3" w:rsidRDefault="00CD37E8" w:rsidP="00300261">
            <w:pPr>
              <w:rPr>
                <w:lang w:val="en-US"/>
              </w:rPr>
            </w:pPr>
          </w:p>
        </w:tc>
        <w:tc>
          <w:tcPr>
            <w:tcW w:w="815" w:type="pct"/>
          </w:tcPr>
          <w:p w14:paraId="6F380D01" w14:textId="77777777" w:rsidR="00CD37E8" w:rsidRPr="003F79C3" w:rsidRDefault="00CD37E8" w:rsidP="00300261">
            <w:pPr>
              <w:rPr>
                <w:lang w:val="en-US"/>
              </w:rPr>
            </w:pPr>
          </w:p>
        </w:tc>
        <w:tc>
          <w:tcPr>
            <w:tcW w:w="715" w:type="pct"/>
          </w:tcPr>
          <w:p w14:paraId="5457D3BA" w14:textId="77777777" w:rsidR="00CD37E8" w:rsidRPr="003F79C3" w:rsidRDefault="00CD37E8" w:rsidP="00300261">
            <w:pPr>
              <w:rPr>
                <w:lang w:val="en-US"/>
              </w:rPr>
            </w:pPr>
          </w:p>
        </w:tc>
        <w:tc>
          <w:tcPr>
            <w:tcW w:w="514" w:type="pct"/>
          </w:tcPr>
          <w:p w14:paraId="486263DB" w14:textId="77777777" w:rsidR="00CD37E8" w:rsidRPr="003F79C3" w:rsidRDefault="00CD37E8" w:rsidP="00300261">
            <w:pPr>
              <w:rPr>
                <w:lang w:val="en-US"/>
              </w:rPr>
            </w:pPr>
          </w:p>
        </w:tc>
      </w:tr>
      <w:tr w:rsidR="00CD37E8" w:rsidRPr="003F79C3" w14:paraId="559BD0E6" w14:textId="77777777" w:rsidTr="00057D89">
        <w:tc>
          <w:tcPr>
            <w:tcW w:w="812" w:type="pct"/>
            <w:vMerge/>
            <w:shd w:val="clear" w:color="auto" w:fill="F2F2F2" w:themeFill="background1" w:themeFillShade="F2"/>
          </w:tcPr>
          <w:p w14:paraId="183DCB4A" w14:textId="77777777" w:rsidR="00CD37E8" w:rsidRPr="003F79C3" w:rsidRDefault="00CD37E8" w:rsidP="00300261">
            <w:pPr>
              <w:rPr>
                <w:b/>
                <w:lang w:val="en-US"/>
              </w:rPr>
            </w:pPr>
          </w:p>
        </w:tc>
        <w:tc>
          <w:tcPr>
            <w:tcW w:w="765" w:type="pct"/>
          </w:tcPr>
          <w:p w14:paraId="15AC8EFB"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17F601E6" w14:textId="77777777" w:rsidR="00CD37E8" w:rsidRPr="003F79C3" w:rsidRDefault="00CD37E8" w:rsidP="00300261">
            <w:pPr>
              <w:rPr>
                <w:lang w:val="en-US"/>
              </w:rPr>
            </w:pPr>
          </w:p>
        </w:tc>
        <w:tc>
          <w:tcPr>
            <w:tcW w:w="765" w:type="pct"/>
          </w:tcPr>
          <w:p w14:paraId="53B3940E" w14:textId="77777777" w:rsidR="00CD37E8" w:rsidRPr="003F79C3" w:rsidRDefault="00CD37E8" w:rsidP="00300261">
            <w:pPr>
              <w:rPr>
                <w:lang w:val="en-US"/>
              </w:rPr>
            </w:pPr>
          </w:p>
        </w:tc>
        <w:tc>
          <w:tcPr>
            <w:tcW w:w="815" w:type="pct"/>
          </w:tcPr>
          <w:p w14:paraId="2B43C7D3" w14:textId="77777777" w:rsidR="00CD37E8" w:rsidRPr="003F79C3" w:rsidRDefault="00CD37E8" w:rsidP="00300261">
            <w:pPr>
              <w:rPr>
                <w:lang w:val="en-US"/>
              </w:rPr>
            </w:pPr>
          </w:p>
        </w:tc>
        <w:tc>
          <w:tcPr>
            <w:tcW w:w="715" w:type="pct"/>
          </w:tcPr>
          <w:p w14:paraId="6255A6A4" w14:textId="77777777" w:rsidR="00CD37E8" w:rsidRPr="003F79C3" w:rsidRDefault="00CD37E8" w:rsidP="00300261">
            <w:pPr>
              <w:rPr>
                <w:lang w:val="en-US"/>
              </w:rPr>
            </w:pPr>
          </w:p>
        </w:tc>
        <w:tc>
          <w:tcPr>
            <w:tcW w:w="514" w:type="pct"/>
          </w:tcPr>
          <w:p w14:paraId="0AE6DC3D" w14:textId="77777777" w:rsidR="00CD37E8" w:rsidRPr="003F79C3" w:rsidRDefault="00CD37E8" w:rsidP="00300261">
            <w:pPr>
              <w:rPr>
                <w:lang w:val="en-US"/>
              </w:rPr>
            </w:pPr>
          </w:p>
        </w:tc>
      </w:tr>
      <w:tr w:rsidR="00CD37E8" w:rsidRPr="003F79C3" w14:paraId="663BB035" w14:textId="77777777" w:rsidTr="00057D89">
        <w:tc>
          <w:tcPr>
            <w:tcW w:w="812" w:type="pct"/>
            <w:vMerge w:val="restart"/>
            <w:shd w:val="clear" w:color="auto" w:fill="F2F2F2" w:themeFill="background1" w:themeFillShade="F2"/>
          </w:tcPr>
          <w:p w14:paraId="55A9DEFF" w14:textId="77777777" w:rsidR="00CD37E8" w:rsidRPr="003F79C3" w:rsidRDefault="00CD37E8" w:rsidP="00300261">
            <w:pPr>
              <w:rPr>
                <w:b/>
                <w:lang w:val="en-US"/>
              </w:rPr>
            </w:pPr>
          </w:p>
          <w:p w14:paraId="70DCB580" w14:textId="77777777" w:rsidR="00CD37E8" w:rsidRPr="003F79C3" w:rsidRDefault="00CD37E8" w:rsidP="00300261">
            <w:pPr>
              <w:rPr>
                <w:b/>
                <w:lang w:val="en-US"/>
              </w:rPr>
            </w:pPr>
            <w:r w:rsidRPr="003F79C3">
              <w:rPr>
                <w:b/>
                <w:lang w:val="en-US"/>
              </w:rPr>
              <w:t>Disease vectors (e.g. vectors for Chikungunya, Dengue)</w:t>
            </w:r>
          </w:p>
        </w:tc>
        <w:tc>
          <w:tcPr>
            <w:tcW w:w="765" w:type="pct"/>
          </w:tcPr>
          <w:p w14:paraId="5E2BD9AC"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534A8429" w14:textId="77777777" w:rsidR="00CD37E8" w:rsidRPr="003F79C3" w:rsidRDefault="00CD37E8" w:rsidP="00300261">
            <w:pPr>
              <w:rPr>
                <w:lang w:val="en-US"/>
              </w:rPr>
            </w:pPr>
          </w:p>
        </w:tc>
        <w:tc>
          <w:tcPr>
            <w:tcW w:w="765" w:type="pct"/>
          </w:tcPr>
          <w:p w14:paraId="6CBCE937" w14:textId="77777777" w:rsidR="00CD37E8" w:rsidRPr="003F79C3" w:rsidRDefault="00CD37E8" w:rsidP="00300261">
            <w:pPr>
              <w:rPr>
                <w:lang w:val="en-US"/>
              </w:rPr>
            </w:pPr>
          </w:p>
        </w:tc>
        <w:tc>
          <w:tcPr>
            <w:tcW w:w="815" w:type="pct"/>
          </w:tcPr>
          <w:p w14:paraId="264BD865" w14:textId="77777777" w:rsidR="00CD37E8" w:rsidRPr="003F79C3" w:rsidRDefault="00CD37E8" w:rsidP="00300261">
            <w:pPr>
              <w:rPr>
                <w:lang w:val="en-US"/>
              </w:rPr>
            </w:pPr>
          </w:p>
        </w:tc>
        <w:tc>
          <w:tcPr>
            <w:tcW w:w="715" w:type="pct"/>
          </w:tcPr>
          <w:p w14:paraId="46B96672" w14:textId="77777777" w:rsidR="00CD37E8" w:rsidRPr="003F79C3" w:rsidRDefault="00CD37E8" w:rsidP="00300261">
            <w:pPr>
              <w:rPr>
                <w:lang w:val="en-US"/>
              </w:rPr>
            </w:pPr>
          </w:p>
        </w:tc>
        <w:tc>
          <w:tcPr>
            <w:tcW w:w="514" w:type="pct"/>
          </w:tcPr>
          <w:p w14:paraId="519BEF64" w14:textId="77777777" w:rsidR="00CD37E8" w:rsidRPr="003F79C3" w:rsidRDefault="00CD37E8" w:rsidP="00300261">
            <w:pPr>
              <w:rPr>
                <w:lang w:val="en-US"/>
              </w:rPr>
            </w:pPr>
          </w:p>
        </w:tc>
      </w:tr>
      <w:tr w:rsidR="00CD37E8" w:rsidRPr="003F79C3" w14:paraId="075BD19E" w14:textId="77777777" w:rsidTr="00057D89">
        <w:tc>
          <w:tcPr>
            <w:tcW w:w="812" w:type="pct"/>
            <w:vMerge/>
            <w:shd w:val="clear" w:color="auto" w:fill="F2F2F2" w:themeFill="background1" w:themeFillShade="F2"/>
          </w:tcPr>
          <w:p w14:paraId="1AE3DC24" w14:textId="77777777" w:rsidR="00CD37E8" w:rsidRPr="003F79C3" w:rsidRDefault="00CD37E8" w:rsidP="00300261">
            <w:pPr>
              <w:rPr>
                <w:b/>
                <w:lang w:val="en-US"/>
              </w:rPr>
            </w:pPr>
          </w:p>
        </w:tc>
        <w:tc>
          <w:tcPr>
            <w:tcW w:w="765" w:type="pct"/>
          </w:tcPr>
          <w:p w14:paraId="3281005C"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19F79481" w14:textId="77777777" w:rsidR="00CD37E8" w:rsidRPr="003F79C3" w:rsidRDefault="00CD37E8" w:rsidP="00300261">
            <w:pPr>
              <w:rPr>
                <w:lang w:val="en-US"/>
              </w:rPr>
            </w:pPr>
          </w:p>
        </w:tc>
        <w:tc>
          <w:tcPr>
            <w:tcW w:w="765" w:type="pct"/>
          </w:tcPr>
          <w:p w14:paraId="4A08CC7D" w14:textId="77777777" w:rsidR="00CD37E8" w:rsidRPr="003F79C3" w:rsidRDefault="00CD37E8" w:rsidP="00300261">
            <w:pPr>
              <w:rPr>
                <w:lang w:val="en-US"/>
              </w:rPr>
            </w:pPr>
          </w:p>
        </w:tc>
        <w:tc>
          <w:tcPr>
            <w:tcW w:w="815" w:type="pct"/>
          </w:tcPr>
          <w:p w14:paraId="4E99B705" w14:textId="77777777" w:rsidR="00CD37E8" w:rsidRPr="003F79C3" w:rsidRDefault="00CD37E8" w:rsidP="00300261">
            <w:pPr>
              <w:rPr>
                <w:lang w:val="en-US"/>
              </w:rPr>
            </w:pPr>
          </w:p>
        </w:tc>
        <w:tc>
          <w:tcPr>
            <w:tcW w:w="715" w:type="pct"/>
          </w:tcPr>
          <w:p w14:paraId="7A0F0BF6" w14:textId="77777777" w:rsidR="00CD37E8" w:rsidRPr="003F79C3" w:rsidRDefault="00CD37E8" w:rsidP="00300261">
            <w:pPr>
              <w:rPr>
                <w:lang w:val="en-US"/>
              </w:rPr>
            </w:pPr>
          </w:p>
        </w:tc>
        <w:tc>
          <w:tcPr>
            <w:tcW w:w="514" w:type="pct"/>
          </w:tcPr>
          <w:p w14:paraId="2E4AD1B5" w14:textId="77777777" w:rsidR="00CD37E8" w:rsidRPr="003F79C3" w:rsidRDefault="00CD37E8" w:rsidP="00300261">
            <w:pPr>
              <w:rPr>
                <w:lang w:val="en-US"/>
              </w:rPr>
            </w:pPr>
          </w:p>
        </w:tc>
      </w:tr>
      <w:tr w:rsidR="00CD37E8" w:rsidRPr="003F79C3" w14:paraId="4F4DCD76" w14:textId="77777777" w:rsidTr="00057D89">
        <w:tc>
          <w:tcPr>
            <w:tcW w:w="812" w:type="pct"/>
            <w:vMerge w:val="restart"/>
            <w:shd w:val="clear" w:color="auto" w:fill="F2F2F2" w:themeFill="background1" w:themeFillShade="F2"/>
          </w:tcPr>
          <w:p w14:paraId="68854B1A" w14:textId="77777777" w:rsidR="00CD37E8" w:rsidRPr="003F79C3" w:rsidRDefault="00CD37E8" w:rsidP="00300261">
            <w:pPr>
              <w:rPr>
                <w:b/>
                <w:lang w:val="en-US"/>
              </w:rPr>
            </w:pPr>
          </w:p>
          <w:p w14:paraId="5C9F00D5" w14:textId="77777777" w:rsidR="00CD37E8" w:rsidRPr="003F79C3" w:rsidRDefault="00CD37E8" w:rsidP="00300261">
            <w:pPr>
              <w:rPr>
                <w:b/>
                <w:lang w:val="en-US"/>
              </w:rPr>
            </w:pPr>
            <w:r w:rsidRPr="003F79C3">
              <w:rPr>
                <w:b/>
                <w:lang w:val="en-US"/>
              </w:rPr>
              <w:t>Food- and water-borne contamination</w:t>
            </w:r>
          </w:p>
          <w:p w14:paraId="5AEFC3CB" w14:textId="77777777" w:rsidR="00CD37E8" w:rsidRPr="003F79C3" w:rsidRDefault="00CD37E8" w:rsidP="00300261">
            <w:pPr>
              <w:rPr>
                <w:b/>
                <w:lang w:val="en-US"/>
              </w:rPr>
            </w:pPr>
          </w:p>
        </w:tc>
        <w:tc>
          <w:tcPr>
            <w:tcW w:w="765" w:type="pct"/>
          </w:tcPr>
          <w:p w14:paraId="3B372979"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4E3EE1EB" w14:textId="77777777" w:rsidR="00CD37E8" w:rsidRPr="003F79C3" w:rsidRDefault="00CD37E8" w:rsidP="00300261">
            <w:pPr>
              <w:rPr>
                <w:lang w:val="en-US"/>
              </w:rPr>
            </w:pPr>
          </w:p>
        </w:tc>
        <w:tc>
          <w:tcPr>
            <w:tcW w:w="765" w:type="pct"/>
          </w:tcPr>
          <w:p w14:paraId="5D6DE1D7" w14:textId="77777777" w:rsidR="00CD37E8" w:rsidRPr="003F79C3" w:rsidRDefault="00CD37E8" w:rsidP="00300261">
            <w:pPr>
              <w:rPr>
                <w:lang w:val="en-US"/>
              </w:rPr>
            </w:pPr>
          </w:p>
        </w:tc>
        <w:tc>
          <w:tcPr>
            <w:tcW w:w="815" w:type="pct"/>
          </w:tcPr>
          <w:p w14:paraId="5B7DDD68" w14:textId="77777777" w:rsidR="00CD37E8" w:rsidRPr="003F79C3" w:rsidRDefault="00CD37E8" w:rsidP="00300261">
            <w:pPr>
              <w:rPr>
                <w:lang w:val="en-US"/>
              </w:rPr>
            </w:pPr>
          </w:p>
        </w:tc>
        <w:tc>
          <w:tcPr>
            <w:tcW w:w="715" w:type="pct"/>
          </w:tcPr>
          <w:p w14:paraId="06A3B2A1" w14:textId="77777777" w:rsidR="00CD37E8" w:rsidRPr="003F79C3" w:rsidRDefault="00CD37E8" w:rsidP="00300261">
            <w:pPr>
              <w:rPr>
                <w:lang w:val="en-US"/>
              </w:rPr>
            </w:pPr>
          </w:p>
        </w:tc>
        <w:tc>
          <w:tcPr>
            <w:tcW w:w="514" w:type="pct"/>
          </w:tcPr>
          <w:p w14:paraId="510887C7" w14:textId="77777777" w:rsidR="00CD37E8" w:rsidRPr="003F79C3" w:rsidRDefault="00CD37E8" w:rsidP="00300261">
            <w:pPr>
              <w:rPr>
                <w:lang w:val="en-US"/>
              </w:rPr>
            </w:pPr>
          </w:p>
        </w:tc>
      </w:tr>
      <w:tr w:rsidR="00CD37E8" w:rsidRPr="003F79C3" w14:paraId="42AA6DC3" w14:textId="77777777" w:rsidTr="00057D89">
        <w:tc>
          <w:tcPr>
            <w:tcW w:w="812" w:type="pct"/>
            <w:vMerge/>
            <w:shd w:val="clear" w:color="auto" w:fill="F2F2F2" w:themeFill="background1" w:themeFillShade="F2"/>
          </w:tcPr>
          <w:p w14:paraId="76CFFE7B" w14:textId="77777777" w:rsidR="00CD37E8" w:rsidRPr="003F79C3" w:rsidRDefault="00CD37E8" w:rsidP="00300261">
            <w:pPr>
              <w:rPr>
                <w:b/>
                <w:lang w:val="en-US"/>
              </w:rPr>
            </w:pPr>
          </w:p>
        </w:tc>
        <w:tc>
          <w:tcPr>
            <w:tcW w:w="765" w:type="pct"/>
          </w:tcPr>
          <w:p w14:paraId="2462B3FD" w14:textId="77777777" w:rsidR="00CD37E8" w:rsidRPr="003F79C3" w:rsidRDefault="00CD37E8" w:rsidP="00300261">
            <w:pPr>
              <w:rPr>
                <w:lang w:val="en-US"/>
              </w:rPr>
            </w:pPr>
            <w:r w:rsidRPr="003F79C3">
              <w:rPr>
                <w:lang w:val="en-US"/>
              </w:rPr>
              <w:t xml:space="preserve">How are vulnerability and adaptive capacity </w:t>
            </w:r>
            <w:r w:rsidRPr="003F79C3">
              <w:rPr>
                <w:lang w:val="en-US"/>
              </w:rPr>
              <w:lastRenderedPageBreak/>
              <w:t>expected to change?</w:t>
            </w:r>
          </w:p>
        </w:tc>
        <w:tc>
          <w:tcPr>
            <w:tcW w:w="614" w:type="pct"/>
          </w:tcPr>
          <w:p w14:paraId="799FBBC3" w14:textId="77777777" w:rsidR="00CD37E8" w:rsidRPr="003F79C3" w:rsidRDefault="00CD37E8" w:rsidP="00300261">
            <w:pPr>
              <w:rPr>
                <w:lang w:val="en-US"/>
              </w:rPr>
            </w:pPr>
          </w:p>
        </w:tc>
        <w:tc>
          <w:tcPr>
            <w:tcW w:w="765" w:type="pct"/>
          </w:tcPr>
          <w:p w14:paraId="7FF31349" w14:textId="77777777" w:rsidR="00CD37E8" w:rsidRPr="003F79C3" w:rsidRDefault="00CD37E8" w:rsidP="00300261">
            <w:pPr>
              <w:rPr>
                <w:lang w:val="en-US"/>
              </w:rPr>
            </w:pPr>
          </w:p>
        </w:tc>
        <w:tc>
          <w:tcPr>
            <w:tcW w:w="815" w:type="pct"/>
          </w:tcPr>
          <w:p w14:paraId="2B37C3A5" w14:textId="77777777" w:rsidR="00CD37E8" w:rsidRPr="003F79C3" w:rsidRDefault="00CD37E8" w:rsidP="00300261">
            <w:pPr>
              <w:rPr>
                <w:lang w:val="en-US"/>
              </w:rPr>
            </w:pPr>
          </w:p>
        </w:tc>
        <w:tc>
          <w:tcPr>
            <w:tcW w:w="715" w:type="pct"/>
          </w:tcPr>
          <w:p w14:paraId="1559489E" w14:textId="77777777" w:rsidR="00CD37E8" w:rsidRPr="003F79C3" w:rsidRDefault="00CD37E8" w:rsidP="00300261">
            <w:pPr>
              <w:rPr>
                <w:lang w:val="en-US"/>
              </w:rPr>
            </w:pPr>
          </w:p>
        </w:tc>
        <w:tc>
          <w:tcPr>
            <w:tcW w:w="514" w:type="pct"/>
          </w:tcPr>
          <w:p w14:paraId="1D43874E" w14:textId="77777777" w:rsidR="00CD37E8" w:rsidRPr="003F79C3" w:rsidRDefault="00CD37E8" w:rsidP="00300261">
            <w:pPr>
              <w:rPr>
                <w:lang w:val="en-US"/>
              </w:rPr>
            </w:pPr>
          </w:p>
        </w:tc>
      </w:tr>
      <w:tr w:rsidR="00CD37E8" w:rsidRPr="003F79C3" w14:paraId="526B5010" w14:textId="77777777" w:rsidTr="00057D89">
        <w:tc>
          <w:tcPr>
            <w:tcW w:w="812" w:type="pct"/>
            <w:vMerge w:val="restart"/>
            <w:shd w:val="clear" w:color="auto" w:fill="F2F2F2" w:themeFill="background1" w:themeFillShade="F2"/>
          </w:tcPr>
          <w:p w14:paraId="1F41B50C" w14:textId="77777777" w:rsidR="00CD37E8" w:rsidRPr="003F79C3" w:rsidRDefault="00CD37E8" w:rsidP="00300261">
            <w:pPr>
              <w:rPr>
                <w:b/>
                <w:lang w:val="en-US"/>
              </w:rPr>
            </w:pPr>
          </w:p>
          <w:p w14:paraId="36CB53B8" w14:textId="03E7F758" w:rsidR="00CD37E8" w:rsidRPr="003F79C3" w:rsidRDefault="00500762" w:rsidP="00300261">
            <w:pPr>
              <w:rPr>
                <w:b/>
                <w:lang w:val="en-US"/>
              </w:rPr>
            </w:pPr>
            <w:r w:rsidRPr="003F79C3">
              <w:rPr>
                <w:b/>
                <w:lang w:val="en-US"/>
              </w:rPr>
              <w:t xml:space="preserve">Air quality (aeroallergens, </w:t>
            </w:r>
            <w:r w:rsidR="00CD37E8" w:rsidRPr="003F79C3">
              <w:rPr>
                <w:b/>
                <w:lang w:val="en-US"/>
              </w:rPr>
              <w:t>particulate matter</w:t>
            </w:r>
            <w:r w:rsidR="009961E7" w:rsidRPr="003F79C3">
              <w:rPr>
                <w:b/>
                <w:lang w:val="en-US"/>
              </w:rPr>
              <w:t>, Saharan dust,</w:t>
            </w:r>
            <w:r w:rsidR="00CD37E8" w:rsidRPr="003F79C3">
              <w:rPr>
                <w:b/>
                <w:lang w:val="en-US"/>
              </w:rPr>
              <w:t xml:space="preserve"> and/or wildfire smoke)</w:t>
            </w:r>
          </w:p>
          <w:p w14:paraId="315782D3" w14:textId="77777777" w:rsidR="00CD37E8" w:rsidRPr="003F79C3" w:rsidRDefault="00CD37E8" w:rsidP="00300261">
            <w:pPr>
              <w:rPr>
                <w:b/>
                <w:lang w:val="en-US"/>
              </w:rPr>
            </w:pPr>
          </w:p>
        </w:tc>
        <w:tc>
          <w:tcPr>
            <w:tcW w:w="765" w:type="pct"/>
          </w:tcPr>
          <w:p w14:paraId="0542AF59"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6A4DA2E0" w14:textId="77777777" w:rsidR="00CD37E8" w:rsidRPr="003F79C3" w:rsidRDefault="00CD37E8" w:rsidP="00300261">
            <w:pPr>
              <w:rPr>
                <w:lang w:val="en-US"/>
              </w:rPr>
            </w:pPr>
          </w:p>
        </w:tc>
        <w:tc>
          <w:tcPr>
            <w:tcW w:w="765" w:type="pct"/>
          </w:tcPr>
          <w:p w14:paraId="3F6E5865" w14:textId="77777777" w:rsidR="00CD37E8" w:rsidRPr="003F79C3" w:rsidRDefault="00CD37E8" w:rsidP="00300261">
            <w:pPr>
              <w:rPr>
                <w:lang w:val="en-US"/>
              </w:rPr>
            </w:pPr>
          </w:p>
        </w:tc>
        <w:tc>
          <w:tcPr>
            <w:tcW w:w="815" w:type="pct"/>
          </w:tcPr>
          <w:p w14:paraId="0741FF8C" w14:textId="77777777" w:rsidR="00CD37E8" w:rsidRPr="003F79C3" w:rsidRDefault="00CD37E8" w:rsidP="00300261">
            <w:pPr>
              <w:rPr>
                <w:lang w:val="en-US"/>
              </w:rPr>
            </w:pPr>
          </w:p>
        </w:tc>
        <w:tc>
          <w:tcPr>
            <w:tcW w:w="715" w:type="pct"/>
          </w:tcPr>
          <w:p w14:paraId="09F56412" w14:textId="77777777" w:rsidR="00CD37E8" w:rsidRPr="003F79C3" w:rsidRDefault="00CD37E8" w:rsidP="00300261">
            <w:pPr>
              <w:rPr>
                <w:lang w:val="en-US"/>
              </w:rPr>
            </w:pPr>
          </w:p>
        </w:tc>
        <w:tc>
          <w:tcPr>
            <w:tcW w:w="514" w:type="pct"/>
          </w:tcPr>
          <w:p w14:paraId="260CC196" w14:textId="77777777" w:rsidR="00CD37E8" w:rsidRPr="003F79C3" w:rsidRDefault="00CD37E8" w:rsidP="00300261">
            <w:pPr>
              <w:rPr>
                <w:lang w:val="en-US"/>
              </w:rPr>
            </w:pPr>
          </w:p>
        </w:tc>
      </w:tr>
      <w:tr w:rsidR="00CD37E8" w:rsidRPr="003F79C3" w14:paraId="1257E172" w14:textId="77777777" w:rsidTr="00057D89">
        <w:tc>
          <w:tcPr>
            <w:tcW w:w="812" w:type="pct"/>
            <w:vMerge/>
            <w:shd w:val="clear" w:color="auto" w:fill="F2F2F2" w:themeFill="background1" w:themeFillShade="F2"/>
          </w:tcPr>
          <w:p w14:paraId="79EB54F8" w14:textId="77777777" w:rsidR="00CD37E8" w:rsidRPr="003F79C3" w:rsidRDefault="00CD37E8" w:rsidP="00300261">
            <w:pPr>
              <w:rPr>
                <w:b/>
                <w:lang w:val="en-US"/>
              </w:rPr>
            </w:pPr>
          </w:p>
        </w:tc>
        <w:tc>
          <w:tcPr>
            <w:tcW w:w="765" w:type="pct"/>
          </w:tcPr>
          <w:p w14:paraId="5427A228"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0F84C04F" w14:textId="77777777" w:rsidR="00CD37E8" w:rsidRPr="003F79C3" w:rsidRDefault="00CD37E8" w:rsidP="00300261">
            <w:pPr>
              <w:rPr>
                <w:lang w:val="en-US"/>
              </w:rPr>
            </w:pPr>
          </w:p>
        </w:tc>
        <w:tc>
          <w:tcPr>
            <w:tcW w:w="765" w:type="pct"/>
          </w:tcPr>
          <w:p w14:paraId="72D26020" w14:textId="77777777" w:rsidR="00CD37E8" w:rsidRPr="003F79C3" w:rsidRDefault="00CD37E8" w:rsidP="00300261">
            <w:pPr>
              <w:rPr>
                <w:lang w:val="en-US"/>
              </w:rPr>
            </w:pPr>
          </w:p>
        </w:tc>
        <w:tc>
          <w:tcPr>
            <w:tcW w:w="815" w:type="pct"/>
          </w:tcPr>
          <w:p w14:paraId="0BBEAC21" w14:textId="77777777" w:rsidR="00CD37E8" w:rsidRPr="003F79C3" w:rsidRDefault="00CD37E8" w:rsidP="00300261">
            <w:pPr>
              <w:rPr>
                <w:lang w:val="en-US"/>
              </w:rPr>
            </w:pPr>
          </w:p>
        </w:tc>
        <w:tc>
          <w:tcPr>
            <w:tcW w:w="715" w:type="pct"/>
          </w:tcPr>
          <w:p w14:paraId="2CDE353F" w14:textId="77777777" w:rsidR="00CD37E8" w:rsidRPr="003F79C3" w:rsidRDefault="00CD37E8" w:rsidP="00300261">
            <w:pPr>
              <w:rPr>
                <w:lang w:val="en-US"/>
              </w:rPr>
            </w:pPr>
          </w:p>
        </w:tc>
        <w:tc>
          <w:tcPr>
            <w:tcW w:w="514" w:type="pct"/>
          </w:tcPr>
          <w:p w14:paraId="63AD81C2" w14:textId="77777777" w:rsidR="00CD37E8" w:rsidRPr="003F79C3" w:rsidRDefault="00CD37E8" w:rsidP="00300261">
            <w:pPr>
              <w:rPr>
                <w:lang w:val="en-US"/>
              </w:rPr>
            </w:pPr>
          </w:p>
        </w:tc>
      </w:tr>
      <w:tr w:rsidR="00CD37E8" w:rsidRPr="003F79C3" w14:paraId="0935EA63" w14:textId="77777777" w:rsidTr="00057D89">
        <w:tc>
          <w:tcPr>
            <w:tcW w:w="812" w:type="pct"/>
            <w:vMerge w:val="restart"/>
            <w:shd w:val="clear" w:color="auto" w:fill="F2F2F2" w:themeFill="background1" w:themeFillShade="F2"/>
          </w:tcPr>
          <w:p w14:paraId="50709074" w14:textId="5C09F415" w:rsidR="00CD37E8" w:rsidRPr="003F79C3" w:rsidRDefault="009961E7" w:rsidP="00300261">
            <w:pPr>
              <w:rPr>
                <w:b/>
                <w:lang w:val="en-US"/>
              </w:rPr>
            </w:pPr>
            <w:r w:rsidRPr="003F79C3">
              <w:rPr>
                <w:b/>
                <w:lang w:val="en-US"/>
              </w:rPr>
              <w:t>Mental health and social protection</w:t>
            </w:r>
          </w:p>
          <w:p w14:paraId="09629B45" w14:textId="77777777" w:rsidR="00CD37E8" w:rsidRPr="003F79C3" w:rsidRDefault="00CD37E8" w:rsidP="00300261">
            <w:pPr>
              <w:rPr>
                <w:b/>
                <w:lang w:val="en-US"/>
              </w:rPr>
            </w:pPr>
          </w:p>
        </w:tc>
        <w:tc>
          <w:tcPr>
            <w:tcW w:w="765" w:type="pct"/>
          </w:tcPr>
          <w:p w14:paraId="26EB537A" w14:textId="77777777" w:rsidR="00CD37E8" w:rsidRPr="003F79C3" w:rsidRDefault="00CD37E8" w:rsidP="00300261">
            <w:pPr>
              <w:rPr>
                <w:lang w:val="en-US"/>
              </w:rPr>
            </w:pPr>
            <w:r w:rsidRPr="003F79C3">
              <w:rPr>
                <w:lang w:val="en-US"/>
              </w:rPr>
              <w:t>How is climate change expected to affect the hazard?</w:t>
            </w:r>
          </w:p>
        </w:tc>
        <w:tc>
          <w:tcPr>
            <w:tcW w:w="614" w:type="pct"/>
          </w:tcPr>
          <w:p w14:paraId="2CEE25A5" w14:textId="77777777" w:rsidR="00CD37E8" w:rsidRPr="003F79C3" w:rsidRDefault="00CD37E8" w:rsidP="00300261">
            <w:pPr>
              <w:rPr>
                <w:lang w:val="en-US"/>
              </w:rPr>
            </w:pPr>
          </w:p>
        </w:tc>
        <w:tc>
          <w:tcPr>
            <w:tcW w:w="765" w:type="pct"/>
          </w:tcPr>
          <w:p w14:paraId="4726F8DE" w14:textId="77777777" w:rsidR="00CD37E8" w:rsidRPr="003F79C3" w:rsidRDefault="00CD37E8" w:rsidP="00300261">
            <w:pPr>
              <w:rPr>
                <w:lang w:val="en-US"/>
              </w:rPr>
            </w:pPr>
          </w:p>
        </w:tc>
        <w:tc>
          <w:tcPr>
            <w:tcW w:w="815" w:type="pct"/>
          </w:tcPr>
          <w:p w14:paraId="3D2632E4" w14:textId="77777777" w:rsidR="00CD37E8" w:rsidRPr="003F79C3" w:rsidRDefault="00CD37E8" w:rsidP="00300261">
            <w:pPr>
              <w:rPr>
                <w:lang w:val="en-US"/>
              </w:rPr>
            </w:pPr>
          </w:p>
        </w:tc>
        <w:tc>
          <w:tcPr>
            <w:tcW w:w="715" w:type="pct"/>
          </w:tcPr>
          <w:p w14:paraId="7D7B3149" w14:textId="77777777" w:rsidR="00CD37E8" w:rsidRPr="003F79C3" w:rsidRDefault="00CD37E8" w:rsidP="00300261">
            <w:pPr>
              <w:rPr>
                <w:lang w:val="en-US"/>
              </w:rPr>
            </w:pPr>
          </w:p>
        </w:tc>
        <w:tc>
          <w:tcPr>
            <w:tcW w:w="514" w:type="pct"/>
          </w:tcPr>
          <w:p w14:paraId="7A1EC343" w14:textId="77777777" w:rsidR="00CD37E8" w:rsidRPr="003F79C3" w:rsidRDefault="00CD37E8" w:rsidP="00300261">
            <w:pPr>
              <w:rPr>
                <w:lang w:val="en-US"/>
              </w:rPr>
            </w:pPr>
          </w:p>
        </w:tc>
      </w:tr>
      <w:tr w:rsidR="00CD37E8" w:rsidRPr="003F79C3" w14:paraId="7A0DDE0E" w14:textId="77777777" w:rsidTr="00057D89">
        <w:tc>
          <w:tcPr>
            <w:tcW w:w="812" w:type="pct"/>
            <w:vMerge/>
            <w:shd w:val="clear" w:color="auto" w:fill="F2F2F2" w:themeFill="background1" w:themeFillShade="F2"/>
          </w:tcPr>
          <w:p w14:paraId="746D93FB" w14:textId="77777777" w:rsidR="00CD37E8" w:rsidRPr="003F79C3" w:rsidRDefault="00CD37E8" w:rsidP="00300261">
            <w:pPr>
              <w:rPr>
                <w:lang w:val="en-US"/>
              </w:rPr>
            </w:pPr>
          </w:p>
        </w:tc>
        <w:tc>
          <w:tcPr>
            <w:tcW w:w="765" w:type="pct"/>
          </w:tcPr>
          <w:p w14:paraId="2AD2F0FB" w14:textId="77777777" w:rsidR="00CD37E8" w:rsidRPr="003F79C3" w:rsidRDefault="00CD37E8" w:rsidP="00300261">
            <w:pPr>
              <w:rPr>
                <w:lang w:val="en-US"/>
              </w:rPr>
            </w:pPr>
            <w:r w:rsidRPr="003F79C3">
              <w:rPr>
                <w:lang w:val="en-US"/>
              </w:rPr>
              <w:t>How are vulnerability and adaptive capacity expected to change?</w:t>
            </w:r>
          </w:p>
        </w:tc>
        <w:tc>
          <w:tcPr>
            <w:tcW w:w="614" w:type="pct"/>
          </w:tcPr>
          <w:p w14:paraId="79739D21" w14:textId="77777777" w:rsidR="00CD37E8" w:rsidRPr="003F79C3" w:rsidRDefault="00CD37E8" w:rsidP="00300261">
            <w:pPr>
              <w:rPr>
                <w:lang w:val="en-US"/>
              </w:rPr>
            </w:pPr>
          </w:p>
        </w:tc>
        <w:tc>
          <w:tcPr>
            <w:tcW w:w="765" w:type="pct"/>
          </w:tcPr>
          <w:p w14:paraId="635FF3EC" w14:textId="77777777" w:rsidR="00CD37E8" w:rsidRPr="003F79C3" w:rsidRDefault="00CD37E8" w:rsidP="00300261">
            <w:pPr>
              <w:rPr>
                <w:lang w:val="en-US"/>
              </w:rPr>
            </w:pPr>
          </w:p>
        </w:tc>
        <w:tc>
          <w:tcPr>
            <w:tcW w:w="815" w:type="pct"/>
          </w:tcPr>
          <w:p w14:paraId="731D852A" w14:textId="77777777" w:rsidR="00CD37E8" w:rsidRPr="003F79C3" w:rsidRDefault="00CD37E8" w:rsidP="00300261">
            <w:pPr>
              <w:rPr>
                <w:lang w:val="en-US"/>
              </w:rPr>
            </w:pPr>
          </w:p>
        </w:tc>
        <w:tc>
          <w:tcPr>
            <w:tcW w:w="715" w:type="pct"/>
          </w:tcPr>
          <w:p w14:paraId="4E8A93B1" w14:textId="77777777" w:rsidR="00CD37E8" w:rsidRPr="003F79C3" w:rsidRDefault="00CD37E8" w:rsidP="00300261">
            <w:pPr>
              <w:rPr>
                <w:lang w:val="en-US"/>
              </w:rPr>
            </w:pPr>
          </w:p>
        </w:tc>
        <w:tc>
          <w:tcPr>
            <w:tcW w:w="514" w:type="pct"/>
          </w:tcPr>
          <w:p w14:paraId="3550DBD2" w14:textId="77777777" w:rsidR="00CD37E8" w:rsidRPr="003F79C3" w:rsidRDefault="00CD37E8" w:rsidP="00300261">
            <w:pPr>
              <w:rPr>
                <w:lang w:val="en-US"/>
              </w:rPr>
            </w:pPr>
          </w:p>
        </w:tc>
      </w:tr>
    </w:tbl>
    <w:p w14:paraId="010CA5F7" w14:textId="77777777" w:rsidR="00CD37E8" w:rsidRPr="003F79C3" w:rsidRDefault="00CD37E8" w:rsidP="00CD37E8">
      <w:pPr>
        <w:rPr>
          <w:lang w:val="en-US"/>
        </w:rPr>
      </w:pPr>
    </w:p>
    <w:p w14:paraId="5D47B757" w14:textId="77777777" w:rsidR="00500762" w:rsidRPr="003F79C3" w:rsidRDefault="00500762" w:rsidP="00A4533F">
      <w:pPr>
        <w:rPr>
          <w:lang w:val="en-US"/>
        </w:rPr>
        <w:sectPr w:rsidR="00500762" w:rsidRPr="003F79C3" w:rsidSect="00BF14C0">
          <w:pgSz w:w="16840" w:h="11900" w:orient="landscape" w:code="9"/>
          <w:pgMar w:top="1134" w:right="1134" w:bottom="1134" w:left="1134" w:header="708" w:footer="708" w:gutter="0"/>
          <w:cols w:space="9"/>
          <w:docGrid w:linePitch="360"/>
        </w:sectPr>
      </w:pPr>
    </w:p>
    <w:p w14:paraId="235170CE" w14:textId="77777777" w:rsidR="00500762" w:rsidRPr="003F79C3" w:rsidRDefault="00500762" w:rsidP="007D072A">
      <w:pPr>
        <w:pStyle w:val="Heading2"/>
        <w:rPr>
          <w:color w:val="8064A2" w:themeColor="accent4"/>
          <w:lang w:val="en-US"/>
        </w:rPr>
      </w:pPr>
      <w:r w:rsidRPr="003F79C3">
        <w:rPr>
          <w:color w:val="8064A2" w:themeColor="accent4"/>
          <w:lang w:val="en-US"/>
        </w:rPr>
        <w:lastRenderedPageBreak/>
        <w:t>Step 4a: Sources for</w:t>
      </w:r>
      <w:r w:rsidR="00300261" w:rsidRPr="003F79C3">
        <w:rPr>
          <w:color w:val="8064A2" w:themeColor="accent4"/>
          <w:lang w:val="en-US"/>
        </w:rPr>
        <w:t xml:space="preserve"> Identifying Adaptation Options</w:t>
      </w:r>
    </w:p>
    <w:p w14:paraId="066158DE" w14:textId="77777777" w:rsidR="00500762" w:rsidRPr="003F79C3" w:rsidRDefault="00500762" w:rsidP="00500762">
      <w:pPr>
        <w:rPr>
          <w:lang w:val="en-US"/>
        </w:rPr>
      </w:pPr>
      <w:r w:rsidRPr="003F79C3">
        <w:rPr>
          <w:lang w:val="en-US"/>
        </w:rPr>
        <w:t>Use the template below to identify sources of information to help identify potential modifications to policies and programs to reduce current and future health risks from climate change.  A range of information sources can be used to identify and collect relevant information (e.g. interviews, literature reviews, workshops).</w:t>
      </w:r>
    </w:p>
    <w:p w14:paraId="5F9B01CE" w14:textId="77777777" w:rsidR="00500762" w:rsidRPr="003F79C3" w:rsidRDefault="00500762" w:rsidP="00500762">
      <w:pPr>
        <w:rPr>
          <w:lang w:val="en-US"/>
        </w:rPr>
      </w:pPr>
    </w:p>
    <w:tbl>
      <w:tblPr>
        <w:tblStyle w:val="TableGrid"/>
        <w:tblW w:w="5000" w:type="pct"/>
        <w:tblLook w:val="04A0" w:firstRow="1" w:lastRow="0" w:firstColumn="1" w:lastColumn="0" w:noHBand="0" w:noVBand="1"/>
      </w:tblPr>
      <w:tblGrid>
        <w:gridCol w:w="1934"/>
        <w:gridCol w:w="4407"/>
        <w:gridCol w:w="4827"/>
        <w:gridCol w:w="3620"/>
      </w:tblGrid>
      <w:tr w:rsidR="00500762" w:rsidRPr="003F79C3" w14:paraId="3C29708D" w14:textId="77777777" w:rsidTr="00057D89">
        <w:trPr>
          <w:trHeight w:val="501"/>
        </w:trPr>
        <w:tc>
          <w:tcPr>
            <w:tcW w:w="654" w:type="pct"/>
            <w:shd w:val="clear" w:color="auto" w:fill="E5DFEC" w:themeFill="accent4" w:themeFillTint="33"/>
          </w:tcPr>
          <w:p w14:paraId="58A12EC6" w14:textId="77777777" w:rsidR="00500762" w:rsidRPr="003F79C3" w:rsidRDefault="00500762" w:rsidP="00300261">
            <w:pPr>
              <w:rPr>
                <w:b/>
                <w:lang w:val="en-US"/>
              </w:rPr>
            </w:pPr>
            <w:r w:rsidRPr="003F79C3">
              <w:rPr>
                <w:b/>
                <w:lang w:val="en-US"/>
              </w:rPr>
              <w:t>Health Hazard Examples</w:t>
            </w:r>
            <w:r w:rsidRPr="003F79C3">
              <w:rPr>
                <w:b/>
                <w:lang w:val="en-US"/>
              </w:rPr>
              <w:footnoteReference w:id="1"/>
            </w:r>
          </w:p>
        </w:tc>
        <w:tc>
          <w:tcPr>
            <w:tcW w:w="1490" w:type="pct"/>
            <w:shd w:val="clear" w:color="auto" w:fill="E5DFEC" w:themeFill="accent4" w:themeFillTint="33"/>
          </w:tcPr>
          <w:p w14:paraId="3A8C5432" w14:textId="77777777" w:rsidR="00500762" w:rsidRPr="003F79C3" w:rsidRDefault="00500762" w:rsidP="00300261">
            <w:pPr>
              <w:rPr>
                <w:b/>
                <w:lang w:val="en-US"/>
              </w:rPr>
            </w:pPr>
            <w:r w:rsidRPr="003F79C3">
              <w:rPr>
                <w:b/>
                <w:lang w:val="en-US"/>
              </w:rPr>
              <w:t>Guiding Questions</w:t>
            </w:r>
          </w:p>
        </w:tc>
        <w:tc>
          <w:tcPr>
            <w:tcW w:w="1632" w:type="pct"/>
            <w:shd w:val="clear" w:color="auto" w:fill="E5DFEC" w:themeFill="accent4" w:themeFillTint="33"/>
          </w:tcPr>
          <w:p w14:paraId="3486DC14" w14:textId="77777777" w:rsidR="00500762" w:rsidRPr="003F79C3" w:rsidRDefault="00500762" w:rsidP="00300261">
            <w:pPr>
              <w:rPr>
                <w:b/>
                <w:lang w:val="en-US"/>
              </w:rPr>
            </w:pPr>
            <w:r w:rsidRPr="003F79C3">
              <w:rPr>
                <w:b/>
                <w:lang w:val="en-US"/>
              </w:rPr>
              <w:t>Key Experts, Literature, Data Collection Opportunities</w:t>
            </w:r>
          </w:p>
        </w:tc>
        <w:tc>
          <w:tcPr>
            <w:tcW w:w="1224" w:type="pct"/>
            <w:shd w:val="clear" w:color="auto" w:fill="E5DFEC" w:themeFill="accent4" w:themeFillTint="33"/>
          </w:tcPr>
          <w:p w14:paraId="34B5C3E8" w14:textId="77777777" w:rsidR="00500762" w:rsidRPr="003F79C3" w:rsidRDefault="00500762" w:rsidP="00300261">
            <w:pPr>
              <w:rPr>
                <w:b/>
                <w:lang w:val="en-US"/>
              </w:rPr>
            </w:pPr>
            <w:r w:rsidRPr="003F79C3">
              <w:rPr>
                <w:b/>
                <w:lang w:val="en-US"/>
              </w:rPr>
              <w:t>Stakeholders to Engage</w:t>
            </w:r>
          </w:p>
        </w:tc>
      </w:tr>
      <w:tr w:rsidR="00500762" w:rsidRPr="003F79C3" w14:paraId="7AE15739" w14:textId="77777777" w:rsidTr="00057D89">
        <w:trPr>
          <w:trHeight w:val="1268"/>
        </w:trPr>
        <w:tc>
          <w:tcPr>
            <w:tcW w:w="654" w:type="pct"/>
            <w:shd w:val="clear" w:color="auto" w:fill="F2F2F2" w:themeFill="background1" w:themeFillShade="F2"/>
          </w:tcPr>
          <w:p w14:paraId="1CCF9FD3" w14:textId="43BACF93"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1490" w:type="pct"/>
            <w:vMerge w:val="restart"/>
            <w:shd w:val="clear" w:color="auto" w:fill="CCC0D9" w:themeFill="accent4" w:themeFillTint="66"/>
          </w:tcPr>
          <w:p w14:paraId="643329E2" w14:textId="77777777" w:rsidR="00500762" w:rsidRPr="003F79C3" w:rsidRDefault="00500762" w:rsidP="001920A5">
            <w:pPr>
              <w:pStyle w:val="ListParagraph"/>
              <w:numPr>
                <w:ilvl w:val="0"/>
                <w:numId w:val="19"/>
              </w:numPr>
              <w:shd w:val="clear" w:color="auto" w:fill="CCC0D9" w:themeFill="accent4" w:themeFillTint="66"/>
              <w:ind w:left="339"/>
              <w:rPr>
                <w:lang w:val="en-US"/>
              </w:rPr>
            </w:pPr>
            <w:r w:rsidRPr="003F79C3">
              <w:rPr>
                <w:lang w:val="en-US"/>
              </w:rPr>
              <w:t>Who is aware of or has implemented (possible) adaptations (e.g. scientists, government health agencies, staff within your organization or other public health agencies)?</w:t>
            </w:r>
          </w:p>
          <w:p w14:paraId="19DAA0D7" w14:textId="77777777" w:rsidR="00500762" w:rsidRPr="003F79C3" w:rsidRDefault="00500762" w:rsidP="001920A5">
            <w:pPr>
              <w:pStyle w:val="ListParagraph"/>
              <w:numPr>
                <w:ilvl w:val="1"/>
                <w:numId w:val="19"/>
              </w:numPr>
              <w:shd w:val="clear" w:color="auto" w:fill="CCC0D9" w:themeFill="accent4" w:themeFillTint="66"/>
              <w:ind w:left="699"/>
              <w:rPr>
                <w:lang w:val="en-US"/>
              </w:rPr>
            </w:pPr>
            <w:r w:rsidRPr="003F79C3">
              <w:rPr>
                <w:lang w:val="en-US"/>
              </w:rPr>
              <w:t>Have other health jurisdictions implemented adaptations that your agency can learn from?</w:t>
            </w:r>
          </w:p>
          <w:p w14:paraId="7359147F" w14:textId="77777777" w:rsidR="00500762" w:rsidRPr="003F79C3" w:rsidRDefault="00500762" w:rsidP="001920A5">
            <w:pPr>
              <w:pStyle w:val="ListParagraph"/>
              <w:numPr>
                <w:ilvl w:val="1"/>
                <w:numId w:val="19"/>
              </w:numPr>
              <w:shd w:val="clear" w:color="auto" w:fill="CCC0D9" w:themeFill="accent4" w:themeFillTint="66"/>
              <w:ind w:left="699"/>
              <w:rPr>
                <w:lang w:val="en-US"/>
              </w:rPr>
            </w:pPr>
            <w:r w:rsidRPr="003F79C3">
              <w:rPr>
                <w:lang w:val="en-US"/>
              </w:rPr>
              <w:t>Could your agency learn from work being done in other provinces/territories or internationally?</w:t>
            </w:r>
          </w:p>
          <w:p w14:paraId="3B743569" w14:textId="77777777" w:rsidR="00500762" w:rsidRPr="003F79C3" w:rsidRDefault="00500762" w:rsidP="00057D89">
            <w:pPr>
              <w:shd w:val="clear" w:color="auto" w:fill="CCC0D9" w:themeFill="accent4" w:themeFillTint="66"/>
              <w:ind w:left="339"/>
              <w:rPr>
                <w:lang w:val="en-US"/>
              </w:rPr>
            </w:pPr>
          </w:p>
          <w:p w14:paraId="7431DEEC" w14:textId="77777777" w:rsidR="00500762" w:rsidRPr="003F79C3" w:rsidRDefault="00500762" w:rsidP="001920A5">
            <w:pPr>
              <w:pStyle w:val="ListParagraph"/>
              <w:numPr>
                <w:ilvl w:val="0"/>
                <w:numId w:val="19"/>
              </w:numPr>
              <w:shd w:val="clear" w:color="auto" w:fill="CCC0D9" w:themeFill="accent4" w:themeFillTint="66"/>
              <w:ind w:left="339"/>
              <w:rPr>
                <w:lang w:val="en-US"/>
              </w:rPr>
            </w:pPr>
            <w:r w:rsidRPr="003F79C3">
              <w:rPr>
                <w:lang w:val="en-US"/>
              </w:rPr>
              <w:t xml:space="preserve">What peer-reviewed or grey literature can you draw on to identify possible adaptations? </w:t>
            </w:r>
          </w:p>
          <w:p w14:paraId="38420583" w14:textId="77777777" w:rsidR="00500762" w:rsidRPr="003F79C3" w:rsidRDefault="00500762" w:rsidP="00057D89">
            <w:pPr>
              <w:shd w:val="clear" w:color="auto" w:fill="CCC0D9" w:themeFill="accent4" w:themeFillTint="66"/>
              <w:rPr>
                <w:lang w:val="en-US"/>
              </w:rPr>
            </w:pPr>
          </w:p>
          <w:p w14:paraId="57DA3D24" w14:textId="77777777" w:rsidR="00500762" w:rsidRPr="003F79C3" w:rsidRDefault="00500762" w:rsidP="001920A5">
            <w:pPr>
              <w:pStyle w:val="ListParagraph"/>
              <w:numPr>
                <w:ilvl w:val="0"/>
                <w:numId w:val="19"/>
              </w:numPr>
              <w:shd w:val="clear" w:color="auto" w:fill="CCC0D9" w:themeFill="accent4" w:themeFillTint="66"/>
              <w:ind w:left="339"/>
              <w:rPr>
                <w:lang w:val="en-US"/>
              </w:rPr>
            </w:pPr>
            <w:r w:rsidRPr="003F79C3">
              <w:rPr>
                <w:lang w:val="en-US"/>
              </w:rPr>
              <w:t>What are some ways this information can be collected from partners and stakeholders (e.g. workshop, webinar, teleconference and facilitated discussions)?</w:t>
            </w:r>
          </w:p>
          <w:p w14:paraId="6A688403" w14:textId="77777777" w:rsidR="00500762" w:rsidRPr="003F79C3" w:rsidRDefault="00500762" w:rsidP="00300261">
            <w:pPr>
              <w:ind w:left="-21"/>
              <w:rPr>
                <w:lang w:val="en-US"/>
              </w:rPr>
            </w:pPr>
          </w:p>
        </w:tc>
        <w:tc>
          <w:tcPr>
            <w:tcW w:w="1632" w:type="pct"/>
            <w:vMerge w:val="restart"/>
          </w:tcPr>
          <w:p w14:paraId="469D638C" w14:textId="77777777" w:rsidR="00500762" w:rsidRPr="003F79C3" w:rsidRDefault="00500762" w:rsidP="00300261">
            <w:pPr>
              <w:rPr>
                <w:lang w:val="en-US"/>
              </w:rPr>
            </w:pPr>
          </w:p>
        </w:tc>
        <w:tc>
          <w:tcPr>
            <w:tcW w:w="1224" w:type="pct"/>
            <w:vMerge w:val="restart"/>
          </w:tcPr>
          <w:p w14:paraId="1F00C063" w14:textId="77777777" w:rsidR="00500762" w:rsidRPr="003F79C3" w:rsidRDefault="00500762" w:rsidP="00300261">
            <w:pPr>
              <w:rPr>
                <w:lang w:val="en-US"/>
              </w:rPr>
            </w:pPr>
          </w:p>
        </w:tc>
      </w:tr>
      <w:tr w:rsidR="00500762" w:rsidRPr="003F79C3" w14:paraId="3DC2A5E2" w14:textId="77777777" w:rsidTr="00057D89">
        <w:trPr>
          <w:trHeight w:val="1250"/>
        </w:trPr>
        <w:tc>
          <w:tcPr>
            <w:tcW w:w="654" w:type="pct"/>
            <w:shd w:val="clear" w:color="auto" w:fill="F2F2F2" w:themeFill="background1" w:themeFillShade="F2"/>
          </w:tcPr>
          <w:p w14:paraId="31DC2DEE" w14:textId="04E5C198" w:rsidR="00500762" w:rsidRPr="003F79C3" w:rsidRDefault="00500762" w:rsidP="00300261">
            <w:pPr>
              <w:rPr>
                <w:b/>
                <w:lang w:val="en-US"/>
              </w:rPr>
            </w:pPr>
            <w:r w:rsidRPr="003F79C3">
              <w:rPr>
                <w:b/>
                <w:lang w:val="en-US"/>
              </w:rPr>
              <w:t>Other extreme weather</w:t>
            </w:r>
            <w:r w:rsidR="009961E7" w:rsidRPr="003F79C3">
              <w:rPr>
                <w:b/>
                <w:lang w:val="en-US"/>
              </w:rPr>
              <w:t xml:space="preserve"> and climate</w:t>
            </w:r>
            <w:r w:rsidRPr="003F79C3">
              <w:rPr>
                <w:b/>
                <w:lang w:val="en-US"/>
              </w:rPr>
              <w:t xml:space="preserve"> events (e.g. extreme heat, droughts)</w:t>
            </w:r>
          </w:p>
        </w:tc>
        <w:tc>
          <w:tcPr>
            <w:tcW w:w="1490" w:type="pct"/>
            <w:vMerge/>
            <w:shd w:val="clear" w:color="auto" w:fill="CCC0D9" w:themeFill="accent4" w:themeFillTint="66"/>
          </w:tcPr>
          <w:p w14:paraId="66DABFA0" w14:textId="77777777" w:rsidR="00500762" w:rsidRPr="003F79C3" w:rsidRDefault="00500762" w:rsidP="00300261">
            <w:pPr>
              <w:rPr>
                <w:lang w:val="en-US"/>
              </w:rPr>
            </w:pPr>
          </w:p>
        </w:tc>
        <w:tc>
          <w:tcPr>
            <w:tcW w:w="1632" w:type="pct"/>
            <w:vMerge/>
          </w:tcPr>
          <w:p w14:paraId="70F657DB" w14:textId="77777777" w:rsidR="00500762" w:rsidRPr="003F79C3" w:rsidRDefault="00500762" w:rsidP="00300261">
            <w:pPr>
              <w:rPr>
                <w:lang w:val="en-US"/>
              </w:rPr>
            </w:pPr>
          </w:p>
        </w:tc>
        <w:tc>
          <w:tcPr>
            <w:tcW w:w="1224" w:type="pct"/>
            <w:vMerge/>
          </w:tcPr>
          <w:p w14:paraId="35955AA1" w14:textId="77777777" w:rsidR="00500762" w:rsidRPr="003F79C3" w:rsidRDefault="00500762" w:rsidP="00300261">
            <w:pPr>
              <w:rPr>
                <w:lang w:val="en-US"/>
              </w:rPr>
            </w:pPr>
          </w:p>
        </w:tc>
      </w:tr>
      <w:tr w:rsidR="00500762" w:rsidRPr="003F79C3" w14:paraId="12271EDC" w14:textId="77777777" w:rsidTr="00057D89">
        <w:trPr>
          <w:trHeight w:val="1970"/>
        </w:trPr>
        <w:tc>
          <w:tcPr>
            <w:tcW w:w="654" w:type="pct"/>
            <w:shd w:val="clear" w:color="auto" w:fill="F2F2F2" w:themeFill="background1" w:themeFillShade="F2"/>
          </w:tcPr>
          <w:p w14:paraId="6F62AF4F" w14:textId="4B50F309"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1490" w:type="pct"/>
            <w:vMerge/>
            <w:shd w:val="clear" w:color="auto" w:fill="CCC0D9" w:themeFill="accent4" w:themeFillTint="66"/>
          </w:tcPr>
          <w:p w14:paraId="37EC4C3B" w14:textId="77777777" w:rsidR="00500762" w:rsidRPr="003F79C3" w:rsidRDefault="00500762" w:rsidP="00300261">
            <w:pPr>
              <w:rPr>
                <w:lang w:val="en-US"/>
              </w:rPr>
            </w:pPr>
          </w:p>
        </w:tc>
        <w:tc>
          <w:tcPr>
            <w:tcW w:w="1632" w:type="pct"/>
            <w:vMerge/>
          </w:tcPr>
          <w:p w14:paraId="7F3547E0" w14:textId="77777777" w:rsidR="00500762" w:rsidRPr="003F79C3" w:rsidRDefault="00500762" w:rsidP="00300261">
            <w:pPr>
              <w:rPr>
                <w:lang w:val="en-US"/>
              </w:rPr>
            </w:pPr>
          </w:p>
        </w:tc>
        <w:tc>
          <w:tcPr>
            <w:tcW w:w="1224" w:type="pct"/>
            <w:vMerge/>
          </w:tcPr>
          <w:p w14:paraId="3A13516A" w14:textId="77777777" w:rsidR="00500762" w:rsidRPr="003F79C3" w:rsidRDefault="00500762" w:rsidP="00300261">
            <w:pPr>
              <w:rPr>
                <w:lang w:val="en-US"/>
              </w:rPr>
            </w:pPr>
          </w:p>
        </w:tc>
      </w:tr>
      <w:tr w:rsidR="00500762" w:rsidRPr="003F79C3" w14:paraId="0CFE79CC" w14:textId="77777777" w:rsidTr="00057D89">
        <w:trPr>
          <w:trHeight w:val="791"/>
        </w:trPr>
        <w:tc>
          <w:tcPr>
            <w:tcW w:w="654" w:type="pct"/>
            <w:shd w:val="clear" w:color="auto" w:fill="F2F2F2" w:themeFill="background1" w:themeFillShade="F2"/>
          </w:tcPr>
          <w:p w14:paraId="01D79F1D" w14:textId="77777777" w:rsidR="00500762" w:rsidRPr="003F79C3" w:rsidRDefault="00500762" w:rsidP="00300261">
            <w:pPr>
              <w:rPr>
                <w:b/>
                <w:lang w:val="en-US"/>
              </w:rPr>
            </w:pPr>
            <w:r w:rsidRPr="003F79C3">
              <w:rPr>
                <w:b/>
                <w:lang w:val="en-US"/>
              </w:rPr>
              <w:t>Food- and water-borne diseases</w:t>
            </w:r>
          </w:p>
        </w:tc>
        <w:tc>
          <w:tcPr>
            <w:tcW w:w="1490" w:type="pct"/>
            <w:vMerge/>
            <w:shd w:val="clear" w:color="auto" w:fill="CCC0D9" w:themeFill="accent4" w:themeFillTint="66"/>
          </w:tcPr>
          <w:p w14:paraId="47FFD00F" w14:textId="77777777" w:rsidR="00500762" w:rsidRPr="003F79C3" w:rsidRDefault="00500762" w:rsidP="00300261">
            <w:pPr>
              <w:rPr>
                <w:lang w:val="en-US"/>
              </w:rPr>
            </w:pPr>
          </w:p>
        </w:tc>
        <w:tc>
          <w:tcPr>
            <w:tcW w:w="1632" w:type="pct"/>
            <w:vMerge w:val="restart"/>
          </w:tcPr>
          <w:p w14:paraId="3BDDB5F4" w14:textId="77777777" w:rsidR="00500762" w:rsidRPr="003F79C3" w:rsidRDefault="00500762" w:rsidP="00300261">
            <w:pPr>
              <w:rPr>
                <w:lang w:val="en-US"/>
              </w:rPr>
            </w:pPr>
          </w:p>
        </w:tc>
        <w:tc>
          <w:tcPr>
            <w:tcW w:w="1224" w:type="pct"/>
            <w:vMerge w:val="restart"/>
          </w:tcPr>
          <w:p w14:paraId="439A2EB4" w14:textId="77777777" w:rsidR="00500762" w:rsidRPr="003F79C3" w:rsidRDefault="00500762" w:rsidP="00300261">
            <w:pPr>
              <w:rPr>
                <w:lang w:val="en-US"/>
              </w:rPr>
            </w:pPr>
          </w:p>
        </w:tc>
      </w:tr>
      <w:tr w:rsidR="00500762" w:rsidRPr="003F79C3" w14:paraId="50987DE6" w14:textId="77777777" w:rsidTr="00057D89">
        <w:trPr>
          <w:trHeight w:val="1250"/>
        </w:trPr>
        <w:tc>
          <w:tcPr>
            <w:tcW w:w="654" w:type="pct"/>
            <w:shd w:val="clear" w:color="auto" w:fill="F2F2F2" w:themeFill="background1" w:themeFillShade="F2"/>
          </w:tcPr>
          <w:p w14:paraId="199348C0" w14:textId="77777777" w:rsidR="00500762" w:rsidRPr="003F79C3" w:rsidRDefault="00500762" w:rsidP="00500762">
            <w:pPr>
              <w:rPr>
                <w:b/>
                <w:lang w:val="en-US"/>
              </w:rPr>
            </w:pPr>
            <w:r w:rsidRPr="003F79C3">
              <w:rPr>
                <w:b/>
                <w:lang w:val="en-US"/>
              </w:rPr>
              <w:t>Vector-borne diseases (Dengue, chikungunya, Zika, malaria)</w:t>
            </w:r>
          </w:p>
        </w:tc>
        <w:tc>
          <w:tcPr>
            <w:tcW w:w="1490" w:type="pct"/>
            <w:vMerge/>
            <w:shd w:val="clear" w:color="auto" w:fill="CCC0D9" w:themeFill="accent4" w:themeFillTint="66"/>
          </w:tcPr>
          <w:p w14:paraId="425AA5B9" w14:textId="77777777" w:rsidR="00500762" w:rsidRPr="003F79C3" w:rsidRDefault="00500762" w:rsidP="00300261">
            <w:pPr>
              <w:rPr>
                <w:lang w:val="en-US"/>
              </w:rPr>
            </w:pPr>
          </w:p>
        </w:tc>
        <w:tc>
          <w:tcPr>
            <w:tcW w:w="1632" w:type="pct"/>
            <w:vMerge/>
          </w:tcPr>
          <w:p w14:paraId="2A9477FC" w14:textId="77777777" w:rsidR="00500762" w:rsidRPr="003F79C3" w:rsidRDefault="00500762" w:rsidP="00300261">
            <w:pPr>
              <w:rPr>
                <w:lang w:val="en-US"/>
              </w:rPr>
            </w:pPr>
          </w:p>
        </w:tc>
        <w:tc>
          <w:tcPr>
            <w:tcW w:w="1224" w:type="pct"/>
            <w:vMerge/>
          </w:tcPr>
          <w:p w14:paraId="1CCBC6DB" w14:textId="77777777" w:rsidR="00500762" w:rsidRPr="003F79C3" w:rsidRDefault="00500762" w:rsidP="00300261">
            <w:pPr>
              <w:rPr>
                <w:lang w:val="en-US"/>
              </w:rPr>
            </w:pPr>
          </w:p>
        </w:tc>
      </w:tr>
    </w:tbl>
    <w:p w14:paraId="0522BF31" w14:textId="77777777" w:rsidR="00500762" w:rsidRPr="003F79C3" w:rsidRDefault="00500762" w:rsidP="00500762">
      <w:pPr>
        <w:rPr>
          <w:lang w:val="en-US"/>
        </w:rPr>
        <w:sectPr w:rsidR="00500762" w:rsidRPr="003F79C3" w:rsidSect="00BF14C0">
          <w:pgSz w:w="16840" w:h="11900" w:orient="landscape" w:code="9"/>
          <w:pgMar w:top="1134" w:right="1134" w:bottom="1134" w:left="1134" w:header="708" w:footer="708" w:gutter="0"/>
          <w:cols w:space="9"/>
          <w:docGrid w:linePitch="360"/>
        </w:sectPr>
      </w:pPr>
    </w:p>
    <w:p w14:paraId="210D7E17" w14:textId="77777777" w:rsidR="00500762" w:rsidRPr="003F79C3" w:rsidRDefault="00500762" w:rsidP="007D072A">
      <w:pPr>
        <w:pStyle w:val="Heading2"/>
        <w:rPr>
          <w:color w:val="8064A2" w:themeColor="accent4"/>
          <w:lang w:val="en-US"/>
        </w:rPr>
      </w:pPr>
      <w:r w:rsidRPr="003F79C3">
        <w:rPr>
          <w:color w:val="8064A2" w:themeColor="accent4"/>
          <w:lang w:val="en-US"/>
        </w:rPr>
        <w:lastRenderedPageBreak/>
        <w:t xml:space="preserve">Step 4b: Adaptation </w:t>
      </w:r>
      <w:r w:rsidR="00300261" w:rsidRPr="003F79C3">
        <w:rPr>
          <w:color w:val="8064A2" w:themeColor="accent4"/>
          <w:lang w:val="en-US"/>
        </w:rPr>
        <w:t>Options Inventory</w:t>
      </w:r>
    </w:p>
    <w:p w14:paraId="1DAAF02E" w14:textId="77777777" w:rsidR="00500762" w:rsidRPr="003F79C3" w:rsidRDefault="00500762" w:rsidP="00500762">
      <w:pPr>
        <w:rPr>
          <w:lang w:val="en-US"/>
        </w:rPr>
      </w:pPr>
      <w:r w:rsidRPr="003F79C3">
        <w:rPr>
          <w:lang w:val="en-US"/>
        </w:rPr>
        <w:t xml:space="preserve">Use the template below to develop a list of adaptation options.  Refer to the information collected in Step 4a (and documented in the Sources for Identifying Adaptation Options template) to develop the inventory of potential adaptation options.  Include in the template any key stakeholders that may need to be engaged when prioritizing potential options. </w:t>
      </w:r>
    </w:p>
    <w:p w14:paraId="41CCD48D" w14:textId="77777777" w:rsidR="00500762" w:rsidRPr="003F79C3" w:rsidRDefault="00500762" w:rsidP="00500762">
      <w:pPr>
        <w:rPr>
          <w:lang w:val="en-US"/>
        </w:rPr>
      </w:pPr>
    </w:p>
    <w:tbl>
      <w:tblPr>
        <w:tblStyle w:val="TableGrid"/>
        <w:tblW w:w="5000" w:type="pct"/>
        <w:tblLook w:val="04A0" w:firstRow="1" w:lastRow="0" w:firstColumn="1" w:lastColumn="0" w:noHBand="0" w:noVBand="1"/>
      </w:tblPr>
      <w:tblGrid>
        <w:gridCol w:w="2490"/>
        <w:gridCol w:w="12298"/>
      </w:tblGrid>
      <w:tr w:rsidR="00500762" w:rsidRPr="003F79C3" w14:paraId="20B9DDC6" w14:textId="77777777" w:rsidTr="00057D89">
        <w:trPr>
          <w:trHeight w:val="851"/>
        </w:trPr>
        <w:tc>
          <w:tcPr>
            <w:tcW w:w="842" w:type="pct"/>
            <w:shd w:val="clear" w:color="auto" w:fill="CCC0D9" w:themeFill="accent4" w:themeFillTint="66"/>
          </w:tcPr>
          <w:p w14:paraId="6A02F5C5" w14:textId="77777777" w:rsidR="00500762" w:rsidRPr="003F79C3" w:rsidRDefault="00500762" w:rsidP="00300261">
            <w:pPr>
              <w:rPr>
                <w:b/>
                <w:lang w:val="en-US"/>
              </w:rPr>
            </w:pPr>
            <w:r w:rsidRPr="003F79C3">
              <w:rPr>
                <w:b/>
                <w:lang w:val="en-US"/>
              </w:rPr>
              <w:t>Health Hazard Examples</w:t>
            </w:r>
          </w:p>
          <w:p w14:paraId="0E9B6A86" w14:textId="77777777" w:rsidR="00500762" w:rsidRPr="003F79C3" w:rsidRDefault="00500762" w:rsidP="00300261">
            <w:pPr>
              <w:rPr>
                <w:b/>
                <w:lang w:val="en-US"/>
              </w:rPr>
            </w:pPr>
          </w:p>
        </w:tc>
        <w:tc>
          <w:tcPr>
            <w:tcW w:w="4158" w:type="pct"/>
            <w:shd w:val="clear" w:color="auto" w:fill="CCC0D9" w:themeFill="accent4" w:themeFillTint="66"/>
          </w:tcPr>
          <w:p w14:paraId="7B5255FE" w14:textId="77777777" w:rsidR="00500762" w:rsidRPr="003F79C3" w:rsidRDefault="00500762" w:rsidP="00300261">
            <w:pPr>
              <w:rPr>
                <w:b/>
                <w:lang w:val="en-US"/>
              </w:rPr>
            </w:pPr>
            <w:r w:rsidRPr="003F79C3">
              <w:rPr>
                <w:b/>
                <w:lang w:val="en-US"/>
              </w:rPr>
              <w:t>Potential Adaptation Options</w:t>
            </w:r>
          </w:p>
        </w:tc>
      </w:tr>
      <w:tr w:rsidR="00500762" w:rsidRPr="003F79C3" w14:paraId="354D4741" w14:textId="77777777" w:rsidTr="00057D89">
        <w:trPr>
          <w:trHeight w:val="1134"/>
        </w:trPr>
        <w:tc>
          <w:tcPr>
            <w:tcW w:w="842" w:type="pct"/>
            <w:shd w:val="clear" w:color="auto" w:fill="F2F2F2" w:themeFill="background1" w:themeFillShade="F2"/>
          </w:tcPr>
          <w:p w14:paraId="157DA902" w14:textId="2FD5071B" w:rsidR="00500762" w:rsidRPr="003F79C3" w:rsidRDefault="00500762" w:rsidP="00300261">
            <w:pPr>
              <w:rPr>
                <w:lang w:val="en-US"/>
              </w:rPr>
            </w:pPr>
            <w:r w:rsidRPr="003F79C3">
              <w:rPr>
                <w:lang w:val="en-US"/>
              </w:rPr>
              <w:t xml:space="preserve">Extreme precipitation (e.g., storms, </w:t>
            </w:r>
            <w:r w:rsidR="00D2115B" w:rsidRPr="003F79C3">
              <w:rPr>
                <w:lang w:val="en-US"/>
              </w:rPr>
              <w:t>hurricanes</w:t>
            </w:r>
            <w:r w:rsidRPr="003F79C3">
              <w:rPr>
                <w:lang w:val="en-US"/>
              </w:rPr>
              <w:t>, floods)</w:t>
            </w:r>
          </w:p>
        </w:tc>
        <w:tc>
          <w:tcPr>
            <w:tcW w:w="4158" w:type="pct"/>
          </w:tcPr>
          <w:p w14:paraId="10C96E6C" w14:textId="77777777" w:rsidR="00500762" w:rsidRPr="003F79C3" w:rsidRDefault="00500762" w:rsidP="00300261">
            <w:pPr>
              <w:rPr>
                <w:lang w:val="en-US"/>
              </w:rPr>
            </w:pPr>
          </w:p>
          <w:p w14:paraId="1A9DDDA8" w14:textId="77777777" w:rsidR="00500762" w:rsidRPr="003F79C3" w:rsidRDefault="00500762" w:rsidP="00300261">
            <w:pPr>
              <w:rPr>
                <w:lang w:val="en-US"/>
              </w:rPr>
            </w:pPr>
          </w:p>
        </w:tc>
      </w:tr>
      <w:tr w:rsidR="00500762" w:rsidRPr="003F79C3" w14:paraId="149AFBCA" w14:textId="77777777" w:rsidTr="00057D89">
        <w:trPr>
          <w:trHeight w:val="1010"/>
        </w:trPr>
        <w:tc>
          <w:tcPr>
            <w:tcW w:w="842" w:type="pct"/>
            <w:shd w:val="clear" w:color="auto" w:fill="F2F2F2" w:themeFill="background1" w:themeFillShade="F2"/>
          </w:tcPr>
          <w:p w14:paraId="70B35E8E" w14:textId="3C43070B" w:rsidR="00500762" w:rsidRPr="003F79C3" w:rsidRDefault="00500762" w:rsidP="00300261">
            <w:pPr>
              <w:rPr>
                <w:lang w:val="en-US"/>
              </w:rPr>
            </w:pPr>
            <w:r w:rsidRPr="003F79C3">
              <w:rPr>
                <w:lang w:val="en-US"/>
              </w:rPr>
              <w:t xml:space="preserve">Other extreme weather </w:t>
            </w:r>
            <w:r w:rsidR="009961E7" w:rsidRPr="003F79C3">
              <w:rPr>
                <w:lang w:val="en-US"/>
              </w:rPr>
              <w:t xml:space="preserve">and climate </w:t>
            </w:r>
            <w:r w:rsidRPr="003F79C3">
              <w:rPr>
                <w:lang w:val="en-US"/>
              </w:rPr>
              <w:t>events (e.g. extreme heat, droughts)</w:t>
            </w:r>
          </w:p>
        </w:tc>
        <w:tc>
          <w:tcPr>
            <w:tcW w:w="4158" w:type="pct"/>
          </w:tcPr>
          <w:p w14:paraId="2C3F548A" w14:textId="77777777" w:rsidR="00500762" w:rsidRPr="003F79C3" w:rsidRDefault="00500762" w:rsidP="00300261">
            <w:pPr>
              <w:rPr>
                <w:lang w:val="en-US"/>
              </w:rPr>
            </w:pPr>
          </w:p>
        </w:tc>
      </w:tr>
      <w:tr w:rsidR="00500762" w:rsidRPr="003F79C3" w14:paraId="6BA01870" w14:textId="77777777" w:rsidTr="00057D89">
        <w:trPr>
          <w:trHeight w:val="1577"/>
        </w:trPr>
        <w:tc>
          <w:tcPr>
            <w:tcW w:w="842" w:type="pct"/>
            <w:shd w:val="clear" w:color="auto" w:fill="F2F2F2" w:themeFill="background1" w:themeFillShade="F2"/>
          </w:tcPr>
          <w:p w14:paraId="13A672BC" w14:textId="74C2B7CE" w:rsidR="00500762" w:rsidRPr="003F79C3" w:rsidRDefault="009961E7" w:rsidP="00300261">
            <w:pPr>
              <w:rPr>
                <w:lang w:val="en-US"/>
              </w:rPr>
            </w:pPr>
            <w:r w:rsidRPr="003F79C3">
              <w:rPr>
                <w:lang w:val="en-US"/>
              </w:rPr>
              <w:t>Air quality (aero-allergens, air pollution, Saharan dust, particulate matter and/or wildfire smoke)</w:t>
            </w:r>
          </w:p>
        </w:tc>
        <w:tc>
          <w:tcPr>
            <w:tcW w:w="4158" w:type="pct"/>
          </w:tcPr>
          <w:p w14:paraId="738C6232" w14:textId="77777777" w:rsidR="00500762" w:rsidRPr="003F79C3" w:rsidRDefault="00500762" w:rsidP="00300261">
            <w:pPr>
              <w:rPr>
                <w:lang w:val="en-US"/>
              </w:rPr>
            </w:pPr>
          </w:p>
        </w:tc>
      </w:tr>
      <w:tr w:rsidR="00500762" w:rsidRPr="003F79C3" w14:paraId="678026A5" w14:textId="77777777" w:rsidTr="00057D89">
        <w:trPr>
          <w:trHeight w:val="953"/>
        </w:trPr>
        <w:tc>
          <w:tcPr>
            <w:tcW w:w="842" w:type="pct"/>
            <w:shd w:val="clear" w:color="auto" w:fill="F2F2F2" w:themeFill="background1" w:themeFillShade="F2"/>
          </w:tcPr>
          <w:p w14:paraId="77D67FB0" w14:textId="77777777" w:rsidR="00500762" w:rsidRPr="003F79C3" w:rsidRDefault="00500762" w:rsidP="00300261">
            <w:pPr>
              <w:rPr>
                <w:lang w:val="en-US"/>
              </w:rPr>
            </w:pPr>
            <w:r w:rsidRPr="003F79C3">
              <w:rPr>
                <w:lang w:val="en-US"/>
              </w:rPr>
              <w:t>Food- and water-borne diseases</w:t>
            </w:r>
          </w:p>
          <w:p w14:paraId="7AED7EA4" w14:textId="77777777" w:rsidR="00500762" w:rsidRPr="003F79C3" w:rsidRDefault="00500762" w:rsidP="00300261">
            <w:pPr>
              <w:rPr>
                <w:lang w:val="en-US"/>
              </w:rPr>
            </w:pPr>
          </w:p>
        </w:tc>
        <w:tc>
          <w:tcPr>
            <w:tcW w:w="4158" w:type="pct"/>
          </w:tcPr>
          <w:p w14:paraId="04205597" w14:textId="77777777" w:rsidR="00500762" w:rsidRPr="003F79C3" w:rsidRDefault="00500762" w:rsidP="00300261">
            <w:pPr>
              <w:rPr>
                <w:lang w:val="en-US"/>
              </w:rPr>
            </w:pPr>
          </w:p>
        </w:tc>
      </w:tr>
      <w:tr w:rsidR="00500762" w:rsidRPr="003F79C3" w14:paraId="6FFA4684" w14:textId="77777777" w:rsidTr="00057D89">
        <w:trPr>
          <w:trHeight w:val="1010"/>
        </w:trPr>
        <w:tc>
          <w:tcPr>
            <w:tcW w:w="842" w:type="pct"/>
            <w:shd w:val="clear" w:color="auto" w:fill="F2F2F2" w:themeFill="background1" w:themeFillShade="F2"/>
          </w:tcPr>
          <w:p w14:paraId="3A5768E6" w14:textId="77777777" w:rsidR="00500762" w:rsidRPr="003F79C3" w:rsidRDefault="00500762" w:rsidP="00300261">
            <w:pPr>
              <w:rPr>
                <w:lang w:val="en-US"/>
              </w:rPr>
            </w:pPr>
            <w:r w:rsidRPr="003F79C3">
              <w:rPr>
                <w:lang w:val="en-US"/>
              </w:rPr>
              <w:t>Vector-borne diseases (Dengue, chikungunya, Zika, malaria)</w:t>
            </w:r>
          </w:p>
        </w:tc>
        <w:tc>
          <w:tcPr>
            <w:tcW w:w="4158" w:type="pct"/>
          </w:tcPr>
          <w:p w14:paraId="46601B0B" w14:textId="77777777" w:rsidR="00500762" w:rsidRPr="003F79C3" w:rsidRDefault="00500762" w:rsidP="00300261">
            <w:pPr>
              <w:rPr>
                <w:lang w:val="en-US"/>
              </w:rPr>
            </w:pPr>
          </w:p>
        </w:tc>
      </w:tr>
    </w:tbl>
    <w:p w14:paraId="6F7027C4" w14:textId="77777777" w:rsidR="00500762" w:rsidRPr="003F79C3" w:rsidRDefault="00500762" w:rsidP="00500762">
      <w:pPr>
        <w:spacing w:before="200" w:after="200" w:line="276" w:lineRule="auto"/>
        <w:rPr>
          <w:lang w:val="en-US"/>
        </w:rPr>
      </w:pPr>
      <w:r w:rsidRPr="003F79C3">
        <w:rPr>
          <w:lang w:val="en-US"/>
        </w:rPr>
        <w:br w:type="page"/>
      </w:r>
    </w:p>
    <w:p w14:paraId="3CB2871C" w14:textId="77777777" w:rsidR="00500762" w:rsidRPr="003F79C3" w:rsidRDefault="00500762" w:rsidP="007D072A">
      <w:pPr>
        <w:pStyle w:val="Heading2"/>
        <w:rPr>
          <w:color w:val="8064A2" w:themeColor="accent4"/>
          <w:u w:val="single"/>
          <w:lang w:val="en-US"/>
        </w:rPr>
      </w:pPr>
      <w:r w:rsidRPr="003F79C3">
        <w:rPr>
          <w:color w:val="8064A2" w:themeColor="accent4"/>
          <w:lang w:val="en-US"/>
        </w:rPr>
        <w:lastRenderedPageBreak/>
        <w:t>Step 4c: Prioritize Opt</w:t>
      </w:r>
      <w:r w:rsidR="00300261" w:rsidRPr="003F79C3">
        <w:rPr>
          <w:color w:val="8064A2" w:themeColor="accent4"/>
          <w:lang w:val="en-US"/>
        </w:rPr>
        <w:t>ions and Develop Resource Needs</w:t>
      </w:r>
    </w:p>
    <w:p w14:paraId="27F60F38" w14:textId="77777777" w:rsidR="00500762" w:rsidRPr="003F79C3" w:rsidRDefault="00500762" w:rsidP="00500762">
      <w:pPr>
        <w:rPr>
          <w:lang w:val="en-US"/>
        </w:rPr>
      </w:pPr>
      <w:r w:rsidRPr="003F79C3">
        <w:rPr>
          <w:lang w:val="en-US"/>
        </w:rPr>
        <w:t xml:space="preserve">Use the template below to prioritize the adaptation options.  </w:t>
      </w:r>
    </w:p>
    <w:tbl>
      <w:tblPr>
        <w:tblStyle w:val="TableGrid"/>
        <w:tblW w:w="5016" w:type="pct"/>
        <w:tblLook w:val="04A0" w:firstRow="1" w:lastRow="0" w:firstColumn="1" w:lastColumn="0" w:noHBand="0" w:noVBand="1"/>
      </w:tblPr>
      <w:tblGrid>
        <w:gridCol w:w="1962"/>
        <w:gridCol w:w="2934"/>
        <w:gridCol w:w="3210"/>
        <w:gridCol w:w="6729"/>
      </w:tblGrid>
      <w:tr w:rsidR="00500762" w:rsidRPr="003F79C3" w14:paraId="5DAEA779" w14:textId="77777777" w:rsidTr="00057D89">
        <w:trPr>
          <w:trHeight w:val="354"/>
        </w:trPr>
        <w:tc>
          <w:tcPr>
            <w:tcW w:w="661" w:type="pct"/>
            <w:shd w:val="clear" w:color="auto" w:fill="CCC0D9" w:themeFill="accent4" w:themeFillTint="66"/>
          </w:tcPr>
          <w:p w14:paraId="25B2AD37" w14:textId="77777777" w:rsidR="00500762" w:rsidRPr="003F79C3" w:rsidRDefault="00500762" w:rsidP="00300261">
            <w:pPr>
              <w:rPr>
                <w:b/>
                <w:lang w:val="en-US"/>
              </w:rPr>
            </w:pPr>
            <w:r w:rsidRPr="003F79C3">
              <w:rPr>
                <w:b/>
                <w:lang w:val="en-US"/>
              </w:rPr>
              <w:t>Health Hazard Examples</w:t>
            </w:r>
          </w:p>
        </w:tc>
        <w:tc>
          <w:tcPr>
            <w:tcW w:w="989" w:type="pct"/>
            <w:shd w:val="clear" w:color="auto" w:fill="CCC0D9" w:themeFill="accent4" w:themeFillTint="66"/>
          </w:tcPr>
          <w:p w14:paraId="52ABD099" w14:textId="77777777" w:rsidR="00500762" w:rsidRPr="003F79C3" w:rsidRDefault="00500762" w:rsidP="00300261">
            <w:pPr>
              <w:rPr>
                <w:b/>
                <w:lang w:val="en-US"/>
              </w:rPr>
            </w:pPr>
            <w:r w:rsidRPr="003F79C3">
              <w:rPr>
                <w:b/>
                <w:lang w:val="en-US"/>
              </w:rPr>
              <w:t>Adaptation Option</w:t>
            </w:r>
          </w:p>
        </w:tc>
        <w:tc>
          <w:tcPr>
            <w:tcW w:w="1082" w:type="pct"/>
            <w:shd w:val="clear" w:color="auto" w:fill="CCC0D9" w:themeFill="accent4" w:themeFillTint="66"/>
          </w:tcPr>
          <w:p w14:paraId="246E7193" w14:textId="2DB1FDB4" w:rsidR="00500762" w:rsidRPr="003F79C3" w:rsidRDefault="003F79C3" w:rsidP="00300261">
            <w:pPr>
              <w:rPr>
                <w:b/>
                <w:lang w:val="en-US"/>
              </w:rPr>
            </w:pPr>
            <w:r w:rsidRPr="003F79C3">
              <w:rPr>
                <w:b/>
                <w:lang w:val="en-US"/>
              </w:rPr>
              <w:t>Prioritization</w:t>
            </w:r>
            <w:r w:rsidR="00500762" w:rsidRPr="003F79C3">
              <w:rPr>
                <w:b/>
                <w:lang w:val="en-US"/>
              </w:rPr>
              <w:t xml:space="preserve"> Criteria Examples </w:t>
            </w:r>
          </w:p>
        </w:tc>
        <w:tc>
          <w:tcPr>
            <w:tcW w:w="2268" w:type="pct"/>
            <w:shd w:val="clear" w:color="auto" w:fill="CCC0D9" w:themeFill="accent4" w:themeFillTint="66"/>
          </w:tcPr>
          <w:p w14:paraId="3C07CEC6" w14:textId="6A237ABD" w:rsidR="00500762" w:rsidRPr="003F79C3" w:rsidRDefault="00500762" w:rsidP="00300261">
            <w:pPr>
              <w:rPr>
                <w:b/>
                <w:lang w:val="en-US"/>
              </w:rPr>
            </w:pPr>
            <w:r w:rsidRPr="003F79C3">
              <w:rPr>
                <w:b/>
                <w:lang w:val="en-US"/>
              </w:rPr>
              <w:t xml:space="preserve">Outcome of </w:t>
            </w:r>
            <w:r w:rsidR="003F79C3" w:rsidRPr="003F79C3">
              <w:rPr>
                <w:b/>
                <w:lang w:val="en-US"/>
              </w:rPr>
              <w:t>Prioritization</w:t>
            </w:r>
            <w:r w:rsidRPr="003F79C3">
              <w:rPr>
                <w:b/>
                <w:lang w:val="en-US"/>
              </w:rPr>
              <w:t xml:space="preserve"> Process </w:t>
            </w:r>
          </w:p>
          <w:p w14:paraId="12944884" w14:textId="77777777" w:rsidR="00500762" w:rsidRPr="003F79C3" w:rsidRDefault="00500762" w:rsidP="00300261">
            <w:pPr>
              <w:rPr>
                <w:b/>
                <w:lang w:val="en-US"/>
              </w:rPr>
            </w:pPr>
            <w:r w:rsidRPr="003F79C3">
              <w:rPr>
                <w:b/>
                <w:lang w:val="en-US"/>
              </w:rPr>
              <w:t>(e.g. Score / Ranking)</w:t>
            </w:r>
          </w:p>
        </w:tc>
      </w:tr>
      <w:tr w:rsidR="00500762" w:rsidRPr="003F79C3" w14:paraId="7A74AECF" w14:textId="77777777" w:rsidTr="00057D89">
        <w:trPr>
          <w:trHeight w:val="443"/>
        </w:trPr>
        <w:tc>
          <w:tcPr>
            <w:tcW w:w="661" w:type="pct"/>
            <w:vMerge w:val="restart"/>
            <w:shd w:val="clear" w:color="auto" w:fill="F2F2F2" w:themeFill="background1" w:themeFillShade="F2"/>
          </w:tcPr>
          <w:p w14:paraId="105BBDA7" w14:textId="008ED827"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989" w:type="pct"/>
          </w:tcPr>
          <w:p w14:paraId="2A876A57" w14:textId="77777777" w:rsidR="00500762" w:rsidRPr="003F79C3" w:rsidRDefault="00500762" w:rsidP="00300261">
            <w:pPr>
              <w:rPr>
                <w:lang w:val="en-US"/>
              </w:rPr>
            </w:pPr>
            <w:r w:rsidRPr="003F79C3">
              <w:rPr>
                <w:lang w:val="en-US"/>
              </w:rPr>
              <w:t>A.</w:t>
            </w:r>
          </w:p>
        </w:tc>
        <w:tc>
          <w:tcPr>
            <w:tcW w:w="1082" w:type="pct"/>
            <w:vMerge w:val="restart"/>
            <w:shd w:val="clear" w:color="auto" w:fill="E5DFEC" w:themeFill="accent4" w:themeFillTint="33"/>
          </w:tcPr>
          <w:p w14:paraId="280747B3"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Feasibility</w:t>
            </w:r>
          </w:p>
          <w:p w14:paraId="3A566B6E" w14:textId="77777777" w:rsidR="00500762" w:rsidRPr="003F79C3" w:rsidRDefault="00500762" w:rsidP="00057D89">
            <w:pPr>
              <w:shd w:val="clear" w:color="auto" w:fill="E5DFEC" w:themeFill="accent4" w:themeFillTint="33"/>
              <w:ind w:left="398"/>
              <w:rPr>
                <w:lang w:val="en-US"/>
              </w:rPr>
            </w:pPr>
          </w:p>
          <w:p w14:paraId="206426CA"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Effectiveness in reducing health risks</w:t>
            </w:r>
          </w:p>
          <w:p w14:paraId="3D30E654" w14:textId="77777777" w:rsidR="00500762" w:rsidRPr="003F79C3" w:rsidRDefault="00500762" w:rsidP="00057D89">
            <w:pPr>
              <w:shd w:val="clear" w:color="auto" w:fill="E5DFEC" w:themeFill="accent4" w:themeFillTint="33"/>
              <w:ind w:left="398"/>
              <w:rPr>
                <w:lang w:val="en-US"/>
              </w:rPr>
            </w:pPr>
          </w:p>
          <w:p w14:paraId="18010148"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Positive / Negative consequences</w:t>
            </w:r>
          </w:p>
          <w:p w14:paraId="799AD5AF" w14:textId="77777777" w:rsidR="00500762" w:rsidRPr="003F79C3" w:rsidRDefault="00500762" w:rsidP="00057D89">
            <w:pPr>
              <w:shd w:val="clear" w:color="auto" w:fill="E5DFEC" w:themeFill="accent4" w:themeFillTint="33"/>
              <w:ind w:left="398"/>
              <w:rPr>
                <w:lang w:val="en-US"/>
              </w:rPr>
            </w:pPr>
          </w:p>
          <w:p w14:paraId="4404930F"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Adequate financial resources</w:t>
            </w:r>
          </w:p>
          <w:p w14:paraId="7E8A8348" w14:textId="77777777" w:rsidR="00500762" w:rsidRPr="003F79C3" w:rsidRDefault="00500762" w:rsidP="00057D89">
            <w:pPr>
              <w:shd w:val="clear" w:color="auto" w:fill="E5DFEC" w:themeFill="accent4" w:themeFillTint="33"/>
              <w:ind w:left="398"/>
              <w:rPr>
                <w:lang w:val="en-US"/>
              </w:rPr>
            </w:pPr>
          </w:p>
          <w:p w14:paraId="22DB6362"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Social acceptability</w:t>
            </w:r>
          </w:p>
          <w:p w14:paraId="558074C0" w14:textId="77777777" w:rsidR="00500762" w:rsidRPr="003F79C3" w:rsidRDefault="00500762" w:rsidP="00057D89">
            <w:pPr>
              <w:pStyle w:val="ListParagraph"/>
              <w:shd w:val="clear" w:color="auto" w:fill="E5DFEC" w:themeFill="accent4" w:themeFillTint="33"/>
              <w:rPr>
                <w:lang w:val="en-US"/>
              </w:rPr>
            </w:pPr>
          </w:p>
          <w:p w14:paraId="3C0BD4E6" w14:textId="77777777" w:rsidR="00500762" w:rsidRPr="003F79C3" w:rsidRDefault="00500762" w:rsidP="001920A5">
            <w:pPr>
              <w:pStyle w:val="ListParagraph"/>
              <w:numPr>
                <w:ilvl w:val="0"/>
                <w:numId w:val="20"/>
              </w:numPr>
              <w:shd w:val="clear" w:color="auto" w:fill="E5DFEC" w:themeFill="accent4" w:themeFillTint="33"/>
              <w:ind w:left="398"/>
              <w:rPr>
                <w:lang w:val="en-US"/>
              </w:rPr>
            </w:pPr>
            <w:r w:rsidRPr="003F79C3">
              <w:rPr>
                <w:lang w:val="en-US"/>
              </w:rPr>
              <w:t>Health System and Infrastructure Resilience</w:t>
            </w:r>
          </w:p>
          <w:p w14:paraId="2CF34BA8" w14:textId="77777777" w:rsidR="00500762" w:rsidRPr="003F79C3" w:rsidRDefault="00500762" w:rsidP="00057D89">
            <w:pPr>
              <w:pStyle w:val="ListParagraph"/>
              <w:shd w:val="clear" w:color="auto" w:fill="E5DFEC" w:themeFill="accent4" w:themeFillTint="33"/>
              <w:rPr>
                <w:lang w:val="en-US"/>
              </w:rPr>
            </w:pPr>
          </w:p>
          <w:p w14:paraId="0CAA262E" w14:textId="77777777" w:rsidR="00C33D79" w:rsidRPr="003F79C3" w:rsidRDefault="00C33D79" w:rsidP="001920A5">
            <w:pPr>
              <w:pStyle w:val="ListParagraph"/>
              <w:numPr>
                <w:ilvl w:val="0"/>
                <w:numId w:val="20"/>
              </w:numPr>
              <w:shd w:val="clear" w:color="auto" w:fill="E5DFEC" w:themeFill="accent4" w:themeFillTint="33"/>
              <w:ind w:left="376"/>
              <w:rPr>
                <w:lang w:val="en-US"/>
              </w:rPr>
            </w:pPr>
            <w:r w:rsidRPr="003F79C3">
              <w:rPr>
                <w:lang w:val="en-US"/>
              </w:rPr>
              <w:t>Does the option contribute to the reduction of greenhouse gases?</w:t>
            </w:r>
          </w:p>
          <w:p w14:paraId="76876463" w14:textId="77777777" w:rsidR="00C33D79" w:rsidRPr="003F79C3" w:rsidRDefault="00C33D79" w:rsidP="00057D89">
            <w:pPr>
              <w:pStyle w:val="ListParagraph"/>
              <w:shd w:val="clear" w:color="auto" w:fill="E5DFEC" w:themeFill="accent4" w:themeFillTint="33"/>
              <w:ind w:left="376"/>
              <w:rPr>
                <w:lang w:val="en-US"/>
              </w:rPr>
            </w:pPr>
          </w:p>
          <w:p w14:paraId="43231437" w14:textId="77777777" w:rsidR="00C33D79" w:rsidRPr="003F79C3" w:rsidRDefault="00C33D79" w:rsidP="001920A5">
            <w:pPr>
              <w:pStyle w:val="ListParagraph"/>
              <w:numPr>
                <w:ilvl w:val="0"/>
                <w:numId w:val="20"/>
              </w:numPr>
              <w:shd w:val="clear" w:color="auto" w:fill="E5DFEC" w:themeFill="accent4" w:themeFillTint="33"/>
              <w:ind w:left="376"/>
              <w:rPr>
                <w:lang w:val="en-US"/>
              </w:rPr>
            </w:pPr>
            <w:r w:rsidRPr="003F79C3">
              <w:rPr>
                <w:lang w:val="en-US"/>
              </w:rPr>
              <w:t xml:space="preserve">Does the option focus on impacts associated with a narrow range of future scenarios, or does it allow for flexibility in response? </w:t>
            </w:r>
          </w:p>
          <w:p w14:paraId="33CB4B56" w14:textId="77777777" w:rsidR="00500762" w:rsidRPr="003F79C3" w:rsidRDefault="00500762" w:rsidP="00500762">
            <w:pPr>
              <w:rPr>
                <w:lang w:val="en-US"/>
              </w:rPr>
            </w:pPr>
          </w:p>
        </w:tc>
        <w:tc>
          <w:tcPr>
            <w:tcW w:w="2268" w:type="pct"/>
          </w:tcPr>
          <w:p w14:paraId="1915F56A" w14:textId="77777777" w:rsidR="00500762" w:rsidRPr="003F79C3" w:rsidRDefault="00500762" w:rsidP="00300261">
            <w:pPr>
              <w:rPr>
                <w:lang w:val="en-US"/>
              </w:rPr>
            </w:pPr>
          </w:p>
        </w:tc>
      </w:tr>
      <w:tr w:rsidR="00500762" w:rsidRPr="003F79C3" w14:paraId="647BE88C" w14:textId="77777777" w:rsidTr="00057D89">
        <w:trPr>
          <w:trHeight w:val="444"/>
        </w:trPr>
        <w:tc>
          <w:tcPr>
            <w:tcW w:w="661" w:type="pct"/>
            <w:vMerge/>
            <w:shd w:val="clear" w:color="auto" w:fill="F2F2F2" w:themeFill="background1" w:themeFillShade="F2"/>
          </w:tcPr>
          <w:p w14:paraId="69632A17" w14:textId="77777777" w:rsidR="00500762" w:rsidRPr="003F79C3" w:rsidRDefault="00500762" w:rsidP="00300261">
            <w:pPr>
              <w:rPr>
                <w:b/>
                <w:lang w:val="en-US"/>
              </w:rPr>
            </w:pPr>
          </w:p>
        </w:tc>
        <w:tc>
          <w:tcPr>
            <w:tcW w:w="989" w:type="pct"/>
          </w:tcPr>
          <w:p w14:paraId="1C52ADF7"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2AE8AF01" w14:textId="77777777" w:rsidR="00500762" w:rsidRPr="003F79C3" w:rsidRDefault="00500762" w:rsidP="00300261">
            <w:pPr>
              <w:rPr>
                <w:lang w:val="en-US"/>
              </w:rPr>
            </w:pPr>
          </w:p>
        </w:tc>
        <w:tc>
          <w:tcPr>
            <w:tcW w:w="2268" w:type="pct"/>
          </w:tcPr>
          <w:p w14:paraId="3B8E7DC6" w14:textId="77777777" w:rsidR="00500762" w:rsidRPr="003F79C3" w:rsidRDefault="00500762" w:rsidP="00300261">
            <w:pPr>
              <w:rPr>
                <w:lang w:val="en-US"/>
              </w:rPr>
            </w:pPr>
          </w:p>
        </w:tc>
      </w:tr>
      <w:tr w:rsidR="00500762" w:rsidRPr="003F79C3" w14:paraId="3EEC881B" w14:textId="77777777" w:rsidTr="00057D89">
        <w:trPr>
          <w:trHeight w:val="443"/>
        </w:trPr>
        <w:tc>
          <w:tcPr>
            <w:tcW w:w="661" w:type="pct"/>
            <w:vMerge w:val="restart"/>
            <w:shd w:val="clear" w:color="auto" w:fill="F2F2F2" w:themeFill="background1" w:themeFillShade="F2"/>
          </w:tcPr>
          <w:p w14:paraId="009537FA" w14:textId="1774D1E2" w:rsidR="00500762" w:rsidRPr="003F79C3" w:rsidRDefault="00500762" w:rsidP="00300261">
            <w:pPr>
              <w:rPr>
                <w:b/>
                <w:lang w:val="en-US"/>
              </w:rPr>
            </w:pPr>
            <w:r w:rsidRPr="003F79C3">
              <w:rPr>
                <w:b/>
                <w:lang w:val="en-US"/>
              </w:rPr>
              <w:t>Other extreme weather</w:t>
            </w:r>
            <w:r w:rsidR="009961E7" w:rsidRPr="003F79C3">
              <w:rPr>
                <w:b/>
                <w:lang w:val="en-US"/>
              </w:rPr>
              <w:t xml:space="preserve"> and climate</w:t>
            </w:r>
            <w:r w:rsidRPr="003F79C3">
              <w:rPr>
                <w:b/>
                <w:lang w:val="en-US"/>
              </w:rPr>
              <w:t xml:space="preserve"> events (e.g. extreme heat, droughts)</w:t>
            </w:r>
          </w:p>
        </w:tc>
        <w:tc>
          <w:tcPr>
            <w:tcW w:w="989" w:type="pct"/>
          </w:tcPr>
          <w:p w14:paraId="7791219F"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15C3CC9F" w14:textId="77777777" w:rsidR="00500762" w:rsidRPr="003F79C3" w:rsidRDefault="00500762" w:rsidP="00300261">
            <w:pPr>
              <w:rPr>
                <w:lang w:val="en-US"/>
              </w:rPr>
            </w:pPr>
          </w:p>
        </w:tc>
        <w:tc>
          <w:tcPr>
            <w:tcW w:w="2268" w:type="pct"/>
          </w:tcPr>
          <w:p w14:paraId="138DB885" w14:textId="77777777" w:rsidR="00500762" w:rsidRPr="003F79C3" w:rsidRDefault="00500762" w:rsidP="00300261">
            <w:pPr>
              <w:rPr>
                <w:lang w:val="en-US"/>
              </w:rPr>
            </w:pPr>
          </w:p>
        </w:tc>
      </w:tr>
      <w:tr w:rsidR="00500762" w:rsidRPr="003F79C3" w14:paraId="1F0294F1" w14:textId="77777777" w:rsidTr="00057D89">
        <w:trPr>
          <w:trHeight w:val="444"/>
        </w:trPr>
        <w:tc>
          <w:tcPr>
            <w:tcW w:w="661" w:type="pct"/>
            <w:vMerge/>
            <w:shd w:val="clear" w:color="auto" w:fill="F2F2F2" w:themeFill="background1" w:themeFillShade="F2"/>
          </w:tcPr>
          <w:p w14:paraId="132E39B8" w14:textId="77777777" w:rsidR="00500762" w:rsidRPr="003F79C3" w:rsidRDefault="00500762" w:rsidP="00300261">
            <w:pPr>
              <w:rPr>
                <w:b/>
                <w:lang w:val="en-US"/>
              </w:rPr>
            </w:pPr>
          </w:p>
        </w:tc>
        <w:tc>
          <w:tcPr>
            <w:tcW w:w="989" w:type="pct"/>
          </w:tcPr>
          <w:p w14:paraId="6F690D60"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2C330B4B" w14:textId="77777777" w:rsidR="00500762" w:rsidRPr="003F79C3" w:rsidRDefault="00500762" w:rsidP="00300261">
            <w:pPr>
              <w:rPr>
                <w:lang w:val="en-US"/>
              </w:rPr>
            </w:pPr>
          </w:p>
        </w:tc>
        <w:tc>
          <w:tcPr>
            <w:tcW w:w="2268" w:type="pct"/>
          </w:tcPr>
          <w:p w14:paraId="3D4519FB" w14:textId="77777777" w:rsidR="00500762" w:rsidRPr="003F79C3" w:rsidRDefault="00500762" w:rsidP="00300261">
            <w:pPr>
              <w:rPr>
                <w:lang w:val="en-US"/>
              </w:rPr>
            </w:pPr>
          </w:p>
        </w:tc>
      </w:tr>
      <w:tr w:rsidR="00500762" w:rsidRPr="003F79C3" w14:paraId="029AE737" w14:textId="77777777" w:rsidTr="00057D89">
        <w:trPr>
          <w:trHeight w:val="443"/>
        </w:trPr>
        <w:tc>
          <w:tcPr>
            <w:tcW w:w="661" w:type="pct"/>
            <w:vMerge w:val="restart"/>
            <w:shd w:val="clear" w:color="auto" w:fill="F2F2F2" w:themeFill="background1" w:themeFillShade="F2"/>
          </w:tcPr>
          <w:p w14:paraId="696A2492" w14:textId="77A48013" w:rsidR="00500762" w:rsidRPr="003F79C3" w:rsidRDefault="009961E7" w:rsidP="009961E7">
            <w:pPr>
              <w:rPr>
                <w:b/>
                <w:lang w:val="en-US"/>
              </w:rPr>
            </w:pPr>
            <w:r w:rsidRPr="003F79C3">
              <w:rPr>
                <w:b/>
                <w:lang w:val="en-US"/>
              </w:rPr>
              <w:t>Mental health and social protection issues</w:t>
            </w:r>
          </w:p>
        </w:tc>
        <w:tc>
          <w:tcPr>
            <w:tcW w:w="989" w:type="pct"/>
          </w:tcPr>
          <w:p w14:paraId="2809EFD9"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20432682" w14:textId="77777777" w:rsidR="00500762" w:rsidRPr="003F79C3" w:rsidRDefault="00500762" w:rsidP="00300261">
            <w:pPr>
              <w:rPr>
                <w:lang w:val="en-US"/>
              </w:rPr>
            </w:pPr>
          </w:p>
        </w:tc>
        <w:tc>
          <w:tcPr>
            <w:tcW w:w="2268" w:type="pct"/>
          </w:tcPr>
          <w:p w14:paraId="4B29186D" w14:textId="77777777" w:rsidR="00500762" w:rsidRPr="003F79C3" w:rsidRDefault="00500762" w:rsidP="00300261">
            <w:pPr>
              <w:rPr>
                <w:lang w:val="en-US"/>
              </w:rPr>
            </w:pPr>
          </w:p>
        </w:tc>
      </w:tr>
      <w:tr w:rsidR="00500762" w:rsidRPr="003F79C3" w14:paraId="1E4ECA39" w14:textId="77777777" w:rsidTr="00057D89">
        <w:trPr>
          <w:trHeight w:val="444"/>
        </w:trPr>
        <w:tc>
          <w:tcPr>
            <w:tcW w:w="661" w:type="pct"/>
            <w:vMerge/>
            <w:shd w:val="clear" w:color="auto" w:fill="F2F2F2" w:themeFill="background1" w:themeFillShade="F2"/>
          </w:tcPr>
          <w:p w14:paraId="0BA4E5C0" w14:textId="77777777" w:rsidR="00500762" w:rsidRPr="003F79C3" w:rsidRDefault="00500762" w:rsidP="00300261">
            <w:pPr>
              <w:rPr>
                <w:b/>
                <w:lang w:val="en-US"/>
              </w:rPr>
            </w:pPr>
          </w:p>
        </w:tc>
        <w:tc>
          <w:tcPr>
            <w:tcW w:w="989" w:type="pct"/>
          </w:tcPr>
          <w:p w14:paraId="500EB624"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5F6E672C" w14:textId="77777777" w:rsidR="00500762" w:rsidRPr="003F79C3" w:rsidRDefault="00500762" w:rsidP="00300261">
            <w:pPr>
              <w:rPr>
                <w:lang w:val="en-US"/>
              </w:rPr>
            </w:pPr>
          </w:p>
        </w:tc>
        <w:tc>
          <w:tcPr>
            <w:tcW w:w="2268" w:type="pct"/>
          </w:tcPr>
          <w:p w14:paraId="2978E751" w14:textId="77777777" w:rsidR="00500762" w:rsidRPr="003F79C3" w:rsidRDefault="00500762" w:rsidP="00300261">
            <w:pPr>
              <w:rPr>
                <w:lang w:val="en-US"/>
              </w:rPr>
            </w:pPr>
          </w:p>
        </w:tc>
      </w:tr>
      <w:tr w:rsidR="00500762" w:rsidRPr="003F79C3" w14:paraId="19041E7A" w14:textId="77777777" w:rsidTr="00057D89">
        <w:trPr>
          <w:trHeight w:val="444"/>
        </w:trPr>
        <w:tc>
          <w:tcPr>
            <w:tcW w:w="661" w:type="pct"/>
            <w:vMerge w:val="restart"/>
            <w:shd w:val="clear" w:color="auto" w:fill="F2F2F2" w:themeFill="background1" w:themeFillShade="F2"/>
          </w:tcPr>
          <w:p w14:paraId="4FB09E3C" w14:textId="39853D4C"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989" w:type="pct"/>
          </w:tcPr>
          <w:p w14:paraId="45B3401C"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08AF439F" w14:textId="77777777" w:rsidR="00500762" w:rsidRPr="003F79C3" w:rsidRDefault="00500762" w:rsidP="00300261">
            <w:pPr>
              <w:rPr>
                <w:lang w:val="en-US"/>
              </w:rPr>
            </w:pPr>
          </w:p>
        </w:tc>
        <w:tc>
          <w:tcPr>
            <w:tcW w:w="2268" w:type="pct"/>
          </w:tcPr>
          <w:p w14:paraId="46C1EF3F" w14:textId="77777777" w:rsidR="00500762" w:rsidRPr="003F79C3" w:rsidRDefault="00500762" w:rsidP="00300261">
            <w:pPr>
              <w:rPr>
                <w:lang w:val="en-US"/>
              </w:rPr>
            </w:pPr>
          </w:p>
        </w:tc>
      </w:tr>
      <w:tr w:rsidR="00500762" w:rsidRPr="003F79C3" w14:paraId="4E6AAF44" w14:textId="77777777" w:rsidTr="00057D89">
        <w:trPr>
          <w:trHeight w:val="443"/>
        </w:trPr>
        <w:tc>
          <w:tcPr>
            <w:tcW w:w="661" w:type="pct"/>
            <w:vMerge/>
            <w:shd w:val="clear" w:color="auto" w:fill="F2F2F2" w:themeFill="background1" w:themeFillShade="F2"/>
          </w:tcPr>
          <w:p w14:paraId="4E11F8F3" w14:textId="77777777" w:rsidR="00500762" w:rsidRPr="003F79C3" w:rsidRDefault="00500762" w:rsidP="00300261">
            <w:pPr>
              <w:rPr>
                <w:b/>
                <w:lang w:val="en-US"/>
              </w:rPr>
            </w:pPr>
          </w:p>
        </w:tc>
        <w:tc>
          <w:tcPr>
            <w:tcW w:w="989" w:type="pct"/>
          </w:tcPr>
          <w:p w14:paraId="228858D2"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63C44242" w14:textId="77777777" w:rsidR="00500762" w:rsidRPr="003F79C3" w:rsidRDefault="00500762" w:rsidP="00300261">
            <w:pPr>
              <w:rPr>
                <w:lang w:val="en-US"/>
              </w:rPr>
            </w:pPr>
          </w:p>
        </w:tc>
        <w:tc>
          <w:tcPr>
            <w:tcW w:w="2268" w:type="pct"/>
          </w:tcPr>
          <w:p w14:paraId="7B2ED33C" w14:textId="77777777" w:rsidR="00500762" w:rsidRPr="003F79C3" w:rsidRDefault="00500762" w:rsidP="00300261">
            <w:pPr>
              <w:rPr>
                <w:lang w:val="en-US"/>
              </w:rPr>
            </w:pPr>
          </w:p>
        </w:tc>
      </w:tr>
      <w:tr w:rsidR="00500762" w:rsidRPr="003F79C3" w14:paraId="0889581F" w14:textId="77777777" w:rsidTr="00057D89">
        <w:trPr>
          <w:trHeight w:val="444"/>
        </w:trPr>
        <w:tc>
          <w:tcPr>
            <w:tcW w:w="661" w:type="pct"/>
            <w:vMerge w:val="restart"/>
            <w:shd w:val="clear" w:color="auto" w:fill="F2F2F2" w:themeFill="background1" w:themeFillShade="F2"/>
          </w:tcPr>
          <w:p w14:paraId="6DD290F4" w14:textId="77777777" w:rsidR="00500762" w:rsidRPr="003F79C3" w:rsidRDefault="00500762" w:rsidP="00300261">
            <w:pPr>
              <w:rPr>
                <w:b/>
                <w:lang w:val="en-US"/>
              </w:rPr>
            </w:pPr>
            <w:r w:rsidRPr="003F79C3">
              <w:rPr>
                <w:b/>
                <w:lang w:val="en-US"/>
              </w:rPr>
              <w:t>Food- and water-borne diseases</w:t>
            </w:r>
          </w:p>
        </w:tc>
        <w:tc>
          <w:tcPr>
            <w:tcW w:w="989" w:type="pct"/>
          </w:tcPr>
          <w:p w14:paraId="420FC4E5"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72016087" w14:textId="77777777" w:rsidR="00500762" w:rsidRPr="003F79C3" w:rsidRDefault="00500762" w:rsidP="00300261">
            <w:pPr>
              <w:rPr>
                <w:lang w:val="en-US"/>
              </w:rPr>
            </w:pPr>
          </w:p>
        </w:tc>
        <w:tc>
          <w:tcPr>
            <w:tcW w:w="2268" w:type="pct"/>
          </w:tcPr>
          <w:p w14:paraId="39E104FE" w14:textId="77777777" w:rsidR="00500762" w:rsidRPr="003F79C3" w:rsidRDefault="00500762" w:rsidP="00300261">
            <w:pPr>
              <w:rPr>
                <w:lang w:val="en-US"/>
              </w:rPr>
            </w:pPr>
          </w:p>
        </w:tc>
      </w:tr>
      <w:tr w:rsidR="00500762" w:rsidRPr="003F79C3" w14:paraId="5A667956" w14:textId="77777777" w:rsidTr="00057D89">
        <w:trPr>
          <w:trHeight w:val="443"/>
        </w:trPr>
        <w:tc>
          <w:tcPr>
            <w:tcW w:w="661" w:type="pct"/>
            <w:vMerge/>
            <w:shd w:val="clear" w:color="auto" w:fill="F2F2F2" w:themeFill="background1" w:themeFillShade="F2"/>
          </w:tcPr>
          <w:p w14:paraId="18065A8E" w14:textId="77777777" w:rsidR="00500762" w:rsidRPr="003F79C3" w:rsidRDefault="00500762" w:rsidP="00300261">
            <w:pPr>
              <w:rPr>
                <w:b/>
                <w:lang w:val="en-US"/>
              </w:rPr>
            </w:pPr>
          </w:p>
        </w:tc>
        <w:tc>
          <w:tcPr>
            <w:tcW w:w="989" w:type="pct"/>
          </w:tcPr>
          <w:p w14:paraId="46CCC364" w14:textId="77777777" w:rsidR="00500762" w:rsidRPr="003F79C3" w:rsidRDefault="00500762" w:rsidP="00300261">
            <w:pPr>
              <w:rPr>
                <w:lang w:val="en-US"/>
              </w:rPr>
            </w:pPr>
            <w:r w:rsidRPr="003F79C3">
              <w:rPr>
                <w:lang w:val="en-US"/>
              </w:rPr>
              <w:t>B.</w:t>
            </w:r>
          </w:p>
        </w:tc>
        <w:tc>
          <w:tcPr>
            <w:tcW w:w="1082" w:type="pct"/>
            <w:vMerge/>
            <w:shd w:val="clear" w:color="auto" w:fill="E5DFEC" w:themeFill="accent4" w:themeFillTint="33"/>
          </w:tcPr>
          <w:p w14:paraId="3870A9F2" w14:textId="77777777" w:rsidR="00500762" w:rsidRPr="003F79C3" w:rsidRDefault="00500762" w:rsidP="00300261">
            <w:pPr>
              <w:rPr>
                <w:lang w:val="en-US"/>
              </w:rPr>
            </w:pPr>
          </w:p>
        </w:tc>
        <w:tc>
          <w:tcPr>
            <w:tcW w:w="2268" w:type="pct"/>
          </w:tcPr>
          <w:p w14:paraId="553481DA" w14:textId="77777777" w:rsidR="00500762" w:rsidRPr="003F79C3" w:rsidRDefault="00500762" w:rsidP="00300261">
            <w:pPr>
              <w:rPr>
                <w:lang w:val="en-US"/>
              </w:rPr>
            </w:pPr>
          </w:p>
        </w:tc>
      </w:tr>
      <w:tr w:rsidR="00500762" w:rsidRPr="003F79C3" w14:paraId="1D7C9B3E" w14:textId="77777777" w:rsidTr="00057D89">
        <w:trPr>
          <w:trHeight w:val="444"/>
        </w:trPr>
        <w:tc>
          <w:tcPr>
            <w:tcW w:w="661" w:type="pct"/>
            <w:vMerge w:val="restart"/>
            <w:shd w:val="clear" w:color="auto" w:fill="F2F2F2" w:themeFill="background1" w:themeFillShade="F2"/>
          </w:tcPr>
          <w:p w14:paraId="2849BCB9" w14:textId="77777777" w:rsidR="00500762" w:rsidRPr="003F79C3" w:rsidRDefault="00500762" w:rsidP="00300261">
            <w:pPr>
              <w:rPr>
                <w:b/>
                <w:lang w:val="en-US"/>
              </w:rPr>
            </w:pPr>
            <w:r w:rsidRPr="003F79C3">
              <w:rPr>
                <w:b/>
                <w:lang w:val="en-US"/>
              </w:rPr>
              <w:t>Vector-borne diseases (Dengue, chikungunya, Zika, malaria)</w:t>
            </w:r>
          </w:p>
        </w:tc>
        <w:tc>
          <w:tcPr>
            <w:tcW w:w="989" w:type="pct"/>
          </w:tcPr>
          <w:p w14:paraId="2FD9CEF0" w14:textId="77777777" w:rsidR="00500762" w:rsidRPr="003F79C3" w:rsidRDefault="00500762" w:rsidP="00300261">
            <w:pPr>
              <w:rPr>
                <w:lang w:val="en-US"/>
              </w:rPr>
            </w:pPr>
            <w:r w:rsidRPr="003F79C3">
              <w:rPr>
                <w:lang w:val="en-US"/>
              </w:rPr>
              <w:t>A</w:t>
            </w:r>
          </w:p>
        </w:tc>
        <w:tc>
          <w:tcPr>
            <w:tcW w:w="1082" w:type="pct"/>
            <w:vMerge/>
            <w:shd w:val="clear" w:color="auto" w:fill="E5DFEC" w:themeFill="accent4" w:themeFillTint="33"/>
          </w:tcPr>
          <w:p w14:paraId="51E49CD6" w14:textId="77777777" w:rsidR="00500762" w:rsidRPr="003F79C3" w:rsidRDefault="00500762" w:rsidP="00300261">
            <w:pPr>
              <w:rPr>
                <w:lang w:val="en-US"/>
              </w:rPr>
            </w:pPr>
          </w:p>
        </w:tc>
        <w:tc>
          <w:tcPr>
            <w:tcW w:w="2268" w:type="pct"/>
          </w:tcPr>
          <w:p w14:paraId="4A619ACE" w14:textId="77777777" w:rsidR="00500762" w:rsidRPr="003F79C3" w:rsidRDefault="00500762" w:rsidP="00300261">
            <w:pPr>
              <w:rPr>
                <w:lang w:val="en-US"/>
              </w:rPr>
            </w:pPr>
          </w:p>
        </w:tc>
      </w:tr>
      <w:tr w:rsidR="00500762" w:rsidRPr="003F79C3" w14:paraId="63694370" w14:textId="77777777" w:rsidTr="00057D89">
        <w:trPr>
          <w:trHeight w:val="444"/>
        </w:trPr>
        <w:tc>
          <w:tcPr>
            <w:tcW w:w="661" w:type="pct"/>
            <w:vMerge/>
            <w:shd w:val="clear" w:color="auto" w:fill="F2F2F2" w:themeFill="background1" w:themeFillShade="F2"/>
          </w:tcPr>
          <w:p w14:paraId="505C5B29" w14:textId="77777777" w:rsidR="00500762" w:rsidRPr="003F79C3" w:rsidRDefault="00500762" w:rsidP="00300261">
            <w:pPr>
              <w:rPr>
                <w:lang w:val="en-US"/>
              </w:rPr>
            </w:pPr>
          </w:p>
        </w:tc>
        <w:tc>
          <w:tcPr>
            <w:tcW w:w="989" w:type="pct"/>
          </w:tcPr>
          <w:p w14:paraId="0222123C" w14:textId="77777777" w:rsidR="00500762" w:rsidRPr="003F79C3" w:rsidRDefault="00500762" w:rsidP="00300261">
            <w:pPr>
              <w:rPr>
                <w:lang w:val="en-US"/>
              </w:rPr>
            </w:pPr>
            <w:r w:rsidRPr="003F79C3">
              <w:rPr>
                <w:lang w:val="en-US"/>
              </w:rPr>
              <w:t xml:space="preserve">B. </w:t>
            </w:r>
          </w:p>
        </w:tc>
        <w:tc>
          <w:tcPr>
            <w:tcW w:w="1082" w:type="pct"/>
            <w:vMerge/>
            <w:shd w:val="clear" w:color="auto" w:fill="E5DFEC" w:themeFill="accent4" w:themeFillTint="33"/>
          </w:tcPr>
          <w:p w14:paraId="70222F35" w14:textId="77777777" w:rsidR="00500762" w:rsidRPr="003F79C3" w:rsidRDefault="00500762" w:rsidP="00300261">
            <w:pPr>
              <w:rPr>
                <w:lang w:val="en-US"/>
              </w:rPr>
            </w:pPr>
          </w:p>
        </w:tc>
        <w:tc>
          <w:tcPr>
            <w:tcW w:w="2268" w:type="pct"/>
          </w:tcPr>
          <w:p w14:paraId="6A79F2EC" w14:textId="77777777" w:rsidR="00500762" w:rsidRPr="003F79C3" w:rsidRDefault="00500762" w:rsidP="00300261">
            <w:pPr>
              <w:rPr>
                <w:lang w:val="en-US"/>
              </w:rPr>
            </w:pPr>
          </w:p>
        </w:tc>
      </w:tr>
    </w:tbl>
    <w:p w14:paraId="584D1B9E" w14:textId="77777777" w:rsidR="00500762" w:rsidRPr="003F79C3" w:rsidRDefault="00500762" w:rsidP="00500762">
      <w:pPr>
        <w:rPr>
          <w:lang w:val="en-US"/>
        </w:rPr>
      </w:pPr>
      <w:r w:rsidRPr="003F79C3">
        <w:rPr>
          <w:lang w:val="en-US"/>
        </w:rPr>
        <w:br w:type="page"/>
      </w:r>
    </w:p>
    <w:p w14:paraId="212966E0" w14:textId="77777777" w:rsidR="00500762" w:rsidRPr="003F79C3" w:rsidRDefault="00300261" w:rsidP="007D072A">
      <w:pPr>
        <w:pStyle w:val="Heading2"/>
        <w:rPr>
          <w:color w:val="8064A2" w:themeColor="accent4"/>
          <w:lang w:val="en-US"/>
        </w:rPr>
      </w:pPr>
      <w:r w:rsidRPr="003F79C3">
        <w:rPr>
          <w:color w:val="8064A2" w:themeColor="accent4"/>
          <w:lang w:val="en-US"/>
        </w:rPr>
        <w:lastRenderedPageBreak/>
        <w:t>Step 4d: Possible Constraints</w:t>
      </w:r>
    </w:p>
    <w:p w14:paraId="4C5C571F" w14:textId="77777777" w:rsidR="00500762" w:rsidRPr="003F79C3" w:rsidRDefault="00500762" w:rsidP="00500762">
      <w:pPr>
        <w:rPr>
          <w:lang w:val="en-US"/>
        </w:rPr>
      </w:pPr>
      <w:r w:rsidRPr="003F79C3">
        <w:rPr>
          <w:lang w:val="en-US"/>
        </w:rPr>
        <w:t xml:space="preserve">Use the template below to list possible constraints or barriers that need to be overcome when implementing the identified adaptation options.  Differentiate constraints from limits (i.e. no adaptation option is possible or available options are too difficult or expensive to implement).  Include possible ways to overcome barriers in the last column.  </w:t>
      </w:r>
    </w:p>
    <w:p w14:paraId="0D871F80" w14:textId="77777777" w:rsidR="00500762" w:rsidRPr="003F79C3" w:rsidRDefault="00500762" w:rsidP="00500762">
      <w:pPr>
        <w:rPr>
          <w:lang w:val="en-US"/>
        </w:rPr>
      </w:pPr>
    </w:p>
    <w:tbl>
      <w:tblPr>
        <w:tblStyle w:val="TableGrid"/>
        <w:tblW w:w="4994" w:type="pct"/>
        <w:tblLook w:val="04A0" w:firstRow="1" w:lastRow="0" w:firstColumn="1" w:lastColumn="0" w:noHBand="0" w:noVBand="1"/>
      </w:tblPr>
      <w:tblGrid>
        <w:gridCol w:w="1911"/>
        <w:gridCol w:w="3164"/>
        <w:gridCol w:w="3580"/>
        <w:gridCol w:w="3131"/>
        <w:gridCol w:w="2984"/>
      </w:tblGrid>
      <w:tr w:rsidR="00500762" w:rsidRPr="003F79C3" w14:paraId="7A7BFA00" w14:textId="77777777" w:rsidTr="00057D89">
        <w:trPr>
          <w:trHeight w:val="808"/>
        </w:trPr>
        <w:tc>
          <w:tcPr>
            <w:tcW w:w="647" w:type="pct"/>
            <w:shd w:val="clear" w:color="auto" w:fill="CCC0D9" w:themeFill="accent4" w:themeFillTint="66"/>
          </w:tcPr>
          <w:p w14:paraId="13D01FCF" w14:textId="77777777" w:rsidR="00500762" w:rsidRPr="003F79C3" w:rsidRDefault="00500762" w:rsidP="00300261">
            <w:pPr>
              <w:rPr>
                <w:b/>
                <w:lang w:val="en-US"/>
              </w:rPr>
            </w:pPr>
            <w:r w:rsidRPr="003F79C3">
              <w:rPr>
                <w:b/>
                <w:lang w:val="en-US"/>
              </w:rPr>
              <w:t>Health Hazard Examples</w:t>
            </w:r>
          </w:p>
        </w:tc>
        <w:tc>
          <w:tcPr>
            <w:tcW w:w="1071" w:type="pct"/>
            <w:shd w:val="clear" w:color="auto" w:fill="CCC0D9" w:themeFill="accent4" w:themeFillTint="66"/>
          </w:tcPr>
          <w:p w14:paraId="3261056B" w14:textId="77777777" w:rsidR="00500762" w:rsidRPr="003F79C3" w:rsidRDefault="00500762" w:rsidP="00300261">
            <w:pPr>
              <w:rPr>
                <w:b/>
                <w:lang w:val="en-US"/>
              </w:rPr>
            </w:pPr>
            <w:r w:rsidRPr="003F79C3">
              <w:rPr>
                <w:b/>
                <w:lang w:val="en-US"/>
              </w:rPr>
              <w:t>Adaptation Options</w:t>
            </w:r>
          </w:p>
        </w:tc>
        <w:tc>
          <w:tcPr>
            <w:tcW w:w="1212" w:type="pct"/>
            <w:shd w:val="clear" w:color="auto" w:fill="CCC0D9" w:themeFill="accent4" w:themeFillTint="66"/>
          </w:tcPr>
          <w:p w14:paraId="4F199CB5" w14:textId="77777777" w:rsidR="00500762" w:rsidRPr="003F79C3" w:rsidRDefault="00500762" w:rsidP="00300261">
            <w:pPr>
              <w:rPr>
                <w:b/>
                <w:lang w:val="en-US"/>
              </w:rPr>
            </w:pPr>
            <w:r w:rsidRPr="003F79C3">
              <w:rPr>
                <w:b/>
                <w:lang w:val="en-US"/>
              </w:rPr>
              <w:t>Guiding Questions</w:t>
            </w:r>
          </w:p>
        </w:tc>
        <w:tc>
          <w:tcPr>
            <w:tcW w:w="1060" w:type="pct"/>
            <w:shd w:val="clear" w:color="auto" w:fill="CCC0D9" w:themeFill="accent4" w:themeFillTint="66"/>
          </w:tcPr>
          <w:p w14:paraId="249DA67E" w14:textId="77777777" w:rsidR="00500762" w:rsidRPr="003F79C3" w:rsidRDefault="00500762" w:rsidP="00300261">
            <w:pPr>
              <w:rPr>
                <w:b/>
                <w:lang w:val="en-US"/>
              </w:rPr>
            </w:pPr>
            <w:r w:rsidRPr="003F79C3">
              <w:rPr>
                <w:b/>
                <w:lang w:val="en-US"/>
              </w:rPr>
              <w:t>Possible Constraints or Barriers</w:t>
            </w:r>
          </w:p>
          <w:p w14:paraId="4F090857" w14:textId="77777777" w:rsidR="00500762" w:rsidRPr="003F79C3" w:rsidRDefault="00500762" w:rsidP="00300261">
            <w:pPr>
              <w:rPr>
                <w:b/>
                <w:lang w:val="en-US"/>
              </w:rPr>
            </w:pPr>
          </w:p>
        </w:tc>
        <w:tc>
          <w:tcPr>
            <w:tcW w:w="1010" w:type="pct"/>
            <w:shd w:val="clear" w:color="auto" w:fill="CCC0D9" w:themeFill="accent4" w:themeFillTint="66"/>
          </w:tcPr>
          <w:p w14:paraId="2891BFE8" w14:textId="77777777" w:rsidR="00500762" w:rsidRPr="003F79C3" w:rsidRDefault="00500762" w:rsidP="00300261">
            <w:pPr>
              <w:rPr>
                <w:b/>
                <w:lang w:val="en-US"/>
              </w:rPr>
            </w:pPr>
            <w:r w:rsidRPr="003F79C3">
              <w:rPr>
                <w:b/>
                <w:lang w:val="en-US"/>
              </w:rPr>
              <w:t>Possible Ways to Overcome Barriers</w:t>
            </w:r>
          </w:p>
        </w:tc>
      </w:tr>
      <w:tr w:rsidR="00500762" w:rsidRPr="003F79C3" w14:paraId="59017877" w14:textId="77777777" w:rsidTr="00057D89">
        <w:trPr>
          <w:trHeight w:val="248"/>
        </w:trPr>
        <w:tc>
          <w:tcPr>
            <w:tcW w:w="647" w:type="pct"/>
            <w:vMerge w:val="restart"/>
            <w:shd w:val="clear" w:color="auto" w:fill="F2F2F2" w:themeFill="background1" w:themeFillShade="F2"/>
          </w:tcPr>
          <w:p w14:paraId="0132C039" w14:textId="3E20EE41" w:rsidR="00500762" w:rsidRPr="003F79C3" w:rsidRDefault="00500762" w:rsidP="00300261">
            <w:pPr>
              <w:spacing w:before="0"/>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1071" w:type="pct"/>
          </w:tcPr>
          <w:p w14:paraId="130505AE" w14:textId="77777777" w:rsidR="00500762" w:rsidRPr="003F79C3" w:rsidRDefault="00500762" w:rsidP="00300261">
            <w:pPr>
              <w:spacing w:before="0"/>
              <w:rPr>
                <w:lang w:val="en-US"/>
              </w:rPr>
            </w:pPr>
            <w:r w:rsidRPr="003F79C3">
              <w:rPr>
                <w:lang w:val="en-US"/>
              </w:rPr>
              <w:t>A.</w:t>
            </w:r>
          </w:p>
        </w:tc>
        <w:tc>
          <w:tcPr>
            <w:tcW w:w="1212" w:type="pct"/>
            <w:vMerge w:val="restart"/>
            <w:shd w:val="clear" w:color="auto" w:fill="E5DFEC" w:themeFill="accent4" w:themeFillTint="33"/>
          </w:tcPr>
          <w:p w14:paraId="42B795D1" w14:textId="77777777" w:rsidR="00500762" w:rsidRPr="003F79C3" w:rsidRDefault="00500762" w:rsidP="001920A5">
            <w:pPr>
              <w:pStyle w:val="ListParagraph"/>
              <w:numPr>
                <w:ilvl w:val="0"/>
                <w:numId w:val="21"/>
              </w:numPr>
              <w:spacing w:before="0"/>
              <w:ind w:left="378"/>
              <w:rPr>
                <w:lang w:val="en-US"/>
              </w:rPr>
            </w:pPr>
            <w:r w:rsidRPr="003F79C3">
              <w:rPr>
                <w:lang w:val="en-US"/>
              </w:rPr>
              <w:t>What are the possible constraints or barriers needing to be overcome when implementing options?</w:t>
            </w:r>
          </w:p>
          <w:p w14:paraId="17FB3B59" w14:textId="77777777" w:rsidR="00500762" w:rsidRPr="003F79C3" w:rsidRDefault="00500762" w:rsidP="00300261">
            <w:pPr>
              <w:spacing w:before="0"/>
              <w:ind w:left="378"/>
              <w:rPr>
                <w:lang w:val="en-US"/>
              </w:rPr>
            </w:pPr>
          </w:p>
          <w:p w14:paraId="1C207AFC" w14:textId="77777777" w:rsidR="00500762" w:rsidRPr="003F79C3" w:rsidRDefault="00500762" w:rsidP="001920A5">
            <w:pPr>
              <w:pStyle w:val="ListParagraph"/>
              <w:numPr>
                <w:ilvl w:val="0"/>
                <w:numId w:val="21"/>
              </w:numPr>
              <w:spacing w:before="0"/>
              <w:ind w:left="378"/>
              <w:rPr>
                <w:lang w:val="en-US"/>
              </w:rPr>
            </w:pPr>
            <w:r w:rsidRPr="003F79C3">
              <w:rPr>
                <w:lang w:val="en-US"/>
              </w:rPr>
              <w:t>What are possible limits, which cannot be overcome?</w:t>
            </w:r>
          </w:p>
          <w:p w14:paraId="251ACB1F" w14:textId="77777777" w:rsidR="00500762" w:rsidRPr="003F79C3" w:rsidRDefault="00500762" w:rsidP="00300261">
            <w:pPr>
              <w:spacing w:before="0"/>
              <w:ind w:left="378"/>
              <w:rPr>
                <w:lang w:val="en-US"/>
              </w:rPr>
            </w:pPr>
          </w:p>
          <w:p w14:paraId="0FEF393C" w14:textId="77777777" w:rsidR="00500762" w:rsidRPr="003F79C3" w:rsidRDefault="00500762" w:rsidP="001920A5">
            <w:pPr>
              <w:pStyle w:val="ListParagraph"/>
              <w:numPr>
                <w:ilvl w:val="0"/>
                <w:numId w:val="21"/>
              </w:numPr>
              <w:spacing w:before="0"/>
              <w:ind w:left="378"/>
              <w:rPr>
                <w:lang w:val="en-US"/>
              </w:rPr>
            </w:pPr>
            <w:r w:rsidRPr="003F79C3">
              <w:rPr>
                <w:lang w:val="en-US"/>
              </w:rPr>
              <w:t>What are the technological, human and financial resources required for implementation?</w:t>
            </w:r>
          </w:p>
          <w:p w14:paraId="67736585" w14:textId="77777777" w:rsidR="00500762" w:rsidRPr="003F79C3" w:rsidRDefault="00500762" w:rsidP="00300261">
            <w:pPr>
              <w:spacing w:before="0"/>
              <w:ind w:left="378"/>
              <w:rPr>
                <w:lang w:val="en-US"/>
              </w:rPr>
            </w:pPr>
          </w:p>
          <w:p w14:paraId="510A9E65" w14:textId="77777777" w:rsidR="00500762" w:rsidRPr="003F79C3" w:rsidRDefault="00500762" w:rsidP="001920A5">
            <w:pPr>
              <w:pStyle w:val="ListParagraph"/>
              <w:numPr>
                <w:ilvl w:val="0"/>
                <w:numId w:val="21"/>
              </w:numPr>
              <w:spacing w:before="0"/>
              <w:ind w:left="378"/>
              <w:rPr>
                <w:lang w:val="en-US"/>
              </w:rPr>
            </w:pPr>
            <w:r w:rsidRPr="003F79C3">
              <w:rPr>
                <w:lang w:val="en-US"/>
              </w:rPr>
              <w:t>What is the expected time-frame for implementation?</w:t>
            </w:r>
          </w:p>
          <w:p w14:paraId="1F6B64EE" w14:textId="77777777" w:rsidR="00500762" w:rsidRPr="003F79C3" w:rsidRDefault="00500762" w:rsidP="00300261">
            <w:pPr>
              <w:spacing w:before="0"/>
              <w:ind w:left="378"/>
              <w:rPr>
                <w:lang w:val="en-US"/>
              </w:rPr>
            </w:pPr>
          </w:p>
          <w:p w14:paraId="760BC8F0" w14:textId="77777777" w:rsidR="00500762" w:rsidRPr="003F79C3" w:rsidRDefault="00500762" w:rsidP="001920A5">
            <w:pPr>
              <w:pStyle w:val="ListParagraph"/>
              <w:numPr>
                <w:ilvl w:val="0"/>
                <w:numId w:val="21"/>
              </w:numPr>
              <w:spacing w:before="0"/>
              <w:ind w:left="378"/>
              <w:rPr>
                <w:lang w:val="en-US"/>
              </w:rPr>
            </w:pPr>
            <w:r w:rsidRPr="003F79C3">
              <w:rPr>
                <w:lang w:val="en-US"/>
              </w:rPr>
              <w:t>What are other possible implementation requirements?</w:t>
            </w:r>
          </w:p>
          <w:p w14:paraId="3D288E28" w14:textId="77777777" w:rsidR="00500762" w:rsidRPr="003F79C3" w:rsidRDefault="00500762" w:rsidP="00300261">
            <w:pPr>
              <w:spacing w:before="0"/>
              <w:ind w:left="378"/>
              <w:rPr>
                <w:lang w:val="en-US"/>
              </w:rPr>
            </w:pPr>
          </w:p>
          <w:p w14:paraId="57E26ED2" w14:textId="77777777" w:rsidR="00500762" w:rsidRPr="003F79C3" w:rsidRDefault="00500762" w:rsidP="001920A5">
            <w:pPr>
              <w:pStyle w:val="ListParagraph"/>
              <w:numPr>
                <w:ilvl w:val="0"/>
                <w:numId w:val="21"/>
              </w:numPr>
              <w:spacing w:before="0"/>
              <w:ind w:left="378"/>
              <w:rPr>
                <w:lang w:val="en-US"/>
              </w:rPr>
            </w:pPr>
            <w:r w:rsidRPr="003F79C3">
              <w:rPr>
                <w:lang w:val="en-US"/>
              </w:rPr>
              <w:t>Can other sectors be involved in helping overcome adaptation barriers?</w:t>
            </w:r>
          </w:p>
          <w:p w14:paraId="24C24369" w14:textId="77777777" w:rsidR="00500762" w:rsidRPr="003F79C3" w:rsidRDefault="00500762" w:rsidP="00300261">
            <w:pPr>
              <w:spacing w:before="0"/>
              <w:ind w:left="378"/>
              <w:rPr>
                <w:lang w:val="en-US"/>
              </w:rPr>
            </w:pPr>
          </w:p>
          <w:p w14:paraId="4BA0D3CF" w14:textId="77777777" w:rsidR="00500762" w:rsidRPr="003F79C3" w:rsidRDefault="00500762" w:rsidP="001920A5">
            <w:pPr>
              <w:pStyle w:val="ListParagraph"/>
              <w:numPr>
                <w:ilvl w:val="0"/>
                <w:numId w:val="21"/>
              </w:numPr>
              <w:spacing w:before="0"/>
              <w:ind w:left="378"/>
              <w:rPr>
                <w:lang w:val="en-US"/>
              </w:rPr>
            </w:pPr>
            <w:r w:rsidRPr="003F79C3">
              <w:rPr>
                <w:lang w:val="en-US"/>
              </w:rPr>
              <w:t>Are there opportunities to engage other sectors to discuss adaptation constraints and to identify non-health s</w:t>
            </w:r>
            <w:r w:rsidR="005A2515" w:rsidRPr="003F79C3">
              <w:rPr>
                <w:lang w:val="en-US"/>
              </w:rPr>
              <w:t xml:space="preserve">ector opportunities to advance </w:t>
            </w:r>
            <w:r w:rsidRPr="003F79C3">
              <w:rPr>
                <w:lang w:val="en-US"/>
              </w:rPr>
              <w:t xml:space="preserve">adaptations and promote health? </w:t>
            </w:r>
          </w:p>
        </w:tc>
        <w:tc>
          <w:tcPr>
            <w:tcW w:w="1060" w:type="pct"/>
          </w:tcPr>
          <w:p w14:paraId="73EA7CAB" w14:textId="77777777" w:rsidR="00500762" w:rsidRPr="003F79C3" w:rsidRDefault="00500762" w:rsidP="00300261">
            <w:pPr>
              <w:spacing w:before="0"/>
              <w:rPr>
                <w:lang w:val="en-US"/>
              </w:rPr>
            </w:pPr>
          </w:p>
        </w:tc>
        <w:tc>
          <w:tcPr>
            <w:tcW w:w="1010" w:type="pct"/>
          </w:tcPr>
          <w:p w14:paraId="05BDAF79" w14:textId="77777777" w:rsidR="00500762" w:rsidRPr="003F79C3" w:rsidRDefault="00500762" w:rsidP="00300261">
            <w:pPr>
              <w:spacing w:before="0"/>
              <w:rPr>
                <w:lang w:val="en-US"/>
              </w:rPr>
            </w:pPr>
          </w:p>
        </w:tc>
      </w:tr>
      <w:tr w:rsidR="00500762" w:rsidRPr="003F79C3" w14:paraId="1AD40C24" w14:textId="77777777" w:rsidTr="00057D89">
        <w:trPr>
          <w:trHeight w:val="158"/>
        </w:trPr>
        <w:tc>
          <w:tcPr>
            <w:tcW w:w="647" w:type="pct"/>
            <w:vMerge/>
            <w:shd w:val="clear" w:color="auto" w:fill="F2F2F2" w:themeFill="background1" w:themeFillShade="F2"/>
          </w:tcPr>
          <w:p w14:paraId="28776052" w14:textId="77777777" w:rsidR="00500762" w:rsidRPr="003F79C3" w:rsidRDefault="00500762" w:rsidP="00300261">
            <w:pPr>
              <w:rPr>
                <w:b/>
                <w:lang w:val="en-US"/>
              </w:rPr>
            </w:pPr>
          </w:p>
        </w:tc>
        <w:tc>
          <w:tcPr>
            <w:tcW w:w="1071" w:type="pct"/>
          </w:tcPr>
          <w:p w14:paraId="06B703A2"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36130929" w14:textId="77777777" w:rsidR="00500762" w:rsidRPr="003F79C3" w:rsidRDefault="00500762" w:rsidP="00300261">
            <w:pPr>
              <w:rPr>
                <w:lang w:val="en-US"/>
              </w:rPr>
            </w:pPr>
          </w:p>
        </w:tc>
        <w:tc>
          <w:tcPr>
            <w:tcW w:w="1060" w:type="pct"/>
          </w:tcPr>
          <w:p w14:paraId="13534349" w14:textId="77777777" w:rsidR="00500762" w:rsidRPr="003F79C3" w:rsidRDefault="00500762" w:rsidP="00300261">
            <w:pPr>
              <w:rPr>
                <w:lang w:val="en-US"/>
              </w:rPr>
            </w:pPr>
          </w:p>
        </w:tc>
        <w:tc>
          <w:tcPr>
            <w:tcW w:w="1010" w:type="pct"/>
          </w:tcPr>
          <w:p w14:paraId="7C4915BE" w14:textId="77777777" w:rsidR="00500762" w:rsidRPr="003F79C3" w:rsidRDefault="00500762" w:rsidP="00300261">
            <w:pPr>
              <w:rPr>
                <w:lang w:val="en-US"/>
              </w:rPr>
            </w:pPr>
          </w:p>
        </w:tc>
      </w:tr>
      <w:tr w:rsidR="00500762" w:rsidRPr="003F79C3" w14:paraId="5D23DDC7" w14:textId="77777777" w:rsidTr="00057D89">
        <w:trPr>
          <w:trHeight w:val="791"/>
        </w:trPr>
        <w:tc>
          <w:tcPr>
            <w:tcW w:w="647" w:type="pct"/>
            <w:vMerge w:val="restart"/>
            <w:shd w:val="clear" w:color="auto" w:fill="F2F2F2" w:themeFill="background1" w:themeFillShade="F2"/>
          </w:tcPr>
          <w:p w14:paraId="53E28D21" w14:textId="00F7054A" w:rsidR="00500762" w:rsidRPr="003F79C3" w:rsidRDefault="00500762" w:rsidP="00300261">
            <w:pPr>
              <w:rPr>
                <w:b/>
                <w:lang w:val="en-US"/>
              </w:rPr>
            </w:pPr>
            <w:r w:rsidRPr="003F79C3">
              <w:rPr>
                <w:b/>
                <w:lang w:val="en-US"/>
              </w:rPr>
              <w:t>Other extreme weather</w:t>
            </w:r>
            <w:r w:rsidR="009961E7" w:rsidRPr="003F79C3">
              <w:rPr>
                <w:b/>
                <w:lang w:val="en-US"/>
              </w:rPr>
              <w:t xml:space="preserve"> and climate</w:t>
            </w:r>
            <w:r w:rsidRPr="003F79C3">
              <w:rPr>
                <w:b/>
                <w:lang w:val="en-US"/>
              </w:rPr>
              <w:t xml:space="preserve"> events (e.g. extreme heat, droughts)</w:t>
            </w:r>
          </w:p>
        </w:tc>
        <w:tc>
          <w:tcPr>
            <w:tcW w:w="1071" w:type="pct"/>
          </w:tcPr>
          <w:p w14:paraId="354D12D7"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68D89280" w14:textId="77777777" w:rsidR="00500762" w:rsidRPr="003F79C3" w:rsidRDefault="00500762" w:rsidP="00300261">
            <w:pPr>
              <w:rPr>
                <w:lang w:val="en-US"/>
              </w:rPr>
            </w:pPr>
          </w:p>
        </w:tc>
        <w:tc>
          <w:tcPr>
            <w:tcW w:w="1060" w:type="pct"/>
          </w:tcPr>
          <w:p w14:paraId="577934E1" w14:textId="77777777" w:rsidR="00500762" w:rsidRPr="003F79C3" w:rsidRDefault="00500762" w:rsidP="00300261">
            <w:pPr>
              <w:rPr>
                <w:lang w:val="en-US"/>
              </w:rPr>
            </w:pPr>
          </w:p>
        </w:tc>
        <w:tc>
          <w:tcPr>
            <w:tcW w:w="1010" w:type="pct"/>
          </w:tcPr>
          <w:p w14:paraId="5FEE89A8" w14:textId="77777777" w:rsidR="00500762" w:rsidRPr="003F79C3" w:rsidRDefault="00500762" w:rsidP="00300261">
            <w:pPr>
              <w:rPr>
                <w:lang w:val="en-US"/>
              </w:rPr>
            </w:pPr>
          </w:p>
        </w:tc>
      </w:tr>
      <w:tr w:rsidR="00500762" w:rsidRPr="003F79C3" w14:paraId="613185F0" w14:textId="77777777" w:rsidTr="00057D89">
        <w:trPr>
          <w:trHeight w:val="158"/>
        </w:trPr>
        <w:tc>
          <w:tcPr>
            <w:tcW w:w="647" w:type="pct"/>
            <w:vMerge/>
            <w:shd w:val="clear" w:color="auto" w:fill="F2F2F2" w:themeFill="background1" w:themeFillShade="F2"/>
          </w:tcPr>
          <w:p w14:paraId="43FFFCC6" w14:textId="77777777" w:rsidR="00500762" w:rsidRPr="003F79C3" w:rsidRDefault="00500762" w:rsidP="00300261">
            <w:pPr>
              <w:rPr>
                <w:b/>
                <w:lang w:val="en-US"/>
              </w:rPr>
            </w:pPr>
          </w:p>
        </w:tc>
        <w:tc>
          <w:tcPr>
            <w:tcW w:w="1071" w:type="pct"/>
          </w:tcPr>
          <w:p w14:paraId="4E911DD5"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30324F6B" w14:textId="77777777" w:rsidR="00500762" w:rsidRPr="003F79C3" w:rsidRDefault="00500762" w:rsidP="00300261">
            <w:pPr>
              <w:rPr>
                <w:lang w:val="en-US"/>
              </w:rPr>
            </w:pPr>
          </w:p>
        </w:tc>
        <w:tc>
          <w:tcPr>
            <w:tcW w:w="1060" w:type="pct"/>
          </w:tcPr>
          <w:p w14:paraId="151D89F3" w14:textId="77777777" w:rsidR="00500762" w:rsidRPr="003F79C3" w:rsidRDefault="00500762" w:rsidP="00300261">
            <w:pPr>
              <w:rPr>
                <w:lang w:val="en-US"/>
              </w:rPr>
            </w:pPr>
          </w:p>
        </w:tc>
        <w:tc>
          <w:tcPr>
            <w:tcW w:w="1010" w:type="pct"/>
          </w:tcPr>
          <w:p w14:paraId="2941ED18" w14:textId="77777777" w:rsidR="00500762" w:rsidRPr="003F79C3" w:rsidRDefault="00500762" w:rsidP="00300261">
            <w:pPr>
              <w:rPr>
                <w:lang w:val="en-US"/>
              </w:rPr>
            </w:pPr>
          </w:p>
        </w:tc>
      </w:tr>
      <w:tr w:rsidR="00500762" w:rsidRPr="003F79C3" w14:paraId="4DFA17E7" w14:textId="77777777" w:rsidTr="00057D89">
        <w:trPr>
          <w:trHeight w:val="395"/>
        </w:trPr>
        <w:tc>
          <w:tcPr>
            <w:tcW w:w="647" w:type="pct"/>
            <w:vMerge w:val="restart"/>
            <w:shd w:val="clear" w:color="auto" w:fill="F2F2F2" w:themeFill="background1" w:themeFillShade="F2"/>
          </w:tcPr>
          <w:p w14:paraId="43EC2852" w14:textId="64AEE5FA" w:rsidR="00500762" w:rsidRPr="003F79C3" w:rsidRDefault="009961E7" w:rsidP="00300261">
            <w:pPr>
              <w:rPr>
                <w:b/>
                <w:lang w:val="en-US"/>
              </w:rPr>
            </w:pPr>
            <w:r w:rsidRPr="003F79C3">
              <w:rPr>
                <w:b/>
                <w:lang w:val="en-US"/>
              </w:rPr>
              <w:t>Mental health and social protection issues</w:t>
            </w:r>
          </w:p>
          <w:p w14:paraId="55D3AD5A" w14:textId="77777777" w:rsidR="00500762" w:rsidRPr="003F79C3" w:rsidRDefault="00500762" w:rsidP="00300261">
            <w:pPr>
              <w:rPr>
                <w:b/>
                <w:lang w:val="en-US"/>
              </w:rPr>
            </w:pPr>
          </w:p>
        </w:tc>
        <w:tc>
          <w:tcPr>
            <w:tcW w:w="1071" w:type="pct"/>
          </w:tcPr>
          <w:p w14:paraId="34AE2E30"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192EAEC6" w14:textId="77777777" w:rsidR="00500762" w:rsidRPr="003F79C3" w:rsidRDefault="00500762" w:rsidP="00300261">
            <w:pPr>
              <w:rPr>
                <w:lang w:val="en-US"/>
              </w:rPr>
            </w:pPr>
          </w:p>
        </w:tc>
        <w:tc>
          <w:tcPr>
            <w:tcW w:w="1060" w:type="pct"/>
          </w:tcPr>
          <w:p w14:paraId="2EF39269" w14:textId="77777777" w:rsidR="00500762" w:rsidRPr="003F79C3" w:rsidRDefault="00500762" w:rsidP="00300261">
            <w:pPr>
              <w:rPr>
                <w:lang w:val="en-US"/>
              </w:rPr>
            </w:pPr>
          </w:p>
        </w:tc>
        <w:tc>
          <w:tcPr>
            <w:tcW w:w="1010" w:type="pct"/>
          </w:tcPr>
          <w:p w14:paraId="51448DA0" w14:textId="77777777" w:rsidR="00500762" w:rsidRPr="003F79C3" w:rsidRDefault="00500762" w:rsidP="00300261">
            <w:pPr>
              <w:rPr>
                <w:lang w:val="en-US"/>
              </w:rPr>
            </w:pPr>
          </w:p>
        </w:tc>
      </w:tr>
      <w:tr w:rsidR="00500762" w:rsidRPr="003F79C3" w14:paraId="35EF92EB" w14:textId="77777777" w:rsidTr="00057D89">
        <w:trPr>
          <w:trHeight w:val="158"/>
        </w:trPr>
        <w:tc>
          <w:tcPr>
            <w:tcW w:w="647" w:type="pct"/>
            <w:vMerge/>
            <w:shd w:val="clear" w:color="auto" w:fill="F2F2F2" w:themeFill="background1" w:themeFillShade="F2"/>
          </w:tcPr>
          <w:p w14:paraId="0E73DE86" w14:textId="77777777" w:rsidR="00500762" w:rsidRPr="003F79C3" w:rsidRDefault="00500762" w:rsidP="00300261">
            <w:pPr>
              <w:rPr>
                <w:b/>
                <w:lang w:val="en-US"/>
              </w:rPr>
            </w:pPr>
          </w:p>
        </w:tc>
        <w:tc>
          <w:tcPr>
            <w:tcW w:w="1071" w:type="pct"/>
          </w:tcPr>
          <w:p w14:paraId="0E2C79D9"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5B4B3207" w14:textId="77777777" w:rsidR="00500762" w:rsidRPr="003F79C3" w:rsidRDefault="00500762" w:rsidP="00300261">
            <w:pPr>
              <w:rPr>
                <w:lang w:val="en-US"/>
              </w:rPr>
            </w:pPr>
          </w:p>
        </w:tc>
        <w:tc>
          <w:tcPr>
            <w:tcW w:w="1060" w:type="pct"/>
          </w:tcPr>
          <w:p w14:paraId="6ECB1939" w14:textId="77777777" w:rsidR="00500762" w:rsidRPr="003F79C3" w:rsidRDefault="00500762" w:rsidP="00300261">
            <w:pPr>
              <w:rPr>
                <w:lang w:val="en-US"/>
              </w:rPr>
            </w:pPr>
          </w:p>
        </w:tc>
        <w:tc>
          <w:tcPr>
            <w:tcW w:w="1010" w:type="pct"/>
          </w:tcPr>
          <w:p w14:paraId="00938204" w14:textId="77777777" w:rsidR="00500762" w:rsidRPr="003F79C3" w:rsidRDefault="00500762" w:rsidP="00300261">
            <w:pPr>
              <w:rPr>
                <w:lang w:val="en-US"/>
              </w:rPr>
            </w:pPr>
          </w:p>
        </w:tc>
      </w:tr>
      <w:tr w:rsidR="00500762" w:rsidRPr="003F79C3" w14:paraId="329765A9" w14:textId="77777777" w:rsidTr="00057D89">
        <w:trPr>
          <w:trHeight w:val="395"/>
        </w:trPr>
        <w:tc>
          <w:tcPr>
            <w:tcW w:w="647" w:type="pct"/>
            <w:vMerge w:val="restart"/>
            <w:shd w:val="clear" w:color="auto" w:fill="F2F2F2" w:themeFill="background1" w:themeFillShade="F2"/>
          </w:tcPr>
          <w:p w14:paraId="42E41571" w14:textId="68D529F4"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1071" w:type="pct"/>
          </w:tcPr>
          <w:p w14:paraId="43176DB6"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74D8BAE7" w14:textId="77777777" w:rsidR="00500762" w:rsidRPr="003F79C3" w:rsidRDefault="00500762" w:rsidP="00300261">
            <w:pPr>
              <w:rPr>
                <w:lang w:val="en-US"/>
              </w:rPr>
            </w:pPr>
          </w:p>
        </w:tc>
        <w:tc>
          <w:tcPr>
            <w:tcW w:w="1060" w:type="pct"/>
          </w:tcPr>
          <w:p w14:paraId="39871D50" w14:textId="77777777" w:rsidR="00500762" w:rsidRPr="003F79C3" w:rsidRDefault="00500762" w:rsidP="00300261">
            <w:pPr>
              <w:rPr>
                <w:lang w:val="en-US"/>
              </w:rPr>
            </w:pPr>
          </w:p>
        </w:tc>
        <w:tc>
          <w:tcPr>
            <w:tcW w:w="1010" w:type="pct"/>
          </w:tcPr>
          <w:p w14:paraId="0F7C6766" w14:textId="77777777" w:rsidR="00500762" w:rsidRPr="003F79C3" w:rsidRDefault="00500762" w:rsidP="00300261">
            <w:pPr>
              <w:rPr>
                <w:lang w:val="en-US"/>
              </w:rPr>
            </w:pPr>
          </w:p>
        </w:tc>
      </w:tr>
      <w:tr w:rsidR="00500762" w:rsidRPr="003F79C3" w14:paraId="33A52A6E" w14:textId="77777777" w:rsidTr="00057D89">
        <w:trPr>
          <w:trHeight w:val="158"/>
        </w:trPr>
        <w:tc>
          <w:tcPr>
            <w:tcW w:w="647" w:type="pct"/>
            <w:vMerge/>
            <w:shd w:val="clear" w:color="auto" w:fill="F2F2F2" w:themeFill="background1" w:themeFillShade="F2"/>
          </w:tcPr>
          <w:p w14:paraId="7523C14F" w14:textId="77777777" w:rsidR="00500762" w:rsidRPr="003F79C3" w:rsidRDefault="00500762" w:rsidP="00300261">
            <w:pPr>
              <w:rPr>
                <w:b/>
                <w:lang w:val="en-US"/>
              </w:rPr>
            </w:pPr>
          </w:p>
        </w:tc>
        <w:tc>
          <w:tcPr>
            <w:tcW w:w="1071" w:type="pct"/>
          </w:tcPr>
          <w:p w14:paraId="77BBE763"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7EA8AC2F" w14:textId="77777777" w:rsidR="00500762" w:rsidRPr="003F79C3" w:rsidRDefault="00500762" w:rsidP="00300261">
            <w:pPr>
              <w:rPr>
                <w:lang w:val="en-US"/>
              </w:rPr>
            </w:pPr>
          </w:p>
        </w:tc>
        <w:tc>
          <w:tcPr>
            <w:tcW w:w="1060" w:type="pct"/>
          </w:tcPr>
          <w:p w14:paraId="27E28495" w14:textId="77777777" w:rsidR="00500762" w:rsidRPr="003F79C3" w:rsidRDefault="00500762" w:rsidP="00300261">
            <w:pPr>
              <w:rPr>
                <w:lang w:val="en-US"/>
              </w:rPr>
            </w:pPr>
          </w:p>
        </w:tc>
        <w:tc>
          <w:tcPr>
            <w:tcW w:w="1010" w:type="pct"/>
          </w:tcPr>
          <w:p w14:paraId="38050532" w14:textId="77777777" w:rsidR="00500762" w:rsidRPr="003F79C3" w:rsidRDefault="00500762" w:rsidP="00300261">
            <w:pPr>
              <w:rPr>
                <w:lang w:val="en-US"/>
              </w:rPr>
            </w:pPr>
          </w:p>
        </w:tc>
      </w:tr>
      <w:tr w:rsidR="00500762" w:rsidRPr="003F79C3" w14:paraId="2459DC19" w14:textId="77777777" w:rsidTr="00057D89">
        <w:trPr>
          <w:trHeight w:val="395"/>
        </w:trPr>
        <w:tc>
          <w:tcPr>
            <w:tcW w:w="647" w:type="pct"/>
            <w:vMerge w:val="restart"/>
            <w:shd w:val="clear" w:color="auto" w:fill="F2F2F2" w:themeFill="background1" w:themeFillShade="F2"/>
          </w:tcPr>
          <w:p w14:paraId="62597A93" w14:textId="77777777" w:rsidR="00500762" w:rsidRPr="003F79C3" w:rsidRDefault="00500762" w:rsidP="00300261">
            <w:pPr>
              <w:rPr>
                <w:b/>
                <w:lang w:val="en-US"/>
              </w:rPr>
            </w:pPr>
            <w:r w:rsidRPr="003F79C3">
              <w:rPr>
                <w:b/>
                <w:lang w:val="en-US"/>
              </w:rPr>
              <w:t>Food- and water-borne diseases</w:t>
            </w:r>
          </w:p>
        </w:tc>
        <w:tc>
          <w:tcPr>
            <w:tcW w:w="1071" w:type="pct"/>
          </w:tcPr>
          <w:p w14:paraId="1DC05796"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76ECC478" w14:textId="77777777" w:rsidR="00500762" w:rsidRPr="003F79C3" w:rsidRDefault="00500762" w:rsidP="00300261">
            <w:pPr>
              <w:rPr>
                <w:lang w:val="en-US"/>
              </w:rPr>
            </w:pPr>
          </w:p>
        </w:tc>
        <w:tc>
          <w:tcPr>
            <w:tcW w:w="1060" w:type="pct"/>
          </w:tcPr>
          <w:p w14:paraId="743A2B86" w14:textId="77777777" w:rsidR="00500762" w:rsidRPr="003F79C3" w:rsidRDefault="00500762" w:rsidP="00300261">
            <w:pPr>
              <w:rPr>
                <w:lang w:val="en-US"/>
              </w:rPr>
            </w:pPr>
          </w:p>
        </w:tc>
        <w:tc>
          <w:tcPr>
            <w:tcW w:w="1010" w:type="pct"/>
          </w:tcPr>
          <w:p w14:paraId="76A49E4D" w14:textId="77777777" w:rsidR="00500762" w:rsidRPr="003F79C3" w:rsidRDefault="00500762" w:rsidP="00300261">
            <w:pPr>
              <w:rPr>
                <w:lang w:val="en-US"/>
              </w:rPr>
            </w:pPr>
          </w:p>
        </w:tc>
      </w:tr>
      <w:tr w:rsidR="00500762" w:rsidRPr="003F79C3" w14:paraId="5DCE2627" w14:textId="77777777" w:rsidTr="00057D89">
        <w:trPr>
          <w:trHeight w:val="158"/>
        </w:trPr>
        <w:tc>
          <w:tcPr>
            <w:tcW w:w="647" w:type="pct"/>
            <w:vMerge/>
            <w:shd w:val="clear" w:color="auto" w:fill="F2F2F2" w:themeFill="background1" w:themeFillShade="F2"/>
          </w:tcPr>
          <w:p w14:paraId="265D62C1" w14:textId="77777777" w:rsidR="00500762" w:rsidRPr="003F79C3" w:rsidRDefault="00500762" w:rsidP="00300261">
            <w:pPr>
              <w:rPr>
                <w:b/>
                <w:lang w:val="en-US"/>
              </w:rPr>
            </w:pPr>
          </w:p>
        </w:tc>
        <w:tc>
          <w:tcPr>
            <w:tcW w:w="1071" w:type="pct"/>
          </w:tcPr>
          <w:p w14:paraId="67A25E60"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5B0B8807" w14:textId="77777777" w:rsidR="00500762" w:rsidRPr="003F79C3" w:rsidRDefault="00500762" w:rsidP="00300261">
            <w:pPr>
              <w:rPr>
                <w:lang w:val="en-US"/>
              </w:rPr>
            </w:pPr>
          </w:p>
        </w:tc>
        <w:tc>
          <w:tcPr>
            <w:tcW w:w="1060" w:type="pct"/>
          </w:tcPr>
          <w:p w14:paraId="646E57BF" w14:textId="77777777" w:rsidR="00500762" w:rsidRPr="003F79C3" w:rsidRDefault="00500762" w:rsidP="00300261">
            <w:pPr>
              <w:rPr>
                <w:lang w:val="en-US"/>
              </w:rPr>
            </w:pPr>
          </w:p>
        </w:tc>
        <w:tc>
          <w:tcPr>
            <w:tcW w:w="1010" w:type="pct"/>
          </w:tcPr>
          <w:p w14:paraId="7829271B" w14:textId="77777777" w:rsidR="00500762" w:rsidRPr="003F79C3" w:rsidRDefault="00500762" w:rsidP="00300261">
            <w:pPr>
              <w:rPr>
                <w:lang w:val="en-US"/>
              </w:rPr>
            </w:pPr>
          </w:p>
        </w:tc>
      </w:tr>
      <w:tr w:rsidR="00500762" w:rsidRPr="003F79C3" w14:paraId="3DC77A99" w14:textId="77777777" w:rsidTr="00057D89">
        <w:trPr>
          <w:trHeight w:val="395"/>
        </w:trPr>
        <w:tc>
          <w:tcPr>
            <w:tcW w:w="647" w:type="pct"/>
            <w:vMerge w:val="restart"/>
            <w:shd w:val="clear" w:color="auto" w:fill="F2F2F2" w:themeFill="background1" w:themeFillShade="F2"/>
          </w:tcPr>
          <w:p w14:paraId="489A7D02" w14:textId="77777777" w:rsidR="00500762" w:rsidRPr="003F79C3" w:rsidRDefault="00500762" w:rsidP="00300261">
            <w:pPr>
              <w:rPr>
                <w:b/>
                <w:lang w:val="en-US"/>
              </w:rPr>
            </w:pPr>
            <w:r w:rsidRPr="003F79C3">
              <w:rPr>
                <w:b/>
                <w:lang w:val="en-US"/>
              </w:rPr>
              <w:t>Vector-borne diseases (Dengue, chikungunya, Zika, malaria)</w:t>
            </w:r>
          </w:p>
        </w:tc>
        <w:tc>
          <w:tcPr>
            <w:tcW w:w="1071" w:type="pct"/>
          </w:tcPr>
          <w:p w14:paraId="69BAA392" w14:textId="77777777" w:rsidR="00500762" w:rsidRPr="003F79C3" w:rsidRDefault="00500762" w:rsidP="00300261">
            <w:pPr>
              <w:rPr>
                <w:lang w:val="en-US"/>
              </w:rPr>
            </w:pPr>
            <w:r w:rsidRPr="003F79C3">
              <w:rPr>
                <w:lang w:val="en-US"/>
              </w:rPr>
              <w:t>A.</w:t>
            </w:r>
          </w:p>
        </w:tc>
        <w:tc>
          <w:tcPr>
            <w:tcW w:w="1212" w:type="pct"/>
            <w:vMerge/>
            <w:shd w:val="clear" w:color="auto" w:fill="E5DFEC" w:themeFill="accent4" w:themeFillTint="33"/>
          </w:tcPr>
          <w:p w14:paraId="3821FCD2" w14:textId="77777777" w:rsidR="00500762" w:rsidRPr="003F79C3" w:rsidRDefault="00500762" w:rsidP="00300261">
            <w:pPr>
              <w:rPr>
                <w:lang w:val="en-US"/>
              </w:rPr>
            </w:pPr>
          </w:p>
        </w:tc>
        <w:tc>
          <w:tcPr>
            <w:tcW w:w="1060" w:type="pct"/>
          </w:tcPr>
          <w:p w14:paraId="0AECC388" w14:textId="77777777" w:rsidR="00500762" w:rsidRPr="003F79C3" w:rsidRDefault="00500762" w:rsidP="00300261">
            <w:pPr>
              <w:rPr>
                <w:lang w:val="en-US"/>
              </w:rPr>
            </w:pPr>
          </w:p>
        </w:tc>
        <w:tc>
          <w:tcPr>
            <w:tcW w:w="1010" w:type="pct"/>
          </w:tcPr>
          <w:p w14:paraId="3815F792" w14:textId="77777777" w:rsidR="00500762" w:rsidRPr="003F79C3" w:rsidRDefault="00500762" w:rsidP="00300261">
            <w:pPr>
              <w:rPr>
                <w:lang w:val="en-US"/>
              </w:rPr>
            </w:pPr>
          </w:p>
        </w:tc>
      </w:tr>
      <w:tr w:rsidR="00500762" w:rsidRPr="003F79C3" w14:paraId="1814A4F4" w14:textId="77777777" w:rsidTr="00057D89">
        <w:trPr>
          <w:trHeight w:val="158"/>
        </w:trPr>
        <w:tc>
          <w:tcPr>
            <w:tcW w:w="647" w:type="pct"/>
            <w:vMerge/>
            <w:shd w:val="clear" w:color="auto" w:fill="F2F2F2" w:themeFill="background1" w:themeFillShade="F2"/>
          </w:tcPr>
          <w:p w14:paraId="28B72244" w14:textId="77777777" w:rsidR="00500762" w:rsidRPr="003F79C3" w:rsidRDefault="00500762" w:rsidP="00300261">
            <w:pPr>
              <w:rPr>
                <w:lang w:val="en-US"/>
              </w:rPr>
            </w:pPr>
          </w:p>
        </w:tc>
        <w:tc>
          <w:tcPr>
            <w:tcW w:w="1071" w:type="pct"/>
          </w:tcPr>
          <w:p w14:paraId="14AA46A6" w14:textId="77777777" w:rsidR="00500762" w:rsidRPr="003F79C3" w:rsidRDefault="00500762" w:rsidP="00300261">
            <w:pPr>
              <w:rPr>
                <w:lang w:val="en-US"/>
              </w:rPr>
            </w:pPr>
            <w:r w:rsidRPr="003F79C3">
              <w:rPr>
                <w:lang w:val="en-US"/>
              </w:rPr>
              <w:t>B.</w:t>
            </w:r>
          </w:p>
        </w:tc>
        <w:tc>
          <w:tcPr>
            <w:tcW w:w="1212" w:type="pct"/>
            <w:vMerge/>
            <w:shd w:val="clear" w:color="auto" w:fill="E5DFEC" w:themeFill="accent4" w:themeFillTint="33"/>
          </w:tcPr>
          <w:p w14:paraId="63650DC4" w14:textId="77777777" w:rsidR="00500762" w:rsidRPr="003F79C3" w:rsidRDefault="00500762" w:rsidP="00300261">
            <w:pPr>
              <w:rPr>
                <w:lang w:val="en-US"/>
              </w:rPr>
            </w:pPr>
          </w:p>
        </w:tc>
        <w:tc>
          <w:tcPr>
            <w:tcW w:w="1060" w:type="pct"/>
          </w:tcPr>
          <w:p w14:paraId="36CE12A3" w14:textId="77777777" w:rsidR="00500762" w:rsidRPr="003F79C3" w:rsidRDefault="00500762" w:rsidP="00300261">
            <w:pPr>
              <w:rPr>
                <w:lang w:val="en-US"/>
              </w:rPr>
            </w:pPr>
          </w:p>
        </w:tc>
        <w:tc>
          <w:tcPr>
            <w:tcW w:w="1010" w:type="pct"/>
          </w:tcPr>
          <w:p w14:paraId="1AADC96A" w14:textId="77777777" w:rsidR="00500762" w:rsidRPr="003F79C3" w:rsidRDefault="00500762" w:rsidP="00300261">
            <w:pPr>
              <w:rPr>
                <w:lang w:val="en-US"/>
              </w:rPr>
            </w:pPr>
          </w:p>
        </w:tc>
      </w:tr>
    </w:tbl>
    <w:p w14:paraId="6B08D604" w14:textId="77777777" w:rsidR="00500762" w:rsidRPr="003F79C3" w:rsidRDefault="00500762" w:rsidP="00500762">
      <w:pPr>
        <w:rPr>
          <w:lang w:val="en-US"/>
        </w:rPr>
        <w:sectPr w:rsidR="00500762" w:rsidRPr="003F79C3" w:rsidSect="00BF14C0">
          <w:pgSz w:w="16840" w:h="11900" w:orient="landscape" w:code="9"/>
          <w:pgMar w:top="1134" w:right="1134" w:bottom="1134" w:left="1134" w:header="708" w:footer="708" w:gutter="0"/>
          <w:cols w:space="9"/>
          <w:docGrid w:linePitch="360"/>
        </w:sectPr>
      </w:pPr>
    </w:p>
    <w:p w14:paraId="4D074C31" w14:textId="77777777" w:rsidR="00500762" w:rsidRPr="003F79C3" w:rsidRDefault="00300261" w:rsidP="007D072A">
      <w:pPr>
        <w:pStyle w:val="Heading2"/>
        <w:rPr>
          <w:color w:val="4BACC6" w:themeColor="accent5"/>
          <w:u w:val="single"/>
          <w:lang w:val="en-US"/>
        </w:rPr>
      </w:pPr>
      <w:r w:rsidRPr="003F79C3">
        <w:rPr>
          <w:color w:val="4BACC6" w:themeColor="accent5"/>
          <w:lang w:val="en-US"/>
        </w:rPr>
        <w:lastRenderedPageBreak/>
        <w:t>Step 5a: Monitoring Plan</w:t>
      </w:r>
    </w:p>
    <w:p w14:paraId="2C02CDA4" w14:textId="77777777" w:rsidR="00500762" w:rsidRPr="003F79C3" w:rsidRDefault="00500762" w:rsidP="00500762">
      <w:pPr>
        <w:rPr>
          <w:lang w:val="en-US"/>
        </w:rPr>
      </w:pPr>
      <w:r w:rsidRPr="003F79C3">
        <w:rPr>
          <w:lang w:val="en-US"/>
        </w:rPr>
        <w:t>Use the template below to develop the monitoring plan.  Insert the completed monitoring plan into the adaptation plan (Step 4e).</w:t>
      </w:r>
    </w:p>
    <w:p w14:paraId="0297DE41" w14:textId="77777777" w:rsidR="00500762" w:rsidRPr="003F79C3" w:rsidRDefault="00500762" w:rsidP="00500762">
      <w:pPr>
        <w:spacing w:before="0"/>
        <w:rPr>
          <w:lang w:val="en-US"/>
        </w:rPr>
      </w:pPr>
    </w:p>
    <w:tbl>
      <w:tblPr>
        <w:tblStyle w:val="TableGrid"/>
        <w:tblW w:w="5015" w:type="pct"/>
        <w:tblLook w:val="04A0" w:firstRow="1" w:lastRow="0" w:firstColumn="1" w:lastColumn="0" w:noHBand="0" w:noVBand="1"/>
      </w:tblPr>
      <w:tblGrid>
        <w:gridCol w:w="1914"/>
        <w:gridCol w:w="2493"/>
        <w:gridCol w:w="2202"/>
        <w:gridCol w:w="2643"/>
        <w:gridCol w:w="2937"/>
        <w:gridCol w:w="2643"/>
      </w:tblGrid>
      <w:tr w:rsidR="00500762" w:rsidRPr="003F79C3" w14:paraId="4636BED9" w14:textId="77777777" w:rsidTr="00057D89">
        <w:trPr>
          <w:trHeight w:val="649"/>
        </w:trPr>
        <w:tc>
          <w:tcPr>
            <w:tcW w:w="645"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73616A4" w14:textId="77777777" w:rsidR="00500762" w:rsidRPr="003F79C3" w:rsidRDefault="00500762" w:rsidP="00300261">
            <w:pPr>
              <w:rPr>
                <w:b/>
                <w:lang w:val="en-US"/>
              </w:rPr>
            </w:pPr>
            <w:r w:rsidRPr="003F79C3">
              <w:rPr>
                <w:b/>
                <w:lang w:val="en-US"/>
              </w:rPr>
              <w:t>Health Hazard Examples</w:t>
            </w:r>
          </w:p>
        </w:tc>
        <w:tc>
          <w:tcPr>
            <w:tcW w:w="840"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10F5FCF" w14:textId="77777777" w:rsidR="00500762" w:rsidRPr="003F79C3" w:rsidRDefault="00500762" w:rsidP="00300261">
            <w:pPr>
              <w:rPr>
                <w:b/>
                <w:lang w:val="en-US"/>
              </w:rPr>
            </w:pPr>
            <w:r w:rsidRPr="003F79C3">
              <w:rPr>
                <w:b/>
                <w:lang w:val="en-US"/>
              </w:rPr>
              <w:t>Indicator to be Monitored*</w:t>
            </w:r>
          </w:p>
        </w:tc>
        <w:tc>
          <w:tcPr>
            <w:tcW w:w="742"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5DB4498" w14:textId="77777777" w:rsidR="00500762" w:rsidRPr="003F79C3" w:rsidRDefault="00500762" w:rsidP="00300261">
            <w:pPr>
              <w:rPr>
                <w:b/>
                <w:lang w:val="en-US"/>
              </w:rPr>
            </w:pPr>
            <w:r w:rsidRPr="003F79C3">
              <w:rPr>
                <w:b/>
                <w:lang w:val="en-US"/>
              </w:rPr>
              <w:t>Frequency of Monitoring</w:t>
            </w:r>
          </w:p>
        </w:tc>
        <w:tc>
          <w:tcPr>
            <w:tcW w:w="891"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17E33E22" w14:textId="77777777" w:rsidR="00500762" w:rsidRPr="003F79C3" w:rsidRDefault="00500762" w:rsidP="00300261">
            <w:pPr>
              <w:rPr>
                <w:b/>
                <w:lang w:val="en-US"/>
              </w:rPr>
            </w:pPr>
            <w:r w:rsidRPr="003F79C3">
              <w:rPr>
                <w:b/>
                <w:lang w:val="en-US"/>
              </w:rPr>
              <w:t>Methods of Data Analysis and Collection</w:t>
            </w:r>
          </w:p>
        </w:tc>
        <w:tc>
          <w:tcPr>
            <w:tcW w:w="990"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03D359B3" w14:textId="77777777" w:rsidR="00500762" w:rsidRPr="003F79C3" w:rsidRDefault="00500762" w:rsidP="00300261">
            <w:pPr>
              <w:rPr>
                <w:b/>
                <w:lang w:val="en-US"/>
              </w:rPr>
            </w:pPr>
            <w:r w:rsidRPr="003F79C3">
              <w:rPr>
                <w:b/>
                <w:lang w:val="en-US"/>
              </w:rPr>
              <w:t>Recommended Adaptation Modifications</w:t>
            </w:r>
          </w:p>
        </w:tc>
        <w:tc>
          <w:tcPr>
            <w:tcW w:w="891" w:type="pct"/>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14:paraId="5E24D61B" w14:textId="77777777" w:rsidR="00500762" w:rsidRPr="003F79C3" w:rsidRDefault="00500762" w:rsidP="00300261">
            <w:pPr>
              <w:rPr>
                <w:b/>
                <w:lang w:val="en-US"/>
              </w:rPr>
            </w:pPr>
            <w:r w:rsidRPr="003F79C3">
              <w:rPr>
                <w:b/>
                <w:lang w:val="en-US"/>
              </w:rPr>
              <w:t>Communications Activities</w:t>
            </w:r>
          </w:p>
        </w:tc>
      </w:tr>
      <w:tr w:rsidR="00500762" w:rsidRPr="003F79C3" w14:paraId="0F97038C" w14:textId="77777777" w:rsidTr="00057D89">
        <w:trPr>
          <w:trHeight w:val="1183"/>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445A08" w14:textId="760D28C1"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840" w:type="pct"/>
            <w:tcBorders>
              <w:top w:val="single" w:sz="4" w:space="0" w:color="auto"/>
              <w:left w:val="single" w:sz="4" w:space="0" w:color="auto"/>
              <w:bottom w:val="single" w:sz="4" w:space="0" w:color="auto"/>
              <w:right w:val="single" w:sz="4" w:space="0" w:color="auto"/>
            </w:tcBorders>
          </w:tcPr>
          <w:p w14:paraId="023EBE86"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3C1FD772"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C99162C"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07F453BB"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433CD3D2" w14:textId="77777777" w:rsidR="00500762" w:rsidRPr="003F79C3" w:rsidRDefault="00500762" w:rsidP="00300261">
            <w:pPr>
              <w:rPr>
                <w:lang w:val="en-US"/>
              </w:rPr>
            </w:pPr>
          </w:p>
        </w:tc>
      </w:tr>
      <w:tr w:rsidR="00500762" w:rsidRPr="003F79C3" w14:paraId="5688C05E" w14:textId="77777777" w:rsidTr="00057D89">
        <w:trPr>
          <w:trHeight w:val="1183"/>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6FC6AF" w14:textId="24B9A4E1" w:rsidR="00500762" w:rsidRPr="003F79C3" w:rsidRDefault="00500762" w:rsidP="00300261">
            <w:pPr>
              <w:rPr>
                <w:b/>
                <w:lang w:val="en-US"/>
              </w:rPr>
            </w:pPr>
            <w:r w:rsidRPr="003F79C3">
              <w:rPr>
                <w:b/>
                <w:lang w:val="en-US"/>
              </w:rPr>
              <w:t xml:space="preserve">Other extreme weather </w:t>
            </w:r>
            <w:r w:rsidR="009961E7" w:rsidRPr="003F79C3">
              <w:rPr>
                <w:b/>
                <w:lang w:val="en-US"/>
              </w:rPr>
              <w:t xml:space="preserve">and climate </w:t>
            </w:r>
            <w:r w:rsidRPr="003F79C3">
              <w:rPr>
                <w:b/>
                <w:lang w:val="en-US"/>
              </w:rPr>
              <w:t>events (e.g. extreme heat, droughts)</w:t>
            </w:r>
          </w:p>
        </w:tc>
        <w:tc>
          <w:tcPr>
            <w:tcW w:w="840" w:type="pct"/>
            <w:tcBorders>
              <w:top w:val="single" w:sz="4" w:space="0" w:color="auto"/>
              <w:left w:val="single" w:sz="4" w:space="0" w:color="auto"/>
              <w:bottom w:val="single" w:sz="4" w:space="0" w:color="auto"/>
              <w:right w:val="single" w:sz="4" w:space="0" w:color="auto"/>
            </w:tcBorders>
          </w:tcPr>
          <w:p w14:paraId="6E260395"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43646D6E"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7EC6EA00"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300C086C"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58ABEBFA" w14:textId="77777777" w:rsidR="00500762" w:rsidRPr="003F79C3" w:rsidRDefault="00500762" w:rsidP="00300261">
            <w:pPr>
              <w:rPr>
                <w:lang w:val="en-US"/>
              </w:rPr>
            </w:pPr>
          </w:p>
        </w:tc>
      </w:tr>
      <w:tr w:rsidR="00500762" w:rsidRPr="003F79C3" w14:paraId="69835F1E" w14:textId="77777777" w:rsidTr="00057D89">
        <w:trPr>
          <w:trHeight w:val="649"/>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8BB3A" w14:textId="41D7BD33" w:rsidR="00500762" w:rsidRPr="003F79C3" w:rsidRDefault="009961E7" w:rsidP="00300261">
            <w:pPr>
              <w:rPr>
                <w:b/>
                <w:lang w:val="en-US"/>
              </w:rPr>
            </w:pPr>
            <w:r w:rsidRPr="003F79C3">
              <w:rPr>
                <w:b/>
                <w:lang w:val="en-US"/>
              </w:rPr>
              <w:t>Mental health and social protection issues</w:t>
            </w:r>
          </w:p>
        </w:tc>
        <w:tc>
          <w:tcPr>
            <w:tcW w:w="840" w:type="pct"/>
            <w:tcBorders>
              <w:top w:val="single" w:sz="4" w:space="0" w:color="auto"/>
              <w:left w:val="single" w:sz="4" w:space="0" w:color="auto"/>
              <w:bottom w:val="single" w:sz="4" w:space="0" w:color="auto"/>
              <w:right w:val="single" w:sz="4" w:space="0" w:color="auto"/>
            </w:tcBorders>
          </w:tcPr>
          <w:p w14:paraId="1C437B30"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63D98F1E"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C5451F5"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39D8F899"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53C5E231" w14:textId="77777777" w:rsidR="00500762" w:rsidRPr="003F79C3" w:rsidRDefault="00500762" w:rsidP="00300261">
            <w:pPr>
              <w:rPr>
                <w:lang w:val="en-US"/>
              </w:rPr>
            </w:pPr>
          </w:p>
        </w:tc>
      </w:tr>
      <w:tr w:rsidR="00500762" w:rsidRPr="003F79C3" w14:paraId="5E9C552E" w14:textId="77777777" w:rsidTr="009961E7">
        <w:trPr>
          <w:trHeight w:val="1905"/>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E5029F" w14:textId="56CE73AA" w:rsidR="00500762" w:rsidRPr="003F79C3" w:rsidRDefault="009961E7" w:rsidP="00300261">
            <w:pPr>
              <w:rPr>
                <w:b/>
                <w:lang w:val="en-US"/>
              </w:rPr>
            </w:pPr>
            <w:r w:rsidRPr="003F79C3">
              <w:rPr>
                <w:b/>
                <w:lang w:val="en-US"/>
              </w:rPr>
              <w:t>Air quality (aero-allergens, air pollution, Saharan dust, particulate matter and/or wildfire smoke)</w:t>
            </w:r>
          </w:p>
        </w:tc>
        <w:tc>
          <w:tcPr>
            <w:tcW w:w="840" w:type="pct"/>
            <w:tcBorders>
              <w:top w:val="single" w:sz="4" w:space="0" w:color="auto"/>
              <w:left w:val="single" w:sz="4" w:space="0" w:color="auto"/>
              <w:bottom w:val="single" w:sz="4" w:space="0" w:color="auto"/>
              <w:right w:val="single" w:sz="4" w:space="0" w:color="auto"/>
            </w:tcBorders>
          </w:tcPr>
          <w:p w14:paraId="3FA29036"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5A834A99"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79D1A765"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7B0FC965"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7AE23B3" w14:textId="77777777" w:rsidR="00500762" w:rsidRPr="003F79C3" w:rsidRDefault="00500762" w:rsidP="00300261">
            <w:pPr>
              <w:rPr>
                <w:lang w:val="en-US"/>
              </w:rPr>
            </w:pPr>
          </w:p>
        </w:tc>
      </w:tr>
      <w:tr w:rsidR="00500762" w:rsidRPr="003F79C3" w14:paraId="649B3B6E" w14:textId="77777777" w:rsidTr="00057D89">
        <w:trPr>
          <w:trHeight w:val="906"/>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7CA6AB" w14:textId="77777777" w:rsidR="00500762" w:rsidRPr="003F79C3" w:rsidRDefault="00500762" w:rsidP="00300261">
            <w:pPr>
              <w:rPr>
                <w:b/>
                <w:lang w:val="en-US"/>
              </w:rPr>
            </w:pPr>
            <w:r w:rsidRPr="003F79C3">
              <w:rPr>
                <w:b/>
                <w:lang w:val="en-US"/>
              </w:rPr>
              <w:t>Food- and water-borne diseases</w:t>
            </w:r>
          </w:p>
        </w:tc>
        <w:tc>
          <w:tcPr>
            <w:tcW w:w="840" w:type="pct"/>
            <w:tcBorders>
              <w:top w:val="single" w:sz="4" w:space="0" w:color="auto"/>
              <w:left w:val="single" w:sz="4" w:space="0" w:color="auto"/>
              <w:bottom w:val="single" w:sz="4" w:space="0" w:color="auto"/>
              <w:right w:val="single" w:sz="4" w:space="0" w:color="auto"/>
            </w:tcBorders>
          </w:tcPr>
          <w:p w14:paraId="7F12C99B"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0ECD3732"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71CB449D"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1E1437DE"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08B00ACE" w14:textId="77777777" w:rsidR="00500762" w:rsidRPr="003F79C3" w:rsidRDefault="00500762" w:rsidP="00300261">
            <w:pPr>
              <w:rPr>
                <w:lang w:val="en-US"/>
              </w:rPr>
            </w:pPr>
          </w:p>
        </w:tc>
      </w:tr>
      <w:tr w:rsidR="00500762" w:rsidRPr="003F79C3" w14:paraId="55EDA3DD" w14:textId="77777777" w:rsidTr="00057D89">
        <w:trPr>
          <w:trHeight w:val="1198"/>
        </w:trPr>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43C673" w14:textId="77777777" w:rsidR="00500762" w:rsidRPr="003F79C3" w:rsidRDefault="00500762" w:rsidP="00300261">
            <w:pPr>
              <w:rPr>
                <w:b/>
                <w:lang w:val="en-US"/>
              </w:rPr>
            </w:pPr>
            <w:r w:rsidRPr="003F79C3">
              <w:rPr>
                <w:b/>
                <w:lang w:val="en-US"/>
              </w:rPr>
              <w:t>Vector-borne diseases (Dengue, chikungunya, Zika, malaria)</w:t>
            </w:r>
          </w:p>
        </w:tc>
        <w:tc>
          <w:tcPr>
            <w:tcW w:w="840" w:type="pct"/>
            <w:tcBorders>
              <w:top w:val="single" w:sz="4" w:space="0" w:color="auto"/>
              <w:left w:val="single" w:sz="4" w:space="0" w:color="auto"/>
              <w:bottom w:val="single" w:sz="4" w:space="0" w:color="auto"/>
              <w:right w:val="single" w:sz="4" w:space="0" w:color="auto"/>
            </w:tcBorders>
          </w:tcPr>
          <w:p w14:paraId="6D20FB4C" w14:textId="77777777" w:rsidR="00500762" w:rsidRPr="003F79C3" w:rsidRDefault="00500762" w:rsidP="00300261">
            <w:pPr>
              <w:rPr>
                <w:lang w:val="en-US"/>
              </w:rPr>
            </w:pPr>
          </w:p>
        </w:tc>
        <w:tc>
          <w:tcPr>
            <w:tcW w:w="742" w:type="pct"/>
            <w:tcBorders>
              <w:top w:val="single" w:sz="4" w:space="0" w:color="auto"/>
              <w:left w:val="single" w:sz="4" w:space="0" w:color="auto"/>
              <w:bottom w:val="single" w:sz="4" w:space="0" w:color="auto"/>
              <w:right w:val="single" w:sz="4" w:space="0" w:color="auto"/>
            </w:tcBorders>
          </w:tcPr>
          <w:p w14:paraId="2555846D"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5CC62023" w14:textId="77777777" w:rsidR="00500762" w:rsidRPr="003F79C3" w:rsidRDefault="00500762" w:rsidP="00300261">
            <w:pPr>
              <w:rPr>
                <w:lang w:val="en-US"/>
              </w:rPr>
            </w:pPr>
          </w:p>
        </w:tc>
        <w:tc>
          <w:tcPr>
            <w:tcW w:w="990" w:type="pct"/>
            <w:tcBorders>
              <w:top w:val="single" w:sz="4" w:space="0" w:color="auto"/>
              <w:left w:val="single" w:sz="4" w:space="0" w:color="auto"/>
              <w:bottom w:val="single" w:sz="4" w:space="0" w:color="auto"/>
              <w:right w:val="single" w:sz="4" w:space="0" w:color="auto"/>
            </w:tcBorders>
          </w:tcPr>
          <w:p w14:paraId="37CBD70D" w14:textId="77777777" w:rsidR="00500762" w:rsidRPr="003F79C3" w:rsidRDefault="00500762" w:rsidP="00300261">
            <w:pPr>
              <w:rPr>
                <w:lang w:val="en-US"/>
              </w:rPr>
            </w:pPr>
          </w:p>
        </w:tc>
        <w:tc>
          <w:tcPr>
            <w:tcW w:w="891" w:type="pct"/>
            <w:tcBorders>
              <w:top w:val="single" w:sz="4" w:space="0" w:color="auto"/>
              <w:left w:val="single" w:sz="4" w:space="0" w:color="auto"/>
              <w:bottom w:val="single" w:sz="4" w:space="0" w:color="auto"/>
              <w:right w:val="single" w:sz="4" w:space="0" w:color="auto"/>
            </w:tcBorders>
          </w:tcPr>
          <w:p w14:paraId="2205DCA0" w14:textId="77777777" w:rsidR="00500762" w:rsidRPr="003F79C3" w:rsidRDefault="00500762" w:rsidP="00300261">
            <w:pPr>
              <w:rPr>
                <w:lang w:val="en-US"/>
              </w:rPr>
            </w:pPr>
          </w:p>
        </w:tc>
      </w:tr>
    </w:tbl>
    <w:p w14:paraId="18B448E7" w14:textId="77777777" w:rsidR="00500762" w:rsidRPr="003F79C3" w:rsidRDefault="00500762" w:rsidP="00500762">
      <w:pPr>
        <w:rPr>
          <w:lang w:val="en-US"/>
        </w:rPr>
        <w:sectPr w:rsidR="00500762" w:rsidRPr="003F79C3" w:rsidSect="00BF14C0">
          <w:pgSz w:w="16840" w:h="11900" w:orient="landscape" w:code="9"/>
          <w:pgMar w:top="1134" w:right="1134" w:bottom="1134" w:left="1134" w:header="708" w:footer="708" w:gutter="0"/>
          <w:cols w:space="9"/>
          <w:docGrid w:linePitch="360"/>
        </w:sectPr>
      </w:pPr>
      <w:r w:rsidRPr="003F79C3">
        <w:rPr>
          <w:lang w:val="en-US"/>
        </w:rPr>
        <w:t xml:space="preserve">*Use the Monitoring Indicators template (step 5b) for ideas on what could be monitored. </w:t>
      </w:r>
    </w:p>
    <w:p w14:paraId="575D83CF" w14:textId="77777777" w:rsidR="00500762" w:rsidRPr="003F79C3" w:rsidRDefault="00300261" w:rsidP="007D072A">
      <w:pPr>
        <w:pStyle w:val="Heading2"/>
        <w:rPr>
          <w:color w:val="4BACC6" w:themeColor="accent5"/>
          <w:lang w:val="en-US"/>
        </w:rPr>
      </w:pPr>
      <w:r w:rsidRPr="003F79C3">
        <w:rPr>
          <w:color w:val="4BACC6" w:themeColor="accent5"/>
          <w:lang w:val="en-US"/>
        </w:rPr>
        <w:lastRenderedPageBreak/>
        <w:t>Step 5b: Monitoring Indicators</w:t>
      </w:r>
    </w:p>
    <w:p w14:paraId="39967763" w14:textId="77777777" w:rsidR="00500762" w:rsidRPr="003F79C3" w:rsidRDefault="00500762" w:rsidP="00500762">
      <w:pPr>
        <w:rPr>
          <w:lang w:val="en-US"/>
        </w:rPr>
      </w:pPr>
      <w:r w:rsidRPr="003F79C3">
        <w:rPr>
          <w:lang w:val="en-US"/>
        </w:rPr>
        <w:t xml:space="preserve">This template provides indicators that can be used to monitor adaptation success.  Select from this list, or identify new indicators and include them in the monitoring plan. </w:t>
      </w:r>
    </w:p>
    <w:p w14:paraId="5C6EECFA" w14:textId="77777777" w:rsidR="00500762" w:rsidRPr="003F79C3" w:rsidRDefault="00500762" w:rsidP="00500762">
      <w:pPr>
        <w:rPr>
          <w:lang w:val="en-US"/>
        </w:rPr>
      </w:pPr>
    </w:p>
    <w:tbl>
      <w:tblPr>
        <w:tblStyle w:val="TableGrid"/>
        <w:tblW w:w="5000" w:type="pct"/>
        <w:tblLook w:val="04A0" w:firstRow="1" w:lastRow="0" w:firstColumn="1" w:lastColumn="0" w:noHBand="0" w:noVBand="1"/>
      </w:tblPr>
      <w:tblGrid>
        <w:gridCol w:w="1509"/>
        <w:gridCol w:w="1509"/>
        <w:gridCol w:w="4677"/>
        <w:gridCol w:w="3772"/>
        <w:gridCol w:w="3321"/>
      </w:tblGrid>
      <w:tr w:rsidR="00500762" w:rsidRPr="003F79C3" w14:paraId="561584BB" w14:textId="77777777" w:rsidTr="00057D89">
        <w:tc>
          <w:tcPr>
            <w:tcW w:w="510" w:type="pct"/>
            <w:shd w:val="clear" w:color="auto" w:fill="DAEEF3" w:themeFill="accent5" w:themeFillTint="33"/>
          </w:tcPr>
          <w:p w14:paraId="26860EC2" w14:textId="77777777" w:rsidR="00500762" w:rsidRPr="003F79C3" w:rsidRDefault="00500762" w:rsidP="00300261">
            <w:pPr>
              <w:rPr>
                <w:b/>
                <w:lang w:val="en-US"/>
              </w:rPr>
            </w:pPr>
            <w:r w:rsidRPr="003F79C3">
              <w:rPr>
                <w:b/>
                <w:lang w:val="en-US"/>
              </w:rPr>
              <w:t>Health Hazards</w:t>
            </w:r>
          </w:p>
        </w:tc>
        <w:tc>
          <w:tcPr>
            <w:tcW w:w="510" w:type="pct"/>
            <w:shd w:val="clear" w:color="auto" w:fill="DAEEF3" w:themeFill="accent5" w:themeFillTint="33"/>
          </w:tcPr>
          <w:p w14:paraId="7FF0FD71" w14:textId="22F4C94A" w:rsidR="00500762" w:rsidRPr="003F79C3" w:rsidRDefault="00103607" w:rsidP="00300261">
            <w:pPr>
              <w:rPr>
                <w:b/>
                <w:lang w:val="en-US"/>
              </w:rPr>
            </w:pPr>
            <w:r w:rsidRPr="003F79C3">
              <w:rPr>
                <w:b/>
                <w:lang w:val="en-US"/>
              </w:rPr>
              <w:t>Elements of vulnerability</w:t>
            </w:r>
          </w:p>
        </w:tc>
        <w:tc>
          <w:tcPr>
            <w:tcW w:w="1581" w:type="pct"/>
            <w:shd w:val="clear" w:color="auto" w:fill="DAEEF3" w:themeFill="accent5" w:themeFillTint="33"/>
          </w:tcPr>
          <w:p w14:paraId="5B37D781" w14:textId="4EC1F985" w:rsidR="00500762" w:rsidRPr="003F79C3" w:rsidRDefault="00500762" w:rsidP="00103607">
            <w:pPr>
              <w:rPr>
                <w:b/>
                <w:lang w:val="en-US"/>
              </w:rPr>
            </w:pPr>
            <w:r w:rsidRPr="003F79C3">
              <w:rPr>
                <w:b/>
                <w:lang w:val="en-US"/>
              </w:rPr>
              <w:t>Examples of Indicators</w:t>
            </w:r>
          </w:p>
        </w:tc>
        <w:tc>
          <w:tcPr>
            <w:tcW w:w="1275" w:type="pct"/>
            <w:shd w:val="clear" w:color="auto" w:fill="DAEEF3" w:themeFill="accent5" w:themeFillTint="33"/>
          </w:tcPr>
          <w:p w14:paraId="085348A8" w14:textId="77777777" w:rsidR="00500762" w:rsidRPr="003F79C3" w:rsidRDefault="00500762" w:rsidP="00300261">
            <w:pPr>
              <w:rPr>
                <w:b/>
                <w:lang w:val="en-US"/>
              </w:rPr>
            </w:pPr>
            <w:r w:rsidRPr="003F79C3">
              <w:rPr>
                <w:b/>
                <w:lang w:val="en-US"/>
              </w:rPr>
              <w:t>Data Source</w:t>
            </w:r>
          </w:p>
        </w:tc>
        <w:tc>
          <w:tcPr>
            <w:tcW w:w="1123" w:type="pct"/>
            <w:shd w:val="clear" w:color="auto" w:fill="DAEEF3" w:themeFill="accent5" w:themeFillTint="33"/>
          </w:tcPr>
          <w:p w14:paraId="7E1711DF" w14:textId="77777777" w:rsidR="00500762" w:rsidRPr="003F79C3" w:rsidRDefault="00500762" w:rsidP="00300261">
            <w:pPr>
              <w:rPr>
                <w:b/>
                <w:lang w:val="en-US"/>
              </w:rPr>
            </w:pPr>
            <w:r w:rsidRPr="003F79C3">
              <w:rPr>
                <w:b/>
                <w:lang w:val="en-US"/>
              </w:rPr>
              <w:t>Method(s) of Verifying Efficacy and Appropriateness of Indicators</w:t>
            </w:r>
          </w:p>
        </w:tc>
      </w:tr>
      <w:tr w:rsidR="00500762" w:rsidRPr="003F79C3" w14:paraId="2B8BD914" w14:textId="77777777" w:rsidTr="00057D89">
        <w:tc>
          <w:tcPr>
            <w:tcW w:w="510" w:type="pct"/>
            <w:vMerge w:val="restart"/>
            <w:shd w:val="clear" w:color="auto" w:fill="F2F2F2" w:themeFill="background1" w:themeFillShade="F2"/>
          </w:tcPr>
          <w:p w14:paraId="1291E95B" w14:textId="6FAE4AD0" w:rsidR="00500762" w:rsidRPr="003F79C3" w:rsidRDefault="00500762" w:rsidP="00300261">
            <w:pPr>
              <w:rPr>
                <w:b/>
                <w:lang w:val="en-US"/>
              </w:rPr>
            </w:pPr>
            <w:r w:rsidRPr="003F79C3">
              <w:rPr>
                <w:b/>
                <w:lang w:val="en-US"/>
              </w:rPr>
              <w:t xml:space="preserve">Extreme precipitation (e.g., storms, </w:t>
            </w:r>
            <w:r w:rsidR="00D2115B" w:rsidRPr="003F79C3">
              <w:rPr>
                <w:b/>
                <w:lang w:val="en-US"/>
              </w:rPr>
              <w:t>hurricanes</w:t>
            </w:r>
            <w:r w:rsidRPr="003F79C3">
              <w:rPr>
                <w:b/>
                <w:lang w:val="en-US"/>
              </w:rPr>
              <w:t>, floods)</w:t>
            </w:r>
          </w:p>
        </w:tc>
        <w:tc>
          <w:tcPr>
            <w:tcW w:w="510" w:type="pct"/>
            <w:shd w:val="clear" w:color="auto" w:fill="FDE9D9" w:themeFill="accent6" w:themeFillTint="33"/>
          </w:tcPr>
          <w:p w14:paraId="02B1FF5C" w14:textId="77777777" w:rsidR="00500762" w:rsidRPr="003F79C3" w:rsidRDefault="00500762" w:rsidP="00300261">
            <w:pPr>
              <w:rPr>
                <w:lang w:val="en-US"/>
              </w:rPr>
            </w:pPr>
            <w:r w:rsidRPr="003F79C3">
              <w:rPr>
                <w:lang w:val="en-US"/>
              </w:rPr>
              <w:t>Exposure</w:t>
            </w:r>
          </w:p>
          <w:p w14:paraId="019E21DA" w14:textId="77777777" w:rsidR="00500762" w:rsidRPr="003F79C3" w:rsidRDefault="00500762" w:rsidP="00300261">
            <w:pPr>
              <w:rPr>
                <w:lang w:val="en-US"/>
              </w:rPr>
            </w:pPr>
          </w:p>
          <w:p w14:paraId="2A8548DE" w14:textId="77777777" w:rsidR="00500762" w:rsidRPr="003F79C3" w:rsidRDefault="00500762" w:rsidP="00300261">
            <w:pPr>
              <w:rPr>
                <w:lang w:val="en-US"/>
              </w:rPr>
            </w:pPr>
          </w:p>
        </w:tc>
        <w:tc>
          <w:tcPr>
            <w:tcW w:w="1581" w:type="pct"/>
          </w:tcPr>
          <w:p w14:paraId="56493E9D" w14:textId="77777777" w:rsidR="00500762" w:rsidRPr="003F79C3" w:rsidRDefault="00500762" w:rsidP="001920A5">
            <w:pPr>
              <w:pStyle w:val="ListParagraph"/>
              <w:numPr>
                <w:ilvl w:val="0"/>
                <w:numId w:val="24"/>
              </w:numPr>
              <w:rPr>
                <w:lang w:val="en-US"/>
              </w:rPr>
            </w:pPr>
            <w:r w:rsidRPr="003F79C3">
              <w:rPr>
                <w:lang w:val="en-US"/>
              </w:rPr>
              <w:t>Maximum and minimum temperatures, heat index</w:t>
            </w:r>
          </w:p>
          <w:p w14:paraId="52F3EF27" w14:textId="77777777" w:rsidR="00500762" w:rsidRPr="003F79C3" w:rsidRDefault="00500762" w:rsidP="001920A5">
            <w:pPr>
              <w:pStyle w:val="ListParagraph"/>
              <w:numPr>
                <w:ilvl w:val="0"/>
                <w:numId w:val="24"/>
              </w:numPr>
              <w:rPr>
                <w:lang w:val="en-US"/>
              </w:rPr>
            </w:pPr>
            <w:r w:rsidRPr="003F79C3">
              <w:rPr>
                <w:lang w:val="en-US"/>
              </w:rPr>
              <w:t>Increase in heat alerts/warnings</w:t>
            </w:r>
          </w:p>
          <w:p w14:paraId="732A92B7" w14:textId="77777777" w:rsidR="00500762" w:rsidRPr="003F79C3" w:rsidRDefault="00500762" w:rsidP="001920A5">
            <w:pPr>
              <w:pStyle w:val="ListParagraph"/>
              <w:numPr>
                <w:ilvl w:val="0"/>
                <w:numId w:val="24"/>
              </w:numPr>
              <w:rPr>
                <w:lang w:val="en-US"/>
              </w:rPr>
            </w:pPr>
            <w:r w:rsidRPr="003F79C3">
              <w:rPr>
                <w:lang w:val="en-US"/>
              </w:rPr>
              <w:t>Projected hot days and warm nights</w:t>
            </w:r>
          </w:p>
          <w:p w14:paraId="434B77BB" w14:textId="77777777" w:rsidR="00500762" w:rsidRPr="003F79C3" w:rsidRDefault="00500762" w:rsidP="001920A5">
            <w:pPr>
              <w:pStyle w:val="ListParagraph"/>
              <w:numPr>
                <w:ilvl w:val="0"/>
                <w:numId w:val="24"/>
              </w:numPr>
              <w:rPr>
                <w:lang w:val="en-US"/>
              </w:rPr>
            </w:pPr>
            <w:r w:rsidRPr="003F79C3">
              <w:rPr>
                <w:lang w:val="en-US"/>
              </w:rPr>
              <w:t>Projected cold days</w:t>
            </w:r>
          </w:p>
          <w:p w14:paraId="413D2783" w14:textId="77777777" w:rsidR="00500762" w:rsidRPr="003F79C3" w:rsidRDefault="00500762" w:rsidP="001920A5">
            <w:pPr>
              <w:pStyle w:val="ListParagraph"/>
              <w:numPr>
                <w:ilvl w:val="0"/>
                <w:numId w:val="24"/>
              </w:numPr>
              <w:rPr>
                <w:lang w:val="en-US"/>
              </w:rPr>
            </w:pPr>
            <w:r w:rsidRPr="003F79C3">
              <w:rPr>
                <w:lang w:val="en-US"/>
              </w:rPr>
              <w:t>Projected air temperature seasonal changes and extremes</w:t>
            </w:r>
          </w:p>
          <w:p w14:paraId="6221999D" w14:textId="77777777" w:rsidR="00500762" w:rsidRPr="003F79C3" w:rsidRDefault="00500762" w:rsidP="001920A5">
            <w:pPr>
              <w:pStyle w:val="ListParagraph"/>
              <w:numPr>
                <w:ilvl w:val="0"/>
                <w:numId w:val="24"/>
              </w:numPr>
              <w:rPr>
                <w:lang w:val="en-US"/>
              </w:rPr>
            </w:pPr>
            <w:r w:rsidRPr="003F79C3">
              <w:rPr>
                <w:lang w:val="en-US"/>
              </w:rPr>
              <w:t>Proportion of the population living in an urban heat island</w:t>
            </w:r>
          </w:p>
        </w:tc>
        <w:tc>
          <w:tcPr>
            <w:tcW w:w="1275" w:type="pct"/>
          </w:tcPr>
          <w:p w14:paraId="3E0F11BF" w14:textId="77777777" w:rsidR="00500762" w:rsidRPr="003F79C3" w:rsidRDefault="00500762" w:rsidP="00300261">
            <w:pPr>
              <w:rPr>
                <w:lang w:val="en-US"/>
              </w:rPr>
            </w:pPr>
          </w:p>
        </w:tc>
        <w:tc>
          <w:tcPr>
            <w:tcW w:w="1123" w:type="pct"/>
          </w:tcPr>
          <w:p w14:paraId="6328B3F0" w14:textId="77777777" w:rsidR="00500762" w:rsidRPr="003F79C3" w:rsidRDefault="00500762" w:rsidP="00300261">
            <w:pPr>
              <w:rPr>
                <w:lang w:val="en-US"/>
              </w:rPr>
            </w:pPr>
          </w:p>
        </w:tc>
      </w:tr>
      <w:tr w:rsidR="00500762" w:rsidRPr="003F79C3" w14:paraId="155D0AA3" w14:textId="77777777" w:rsidTr="00057D89">
        <w:tc>
          <w:tcPr>
            <w:tcW w:w="510" w:type="pct"/>
            <w:vMerge/>
            <w:shd w:val="clear" w:color="auto" w:fill="F2F2F2" w:themeFill="background1" w:themeFillShade="F2"/>
          </w:tcPr>
          <w:p w14:paraId="2F139468" w14:textId="77777777" w:rsidR="00500762" w:rsidRPr="003F79C3" w:rsidRDefault="00500762" w:rsidP="00300261">
            <w:pPr>
              <w:rPr>
                <w:b/>
                <w:lang w:val="en-US"/>
              </w:rPr>
            </w:pPr>
          </w:p>
        </w:tc>
        <w:tc>
          <w:tcPr>
            <w:tcW w:w="510" w:type="pct"/>
            <w:shd w:val="clear" w:color="auto" w:fill="FDE9D9" w:themeFill="accent6" w:themeFillTint="33"/>
          </w:tcPr>
          <w:p w14:paraId="1D311FD7" w14:textId="77777777" w:rsidR="00500762" w:rsidRPr="003F79C3" w:rsidRDefault="00500762" w:rsidP="00300261">
            <w:pPr>
              <w:rPr>
                <w:lang w:val="en-US"/>
              </w:rPr>
            </w:pPr>
            <w:r w:rsidRPr="003F79C3">
              <w:rPr>
                <w:lang w:val="en-US"/>
              </w:rPr>
              <w:t xml:space="preserve">Sensitivity </w:t>
            </w:r>
          </w:p>
        </w:tc>
        <w:tc>
          <w:tcPr>
            <w:tcW w:w="1581" w:type="pct"/>
          </w:tcPr>
          <w:p w14:paraId="009F4E94"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7A964493" w14:textId="77777777" w:rsidR="00500762" w:rsidRPr="003F79C3" w:rsidRDefault="00500762" w:rsidP="001920A5">
            <w:pPr>
              <w:pStyle w:val="ListParagraph"/>
              <w:numPr>
                <w:ilvl w:val="0"/>
                <w:numId w:val="24"/>
              </w:numPr>
              <w:rPr>
                <w:lang w:val="en-US"/>
              </w:rPr>
            </w:pPr>
            <w:r w:rsidRPr="003F79C3">
              <w:rPr>
                <w:lang w:val="en-US"/>
              </w:rPr>
              <w:t>Number of people with conditions that inhibit temperature regulation</w:t>
            </w:r>
          </w:p>
          <w:p w14:paraId="71D1C02C" w14:textId="77777777" w:rsidR="00500762" w:rsidRPr="003F79C3" w:rsidRDefault="00500762" w:rsidP="001920A5">
            <w:pPr>
              <w:pStyle w:val="ListParagraph"/>
              <w:numPr>
                <w:ilvl w:val="0"/>
                <w:numId w:val="24"/>
              </w:numPr>
              <w:rPr>
                <w:lang w:val="en-US"/>
              </w:rPr>
            </w:pPr>
            <w:r w:rsidRPr="003F79C3">
              <w:rPr>
                <w:lang w:val="en-US"/>
              </w:rPr>
              <w:t>Number of seniors</w:t>
            </w:r>
          </w:p>
          <w:p w14:paraId="16C65EA2" w14:textId="77777777" w:rsidR="00500762" w:rsidRPr="003F79C3" w:rsidRDefault="00500762" w:rsidP="001920A5">
            <w:pPr>
              <w:pStyle w:val="ListParagraph"/>
              <w:numPr>
                <w:ilvl w:val="0"/>
                <w:numId w:val="24"/>
              </w:numPr>
              <w:rPr>
                <w:lang w:val="en-US"/>
              </w:rPr>
            </w:pPr>
            <w:r w:rsidRPr="003F79C3">
              <w:rPr>
                <w:lang w:val="en-US"/>
              </w:rPr>
              <w:t>Number of children</w:t>
            </w:r>
          </w:p>
          <w:p w14:paraId="53293010" w14:textId="77777777" w:rsidR="00500762" w:rsidRPr="003F79C3" w:rsidRDefault="00500762" w:rsidP="001920A5">
            <w:pPr>
              <w:pStyle w:val="ListParagraph"/>
              <w:numPr>
                <w:ilvl w:val="0"/>
                <w:numId w:val="24"/>
              </w:numPr>
              <w:rPr>
                <w:lang w:val="en-US"/>
              </w:rPr>
            </w:pPr>
            <w:r w:rsidRPr="003F79C3">
              <w:rPr>
                <w:lang w:val="en-US"/>
              </w:rPr>
              <w:t>Heat-related morbidity and mortality</w:t>
            </w:r>
          </w:p>
          <w:p w14:paraId="6E25AD07" w14:textId="77777777" w:rsidR="00500762" w:rsidRPr="003F79C3" w:rsidRDefault="00500762" w:rsidP="001920A5">
            <w:pPr>
              <w:pStyle w:val="ListParagraph"/>
              <w:numPr>
                <w:ilvl w:val="0"/>
                <w:numId w:val="24"/>
              </w:numPr>
              <w:rPr>
                <w:lang w:val="en-US"/>
              </w:rPr>
            </w:pPr>
            <w:r w:rsidRPr="003F79C3">
              <w:rPr>
                <w:lang w:val="en-US"/>
              </w:rPr>
              <w:t>Cold-related morbidity and mortality</w:t>
            </w:r>
          </w:p>
        </w:tc>
        <w:tc>
          <w:tcPr>
            <w:tcW w:w="1275" w:type="pct"/>
          </w:tcPr>
          <w:p w14:paraId="366BCFDE" w14:textId="77777777" w:rsidR="00500762" w:rsidRPr="003F79C3" w:rsidRDefault="00500762" w:rsidP="00300261">
            <w:pPr>
              <w:rPr>
                <w:lang w:val="en-US"/>
              </w:rPr>
            </w:pPr>
          </w:p>
        </w:tc>
        <w:tc>
          <w:tcPr>
            <w:tcW w:w="1123" w:type="pct"/>
          </w:tcPr>
          <w:p w14:paraId="611247E5" w14:textId="77777777" w:rsidR="00500762" w:rsidRPr="003F79C3" w:rsidRDefault="00500762" w:rsidP="00300261">
            <w:pPr>
              <w:rPr>
                <w:lang w:val="en-US"/>
              </w:rPr>
            </w:pPr>
          </w:p>
        </w:tc>
      </w:tr>
      <w:tr w:rsidR="00500762" w:rsidRPr="003F79C3" w14:paraId="4497792A" w14:textId="77777777" w:rsidTr="00057D89">
        <w:tc>
          <w:tcPr>
            <w:tcW w:w="510" w:type="pct"/>
            <w:vMerge/>
            <w:shd w:val="clear" w:color="auto" w:fill="F2F2F2" w:themeFill="background1" w:themeFillShade="F2"/>
          </w:tcPr>
          <w:p w14:paraId="2D6DDF04" w14:textId="77777777" w:rsidR="00500762" w:rsidRPr="003F79C3" w:rsidRDefault="00500762" w:rsidP="00300261">
            <w:pPr>
              <w:rPr>
                <w:b/>
                <w:lang w:val="en-US"/>
              </w:rPr>
            </w:pPr>
          </w:p>
        </w:tc>
        <w:tc>
          <w:tcPr>
            <w:tcW w:w="510" w:type="pct"/>
            <w:shd w:val="clear" w:color="auto" w:fill="DAEEF3" w:themeFill="accent5" w:themeFillTint="33"/>
          </w:tcPr>
          <w:p w14:paraId="6B116116" w14:textId="77777777" w:rsidR="00500762" w:rsidRPr="003F79C3" w:rsidRDefault="00500762" w:rsidP="00300261">
            <w:pPr>
              <w:rPr>
                <w:lang w:val="en-US"/>
              </w:rPr>
            </w:pPr>
            <w:r w:rsidRPr="003F79C3">
              <w:rPr>
                <w:lang w:val="en-US"/>
              </w:rPr>
              <w:t>Adaptive Capacity</w:t>
            </w:r>
          </w:p>
        </w:tc>
        <w:tc>
          <w:tcPr>
            <w:tcW w:w="1581" w:type="pct"/>
          </w:tcPr>
          <w:p w14:paraId="14C67185"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1BFDBDC8" w14:textId="77777777" w:rsidR="00500762" w:rsidRPr="003F79C3" w:rsidRDefault="00500762" w:rsidP="001920A5">
            <w:pPr>
              <w:pStyle w:val="ListParagraph"/>
              <w:numPr>
                <w:ilvl w:val="0"/>
                <w:numId w:val="24"/>
              </w:numPr>
              <w:rPr>
                <w:lang w:val="en-US"/>
              </w:rPr>
            </w:pPr>
            <w:r w:rsidRPr="003F79C3">
              <w:rPr>
                <w:lang w:val="en-US"/>
              </w:rPr>
              <w:t>Proportion of the population without air conditioning</w:t>
            </w:r>
          </w:p>
          <w:p w14:paraId="7066598D" w14:textId="77777777" w:rsidR="00500762" w:rsidRPr="003F79C3" w:rsidRDefault="00500762" w:rsidP="001920A5">
            <w:pPr>
              <w:pStyle w:val="ListParagraph"/>
              <w:numPr>
                <w:ilvl w:val="0"/>
                <w:numId w:val="24"/>
              </w:numPr>
              <w:rPr>
                <w:lang w:val="en-US"/>
              </w:rPr>
            </w:pPr>
            <w:r w:rsidRPr="003F79C3">
              <w:rPr>
                <w:lang w:val="en-US"/>
              </w:rPr>
              <w:t>Access to cooling centers</w:t>
            </w:r>
          </w:p>
          <w:p w14:paraId="21866365" w14:textId="77777777" w:rsidR="00500762" w:rsidRPr="003F79C3" w:rsidRDefault="00500762" w:rsidP="001920A5">
            <w:pPr>
              <w:pStyle w:val="ListParagraph"/>
              <w:numPr>
                <w:ilvl w:val="0"/>
                <w:numId w:val="24"/>
              </w:numPr>
              <w:rPr>
                <w:lang w:val="en-US"/>
              </w:rPr>
            </w:pPr>
            <w:r w:rsidRPr="003F79C3">
              <w:rPr>
                <w:lang w:val="en-US"/>
              </w:rPr>
              <w:t>No. of heat wave early warning systems</w:t>
            </w:r>
          </w:p>
          <w:p w14:paraId="3B9FE632" w14:textId="77777777" w:rsidR="00500762" w:rsidRPr="003F79C3" w:rsidRDefault="00500762" w:rsidP="001920A5">
            <w:pPr>
              <w:pStyle w:val="ListParagraph"/>
              <w:numPr>
                <w:ilvl w:val="0"/>
                <w:numId w:val="24"/>
              </w:numPr>
              <w:rPr>
                <w:lang w:val="en-US"/>
              </w:rPr>
            </w:pPr>
            <w:r w:rsidRPr="003F79C3">
              <w:rPr>
                <w:lang w:val="en-US"/>
              </w:rPr>
              <w:t>No. of municipal heat island mitigation plans</w:t>
            </w:r>
          </w:p>
        </w:tc>
        <w:tc>
          <w:tcPr>
            <w:tcW w:w="1275" w:type="pct"/>
          </w:tcPr>
          <w:p w14:paraId="004ED11A" w14:textId="77777777" w:rsidR="00500762" w:rsidRPr="003F79C3" w:rsidRDefault="00500762" w:rsidP="00300261">
            <w:pPr>
              <w:rPr>
                <w:lang w:val="en-US"/>
              </w:rPr>
            </w:pPr>
          </w:p>
        </w:tc>
        <w:tc>
          <w:tcPr>
            <w:tcW w:w="1123" w:type="pct"/>
          </w:tcPr>
          <w:p w14:paraId="6AB88A1D" w14:textId="77777777" w:rsidR="00500762" w:rsidRPr="003F79C3" w:rsidRDefault="00500762" w:rsidP="00300261">
            <w:pPr>
              <w:rPr>
                <w:lang w:val="en-US"/>
              </w:rPr>
            </w:pPr>
          </w:p>
        </w:tc>
      </w:tr>
      <w:tr w:rsidR="00500762" w:rsidRPr="003F79C3" w14:paraId="64D6FFA3" w14:textId="77777777" w:rsidTr="00057D89">
        <w:tc>
          <w:tcPr>
            <w:tcW w:w="510" w:type="pct"/>
            <w:vMerge w:val="restart"/>
            <w:shd w:val="clear" w:color="auto" w:fill="F2F2F2" w:themeFill="background1" w:themeFillShade="F2"/>
          </w:tcPr>
          <w:p w14:paraId="02102770" w14:textId="097AE495" w:rsidR="00500762" w:rsidRPr="003F79C3" w:rsidRDefault="00500762" w:rsidP="00300261">
            <w:pPr>
              <w:rPr>
                <w:b/>
                <w:lang w:val="en-US"/>
              </w:rPr>
            </w:pPr>
            <w:r w:rsidRPr="003F79C3">
              <w:rPr>
                <w:b/>
                <w:lang w:val="en-US"/>
              </w:rPr>
              <w:t xml:space="preserve">Other extreme weather </w:t>
            </w:r>
            <w:r w:rsidR="009961E7" w:rsidRPr="003F79C3">
              <w:rPr>
                <w:b/>
                <w:lang w:val="en-US"/>
              </w:rPr>
              <w:t xml:space="preserve">and climate </w:t>
            </w:r>
            <w:r w:rsidRPr="003F79C3">
              <w:rPr>
                <w:b/>
                <w:lang w:val="en-US"/>
              </w:rPr>
              <w:t>events (e.g. extreme heat, droughts)</w:t>
            </w:r>
          </w:p>
        </w:tc>
        <w:tc>
          <w:tcPr>
            <w:tcW w:w="510" w:type="pct"/>
            <w:shd w:val="clear" w:color="auto" w:fill="FDE9D9" w:themeFill="accent6" w:themeFillTint="33"/>
          </w:tcPr>
          <w:p w14:paraId="40C5ABBC" w14:textId="77777777" w:rsidR="00500762" w:rsidRPr="003F79C3" w:rsidRDefault="00500762" w:rsidP="00300261">
            <w:pPr>
              <w:rPr>
                <w:lang w:val="en-US"/>
              </w:rPr>
            </w:pPr>
            <w:r w:rsidRPr="003F79C3">
              <w:rPr>
                <w:lang w:val="en-US"/>
              </w:rPr>
              <w:t>Exposure</w:t>
            </w:r>
          </w:p>
          <w:p w14:paraId="7A5A200A" w14:textId="77777777" w:rsidR="00500762" w:rsidRPr="003F79C3" w:rsidRDefault="00500762" w:rsidP="00300261">
            <w:pPr>
              <w:rPr>
                <w:lang w:val="en-US"/>
              </w:rPr>
            </w:pPr>
          </w:p>
        </w:tc>
        <w:tc>
          <w:tcPr>
            <w:tcW w:w="1581" w:type="pct"/>
          </w:tcPr>
          <w:p w14:paraId="6E8C212E" w14:textId="77777777" w:rsidR="00500762" w:rsidRPr="003F79C3" w:rsidRDefault="00500762" w:rsidP="001920A5">
            <w:pPr>
              <w:pStyle w:val="ListParagraph"/>
              <w:numPr>
                <w:ilvl w:val="0"/>
                <w:numId w:val="24"/>
              </w:numPr>
              <w:rPr>
                <w:lang w:val="en-US"/>
              </w:rPr>
            </w:pPr>
            <w:r w:rsidRPr="003F79C3">
              <w:rPr>
                <w:lang w:val="en-US"/>
              </w:rPr>
              <w:t>Historical precipitation intensity, duration and frequency patterns</w:t>
            </w:r>
          </w:p>
          <w:p w14:paraId="10E1E42A" w14:textId="77777777" w:rsidR="00500762" w:rsidRPr="003F79C3" w:rsidRDefault="00500762" w:rsidP="001920A5">
            <w:pPr>
              <w:pStyle w:val="ListParagraph"/>
              <w:numPr>
                <w:ilvl w:val="0"/>
                <w:numId w:val="24"/>
              </w:numPr>
              <w:rPr>
                <w:lang w:val="en-US"/>
              </w:rPr>
            </w:pPr>
            <w:r w:rsidRPr="003F79C3">
              <w:rPr>
                <w:lang w:val="en-US"/>
              </w:rPr>
              <w:t>Projected precipitation intensity, duration and frequency patterns</w:t>
            </w:r>
          </w:p>
          <w:p w14:paraId="44FADBE0" w14:textId="77777777" w:rsidR="00500762" w:rsidRPr="003F79C3" w:rsidRDefault="00500762" w:rsidP="001920A5">
            <w:pPr>
              <w:pStyle w:val="ListParagraph"/>
              <w:numPr>
                <w:ilvl w:val="0"/>
                <w:numId w:val="24"/>
              </w:numPr>
              <w:rPr>
                <w:lang w:val="en-US"/>
              </w:rPr>
            </w:pPr>
            <w:r w:rsidRPr="003F79C3">
              <w:rPr>
                <w:lang w:val="en-US"/>
              </w:rPr>
              <w:t xml:space="preserve">Historical frequency, severity, distribution, </w:t>
            </w:r>
            <w:r w:rsidRPr="003F79C3">
              <w:rPr>
                <w:lang w:val="en-US"/>
              </w:rPr>
              <w:lastRenderedPageBreak/>
              <w:t>and duration of wildfires, flooding, droughts and other extremes</w:t>
            </w:r>
          </w:p>
          <w:p w14:paraId="66D1F830" w14:textId="77777777" w:rsidR="00500762" w:rsidRPr="003F79C3" w:rsidRDefault="00500762" w:rsidP="001920A5">
            <w:pPr>
              <w:pStyle w:val="ListParagraph"/>
              <w:numPr>
                <w:ilvl w:val="0"/>
                <w:numId w:val="24"/>
              </w:numPr>
              <w:rPr>
                <w:lang w:val="en-US"/>
              </w:rPr>
            </w:pPr>
            <w:r w:rsidRPr="003F79C3">
              <w:rPr>
                <w:lang w:val="en-US"/>
              </w:rPr>
              <w:t>Projected frequency, severity, distribution, and duration of wildfires, flooding, droughts and other extremes</w:t>
            </w:r>
          </w:p>
          <w:p w14:paraId="202B4525" w14:textId="77777777" w:rsidR="00500762" w:rsidRPr="003F79C3" w:rsidRDefault="00500762" w:rsidP="001920A5">
            <w:pPr>
              <w:pStyle w:val="ListParagraph"/>
              <w:numPr>
                <w:ilvl w:val="0"/>
                <w:numId w:val="24"/>
              </w:numPr>
              <w:rPr>
                <w:lang w:val="en-US"/>
              </w:rPr>
            </w:pPr>
            <w:r w:rsidRPr="003F79C3">
              <w:rPr>
                <w:lang w:val="en-US"/>
              </w:rPr>
              <w:t>Proportion of the population living on or near flood plains</w:t>
            </w:r>
          </w:p>
        </w:tc>
        <w:tc>
          <w:tcPr>
            <w:tcW w:w="1275" w:type="pct"/>
          </w:tcPr>
          <w:p w14:paraId="37087203" w14:textId="77777777" w:rsidR="00500762" w:rsidRPr="003F79C3" w:rsidRDefault="00500762" w:rsidP="00300261">
            <w:pPr>
              <w:rPr>
                <w:lang w:val="en-US"/>
              </w:rPr>
            </w:pPr>
          </w:p>
        </w:tc>
        <w:tc>
          <w:tcPr>
            <w:tcW w:w="1123" w:type="pct"/>
          </w:tcPr>
          <w:p w14:paraId="5A0AA133" w14:textId="77777777" w:rsidR="00500762" w:rsidRPr="003F79C3" w:rsidRDefault="00500762" w:rsidP="00300261">
            <w:pPr>
              <w:rPr>
                <w:lang w:val="en-US"/>
              </w:rPr>
            </w:pPr>
          </w:p>
        </w:tc>
      </w:tr>
      <w:tr w:rsidR="00500762" w:rsidRPr="003F79C3" w14:paraId="1C5EF1CF" w14:textId="77777777" w:rsidTr="00057D89">
        <w:tc>
          <w:tcPr>
            <w:tcW w:w="510" w:type="pct"/>
            <w:vMerge/>
            <w:shd w:val="clear" w:color="auto" w:fill="F2F2F2" w:themeFill="background1" w:themeFillShade="F2"/>
          </w:tcPr>
          <w:p w14:paraId="2719EF73" w14:textId="77777777" w:rsidR="00500762" w:rsidRPr="003F79C3" w:rsidRDefault="00500762" w:rsidP="00300261">
            <w:pPr>
              <w:rPr>
                <w:b/>
                <w:lang w:val="en-US"/>
              </w:rPr>
            </w:pPr>
          </w:p>
        </w:tc>
        <w:tc>
          <w:tcPr>
            <w:tcW w:w="510" w:type="pct"/>
            <w:shd w:val="clear" w:color="auto" w:fill="FDE9D9" w:themeFill="accent6" w:themeFillTint="33"/>
          </w:tcPr>
          <w:p w14:paraId="2903E373" w14:textId="77777777" w:rsidR="00500762" w:rsidRPr="003F79C3" w:rsidRDefault="00500762" w:rsidP="00300261">
            <w:pPr>
              <w:rPr>
                <w:lang w:val="en-US"/>
              </w:rPr>
            </w:pPr>
            <w:r w:rsidRPr="003F79C3">
              <w:rPr>
                <w:lang w:val="en-US"/>
              </w:rPr>
              <w:t>Sensitivity</w:t>
            </w:r>
          </w:p>
          <w:p w14:paraId="15396FFF" w14:textId="77777777" w:rsidR="00500762" w:rsidRPr="003F79C3" w:rsidRDefault="00500762" w:rsidP="00300261">
            <w:pPr>
              <w:rPr>
                <w:lang w:val="en-US"/>
              </w:rPr>
            </w:pPr>
          </w:p>
        </w:tc>
        <w:tc>
          <w:tcPr>
            <w:tcW w:w="1581" w:type="pct"/>
          </w:tcPr>
          <w:p w14:paraId="578A4C79"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6FA498B1" w14:textId="77777777" w:rsidR="00500762" w:rsidRPr="003F79C3" w:rsidRDefault="00500762" w:rsidP="001920A5">
            <w:pPr>
              <w:pStyle w:val="ListParagraph"/>
              <w:numPr>
                <w:ilvl w:val="0"/>
                <w:numId w:val="24"/>
              </w:numPr>
              <w:rPr>
                <w:lang w:val="en-US"/>
              </w:rPr>
            </w:pPr>
            <w:r w:rsidRPr="003F79C3">
              <w:rPr>
                <w:lang w:val="en-US"/>
              </w:rPr>
              <w:t>Number of people with mobility limitations</w:t>
            </w:r>
          </w:p>
          <w:p w14:paraId="1882BD3B" w14:textId="77777777" w:rsidR="00500762" w:rsidRPr="003F79C3" w:rsidRDefault="00500762" w:rsidP="001920A5">
            <w:pPr>
              <w:pStyle w:val="ListParagraph"/>
              <w:numPr>
                <w:ilvl w:val="0"/>
                <w:numId w:val="24"/>
              </w:numPr>
              <w:rPr>
                <w:lang w:val="en-US"/>
              </w:rPr>
            </w:pPr>
            <w:r w:rsidRPr="003F79C3">
              <w:rPr>
                <w:lang w:val="en-US"/>
              </w:rPr>
              <w:t>Number of seniors</w:t>
            </w:r>
          </w:p>
          <w:p w14:paraId="6AA24EE2" w14:textId="77777777" w:rsidR="00500762" w:rsidRPr="003F79C3" w:rsidRDefault="00500762" w:rsidP="001920A5">
            <w:pPr>
              <w:pStyle w:val="ListParagraph"/>
              <w:numPr>
                <w:ilvl w:val="0"/>
                <w:numId w:val="24"/>
              </w:numPr>
              <w:rPr>
                <w:lang w:val="en-US"/>
              </w:rPr>
            </w:pPr>
            <w:r w:rsidRPr="003F79C3">
              <w:rPr>
                <w:lang w:val="en-US"/>
              </w:rPr>
              <w:t>Number of pregnant women</w:t>
            </w:r>
          </w:p>
          <w:p w14:paraId="6FB914C2" w14:textId="77777777" w:rsidR="00500762" w:rsidRPr="003F79C3" w:rsidRDefault="00500762" w:rsidP="001920A5">
            <w:pPr>
              <w:pStyle w:val="ListParagraph"/>
              <w:numPr>
                <w:ilvl w:val="0"/>
                <w:numId w:val="24"/>
              </w:numPr>
              <w:rPr>
                <w:lang w:val="en-US"/>
              </w:rPr>
            </w:pPr>
            <w:r w:rsidRPr="003F79C3">
              <w:rPr>
                <w:lang w:val="en-US"/>
              </w:rPr>
              <w:t xml:space="preserve">Number of children </w:t>
            </w:r>
          </w:p>
          <w:p w14:paraId="2A5E3C75" w14:textId="77777777" w:rsidR="00500762" w:rsidRPr="003F79C3" w:rsidRDefault="00500762" w:rsidP="001920A5">
            <w:pPr>
              <w:pStyle w:val="ListParagraph"/>
              <w:numPr>
                <w:ilvl w:val="0"/>
                <w:numId w:val="24"/>
              </w:numPr>
              <w:rPr>
                <w:lang w:val="en-US"/>
              </w:rPr>
            </w:pPr>
            <w:r w:rsidRPr="003F79C3">
              <w:rPr>
                <w:lang w:val="en-US"/>
              </w:rPr>
              <w:t>Number of people who drink alcohol, use illicit substances or take medication</w:t>
            </w:r>
          </w:p>
          <w:p w14:paraId="7C421038" w14:textId="77777777" w:rsidR="00500762" w:rsidRPr="003F79C3" w:rsidRDefault="00500762" w:rsidP="001920A5">
            <w:pPr>
              <w:pStyle w:val="ListParagraph"/>
              <w:numPr>
                <w:ilvl w:val="0"/>
                <w:numId w:val="24"/>
              </w:numPr>
              <w:rPr>
                <w:lang w:val="en-US"/>
              </w:rPr>
            </w:pPr>
            <w:r w:rsidRPr="003F79C3">
              <w:rPr>
                <w:lang w:val="en-US"/>
              </w:rPr>
              <w:t>Morbidity and mortality from extreme weather events (e.g. injuries, infections, mental health outcomes)</w:t>
            </w:r>
          </w:p>
        </w:tc>
        <w:tc>
          <w:tcPr>
            <w:tcW w:w="1275" w:type="pct"/>
          </w:tcPr>
          <w:p w14:paraId="0D752BA2" w14:textId="77777777" w:rsidR="00500762" w:rsidRPr="003F79C3" w:rsidRDefault="00500762" w:rsidP="00300261">
            <w:pPr>
              <w:rPr>
                <w:lang w:val="en-US"/>
              </w:rPr>
            </w:pPr>
          </w:p>
        </w:tc>
        <w:tc>
          <w:tcPr>
            <w:tcW w:w="1123" w:type="pct"/>
          </w:tcPr>
          <w:p w14:paraId="63179FEB" w14:textId="77777777" w:rsidR="00500762" w:rsidRPr="003F79C3" w:rsidRDefault="00500762" w:rsidP="00300261">
            <w:pPr>
              <w:rPr>
                <w:lang w:val="en-US"/>
              </w:rPr>
            </w:pPr>
          </w:p>
        </w:tc>
      </w:tr>
      <w:tr w:rsidR="00500762" w:rsidRPr="003F79C3" w14:paraId="4984DDC1" w14:textId="77777777" w:rsidTr="00057D89">
        <w:tc>
          <w:tcPr>
            <w:tcW w:w="510" w:type="pct"/>
            <w:vMerge/>
            <w:shd w:val="clear" w:color="auto" w:fill="F2F2F2" w:themeFill="background1" w:themeFillShade="F2"/>
          </w:tcPr>
          <w:p w14:paraId="016F5A36" w14:textId="77777777" w:rsidR="00500762" w:rsidRPr="003F79C3" w:rsidRDefault="00500762" w:rsidP="00300261">
            <w:pPr>
              <w:rPr>
                <w:b/>
                <w:lang w:val="en-US"/>
              </w:rPr>
            </w:pPr>
          </w:p>
        </w:tc>
        <w:tc>
          <w:tcPr>
            <w:tcW w:w="510" w:type="pct"/>
            <w:shd w:val="clear" w:color="auto" w:fill="DAEEF3" w:themeFill="accent5" w:themeFillTint="33"/>
          </w:tcPr>
          <w:p w14:paraId="27E46C16" w14:textId="77777777" w:rsidR="00500762" w:rsidRPr="003F79C3" w:rsidRDefault="00500762" w:rsidP="00300261">
            <w:pPr>
              <w:rPr>
                <w:lang w:val="en-US"/>
              </w:rPr>
            </w:pPr>
            <w:r w:rsidRPr="003F79C3">
              <w:rPr>
                <w:lang w:val="en-US"/>
              </w:rPr>
              <w:t>Adaptive Capacity</w:t>
            </w:r>
          </w:p>
        </w:tc>
        <w:tc>
          <w:tcPr>
            <w:tcW w:w="1581" w:type="pct"/>
          </w:tcPr>
          <w:p w14:paraId="011350C1"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5D0DA309" w14:textId="77777777" w:rsidR="00500762" w:rsidRPr="003F79C3" w:rsidRDefault="00500762" w:rsidP="001920A5">
            <w:pPr>
              <w:pStyle w:val="ListParagraph"/>
              <w:numPr>
                <w:ilvl w:val="0"/>
                <w:numId w:val="24"/>
              </w:numPr>
              <w:rPr>
                <w:lang w:val="en-US"/>
              </w:rPr>
            </w:pPr>
            <w:r w:rsidRPr="003F79C3">
              <w:rPr>
                <w:lang w:val="en-US"/>
              </w:rPr>
              <w:t>Emergency management programs</w:t>
            </w:r>
          </w:p>
          <w:p w14:paraId="6F348B30" w14:textId="77777777" w:rsidR="00500762" w:rsidRPr="003F79C3" w:rsidRDefault="00500762" w:rsidP="001920A5">
            <w:pPr>
              <w:pStyle w:val="ListParagraph"/>
              <w:numPr>
                <w:ilvl w:val="0"/>
                <w:numId w:val="24"/>
              </w:numPr>
              <w:rPr>
                <w:lang w:val="en-US"/>
              </w:rPr>
            </w:pPr>
            <w:r w:rsidRPr="003F79C3">
              <w:rPr>
                <w:lang w:val="en-US"/>
              </w:rPr>
              <w:t>Mental health programs focused on reducing mental health outcomes from floods, droughts and other extremes</w:t>
            </w:r>
          </w:p>
        </w:tc>
        <w:tc>
          <w:tcPr>
            <w:tcW w:w="1275" w:type="pct"/>
          </w:tcPr>
          <w:p w14:paraId="4DCCA83F" w14:textId="77777777" w:rsidR="00500762" w:rsidRPr="003F79C3" w:rsidRDefault="00500762" w:rsidP="00300261">
            <w:pPr>
              <w:rPr>
                <w:lang w:val="en-US"/>
              </w:rPr>
            </w:pPr>
          </w:p>
        </w:tc>
        <w:tc>
          <w:tcPr>
            <w:tcW w:w="1123" w:type="pct"/>
          </w:tcPr>
          <w:p w14:paraId="3F5F63CF" w14:textId="77777777" w:rsidR="00500762" w:rsidRPr="003F79C3" w:rsidRDefault="00500762" w:rsidP="00300261">
            <w:pPr>
              <w:rPr>
                <w:lang w:val="en-US"/>
              </w:rPr>
            </w:pPr>
          </w:p>
        </w:tc>
      </w:tr>
      <w:tr w:rsidR="00500762" w:rsidRPr="003F79C3" w14:paraId="1A4EAFC8" w14:textId="77777777" w:rsidTr="00057D89">
        <w:tc>
          <w:tcPr>
            <w:tcW w:w="510" w:type="pct"/>
            <w:vMerge w:val="restart"/>
            <w:shd w:val="clear" w:color="auto" w:fill="F2F2F2" w:themeFill="background1" w:themeFillShade="F2"/>
          </w:tcPr>
          <w:p w14:paraId="093C21FD" w14:textId="1F72190F" w:rsidR="00500762" w:rsidRPr="003F79C3" w:rsidRDefault="0094074F" w:rsidP="00300261">
            <w:pPr>
              <w:rPr>
                <w:b/>
                <w:lang w:val="en-US"/>
              </w:rPr>
            </w:pPr>
            <w:r w:rsidRPr="003F79C3">
              <w:rPr>
                <w:b/>
                <w:lang w:val="en-US"/>
              </w:rPr>
              <w:t>UV Exposure</w:t>
            </w:r>
          </w:p>
        </w:tc>
        <w:tc>
          <w:tcPr>
            <w:tcW w:w="510" w:type="pct"/>
            <w:shd w:val="clear" w:color="auto" w:fill="FDE9D9" w:themeFill="accent6" w:themeFillTint="33"/>
          </w:tcPr>
          <w:p w14:paraId="62F09776" w14:textId="77777777" w:rsidR="00500762" w:rsidRPr="003F79C3" w:rsidRDefault="00500762" w:rsidP="00300261">
            <w:pPr>
              <w:rPr>
                <w:lang w:val="en-US"/>
              </w:rPr>
            </w:pPr>
            <w:r w:rsidRPr="003F79C3">
              <w:rPr>
                <w:lang w:val="en-US"/>
              </w:rPr>
              <w:t>Exposure</w:t>
            </w:r>
          </w:p>
          <w:p w14:paraId="42EF7EAE" w14:textId="77777777" w:rsidR="00500762" w:rsidRPr="003F79C3" w:rsidRDefault="00500762" w:rsidP="00300261">
            <w:pPr>
              <w:rPr>
                <w:lang w:val="en-US"/>
              </w:rPr>
            </w:pPr>
          </w:p>
        </w:tc>
        <w:tc>
          <w:tcPr>
            <w:tcW w:w="1581" w:type="pct"/>
          </w:tcPr>
          <w:p w14:paraId="78DBB9DE" w14:textId="77777777" w:rsidR="00500762" w:rsidRPr="003F79C3" w:rsidRDefault="00500762" w:rsidP="001920A5">
            <w:pPr>
              <w:pStyle w:val="ListParagraph"/>
              <w:numPr>
                <w:ilvl w:val="0"/>
                <w:numId w:val="24"/>
              </w:numPr>
              <w:rPr>
                <w:lang w:val="en-US"/>
              </w:rPr>
            </w:pPr>
            <w:r w:rsidRPr="003F79C3">
              <w:rPr>
                <w:lang w:val="en-US"/>
              </w:rPr>
              <w:t>Proportion of the population that does not take protective measures during sunniest parts of the day</w:t>
            </w:r>
          </w:p>
          <w:p w14:paraId="20765FA1" w14:textId="77777777" w:rsidR="00500762" w:rsidRPr="003F79C3" w:rsidRDefault="00500762" w:rsidP="001920A5">
            <w:pPr>
              <w:pStyle w:val="ListParagraph"/>
              <w:numPr>
                <w:ilvl w:val="0"/>
                <w:numId w:val="24"/>
              </w:numPr>
              <w:rPr>
                <w:lang w:val="en-US"/>
              </w:rPr>
            </w:pPr>
            <w:r w:rsidRPr="003F79C3">
              <w:rPr>
                <w:lang w:val="en-US"/>
              </w:rPr>
              <w:t>Extension of warm season due to climate change</w:t>
            </w:r>
          </w:p>
        </w:tc>
        <w:tc>
          <w:tcPr>
            <w:tcW w:w="1275" w:type="pct"/>
          </w:tcPr>
          <w:p w14:paraId="783F5F34" w14:textId="77777777" w:rsidR="00500762" w:rsidRPr="003F79C3" w:rsidRDefault="00500762" w:rsidP="00300261">
            <w:pPr>
              <w:rPr>
                <w:lang w:val="en-US"/>
              </w:rPr>
            </w:pPr>
          </w:p>
        </w:tc>
        <w:tc>
          <w:tcPr>
            <w:tcW w:w="1123" w:type="pct"/>
          </w:tcPr>
          <w:p w14:paraId="3234452D" w14:textId="77777777" w:rsidR="00500762" w:rsidRPr="003F79C3" w:rsidRDefault="00500762" w:rsidP="00300261">
            <w:pPr>
              <w:rPr>
                <w:lang w:val="en-US"/>
              </w:rPr>
            </w:pPr>
          </w:p>
        </w:tc>
      </w:tr>
      <w:tr w:rsidR="00500762" w:rsidRPr="003F79C3" w14:paraId="59E2A9D2" w14:textId="77777777" w:rsidTr="00057D89">
        <w:tc>
          <w:tcPr>
            <w:tcW w:w="510" w:type="pct"/>
            <w:vMerge/>
            <w:shd w:val="clear" w:color="auto" w:fill="F2F2F2" w:themeFill="background1" w:themeFillShade="F2"/>
          </w:tcPr>
          <w:p w14:paraId="57BA5CBA" w14:textId="77777777" w:rsidR="00500762" w:rsidRPr="003F79C3" w:rsidRDefault="00500762" w:rsidP="00300261">
            <w:pPr>
              <w:rPr>
                <w:b/>
                <w:lang w:val="en-US"/>
              </w:rPr>
            </w:pPr>
          </w:p>
        </w:tc>
        <w:tc>
          <w:tcPr>
            <w:tcW w:w="510" w:type="pct"/>
            <w:shd w:val="clear" w:color="auto" w:fill="FDE9D9" w:themeFill="accent6" w:themeFillTint="33"/>
          </w:tcPr>
          <w:p w14:paraId="238439F1" w14:textId="77777777" w:rsidR="00500762" w:rsidRPr="003F79C3" w:rsidRDefault="00500762" w:rsidP="00300261">
            <w:pPr>
              <w:rPr>
                <w:lang w:val="en-US"/>
              </w:rPr>
            </w:pPr>
            <w:r w:rsidRPr="003F79C3">
              <w:rPr>
                <w:lang w:val="en-US"/>
              </w:rPr>
              <w:t>Sensitivity</w:t>
            </w:r>
          </w:p>
        </w:tc>
        <w:tc>
          <w:tcPr>
            <w:tcW w:w="1581" w:type="pct"/>
          </w:tcPr>
          <w:p w14:paraId="22AF9B62" w14:textId="77777777" w:rsidR="00500762" w:rsidRPr="003F79C3" w:rsidRDefault="00500762" w:rsidP="001920A5">
            <w:pPr>
              <w:pStyle w:val="ListParagraph"/>
              <w:numPr>
                <w:ilvl w:val="0"/>
                <w:numId w:val="24"/>
              </w:numPr>
              <w:rPr>
                <w:lang w:val="en-US"/>
              </w:rPr>
            </w:pPr>
            <w:r w:rsidRPr="003F79C3">
              <w:rPr>
                <w:lang w:val="en-US"/>
              </w:rPr>
              <w:t>Number of children</w:t>
            </w:r>
          </w:p>
          <w:p w14:paraId="45E8C75B" w14:textId="77777777" w:rsidR="00500762" w:rsidRPr="003F79C3" w:rsidRDefault="00500762" w:rsidP="001920A5">
            <w:pPr>
              <w:pStyle w:val="ListParagraph"/>
              <w:numPr>
                <w:ilvl w:val="0"/>
                <w:numId w:val="24"/>
              </w:numPr>
              <w:rPr>
                <w:lang w:val="en-US"/>
              </w:rPr>
            </w:pPr>
            <w:r w:rsidRPr="003F79C3">
              <w:rPr>
                <w:lang w:val="en-US"/>
              </w:rPr>
              <w:t>Number of persons working outdoors</w:t>
            </w:r>
          </w:p>
          <w:p w14:paraId="0E34D636" w14:textId="77777777" w:rsidR="00500762" w:rsidRPr="003F79C3" w:rsidRDefault="00500762" w:rsidP="001920A5">
            <w:pPr>
              <w:pStyle w:val="ListParagraph"/>
              <w:numPr>
                <w:ilvl w:val="0"/>
                <w:numId w:val="24"/>
              </w:numPr>
              <w:rPr>
                <w:lang w:val="en-US"/>
              </w:rPr>
            </w:pPr>
            <w:r w:rsidRPr="003F79C3">
              <w:rPr>
                <w:lang w:val="en-US"/>
              </w:rPr>
              <w:t>Number of persons with skin conditions that increase sun damage risks</w:t>
            </w:r>
          </w:p>
        </w:tc>
        <w:tc>
          <w:tcPr>
            <w:tcW w:w="1275" w:type="pct"/>
          </w:tcPr>
          <w:p w14:paraId="1C0A9B87" w14:textId="77777777" w:rsidR="00500762" w:rsidRPr="003F79C3" w:rsidRDefault="00500762" w:rsidP="00300261">
            <w:pPr>
              <w:rPr>
                <w:lang w:val="en-US"/>
              </w:rPr>
            </w:pPr>
          </w:p>
        </w:tc>
        <w:tc>
          <w:tcPr>
            <w:tcW w:w="1123" w:type="pct"/>
          </w:tcPr>
          <w:p w14:paraId="5DFD4F93" w14:textId="77777777" w:rsidR="00500762" w:rsidRPr="003F79C3" w:rsidRDefault="00500762" w:rsidP="00300261">
            <w:pPr>
              <w:rPr>
                <w:lang w:val="en-US"/>
              </w:rPr>
            </w:pPr>
          </w:p>
        </w:tc>
      </w:tr>
      <w:tr w:rsidR="00500762" w:rsidRPr="003F79C3" w14:paraId="16B1B524" w14:textId="77777777" w:rsidTr="00057D89">
        <w:tc>
          <w:tcPr>
            <w:tcW w:w="510" w:type="pct"/>
            <w:vMerge/>
            <w:shd w:val="clear" w:color="auto" w:fill="F2F2F2" w:themeFill="background1" w:themeFillShade="F2"/>
          </w:tcPr>
          <w:p w14:paraId="6799BAF3" w14:textId="77777777" w:rsidR="00500762" w:rsidRPr="003F79C3" w:rsidRDefault="00500762" w:rsidP="00300261">
            <w:pPr>
              <w:rPr>
                <w:b/>
                <w:lang w:val="en-US"/>
              </w:rPr>
            </w:pPr>
          </w:p>
        </w:tc>
        <w:tc>
          <w:tcPr>
            <w:tcW w:w="510" w:type="pct"/>
            <w:shd w:val="clear" w:color="auto" w:fill="DAEEF3" w:themeFill="accent5" w:themeFillTint="33"/>
          </w:tcPr>
          <w:p w14:paraId="0FA5D811" w14:textId="77777777" w:rsidR="00500762" w:rsidRPr="003F79C3" w:rsidRDefault="00500762" w:rsidP="00300261">
            <w:pPr>
              <w:rPr>
                <w:lang w:val="en-US"/>
              </w:rPr>
            </w:pPr>
            <w:r w:rsidRPr="003F79C3">
              <w:rPr>
                <w:lang w:val="en-US"/>
              </w:rPr>
              <w:t>Adaptive Capacity</w:t>
            </w:r>
          </w:p>
        </w:tc>
        <w:tc>
          <w:tcPr>
            <w:tcW w:w="1581" w:type="pct"/>
          </w:tcPr>
          <w:p w14:paraId="685ECB35"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17A69197" w14:textId="77777777" w:rsidR="00500762" w:rsidRPr="003F79C3" w:rsidRDefault="00500762" w:rsidP="001920A5">
            <w:pPr>
              <w:pStyle w:val="ListParagraph"/>
              <w:numPr>
                <w:ilvl w:val="0"/>
                <w:numId w:val="24"/>
              </w:numPr>
              <w:rPr>
                <w:lang w:val="en-US"/>
              </w:rPr>
            </w:pPr>
            <w:r w:rsidRPr="003F79C3">
              <w:rPr>
                <w:lang w:val="en-US"/>
              </w:rPr>
              <w:t xml:space="preserve">Health promotion activities on sun safety / sun damage prevention / cancer prevention </w:t>
            </w:r>
          </w:p>
          <w:p w14:paraId="6C2BFF75" w14:textId="77777777" w:rsidR="00500762" w:rsidRPr="003F79C3" w:rsidRDefault="00500762" w:rsidP="001920A5">
            <w:pPr>
              <w:pStyle w:val="ListParagraph"/>
              <w:numPr>
                <w:ilvl w:val="0"/>
                <w:numId w:val="24"/>
              </w:numPr>
              <w:rPr>
                <w:lang w:val="en-US"/>
              </w:rPr>
            </w:pPr>
            <w:r w:rsidRPr="003F79C3">
              <w:rPr>
                <w:lang w:val="en-US"/>
              </w:rPr>
              <w:lastRenderedPageBreak/>
              <w:t>Urban greening / shade policies</w:t>
            </w:r>
          </w:p>
        </w:tc>
        <w:tc>
          <w:tcPr>
            <w:tcW w:w="1275" w:type="pct"/>
          </w:tcPr>
          <w:p w14:paraId="6EF40EC8" w14:textId="77777777" w:rsidR="00500762" w:rsidRPr="003F79C3" w:rsidRDefault="00500762" w:rsidP="00300261">
            <w:pPr>
              <w:rPr>
                <w:lang w:val="en-US"/>
              </w:rPr>
            </w:pPr>
          </w:p>
        </w:tc>
        <w:tc>
          <w:tcPr>
            <w:tcW w:w="1123" w:type="pct"/>
          </w:tcPr>
          <w:p w14:paraId="23E8026C" w14:textId="77777777" w:rsidR="00500762" w:rsidRPr="003F79C3" w:rsidRDefault="00500762" w:rsidP="00300261">
            <w:pPr>
              <w:rPr>
                <w:lang w:val="en-US"/>
              </w:rPr>
            </w:pPr>
          </w:p>
        </w:tc>
      </w:tr>
      <w:tr w:rsidR="00500762" w:rsidRPr="003F79C3" w14:paraId="71062D1D" w14:textId="77777777" w:rsidTr="00057D89">
        <w:tc>
          <w:tcPr>
            <w:tcW w:w="510" w:type="pct"/>
            <w:vMerge w:val="restart"/>
            <w:shd w:val="clear" w:color="auto" w:fill="F2F2F2" w:themeFill="background1" w:themeFillShade="F2"/>
          </w:tcPr>
          <w:p w14:paraId="2F6FCE21" w14:textId="5C1B28CC" w:rsidR="00500762" w:rsidRPr="003F79C3" w:rsidRDefault="009961E7" w:rsidP="00300261">
            <w:pPr>
              <w:rPr>
                <w:b/>
                <w:lang w:val="en-US"/>
              </w:rPr>
            </w:pPr>
            <w:r w:rsidRPr="003F79C3">
              <w:rPr>
                <w:b/>
                <w:lang w:val="en-US"/>
              </w:rPr>
              <w:lastRenderedPageBreak/>
              <w:t>Air quality (aero-allergens, air pollution, Saharan dust, particulate matter and/or wildfire smoke)</w:t>
            </w:r>
          </w:p>
        </w:tc>
        <w:tc>
          <w:tcPr>
            <w:tcW w:w="510" w:type="pct"/>
            <w:shd w:val="clear" w:color="auto" w:fill="FDE9D9" w:themeFill="accent6" w:themeFillTint="33"/>
          </w:tcPr>
          <w:p w14:paraId="6F439D41" w14:textId="77777777" w:rsidR="00500762" w:rsidRPr="003F79C3" w:rsidRDefault="00500762" w:rsidP="00300261">
            <w:pPr>
              <w:rPr>
                <w:lang w:val="en-US"/>
              </w:rPr>
            </w:pPr>
            <w:r w:rsidRPr="003F79C3">
              <w:rPr>
                <w:lang w:val="en-US"/>
              </w:rPr>
              <w:t>Exposure</w:t>
            </w:r>
          </w:p>
          <w:p w14:paraId="0FF4BB94" w14:textId="77777777" w:rsidR="00500762" w:rsidRPr="003F79C3" w:rsidRDefault="00500762" w:rsidP="00300261">
            <w:pPr>
              <w:rPr>
                <w:lang w:val="en-US"/>
              </w:rPr>
            </w:pPr>
          </w:p>
        </w:tc>
        <w:tc>
          <w:tcPr>
            <w:tcW w:w="1581" w:type="pct"/>
          </w:tcPr>
          <w:p w14:paraId="3ACCE512" w14:textId="77777777" w:rsidR="00500762" w:rsidRPr="003F79C3" w:rsidRDefault="00500762" w:rsidP="001920A5">
            <w:pPr>
              <w:pStyle w:val="ListParagraph"/>
              <w:numPr>
                <w:ilvl w:val="0"/>
                <w:numId w:val="24"/>
              </w:numPr>
              <w:rPr>
                <w:lang w:val="en-US"/>
              </w:rPr>
            </w:pPr>
            <w:r w:rsidRPr="003F79C3">
              <w:rPr>
                <w:lang w:val="en-US"/>
              </w:rPr>
              <w:t>Stagnation air mass events</w:t>
            </w:r>
          </w:p>
          <w:p w14:paraId="617CC83E" w14:textId="77777777" w:rsidR="00500762" w:rsidRPr="003F79C3" w:rsidRDefault="00500762" w:rsidP="001920A5">
            <w:pPr>
              <w:pStyle w:val="ListParagraph"/>
              <w:numPr>
                <w:ilvl w:val="0"/>
                <w:numId w:val="24"/>
              </w:numPr>
              <w:rPr>
                <w:lang w:val="en-US"/>
              </w:rPr>
            </w:pPr>
            <w:r w:rsidRPr="003F79C3">
              <w:rPr>
                <w:lang w:val="en-US"/>
              </w:rPr>
              <w:t>Projected ground-level ozone and particulate matter estimates due to climate change</w:t>
            </w:r>
          </w:p>
          <w:p w14:paraId="0B1AD129" w14:textId="77777777" w:rsidR="00500762" w:rsidRPr="003F79C3" w:rsidRDefault="00500762" w:rsidP="001920A5">
            <w:pPr>
              <w:pStyle w:val="ListParagraph"/>
              <w:numPr>
                <w:ilvl w:val="0"/>
                <w:numId w:val="24"/>
              </w:numPr>
              <w:rPr>
                <w:lang w:val="en-US"/>
              </w:rPr>
            </w:pPr>
            <w:r w:rsidRPr="003F79C3">
              <w:rPr>
                <w:lang w:val="en-US"/>
              </w:rPr>
              <w:t>Pollen counts, ragweed presence</w:t>
            </w:r>
          </w:p>
          <w:p w14:paraId="1ED6D52F" w14:textId="77777777" w:rsidR="00500762" w:rsidRPr="003F79C3" w:rsidRDefault="00500762" w:rsidP="001920A5">
            <w:pPr>
              <w:pStyle w:val="ListParagraph"/>
              <w:numPr>
                <w:ilvl w:val="0"/>
                <w:numId w:val="24"/>
              </w:numPr>
              <w:rPr>
                <w:lang w:val="en-US"/>
              </w:rPr>
            </w:pPr>
            <w:r w:rsidRPr="003F79C3">
              <w:rPr>
                <w:lang w:val="en-US"/>
              </w:rPr>
              <w:t>Number and duration of smog advisories</w:t>
            </w:r>
          </w:p>
          <w:p w14:paraId="32BD23E6" w14:textId="77777777" w:rsidR="00500762" w:rsidRPr="003F79C3" w:rsidRDefault="00500762" w:rsidP="001920A5">
            <w:pPr>
              <w:pStyle w:val="ListParagraph"/>
              <w:numPr>
                <w:ilvl w:val="0"/>
                <w:numId w:val="24"/>
              </w:numPr>
              <w:rPr>
                <w:lang w:val="en-US"/>
              </w:rPr>
            </w:pPr>
            <w:r w:rsidRPr="003F79C3">
              <w:rPr>
                <w:lang w:val="en-US"/>
              </w:rPr>
              <w:t>Ground-level ozone and particulate</w:t>
            </w:r>
            <w:r w:rsidR="005A2515" w:rsidRPr="003F79C3">
              <w:rPr>
                <w:lang w:val="en-US"/>
              </w:rPr>
              <w:t xml:space="preserve"> matter concentrations and excess</w:t>
            </w:r>
          </w:p>
        </w:tc>
        <w:tc>
          <w:tcPr>
            <w:tcW w:w="1275" w:type="pct"/>
          </w:tcPr>
          <w:p w14:paraId="1D16EE65" w14:textId="77777777" w:rsidR="00500762" w:rsidRPr="003F79C3" w:rsidRDefault="00500762" w:rsidP="00300261">
            <w:pPr>
              <w:rPr>
                <w:lang w:val="en-US"/>
              </w:rPr>
            </w:pPr>
          </w:p>
        </w:tc>
        <w:tc>
          <w:tcPr>
            <w:tcW w:w="1123" w:type="pct"/>
          </w:tcPr>
          <w:p w14:paraId="13C4693E" w14:textId="77777777" w:rsidR="00500762" w:rsidRPr="003F79C3" w:rsidRDefault="00500762" w:rsidP="00300261">
            <w:pPr>
              <w:rPr>
                <w:lang w:val="en-US"/>
              </w:rPr>
            </w:pPr>
          </w:p>
        </w:tc>
      </w:tr>
      <w:tr w:rsidR="00500762" w:rsidRPr="003F79C3" w14:paraId="0084340F" w14:textId="77777777" w:rsidTr="00057D89">
        <w:tc>
          <w:tcPr>
            <w:tcW w:w="510" w:type="pct"/>
            <w:vMerge/>
            <w:shd w:val="clear" w:color="auto" w:fill="F2F2F2" w:themeFill="background1" w:themeFillShade="F2"/>
          </w:tcPr>
          <w:p w14:paraId="14FD9737" w14:textId="77777777" w:rsidR="00500762" w:rsidRPr="003F79C3" w:rsidRDefault="00500762" w:rsidP="00300261">
            <w:pPr>
              <w:rPr>
                <w:b/>
                <w:lang w:val="en-US"/>
              </w:rPr>
            </w:pPr>
          </w:p>
        </w:tc>
        <w:tc>
          <w:tcPr>
            <w:tcW w:w="510" w:type="pct"/>
            <w:shd w:val="clear" w:color="auto" w:fill="FDE9D9" w:themeFill="accent6" w:themeFillTint="33"/>
          </w:tcPr>
          <w:p w14:paraId="5F9EDF30" w14:textId="77777777" w:rsidR="00500762" w:rsidRPr="003F79C3" w:rsidRDefault="00500762" w:rsidP="00300261">
            <w:pPr>
              <w:rPr>
                <w:lang w:val="en-US"/>
              </w:rPr>
            </w:pPr>
            <w:r w:rsidRPr="003F79C3">
              <w:rPr>
                <w:lang w:val="en-US"/>
              </w:rPr>
              <w:t>Sensitivity</w:t>
            </w:r>
          </w:p>
          <w:p w14:paraId="6CE515D8" w14:textId="77777777" w:rsidR="00500762" w:rsidRPr="003F79C3" w:rsidRDefault="00500762" w:rsidP="00300261">
            <w:pPr>
              <w:rPr>
                <w:lang w:val="en-US"/>
              </w:rPr>
            </w:pPr>
          </w:p>
        </w:tc>
        <w:tc>
          <w:tcPr>
            <w:tcW w:w="1581" w:type="pct"/>
          </w:tcPr>
          <w:p w14:paraId="2B83DE68"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7CF7F4A6" w14:textId="77777777" w:rsidR="00500762" w:rsidRPr="003F79C3" w:rsidRDefault="00500762" w:rsidP="001920A5">
            <w:pPr>
              <w:pStyle w:val="ListParagraph"/>
              <w:numPr>
                <w:ilvl w:val="0"/>
                <w:numId w:val="24"/>
              </w:numPr>
              <w:rPr>
                <w:lang w:val="en-US"/>
              </w:rPr>
            </w:pPr>
            <w:r w:rsidRPr="003F79C3">
              <w:rPr>
                <w:lang w:val="en-US"/>
              </w:rPr>
              <w:t>Number of seniors</w:t>
            </w:r>
          </w:p>
          <w:p w14:paraId="4F717F56" w14:textId="77777777" w:rsidR="00500762" w:rsidRPr="003F79C3" w:rsidRDefault="00500762" w:rsidP="001920A5">
            <w:pPr>
              <w:pStyle w:val="ListParagraph"/>
              <w:numPr>
                <w:ilvl w:val="0"/>
                <w:numId w:val="24"/>
              </w:numPr>
              <w:rPr>
                <w:lang w:val="en-US"/>
              </w:rPr>
            </w:pPr>
            <w:r w:rsidRPr="003F79C3">
              <w:rPr>
                <w:lang w:val="en-US"/>
              </w:rPr>
              <w:t>Number of children</w:t>
            </w:r>
          </w:p>
          <w:p w14:paraId="502EE9F9" w14:textId="77777777" w:rsidR="00500762" w:rsidRPr="003F79C3" w:rsidRDefault="00500762" w:rsidP="001920A5">
            <w:pPr>
              <w:pStyle w:val="ListParagraph"/>
              <w:numPr>
                <w:ilvl w:val="0"/>
                <w:numId w:val="24"/>
              </w:numPr>
              <w:rPr>
                <w:lang w:val="en-US"/>
              </w:rPr>
            </w:pPr>
            <w:r w:rsidRPr="003F79C3">
              <w:rPr>
                <w:lang w:val="en-US"/>
              </w:rPr>
              <w:t>Number of people with chronic diseases and who smoke tobacco</w:t>
            </w:r>
          </w:p>
          <w:p w14:paraId="32D2C63B" w14:textId="139FBFDA" w:rsidR="00500762" w:rsidRPr="003F79C3" w:rsidRDefault="00500762" w:rsidP="001920A5">
            <w:pPr>
              <w:pStyle w:val="ListParagraph"/>
              <w:numPr>
                <w:ilvl w:val="0"/>
                <w:numId w:val="24"/>
              </w:numPr>
              <w:rPr>
                <w:lang w:val="en-US"/>
              </w:rPr>
            </w:pPr>
            <w:r w:rsidRPr="003F79C3">
              <w:rPr>
                <w:lang w:val="en-US"/>
              </w:rPr>
              <w:t>Cardiovascular or respiratory health outcomes from ae</w:t>
            </w:r>
            <w:r w:rsidR="007C1507" w:rsidRPr="003F79C3">
              <w:rPr>
                <w:lang w:val="en-US"/>
              </w:rPr>
              <w:t>roallergens or poor air quality</w:t>
            </w:r>
          </w:p>
          <w:p w14:paraId="5B0B97EE" w14:textId="77777777" w:rsidR="00500762" w:rsidRPr="003F79C3" w:rsidRDefault="00500762" w:rsidP="001920A5">
            <w:pPr>
              <w:pStyle w:val="ListParagraph"/>
              <w:numPr>
                <w:ilvl w:val="0"/>
                <w:numId w:val="24"/>
              </w:numPr>
              <w:rPr>
                <w:lang w:val="en-US"/>
              </w:rPr>
            </w:pPr>
            <w:r w:rsidRPr="003F79C3">
              <w:rPr>
                <w:lang w:val="en-US"/>
              </w:rPr>
              <w:t>Number of persons working outdoors</w:t>
            </w:r>
          </w:p>
          <w:p w14:paraId="66D05EC6" w14:textId="77777777" w:rsidR="00500762" w:rsidRPr="003F79C3" w:rsidRDefault="00500762" w:rsidP="001920A5">
            <w:pPr>
              <w:pStyle w:val="ListParagraph"/>
              <w:numPr>
                <w:ilvl w:val="0"/>
                <w:numId w:val="24"/>
              </w:numPr>
              <w:rPr>
                <w:lang w:val="en-US"/>
              </w:rPr>
            </w:pPr>
            <w:r w:rsidRPr="003F79C3">
              <w:rPr>
                <w:lang w:val="en-US"/>
              </w:rPr>
              <w:t>Daily all-cause mortality (trends associated with air pollution)</w:t>
            </w:r>
          </w:p>
          <w:p w14:paraId="62D0BF8C" w14:textId="77777777" w:rsidR="00500762" w:rsidRPr="003F79C3" w:rsidRDefault="00500762" w:rsidP="001920A5">
            <w:pPr>
              <w:pStyle w:val="ListParagraph"/>
              <w:numPr>
                <w:ilvl w:val="0"/>
                <w:numId w:val="24"/>
              </w:numPr>
              <w:rPr>
                <w:lang w:val="en-US"/>
              </w:rPr>
            </w:pPr>
            <w:r w:rsidRPr="003F79C3">
              <w:rPr>
                <w:lang w:val="en-US"/>
              </w:rPr>
              <w:t>Daily non-accidental mortality (trends associated with air pollution)</w:t>
            </w:r>
          </w:p>
        </w:tc>
        <w:tc>
          <w:tcPr>
            <w:tcW w:w="1275" w:type="pct"/>
          </w:tcPr>
          <w:p w14:paraId="7D515418" w14:textId="77777777" w:rsidR="00500762" w:rsidRPr="003F79C3" w:rsidRDefault="00500762" w:rsidP="00300261">
            <w:pPr>
              <w:rPr>
                <w:lang w:val="en-US"/>
              </w:rPr>
            </w:pPr>
          </w:p>
        </w:tc>
        <w:tc>
          <w:tcPr>
            <w:tcW w:w="1123" w:type="pct"/>
          </w:tcPr>
          <w:p w14:paraId="34140EB0" w14:textId="77777777" w:rsidR="00500762" w:rsidRPr="003F79C3" w:rsidRDefault="00500762" w:rsidP="00300261">
            <w:pPr>
              <w:rPr>
                <w:lang w:val="en-US"/>
              </w:rPr>
            </w:pPr>
          </w:p>
        </w:tc>
      </w:tr>
      <w:tr w:rsidR="00500762" w:rsidRPr="003F79C3" w14:paraId="0F25B76D" w14:textId="77777777" w:rsidTr="00057D89">
        <w:tc>
          <w:tcPr>
            <w:tcW w:w="510" w:type="pct"/>
            <w:vMerge/>
            <w:shd w:val="clear" w:color="auto" w:fill="F2F2F2" w:themeFill="background1" w:themeFillShade="F2"/>
          </w:tcPr>
          <w:p w14:paraId="6ACDC6D0" w14:textId="77777777" w:rsidR="00500762" w:rsidRPr="003F79C3" w:rsidRDefault="00500762" w:rsidP="00300261">
            <w:pPr>
              <w:rPr>
                <w:b/>
                <w:lang w:val="en-US"/>
              </w:rPr>
            </w:pPr>
          </w:p>
        </w:tc>
        <w:tc>
          <w:tcPr>
            <w:tcW w:w="510" w:type="pct"/>
            <w:shd w:val="clear" w:color="auto" w:fill="DAEEF3" w:themeFill="accent5" w:themeFillTint="33"/>
          </w:tcPr>
          <w:p w14:paraId="73510F93" w14:textId="77777777" w:rsidR="00500762" w:rsidRPr="003F79C3" w:rsidRDefault="00500762" w:rsidP="00300261">
            <w:pPr>
              <w:rPr>
                <w:lang w:val="en-US"/>
              </w:rPr>
            </w:pPr>
            <w:r w:rsidRPr="003F79C3">
              <w:rPr>
                <w:lang w:val="en-US"/>
              </w:rPr>
              <w:t>Adaptive Capacity</w:t>
            </w:r>
          </w:p>
        </w:tc>
        <w:tc>
          <w:tcPr>
            <w:tcW w:w="1581" w:type="pct"/>
          </w:tcPr>
          <w:p w14:paraId="07CF6315"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3A18C6AA" w14:textId="77777777" w:rsidR="00500762" w:rsidRPr="003F79C3" w:rsidRDefault="00500762" w:rsidP="001920A5">
            <w:pPr>
              <w:pStyle w:val="ListParagraph"/>
              <w:numPr>
                <w:ilvl w:val="0"/>
                <w:numId w:val="24"/>
              </w:numPr>
              <w:rPr>
                <w:lang w:val="en-US"/>
              </w:rPr>
            </w:pPr>
            <w:r w:rsidRPr="003F79C3">
              <w:rPr>
                <w:lang w:val="en-US"/>
              </w:rPr>
              <w:t>Health promotion activities on air pollution prevention and protection from air pollutants, aeroallergens or wildfire smoke</w:t>
            </w:r>
          </w:p>
          <w:p w14:paraId="638A3DC6" w14:textId="77777777" w:rsidR="00500762" w:rsidRPr="003F79C3" w:rsidRDefault="00500762" w:rsidP="001920A5">
            <w:pPr>
              <w:pStyle w:val="ListParagraph"/>
              <w:numPr>
                <w:ilvl w:val="0"/>
                <w:numId w:val="24"/>
              </w:numPr>
              <w:rPr>
                <w:lang w:val="en-US"/>
              </w:rPr>
            </w:pPr>
            <w:r w:rsidRPr="003F79C3">
              <w:rPr>
                <w:lang w:val="en-US"/>
              </w:rPr>
              <w:t>Air quality regulations</w:t>
            </w:r>
          </w:p>
          <w:p w14:paraId="4970C2D9" w14:textId="77777777" w:rsidR="00500762" w:rsidRPr="003F79C3" w:rsidRDefault="00500762" w:rsidP="001920A5">
            <w:pPr>
              <w:pStyle w:val="ListParagraph"/>
              <w:numPr>
                <w:ilvl w:val="0"/>
                <w:numId w:val="24"/>
              </w:numPr>
              <w:rPr>
                <w:lang w:val="en-US"/>
              </w:rPr>
            </w:pPr>
            <w:r w:rsidRPr="003F79C3">
              <w:rPr>
                <w:lang w:val="en-US"/>
              </w:rPr>
              <w:t>Proportion of people who use public transportation / active transportation</w:t>
            </w:r>
          </w:p>
          <w:p w14:paraId="05EFEA95" w14:textId="77777777" w:rsidR="00500762" w:rsidRPr="003F79C3" w:rsidRDefault="00500762" w:rsidP="001920A5">
            <w:pPr>
              <w:pStyle w:val="ListParagraph"/>
              <w:numPr>
                <w:ilvl w:val="0"/>
                <w:numId w:val="24"/>
              </w:numPr>
              <w:rPr>
                <w:lang w:val="en-US"/>
              </w:rPr>
            </w:pPr>
            <w:r w:rsidRPr="003F79C3">
              <w:rPr>
                <w:lang w:val="en-US"/>
              </w:rPr>
              <w:t>Air quality monitoring capabilities</w:t>
            </w:r>
          </w:p>
        </w:tc>
        <w:tc>
          <w:tcPr>
            <w:tcW w:w="1275" w:type="pct"/>
          </w:tcPr>
          <w:p w14:paraId="6007113F" w14:textId="77777777" w:rsidR="00500762" w:rsidRPr="003F79C3" w:rsidRDefault="00500762" w:rsidP="00300261">
            <w:pPr>
              <w:rPr>
                <w:lang w:val="en-US"/>
              </w:rPr>
            </w:pPr>
          </w:p>
        </w:tc>
        <w:tc>
          <w:tcPr>
            <w:tcW w:w="1123" w:type="pct"/>
          </w:tcPr>
          <w:p w14:paraId="0A2D83CB" w14:textId="77777777" w:rsidR="00500762" w:rsidRPr="003F79C3" w:rsidRDefault="00500762" w:rsidP="00300261">
            <w:pPr>
              <w:rPr>
                <w:lang w:val="en-US"/>
              </w:rPr>
            </w:pPr>
          </w:p>
        </w:tc>
      </w:tr>
      <w:tr w:rsidR="00500762" w:rsidRPr="003F79C3" w14:paraId="5F2CC108" w14:textId="77777777" w:rsidTr="00057D89">
        <w:tc>
          <w:tcPr>
            <w:tcW w:w="510" w:type="pct"/>
            <w:vMerge w:val="restart"/>
            <w:shd w:val="clear" w:color="auto" w:fill="F2F2F2" w:themeFill="background1" w:themeFillShade="F2"/>
          </w:tcPr>
          <w:p w14:paraId="34FA7850" w14:textId="77777777" w:rsidR="00500762" w:rsidRPr="003F79C3" w:rsidRDefault="00500762" w:rsidP="00300261">
            <w:pPr>
              <w:rPr>
                <w:b/>
                <w:lang w:val="en-US"/>
              </w:rPr>
            </w:pPr>
            <w:r w:rsidRPr="003F79C3">
              <w:rPr>
                <w:b/>
                <w:lang w:val="en-US"/>
              </w:rPr>
              <w:t>Food- and water-borne illnesses and food-security issues</w:t>
            </w:r>
          </w:p>
        </w:tc>
        <w:tc>
          <w:tcPr>
            <w:tcW w:w="510" w:type="pct"/>
            <w:shd w:val="clear" w:color="auto" w:fill="FDE9D9" w:themeFill="accent6" w:themeFillTint="33"/>
          </w:tcPr>
          <w:p w14:paraId="07E652E2" w14:textId="77777777" w:rsidR="00500762" w:rsidRPr="003F79C3" w:rsidRDefault="00500762" w:rsidP="00300261">
            <w:pPr>
              <w:rPr>
                <w:lang w:val="en-US"/>
              </w:rPr>
            </w:pPr>
            <w:r w:rsidRPr="003F79C3">
              <w:rPr>
                <w:lang w:val="en-US"/>
              </w:rPr>
              <w:t>Exposure</w:t>
            </w:r>
          </w:p>
          <w:p w14:paraId="2A0655F6" w14:textId="77777777" w:rsidR="00500762" w:rsidRPr="003F79C3" w:rsidRDefault="00500762" w:rsidP="00300261">
            <w:pPr>
              <w:rPr>
                <w:lang w:val="en-US"/>
              </w:rPr>
            </w:pPr>
          </w:p>
        </w:tc>
        <w:tc>
          <w:tcPr>
            <w:tcW w:w="1581" w:type="pct"/>
          </w:tcPr>
          <w:p w14:paraId="501C7823" w14:textId="77777777" w:rsidR="00500762" w:rsidRPr="003F79C3" w:rsidRDefault="00500762" w:rsidP="001920A5">
            <w:pPr>
              <w:pStyle w:val="ListParagraph"/>
              <w:numPr>
                <w:ilvl w:val="0"/>
                <w:numId w:val="24"/>
              </w:numPr>
              <w:rPr>
                <w:lang w:val="en-US"/>
              </w:rPr>
            </w:pPr>
            <w:r w:rsidRPr="003F79C3">
              <w:rPr>
                <w:lang w:val="en-US"/>
              </w:rPr>
              <w:t>Number of people on small water systems</w:t>
            </w:r>
          </w:p>
          <w:p w14:paraId="6F39B246" w14:textId="77777777" w:rsidR="00500762" w:rsidRPr="003F79C3" w:rsidRDefault="00500762" w:rsidP="001920A5">
            <w:pPr>
              <w:pStyle w:val="ListParagraph"/>
              <w:numPr>
                <w:ilvl w:val="0"/>
                <w:numId w:val="24"/>
              </w:numPr>
              <w:rPr>
                <w:lang w:val="en-US"/>
              </w:rPr>
            </w:pPr>
            <w:r w:rsidRPr="003F79C3">
              <w:rPr>
                <w:lang w:val="en-US"/>
              </w:rPr>
              <w:t xml:space="preserve">Number of people using natural outdoor recreational facilities (e.g., beaches) </w:t>
            </w:r>
          </w:p>
          <w:p w14:paraId="13792649" w14:textId="77777777" w:rsidR="00500762" w:rsidRPr="003F79C3" w:rsidRDefault="00500762" w:rsidP="001920A5">
            <w:pPr>
              <w:pStyle w:val="ListParagraph"/>
              <w:numPr>
                <w:ilvl w:val="0"/>
                <w:numId w:val="24"/>
              </w:numPr>
              <w:rPr>
                <w:lang w:val="en-US"/>
              </w:rPr>
            </w:pPr>
            <w:r w:rsidRPr="003F79C3">
              <w:rPr>
                <w:lang w:val="en-US"/>
              </w:rPr>
              <w:t>Number of people on flood plains</w:t>
            </w:r>
          </w:p>
          <w:p w14:paraId="29BE85EE" w14:textId="77777777" w:rsidR="00500762" w:rsidRPr="003F79C3" w:rsidRDefault="00500762" w:rsidP="001920A5">
            <w:pPr>
              <w:pStyle w:val="ListParagraph"/>
              <w:numPr>
                <w:ilvl w:val="0"/>
                <w:numId w:val="24"/>
              </w:numPr>
              <w:rPr>
                <w:lang w:val="en-US"/>
              </w:rPr>
            </w:pPr>
            <w:r w:rsidRPr="003F79C3">
              <w:rPr>
                <w:lang w:val="en-US"/>
              </w:rPr>
              <w:t>Harmful algal blooms</w:t>
            </w:r>
          </w:p>
          <w:p w14:paraId="0D24B2E9" w14:textId="77777777" w:rsidR="00500762" w:rsidRPr="003F79C3" w:rsidRDefault="00500762" w:rsidP="001920A5">
            <w:pPr>
              <w:pStyle w:val="ListParagraph"/>
              <w:numPr>
                <w:ilvl w:val="0"/>
                <w:numId w:val="24"/>
              </w:numPr>
              <w:rPr>
                <w:lang w:val="en-US"/>
              </w:rPr>
            </w:pPr>
            <w:r w:rsidRPr="003F79C3">
              <w:rPr>
                <w:lang w:val="en-US"/>
              </w:rPr>
              <w:t xml:space="preserve">Number of outdoor events (e.g., farmers </w:t>
            </w:r>
            <w:r w:rsidRPr="003F79C3">
              <w:rPr>
                <w:lang w:val="en-US"/>
              </w:rPr>
              <w:lastRenderedPageBreak/>
              <w:t xml:space="preserve">markets) during warm weather)  </w:t>
            </w:r>
          </w:p>
        </w:tc>
        <w:tc>
          <w:tcPr>
            <w:tcW w:w="1275" w:type="pct"/>
          </w:tcPr>
          <w:p w14:paraId="53F05801" w14:textId="77777777" w:rsidR="00500762" w:rsidRPr="003F79C3" w:rsidRDefault="00500762" w:rsidP="00300261">
            <w:pPr>
              <w:rPr>
                <w:lang w:val="en-US"/>
              </w:rPr>
            </w:pPr>
          </w:p>
        </w:tc>
        <w:tc>
          <w:tcPr>
            <w:tcW w:w="1123" w:type="pct"/>
          </w:tcPr>
          <w:p w14:paraId="466D0384" w14:textId="77777777" w:rsidR="00500762" w:rsidRPr="003F79C3" w:rsidRDefault="00500762" w:rsidP="00300261">
            <w:pPr>
              <w:rPr>
                <w:lang w:val="en-US"/>
              </w:rPr>
            </w:pPr>
          </w:p>
        </w:tc>
      </w:tr>
      <w:tr w:rsidR="00500762" w:rsidRPr="003F79C3" w14:paraId="6388D98E" w14:textId="77777777" w:rsidTr="00057D89">
        <w:tc>
          <w:tcPr>
            <w:tcW w:w="510" w:type="pct"/>
            <w:vMerge/>
            <w:shd w:val="clear" w:color="auto" w:fill="F2F2F2" w:themeFill="background1" w:themeFillShade="F2"/>
          </w:tcPr>
          <w:p w14:paraId="52F64731" w14:textId="77777777" w:rsidR="00500762" w:rsidRPr="003F79C3" w:rsidRDefault="00500762" w:rsidP="00300261">
            <w:pPr>
              <w:rPr>
                <w:b/>
                <w:lang w:val="en-US"/>
              </w:rPr>
            </w:pPr>
          </w:p>
        </w:tc>
        <w:tc>
          <w:tcPr>
            <w:tcW w:w="510" w:type="pct"/>
            <w:shd w:val="clear" w:color="auto" w:fill="FDE9D9" w:themeFill="accent6" w:themeFillTint="33"/>
          </w:tcPr>
          <w:p w14:paraId="4D16033C" w14:textId="77777777" w:rsidR="00500762" w:rsidRPr="003F79C3" w:rsidRDefault="00500762" w:rsidP="00300261">
            <w:pPr>
              <w:rPr>
                <w:lang w:val="en-US"/>
              </w:rPr>
            </w:pPr>
            <w:r w:rsidRPr="003F79C3">
              <w:rPr>
                <w:lang w:val="en-US"/>
              </w:rPr>
              <w:t>Sensitivity</w:t>
            </w:r>
          </w:p>
        </w:tc>
        <w:tc>
          <w:tcPr>
            <w:tcW w:w="1581" w:type="pct"/>
          </w:tcPr>
          <w:p w14:paraId="6086E5DE" w14:textId="77777777" w:rsidR="00500762" w:rsidRPr="003F79C3" w:rsidRDefault="00500762" w:rsidP="001920A5">
            <w:pPr>
              <w:pStyle w:val="ListParagraph"/>
              <w:numPr>
                <w:ilvl w:val="0"/>
                <w:numId w:val="24"/>
              </w:numPr>
              <w:rPr>
                <w:lang w:val="en-US"/>
              </w:rPr>
            </w:pPr>
            <w:r w:rsidRPr="003F79C3">
              <w:rPr>
                <w:lang w:val="en-US"/>
              </w:rPr>
              <w:t>Socially and economically disadvantaged populations</w:t>
            </w:r>
          </w:p>
          <w:p w14:paraId="322D6405" w14:textId="77777777" w:rsidR="00500762" w:rsidRPr="003F79C3" w:rsidRDefault="00500762" w:rsidP="001920A5">
            <w:pPr>
              <w:pStyle w:val="ListParagraph"/>
              <w:numPr>
                <w:ilvl w:val="0"/>
                <w:numId w:val="24"/>
              </w:numPr>
              <w:rPr>
                <w:lang w:val="en-US"/>
              </w:rPr>
            </w:pPr>
            <w:r w:rsidRPr="003F79C3">
              <w:rPr>
                <w:lang w:val="en-US"/>
              </w:rPr>
              <w:t>First Nations and Inuit populations relying on traditional foods</w:t>
            </w:r>
          </w:p>
          <w:p w14:paraId="1262DCA6" w14:textId="77777777" w:rsidR="00500762" w:rsidRPr="003F79C3" w:rsidRDefault="00500762" w:rsidP="001920A5">
            <w:pPr>
              <w:pStyle w:val="ListParagraph"/>
              <w:numPr>
                <w:ilvl w:val="0"/>
                <w:numId w:val="24"/>
              </w:numPr>
              <w:rPr>
                <w:lang w:val="en-US"/>
              </w:rPr>
            </w:pPr>
            <w:r w:rsidRPr="003F79C3">
              <w:rPr>
                <w:lang w:val="en-US"/>
              </w:rPr>
              <w:t>People with suppressed or developing immune systems</w:t>
            </w:r>
          </w:p>
          <w:p w14:paraId="75B7950F" w14:textId="77777777" w:rsidR="00500762" w:rsidRPr="003F79C3" w:rsidRDefault="00500762" w:rsidP="001920A5">
            <w:pPr>
              <w:pStyle w:val="ListParagraph"/>
              <w:numPr>
                <w:ilvl w:val="0"/>
                <w:numId w:val="24"/>
              </w:numPr>
              <w:rPr>
                <w:lang w:val="en-US"/>
              </w:rPr>
            </w:pPr>
            <w:r w:rsidRPr="003F79C3">
              <w:rPr>
                <w:lang w:val="en-US"/>
              </w:rPr>
              <w:t>Food-borne diseases or outbreaks</w:t>
            </w:r>
          </w:p>
          <w:p w14:paraId="1EDE489A" w14:textId="77777777" w:rsidR="00500762" w:rsidRPr="003F79C3" w:rsidRDefault="00500762" w:rsidP="001920A5">
            <w:pPr>
              <w:pStyle w:val="ListParagraph"/>
              <w:numPr>
                <w:ilvl w:val="0"/>
                <w:numId w:val="24"/>
              </w:numPr>
              <w:rPr>
                <w:lang w:val="en-US"/>
              </w:rPr>
            </w:pPr>
            <w:r w:rsidRPr="003F79C3">
              <w:rPr>
                <w:lang w:val="en-US"/>
              </w:rPr>
              <w:t>Water-related diseases and infections (drinking and recreational water)</w:t>
            </w:r>
          </w:p>
        </w:tc>
        <w:tc>
          <w:tcPr>
            <w:tcW w:w="1275" w:type="pct"/>
          </w:tcPr>
          <w:p w14:paraId="50940201" w14:textId="77777777" w:rsidR="00500762" w:rsidRPr="003F79C3" w:rsidRDefault="00500762" w:rsidP="00300261">
            <w:pPr>
              <w:rPr>
                <w:lang w:val="en-US"/>
              </w:rPr>
            </w:pPr>
          </w:p>
        </w:tc>
        <w:tc>
          <w:tcPr>
            <w:tcW w:w="1123" w:type="pct"/>
          </w:tcPr>
          <w:p w14:paraId="591DB3D5" w14:textId="77777777" w:rsidR="00500762" w:rsidRPr="003F79C3" w:rsidRDefault="00500762" w:rsidP="00300261">
            <w:pPr>
              <w:rPr>
                <w:lang w:val="en-US"/>
              </w:rPr>
            </w:pPr>
          </w:p>
        </w:tc>
      </w:tr>
      <w:tr w:rsidR="00500762" w:rsidRPr="003F79C3" w14:paraId="1966A127" w14:textId="77777777" w:rsidTr="00057D89">
        <w:tc>
          <w:tcPr>
            <w:tcW w:w="510" w:type="pct"/>
            <w:vMerge/>
            <w:shd w:val="clear" w:color="auto" w:fill="F2F2F2" w:themeFill="background1" w:themeFillShade="F2"/>
          </w:tcPr>
          <w:p w14:paraId="140EFB00" w14:textId="77777777" w:rsidR="00500762" w:rsidRPr="003F79C3" w:rsidRDefault="00500762" w:rsidP="00300261">
            <w:pPr>
              <w:rPr>
                <w:b/>
                <w:lang w:val="en-US"/>
              </w:rPr>
            </w:pPr>
          </w:p>
        </w:tc>
        <w:tc>
          <w:tcPr>
            <w:tcW w:w="510" w:type="pct"/>
            <w:shd w:val="clear" w:color="auto" w:fill="DAEEF3" w:themeFill="accent5" w:themeFillTint="33"/>
          </w:tcPr>
          <w:p w14:paraId="1DBFDD62" w14:textId="77777777" w:rsidR="00500762" w:rsidRPr="003F79C3" w:rsidRDefault="00500762" w:rsidP="00300261">
            <w:pPr>
              <w:rPr>
                <w:lang w:val="en-US"/>
              </w:rPr>
            </w:pPr>
            <w:r w:rsidRPr="003F79C3">
              <w:rPr>
                <w:lang w:val="en-US"/>
              </w:rPr>
              <w:t>Adaptive Capacity</w:t>
            </w:r>
          </w:p>
          <w:p w14:paraId="649CBCC9" w14:textId="77777777" w:rsidR="00500762" w:rsidRPr="003F79C3" w:rsidRDefault="00500762" w:rsidP="00300261">
            <w:pPr>
              <w:rPr>
                <w:lang w:val="en-US"/>
              </w:rPr>
            </w:pPr>
          </w:p>
        </w:tc>
        <w:tc>
          <w:tcPr>
            <w:tcW w:w="1581" w:type="pct"/>
          </w:tcPr>
          <w:p w14:paraId="6C035018"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5624AA32" w14:textId="77777777" w:rsidR="00500762" w:rsidRPr="003F79C3" w:rsidRDefault="00500762" w:rsidP="001920A5">
            <w:pPr>
              <w:pStyle w:val="ListParagraph"/>
              <w:numPr>
                <w:ilvl w:val="0"/>
                <w:numId w:val="24"/>
              </w:numPr>
              <w:rPr>
                <w:lang w:val="en-US"/>
              </w:rPr>
            </w:pPr>
            <w:r w:rsidRPr="003F79C3">
              <w:rPr>
                <w:lang w:val="en-US"/>
              </w:rPr>
              <w:t>Food safety regulations for food processing activities and food premises</w:t>
            </w:r>
          </w:p>
          <w:p w14:paraId="57A21535" w14:textId="77777777" w:rsidR="00500762" w:rsidRPr="003F79C3" w:rsidRDefault="00500762" w:rsidP="001920A5">
            <w:pPr>
              <w:pStyle w:val="ListParagraph"/>
              <w:numPr>
                <w:ilvl w:val="0"/>
                <w:numId w:val="24"/>
              </w:numPr>
              <w:rPr>
                <w:lang w:val="en-US"/>
              </w:rPr>
            </w:pPr>
            <w:r w:rsidRPr="003F79C3">
              <w:rPr>
                <w:lang w:val="en-US"/>
              </w:rPr>
              <w:t xml:space="preserve">Drinking and recreational water quality guidelines and regulations  </w:t>
            </w:r>
          </w:p>
          <w:p w14:paraId="00147251" w14:textId="77777777" w:rsidR="00500762" w:rsidRPr="003F79C3" w:rsidRDefault="00500762" w:rsidP="001920A5">
            <w:pPr>
              <w:pStyle w:val="ListParagraph"/>
              <w:numPr>
                <w:ilvl w:val="0"/>
                <w:numId w:val="24"/>
              </w:numPr>
              <w:rPr>
                <w:lang w:val="en-US"/>
              </w:rPr>
            </w:pPr>
            <w:r w:rsidRPr="003F79C3">
              <w:rPr>
                <w:lang w:val="en-US"/>
              </w:rPr>
              <w:t>Water quality advisories and programs</w:t>
            </w:r>
          </w:p>
          <w:p w14:paraId="2B723BA8" w14:textId="77777777" w:rsidR="00500762" w:rsidRPr="003F79C3" w:rsidRDefault="00500762" w:rsidP="001920A5">
            <w:pPr>
              <w:pStyle w:val="ListParagraph"/>
              <w:numPr>
                <w:ilvl w:val="0"/>
                <w:numId w:val="24"/>
              </w:numPr>
              <w:rPr>
                <w:lang w:val="en-US"/>
              </w:rPr>
            </w:pPr>
            <w:r w:rsidRPr="003F79C3">
              <w:rPr>
                <w:lang w:val="en-US"/>
              </w:rPr>
              <w:t>Number of meal programs and food banks</w:t>
            </w:r>
          </w:p>
          <w:p w14:paraId="586778A5" w14:textId="77777777" w:rsidR="00500762" w:rsidRPr="003F79C3" w:rsidRDefault="00500762" w:rsidP="001920A5">
            <w:pPr>
              <w:pStyle w:val="ListParagraph"/>
              <w:numPr>
                <w:ilvl w:val="0"/>
                <w:numId w:val="24"/>
              </w:numPr>
              <w:rPr>
                <w:lang w:val="en-US"/>
              </w:rPr>
            </w:pPr>
            <w:r w:rsidRPr="003F79C3">
              <w:rPr>
                <w:lang w:val="en-US"/>
              </w:rPr>
              <w:t>Surveillance of water- and food-borne diseases</w:t>
            </w:r>
          </w:p>
          <w:p w14:paraId="148C268A" w14:textId="77777777" w:rsidR="00500762" w:rsidRPr="003F79C3" w:rsidRDefault="00500762" w:rsidP="001920A5">
            <w:pPr>
              <w:pStyle w:val="ListParagraph"/>
              <w:numPr>
                <w:ilvl w:val="0"/>
                <w:numId w:val="24"/>
              </w:numPr>
              <w:rPr>
                <w:lang w:val="en-US"/>
              </w:rPr>
            </w:pPr>
            <w:r w:rsidRPr="003F79C3">
              <w:rPr>
                <w:lang w:val="en-US"/>
              </w:rPr>
              <w:t>Health promotion activities on food safety and drinking water safety</w:t>
            </w:r>
          </w:p>
          <w:p w14:paraId="5FAF3261" w14:textId="77777777" w:rsidR="00500762" w:rsidRPr="003F79C3" w:rsidRDefault="00500762" w:rsidP="001920A5">
            <w:pPr>
              <w:pStyle w:val="ListParagraph"/>
              <w:numPr>
                <w:ilvl w:val="0"/>
                <w:numId w:val="24"/>
              </w:numPr>
              <w:rPr>
                <w:lang w:val="en-US"/>
              </w:rPr>
            </w:pPr>
            <w:r w:rsidRPr="003F79C3">
              <w:rPr>
                <w:lang w:val="en-US"/>
              </w:rPr>
              <w:t>Local community ability to grow food</w:t>
            </w:r>
          </w:p>
        </w:tc>
        <w:tc>
          <w:tcPr>
            <w:tcW w:w="1275" w:type="pct"/>
          </w:tcPr>
          <w:p w14:paraId="5F2CA08F" w14:textId="77777777" w:rsidR="00500762" w:rsidRPr="003F79C3" w:rsidRDefault="00500762" w:rsidP="00300261">
            <w:pPr>
              <w:rPr>
                <w:lang w:val="en-US"/>
              </w:rPr>
            </w:pPr>
          </w:p>
        </w:tc>
        <w:tc>
          <w:tcPr>
            <w:tcW w:w="1123" w:type="pct"/>
          </w:tcPr>
          <w:p w14:paraId="4E186850" w14:textId="77777777" w:rsidR="00500762" w:rsidRPr="003F79C3" w:rsidRDefault="00500762" w:rsidP="00300261">
            <w:pPr>
              <w:rPr>
                <w:lang w:val="en-US"/>
              </w:rPr>
            </w:pPr>
          </w:p>
        </w:tc>
      </w:tr>
      <w:tr w:rsidR="00500762" w:rsidRPr="003F79C3" w14:paraId="42BC2AC4" w14:textId="77777777" w:rsidTr="00057D89">
        <w:tc>
          <w:tcPr>
            <w:tcW w:w="510" w:type="pct"/>
            <w:vMerge w:val="restart"/>
            <w:shd w:val="clear" w:color="auto" w:fill="F2F2F2" w:themeFill="background1" w:themeFillShade="F2"/>
          </w:tcPr>
          <w:p w14:paraId="114111B7" w14:textId="77777777" w:rsidR="00500762" w:rsidRPr="003F79C3" w:rsidRDefault="00500762" w:rsidP="00300261">
            <w:pPr>
              <w:rPr>
                <w:b/>
                <w:lang w:val="en-US"/>
              </w:rPr>
            </w:pPr>
            <w:r w:rsidRPr="003F79C3">
              <w:rPr>
                <w:b/>
                <w:lang w:val="en-US"/>
              </w:rPr>
              <w:t>Vector-borne diseases (Dengue, chikungunya, Zika, malaria)</w:t>
            </w:r>
          </w:p>
        </w:tc>
        <w:tc>
          <w:tcPr>
            <w:tcW w:w="510" w:type="pct"/>
            <w:shd w:val="clear" w:color="auto" w:fill="FDE9D9" w:themeFill="accent6" w:themeFillTint="33"/>
          </w:tcPr>
          <w:p w14:paraId="085143F8" w14:textId="77777777" w:rsidR="00500762" w:rsidRPr="003F79C3" w:rsidRDefault="00500762" w:rsidP="00300261">
            <w:pPr>
              <w:rPr>
                <w:lang w:val="en-US"/>
              </w:rPr>
            </w:pPr>
            <w:r w:rsidRPr="003F79C3">
              <w:rPr>
                <w:lang w:val="en-US"/>
              </w:rPr>
              <w:t>Exposure</w:t>
            </w:r>
          </w:p>
          <w:p w14:paraId="30A93432" w14:textId="77777777" w:rsidR="00500762" w:rsidRPr="003F79C3" w:rsidRDefault="00500762" w:rsidP="00300261">
            <w:pPr>
              <w:rPr>
                <w:lang w:val="en-US"/>
              </w:rPr>
            </w:pPr>
          </w:p>
        </w:tc>
        <w:tc>
          <w:tcPr>
            <w:tcW w:w="1581" w:type="pct"/>
          </w:tcPr>
          <w:p w14:paraId="6644375B" w14:textId="77777777" w:rsidR="00500762" w:rsidRPr="003F79C3" w:rsidRDefault="00500762" w:rsidP="001920A5">
            <w:pPr>
              <w:pStyle w:val="ListParagraph"/>
              <w:numPr>
                <w:ilvl w:val="0"/>
                <w:numId w:val="24"/>
              </w:numPr>
              <w:rPr>
                <w:lang w:val="en-US"/>
              </w:rPr>
            </w:pPr>
            <w:r w:rsidRPr="003F79C3">
              <w:rPr>
                <w:lang w:val="en-US"/>
              </w:rPr>
              <w:t>Other vector-borne disease incidence</w:t>
            </w:r>
          </w:p>
          <w:p w14:paraId="620C8C0D" w14:textId="77777777" w:rsidR="00500762" w:rsidRPr="003F79C3" w:rsidRDefault="005A2515" w:rsidP="001920A5">
            <w:pPr>
              <w:pStyle w:val="ListParagraph"/>
              <w:numPr>
                <w:ilvl w:val="0"/>
                <w:numId w:val="24"/>
              </w:numPr>
              <w:rPr>
                <w:lang w:val="en-US"/>
              </w:rPr>
            </w:pPr>
            <w:r w:rsidRPr="003F79C3">
              <w:rPr>
                <w:lang w:val="en-US"/>
              </w:rPr>
              <w:t>Dengue</w:t>
            </w:r>
            <w:r w:rsidR="00500762" w:rsidRPr="003F79C3">
              <w:rPr>
                <w:lang w:val="en-US"/>
              </w:rPr>
              <w:t xml:space="preserve"> disease incidence in humans</w:t>
            </w:r>
          </w:p>
          <w:p w14:paraId="1665C171" w14:textId="77777777" w:rsidR="00500762" w:rsidRPr="003F79C3" w:rsidRDefault="005A2515" w:rsidP="001920A5">
            <w:pPr>
              <w:pStyle w:val="ListParagraph"/>
              <w:numPr>
                <w:ilvl w:val="0"/>
                <w:numId w:val="24"/>
              </w:numPr>
              <w:rPr>
                <w:lang w:val="en-US"/>
              </w:rPr>
            </w:pPr>
            <w:r w:rsidRPr="003F79C3">
              <w:rPr>
                <w:lang w:val="en-US"/>
              </w:rPr>
              <w:t>Chikungunya</w:t>
            </w:r>
            <w:r w:rsidR="00500762" w:rsidRPr="003F79C3">
              <w:rPr>
                <w:lang w:val="en-US"/>
              </w:rPr>
              <w:t xml:space="preserve"> incidence in humans</w:t>
            </w:r>
          </w:p>
          <w:p w14:paraId="58BAC30C" w14:textId="77777777" w:rsidR="00500762" w:rsidRPr="003F79C3" w:rsidRDefault="00500762" w:rsidP="001920A5">
            <w:pPr>
              <w:pStyle w:val="ListParagraph"/>
              <w:numPr>
                <w:ilvl w:val="0"/>
                <w:numId w:val="24"/>
              </w:numPr>
              <w:rPr>
                <w:lang w:val="en-US"/>
              </w:rPr>
            </w:pPr>
            <w:r w:rsidRPr="003F79C3">
              <w:rPr>
                <w:lang w:val="en-US"/>
              </w:rPr>
              <w:t>No. of positive test results in reservoirs/sentinels/vectors</w:t>
            </w:r>
          </w:p>
        </w:tc>
        <w:tc>
          <w:tcPr>
            <w:tcW w:w="1275" w:type="pct"/>
          </w:tcPr>
          <w:p w14:paraId="0FD989A4" w14:textId="77777777" w:rsidR="00500762" w:rsidRPr="003F79C3" w:rsidRDefault="00500762" w:rsidP="00300261">
            <w:pPr>
              <w:rPr>
                <w:lang w:val="en-US"/>
              </w:rPr>
            </w:pPr>
          </w:p>
        </w:tc>
        <w:tc>
          <w:tcPr>
            <w:tcW w:w="1123" w:type="pct"/>
          </w:tcPr>
          <w:p w14:paraId="278209BC" w14:textId="77777777" w:rsidR="00500762" w:rsidRPr="003F79C3" w:rsidRDefault="00500762" w:rsidP="00300261">
            <w:pPr>
              <w:rPr>
                <w:lang w:val="en-US"/>
              </w:rPr>
            </w:pPr>
          </w:p>
        </w:tc>
      </w:tr>
      <w:tr w:rsidR="00500762" w:rsidRPr="003F79C3" w14:paraId="5316CF0D" w14:textId="77777777" w:rsidTr="00057D89">
        <w:tc>
          <w:tcPr>
            <w:tcW w:w="510" w:type="pct"/>
            <w:vMerge/>
            <w:shd w:val="clear" w:color="auto" w:fill="F2F2F2" w:themeFill="background1" w:themeFillShade="F2"/>
          </w:tcPr>
          <w:p w14:paraId="47C18741" w14:textId="77777777" w:rsidR="00500762" w:rsidRPr="003F79C3" w:rsidRDefault="00500762" w:rsidP="00300261">
            <w:pPr>
              <w:rPr>
                <w:lang w:val="en-US"/>
              </w:rPr>
            </w:pPr>
          </w:p>
        </w:tc>
        <w:tc>
          <w:tcPr>
            <w:tcW w:w="510" w:type="pct"/>
            <w:shd w:val="clear" w:color="auto" w:fill="FDE9D9" w:themeFill="accent6" w:themeFillTint="33"/>
          </w:tcPr>
          <w:p w14:paraId="666EB196" w14:textId="77777777" w:rsidR="00500762" w:rsidRPr="003F79C3" w:rsidRDefault="00500762" w:rsidP="00300261">
            <w:pPr>
              <w:rPr>
                <w:lang w:val="en-US"/>
              </w:rPr>
            </w:pPr>
            <w:r w:rsidRPr="003F79C3">
              <w:rPr>
                <w:lang w:val="en-US"/>
              </w:rPr>
              <w:t>Sensitivity</w:t>
            </w:r>
          </w:p>
        </w:tc>
        <w:tc>
          <w:tcPr>
            <w:tcW w:w="1581" w:type="pct"/>
          </w:tcPr>
          <w:p w14:paraId="3F9FB3B0" w14:textId="77777777" w:rsidR="00500762" w:rsidRPr="003F79C3" w:rsidRDefault="00500762" w:rsidP="001920A5">
            <w:pPr>
              <w:pStyle w:val="ListParagraph"/>
              <w:numPr>
                <w:ilvl w:val="0"/>
                <w:numId w:val="24"/>
              </w:numPr>
              <w:rPr>
                <w:lang w:val="en-US"/>
              </w:rPr>
            </w:pPr>
            <w:r w:rsidRPr="003F79C3">
              <w:rPr>
                <w:lang w:val="en-US"/>
              </w:rPr>
              <w:t>Number of seniors</w:t>
            </w:r>
          </w:p>
          <w:p w14:paraId="6CBD4BDD" w14:textId="77777777" w:rsidR="00500762" w:rsidRPr="003F79C3" w:rsidRDefault="00500762" w:rsidP="001920A5">
            <w:pPr>
              <w:pStyle w:val="ListParagraph"/>
              <w:numPr>
                <w:ilvl w:val="0"/>
                <w:numId w:val="24"/>
              </w:numPr>
              <w:rPr>
                <w:lang w:val="en-US"/>
              </w:rPr>
            </w:pPr>
            <w:r w:rsidRPr="003F79C3">
              <w:rPr>
                <w:lang w:val="en-US"/>
              </w:rPr>
              <w:t>Number of children</w:t>
            </w:r>
          </w:p>
          <w:p w14:paraId="351450D3" w14:textId="77777777" w:rsidR="00500762" w:rsidRPr="003F79C3" w:rsidRDefault="00500762" w:rsidP="001920A5">
            <w:pPr>
              <w:pStyle w:val="ListParagraph"/>
              <w:numPr>
                <w:ilvl w:val="0"/>
                <w:numId w:val="24"/>
              </w:numPr>
              <w:rPr>
                <w:lang w:val="en-US"/>
              </w:rPr>
            </w:pPr>
            <w:r w:rsidRPr="003F79C3">
              <w:rPr>
                <w:lang w:val="en-US"/>
              </w:rPr>
              <w:t>People with suppressed or developing immune systems</w:t>
            </w:r>
          </w:p>
          <w:p w14:paraId="676D8C16" w14:textId="77777777" w:rsidR="00500762" w:rsidRPr="003F79C3" w:rsidRDefault="00500762" w:rsidP="001920A5">
            <w:pPr>
              <w:pStyle w:val="ListParagraph"/>
              <w:numPr>
                <w:ilvl w:val="0"/>
                <w:numId w:val="24"/>
              </w:numPr>
              <w:rPr>
                <w:lang w:val="en-US"/>
              </w:rPr>
            </w:pPr>
            <w:r w:rsidRPr="003F79C3">
              <w:rPr>
                <w:lang w:val="en-US"/>
              </w:rPr>
              <w:t>Number of persons spending greater time outdoors for recreation</w:t>
            </w:r>
          </w:p>
          <w:p w14:paraId="70A4153C" w14:textId="77777777" w:rsidR="00500762" w:rsidRPr="003F79C3" w:rsidRDefault="00500762" w:rsidP="001920A5">
            <w:pPr>
              <w:pStyle w:val="ListParagraph"/>
              <w:numPr>
                <w:ilvl w:val="0"/>
                <w:numId w:val="24"/>
              </w:numPr>
              <w:rPr>
                <w:lang w:val="en-US"/>
              </w:rPr>
            </w:pPr>
            <w:r w:rsidRPr="003F79C3">
              <w:rPr>
                <w:lang w:val="en-US"/>
              </w:rPr>
              <w:t>Number of persons working outdoors</w:t>
            </w:r>
          </w:p>
          <w:p w14:paraId="61CF988E" w14:textId="77777777" w:rsidR="00500762" w:rsidRPr="003F79C3" w:rsidRDefault="00500762" w:rsidP="001920A5">
            <w:pPr>
              <w:pStyle w:val="ListParagraph"/>
              <w:numPr>
                <w:ilvl w:val="0"/>
                <w:numId w:val="24"/>
              </w:numPr>
              <w:rPr>
                <w:lang w:val="en-US"/>
              </w:rPr>
            </w:pPr>
            <w:r w:rsidRPr="003F79C3">
              <w:rPr>
                <w:lang w:val="en-US"/>
              </w:rPr>
              <w:t xml:space="preserve">Number of persons travelling to other parts of the world where other vector-borne </w:t>
            </w:r>
            <w:r w:rsidRPr="003F79C3">
              <w:rPr>
                <w:lang w:val="en-US"/>
              </w:rPr>
              <w:lastRenderedPageBreak/>
              <w:t>diseases may be endemic</w:t>
            </w:r>
          </w:p>
        </w:tc>
        <w:tc>
          <w:tcPr>
            <w:tcW w:w="1275" w:type="pct"/>
          </w:tcPr>
          <w:p w14:paraId="741C5FDE" w14:textId="77777777" w:rsidR="00500762" w:rsidRPr="003F79C3" w:rsidRDefault="00500762" w:rsidP="00300261">
            <w:pPr>
              <w:rPr>
                <w:lang w:val="en-US"/>
              </w:rPr>
            </w:pPr>
          </w:p>
        </w:tc>
        <w:tc>
          <w:tcPr>
            <w:tcW w:w="1123" w:type="pct"/>
          </w:tcPr>
          <w:p w14:paraId="7F96B125" w14:textId="77777777" w:rsidR="00500762" w:rsidRPr="003F79C3" w:rsidRDefault="00500762" w:rsidP="00300261">
            <w:pPr>
              <w:rPr>
                <w:lang w:val="en-US"/>
              </w:rPr>
            </w:pPr>
          </w:p>
        </w:tc>
      </w:tr>
      <w:tr w:rsidR="00500762" w:rsidRPr="003F79C3" w14:paraId="5F2E02FE" w14:textId="77777777" w:rsidTr="00057D89">
        <w:tc>
          <w:tcPr>
            <w:tcW w:w="510" w:type="pct"/>
            <w:vMerge/>
            <w:shd w:val="clear" w:color="auto" w:fill="F2F2F2" w:themeFill="background1" w:themeFillShade="F2"/>
          </w:tcPr>
          <w:p w14:paraId="2D12143E" w14:textId="77777777" w:rsidR="00500762" w:rsidRPr="003F79C3" w:rsidRDefault="00500762" w:rsidP="00300261">
            <w:pPr>
              <w:rPr>
                <w:lang w:val="en-US"/>
              </w:rPr>
            </w:pPr>
          </w:p>
        </w:tc>
        <w:tc>
          <w:tcPr>
            <w:tcW w:w="510" w:type="pct"/>
            <w:shd w:val="clear" w:color="auto" w:fill="DAEEF3" w:themeFill="accent5" w:themeFillTint="33"/>
          </w:tcPr>
          <w:p w14:paraId="299F654B" w14:textId="77777777" w:rsidR="00500762" w:rsidRPr="003F79C3" w:rsidRDefault="00500762" w:rsidP="00300261">
            <w:pPr>
              <w:rPr>
                <w:lang w:val="en-US"/>
              </w:rPr>
            </w:pPr>
            <w:r w:rsidRPr="003F79C3">
              <w:rPr>
                <w:lang w:val="en-US"/>
              </w:rPr>
              <w:t>Adaptive Capacity</w:t>
            </w:r>
          </w:p>
          <w:p w14:paraId="62FDAEC2" w14:textId="77777777" w:rsidR="00500762" w:rsidRPr="003F79C3" w:rsidRDefault="00500762" w:rsidP="00300261">
            <w:pPr>
              <w:rPr>
                <w:lang w:val="en-US"/>
              </w:rPr>
            </w:pPr>
          </w:p>
        </w:tc>
        <w:tc>
          <w:tcPr>
            <w:tcW w:w="1581" w:type="pct"/>
          </w:tcPr>
          <w:p w14:paraId="39263160" w14:textId="77777777" w:rsidR="00500762" w:rsidRPr="003F79C3" w:rsidRDefault="00500762" w:rsidP="001920A5">
            <w:pPr>
              <w:pStyle w:val="ListParagraph"/>
              <w:numPr>
                <w:ilvl w:val="0"/>
                <w:numId w:val="24"/>
              </w:numPr>
              <w:rPr>
                <w:lang w:val="en-US"/>
              </w:rPr>
            </w:pPr>
            <w:r w:rsidRPr="003F79C3">
              <w:rPr>
                <w:lang w:val="en-US"/>
              </w:rPr>
              <w:t>Health and social services</w:t>
            </w:r>
          </w:p>
          <w:p w14:paraId="0941151B" w14:textId="77777777" w:rsidR="00500762" w:rsidRPr="003F79C3" w:rsidRDefault="00500762" w:rsidP="001920A5">
            <w:pPr>
              <w:pStyle w:val="ListParagraph"/>
              <w:numPr>
                <w:ilvl w:val="0"/>
                <w:numId w:val="24"/>
              </w:numPr>
              <w:rPr>
                <w:lang w:val="en-US"/>
              </w:rPr>
            </w:pPr>
            <w:r w:rsidRPr="003F79C3">
              <w:rPr>
                <w:lang w:val="en-US"/>
              </w:rPr>
              <w:t>Vector-borne diseases programs (e.g. surveillance and monitoring, larviciding, adulticiding, public awareness campaigns)</w:t>
            </w:r>
          </w:p>
        </w:tc>
        <w:tc>
          <w:tcPr>
            <w:tcW w:w="1275" w:type="pct"/>
          </w:tcPr>
          <w:p w14:paraId="20D36F7F" w14:textId="77777777" w:rsidR="00500762" w:rsidRPr="003F79C3" w:rsidRDefault="00500762" w:rsidP="00300261">
            <w:pPr>
              <w:rPr>
                <w:lang w:val="en-US"/>
              </w:rPr>
            </w:pPr>
          </w:p>
        </w:tc>
        <w:tc>
          <w:tcPr>
            <w:tcW w:w="1123" w:type="pct"/>
          </w:tcPr>
          <w:p w14:paraId="6A6927F0" w14:textId="77777777" w:rsidR="00500762" w:rsidRPr="003F79C3" w:rsidRDefault="00500762" w:rsidP="00300261">
            <w:pPr>
              <w:rPr>
                <w:lang w:val="en-US"/>
              </w:rPr>
            </w:pPr>
          </w:p>
        </w:tc>
      </w:tr>
    </w:tbl>
    <w:p w14:paraId="0335BE31" w14:textId="77777777" w:rsidR="00500762" w:rsidRPr="003F79C3" w:rsidRDefault="00500762" w:rsidP="00500762">
      <w:pPr>
        <w:rPr>
          <w:lang w:val="en-US"/>
        </w:rPr>
      </w:pPr>
    </w:p>
    <w:p w14:paraId="3FCE1134" w14:textId="77777777" w:rsidR="00500762" w:rsidRPr="003F79C3" w:rsidRDefault="00500762" w:rsidP="00500762">
      <w:pPr>
        <w:rPr>
          <w:lang w:val="en-US"/>
        </w:rPr>
      </w:pPr>
    </w:p>
    <w:p w14:paraId="5F76C298" w14:textId="77777777" w:rsidR="001B2CB2" w:rsidRPr="003F79C3" w:rsidRDefault="001B2CB2" w:rsidP="00A4533F">
      <w:pPr>
        <w:rPr>
          <w:lang w:val="en-US"/>
        </w:rPr>
        <w:sectPr w:rsidR="001B2CB2" w:rsidRPr="003F79C3" w:rsidSect="00BF14C0">
          <w:pgSz w:w="16840" w:h="11900" w:orient="landscape" w:code="9"/>
          <w:pgMar w:top="1134" w:right="1134" w:bottom="1134" w:left="1134" w:header="708" w:footer="708" w:gutter="0"/>
          <w:cols w:space="9"/>
          <w:docGrid w:linePitch="360"/>
        </w:sectPr>
      </w:pPr>
    </w:p>
    <w:p w14:paraId="6A1435BB" w14:textId="77777777" w:rsidR="001B2CB2" w:rsidRPr="003F79C3" w:rsidRDefault="001B2CB2" w:rsidP="007D072A">
      <w:pPr>
        <w:pStyle w:val="Heading2"/>
        <w:rPr>
          <w:color w:val="F79646" w:themeColor="accent6"/>
          <w:lang w:val="en-US"/>
        </w:rPr>
      </w:pPr>
      <w:r w:rsidRPr="003F79C3">
        <w:rPr>
          <w:color w:val="F79646" w:themeColor="accent6"/>
          <w:lang w:val="en-US"/>
        </w:rPr>
        <w:lastRenderedPageBreak/>
        <w:t xml:space="preserve">Step 6a: Health Benefits and </w:t>
      </w:r>
      <w:r w:rsidR="00300261" w:rsidRPr="003F79C3">
        <w:rPr>
          <w:color w:val="F79646" w:themeColor="accent6"/>
          <w:lang w:val="en-US"/>
        </w:rPr>
        <w:t>Co-Harms</w:t>
      </w:r>
    </w:p>
    <w:p w14:paraId="245E3215" w14:textId="77777777" w:rsidR="001B2CB2" w:rsidRPr="003F79C3" w:rsidRDefault="001B2CB2" w:rsidP="001B2CB2">
      <w:pPr>
        <w:rPr>
          <w:lang w:val="en-US"/>
        </w:rPr>
      </w:pPr>
      <w:r w:rsidRPr="003F79C3">
        <w:rPr>
          <w:lang w:val="en-US"/>
        </w:rPr>
        <w:t>Use the template below to document proposed and/or implemented adaptation and mitigation strategies in other sectors that may affect health and recommendations to minimize risks and maximize potential health gains. For example, planting trees, buying local food and installing green roofs might both mitigate greenhouse gas emissions and increase resilience to future climate-related health risks.</w:t>
      </w:r>
    </w:p>
    <w:tbl>
      <w:tblPr>
        <w:tblStyle w:val="TableGrid"/>
        <w:tblW w:w="5000" w:type="pct"/>
        <w:tblLook w:val="04A0" w:firstRow="1" w:lastRow="0" w:firstColumn="1" w:lastColumn="0" w:noHBand="0" w:noVBand="1"/>
      </w:tblPr>
      <w:tblGrid>
        <w:gridCol w:w="1839"/>
        <w:gridCol w:w="3076"/>
        <w:gridCol w:w="4496"/>
        <w:gridCol w:w="5377"/>
      </w:tblGrid>
      <w:tr w:rsidR="001B2CB2" w:rsidRPr="003F79C3" w14:paraId="096C13B3"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4CB41FBA" w14:textId="77777777" w:rsidR="001B2CB2" w:rsidRPr="003F79C3" w:rsidRDefault="001B2CB2" w:rsidP="00300261">
            <w:pPr>
              <w:rPr>
                <w:b/>
                <w:lang w:val="en-US"/>
              </w:rPr>
            </w:pPr>
            <w:r w:rsidRPr="003F79C3">
              <w:rPr>
                <w:b/>
                <w:lang w:val="en-US"/>
              </w:rPr>
              <w:t>Examples of Sectors</w:t>
            </w:r>
          </w:p>
        </w:tc>
        <w:tc>
          <w:tcPr>
            <w:tcW w:w="1040" w:type="pct"/>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320314" w14:textId="77777777" w:rsidR="001B2CB2" w:rsidRPr="003F79C3" w:rsidRDefault="001B2CB2" w:rsidP="00300261">
            <w:pPr>
              <w:rPr>
                <w:b/>
                <w:lang w:val="en-US"/>
              </w:rPr>
            </w:pPr>
            <w:r w:rsidRPr="003F79C3">
              <w:rPr>
                <w:b/>
                <w:lang w:val="en-US"/>
              </w:rPr>
              <w:t>Adaptation and Mitigation Strategies That Can Affect Health</w:t>
            </w:r>
          </w:p>
        </w:tc>
        <w:tc>
          <w:tcPr>
            <w:tcW w:w="1520"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5AACEE4E" w14:textId="77777777" w:rsidR="001B2CB2" w:rsidRPr="003F79C3" w:rsidRDefault="001B2CB2" w:rsidP="00300261">
            <w:pPr>
              <w:rPr>
                <w:b/>
                <w:lang w:val="en-US"/>
              </w:rPr>
            </w:pPr>
            <w:r w:rsidRPr="003F79C3">
              <w:rPr>
                <w:b/>
                <w:lang w:val="en-US"/>
              </w:rPr>
              <w:t>Health Implications (Synergies / Impacts), If Any</w:t>
            </w:r>
          </w:p>
        </w:tc>
        <w:tc>
          <w:tcPr>
            <w:tcW w:w="1818"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373F1096" w14:textId="77777777" w:rsidR="001B2CB2" w:rsidRPr="003F79C3" w:rsidRDefault="001B2CB2" w:rsidP="00300261">
            <w:pPr>
              <w:rPr>
                <w:b/>
                <w:lang w:val="en-US"/>
              </w:rPr>
            </w:pPr>
            <w:r w:rsidRPr="003F79C3">
              <w:rPr>
                <w:b/>
                <w:lang w:val="en-US"/>
              </w:rPr>
              <w:t>Recommendations to Reduce Risks / Maximize Health Benefits</w:t>
            </w:r>
          </w:p>
        </w:tc>
      </w:tr>
      <w:tr w:rsidR="001B2CB2" w:rsidRPr="003F79C3" w14:paraId="7F3FFE76" w14:textId="77777777" w:rsidTr="00057D89">
        <w:trPr>
          <w:trHeight w:val="638"/>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3C7F44" w14:textId="77777777" w:rsidR="001B2CB2" w:rsidRPr="003F79C3" w:rsidRDefault="001B2CB2" w:rsidP="00300261">
            <w:pPr>
              <w:rPr>
                <w:b/>
                <w:lang w:val="en-US"/>
              </w:rPr>
            </w:pPr>
            <w:r w:rsidRPr="003F79C3">
              <w:rPr>
                <w:b/>
                <w:lang w:val="en-US"/>
              </w:rPr>
              <w:t>Planning (e.g. Urban)</w:t>
            </w:r>
          </w:p>
        </w:tc>
        <w:tc>
          <w:tcPr>
            <w:tcW w:w="1040" w:type="pct"/>
            <w:tcBorders>
              <w:top w:val="single" w:sz="4" w:space="0" w:color="auto"/>
              <w:left w:val="single" w:sz="4" w:space="0" w:color="auto"/>
              <w:bottom w:val="single" w:sz="4" w:space="0" w:color="auto"/>
              <w:right w:val="single" w:sz="4" w:space="0" w:color="auto"/>
            </w:tcBorders>
          </w:tcPr>
          <w:p w14:paraId="35EB00E3"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138DCC40"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41E1672D" w14:textId="77777777" w:rsidR="001B2CB2" w:rsidRPr="003F79C3" w:rsidRDefault="001B2CB2" w:rsidP="00300261">
            <w:pPr>
              <w:rPr>
                <w:lang w:val="en-US"/>
              </w:rPr>
            </w:pPr>
          </w:p>
        </w:tc>
      </w:tr>
      <w:tr w:rsidR="001B2CB2" w:rsidRPr="003F79C3" w14:paraId="3AB8018A"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120242" w14:textId="77777777" w:rsidR="001B2CB2" w:rsidRPr="003F79C3" w:rsidRDefault="001B2CB2" w:rsidP="00300261">
            <w:pPr>
              <w:rPr>
                <w:b/>
                <w:lang w:val="en-US"/>
              </w:rPr>
            </w:pPr>
            <w:r w:rsidRPr="003F79C3">
              <w:rPr>
                <w:b/>
                <w:lang w:val="en-US"/>
              </w:rPr>
              <w:t>Emergency Management</w:t>
            </w:r>
          </w:p>
        </w:tc>
        <w:tc>
          <w:tcPr>
            <w:tcW w:w="1040" w:type="pct"/>
            <w:tcBorders>
              <w:top w:val="single" w:sz="4" w:space="0" w:color="auto"/>
              <w:left w:val="single" w:sz="4" w:space="0" w:color="auto"/>
              <w:bottom w:val="single" w:sz="4" w:space="0" w:color="auto"/>
              <w:right w:val="single" w:sz="4" w:space="0" w:color="auto"/>
            </w:tcBorders>
          </w:tcPr>
          <w:p w14:paraId="2EED6E87"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65B5EEA2"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F90A288" w14:textId="77777777" w:rsidR="001B2CB2" w:rsidRPr="003F79C3" w:rsidRDefault="001B2CB2" w:rsidP="00300261">
            <w:pPr>
              <w:rPr>
                <w:lang w:val="en-US"/>
              </w:rPr>
            </w:pPr>
          </w:p>
        </w:tc>
      </w:tr>
      <w:tr w:rsidR="001B2CB2" w:rsidRPr="003F79C3" w14:paraId="782527EF" w14:textId="77777777" w:rsidTr="00057D89">
        <w:trPr>
          <w:trHeight w:val="871"/>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FE592" w14:textId="77777777" w:rsidR="001B2CB2" w:rsidRPr="003F79C3" w:rsidRDefault="001B2CB2" w:rsidP="00300261">
            <w:pPr>
              <w:rPr>
                <w:b/>
                <w:lang w:val="en-US"/>
              </w:rPr>
            </w:pPr>
            <w:r w:rsidRPr="003F79C3">
              <w:rPr>
                <w:b/>
                <w:lang w:val="en-US"/>
              </w:rPr>
              <w:t xml:space="preserve">Water and Waste-Water / Public Works </w:t>
            </w:r>
          </w:p>
        </w:tc>
        <w:tc>
          <w:tcPr>
            <w:tcW w:w="1040" w:type="pct"/>
            <w:tcBorders>
              <w:top w:val="single" w:sz="4" w:space="0" w:color="auto"/>
              <w:left w:val="single" w:sz="4" w:space="0" w:color="auto"/>
              <w:bottom w:val="single" w:sz="4" w:space="0" w:color="auto"/>
              <w:right w:val="single" w:sz="4" w:space="0" w:color="auto"/>
            </w:tcBorders>
          </w:tcPr>
          <w:p w14:paraId="22B6F519"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5FE57880"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14CBE17" w14:textId="77777777" w:rsidR="001B2CB2" w:rsidRPr="003F79C3" w:rsidRDefault="001B2CB2" w:rsidP="00300261">
            <w:pPr>
              <w:rPr>
                <w:lang w:val="en-US"/>
              </w:rPr>
            </w:pPr>
          </w:p>
        </w:tc>
      </w:tr>
      <w:tr w:rsidR="001B2CB2" w:rsidRPr="003F79C3" w14:paraId="0ADE9D4A" w14:textId="77777777" w:rsidTr="00057D89">
        <w:trPr>
          <w:trHeight w:val="8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9E2C7" w14:textId="77777777" w:rsidR="001B2CB2" w:rsidRPr="003F79C3" w:rsidRDefault="001B2CB2" w:rsidP="00300261">
            <w:pPr>
              <w:rPr>
                <w:b/>
                <w:lang w:val="en-US"/>
              </w:rPr>
            </w:pPr>
            <w:r w:rsidRPr="003F79C3">
              <w:rPr>
                <w:b/>
                <w:lang w:val="en-US"/>
              </w:rPr>
              <w:t>Conservation and Environmental Management</w:t>
            </w:r>
          </w:p>
        </w:tc>
        <w:tc>
          <w:tcPr>
            <w:tcW w:w="1040" w:type="pct"/>
            <w:tcBorders>
              <w:top w:val="single" w:sz="4" w:space="0" w:color="auto"/>
              <w:left w:val="single" w:sz="4" w:space="0" w:color="auto"/>
              <w:bottom w:val="single" w:sz="4" w:space="0" w:color="auto"/>
              <w:right w:val="single" w:sz="4" w:space="0" w:color="auto"/>
            </w:tcBorders>
          </w:tcPr>
          <w:p w14:paraId="12FDC157"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2BEEE04D"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61FBE92" w14:textId="77777777" w:rsidR="001B2CB2" w:rsidRPr="003F79C3" w:rsidRDefault="001B2CB2" w:rsidP="00300261">
            <w:pPr>
              <w:rPr>
                <w:lang w:val="en-US"/>
              </w:rPr>
            </w:pPr>
          </w:p>
        </w:tc>
      </w:tr>
      <w:tr w:rsidR="001B2CB2" w:rsidRPr="003F79C3" w14:paraId="67699CBE" w14:textId="77777777" w:rsidTr="00057D89">
        <w:trPr>
          <w:trHeight w:val="8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44E6D8" w14:textId="77777777" w:rsidR="001B2CB2" w:rsidRPr="003F79C3" w:rsidRDefault="001B2CB2" w:rsidP="00300261">
            <w:pPr>
              <w:rPr>
                <w:b/>
                <w:lang w:val="en-US"/>
              </w:rPr>
            </w:pPr>
            <w:r w:rsidRPr="003F79C3">
              <w:rPr>
                <w:b/>
                <w:lang w:val="en-US"/>
              </w:rPr>
              <w:t>Transportation</w:t>
            </w:r>
          </w:p>
        </w:tc>
        <w:tc>
          <w:tcPr>
            <w:tcW w:w="1040" w:type="pct"/>
            <w:tcBorders>
              <w:top w:val="single" w:sz="4" w:space="0" w:color="auto"/>
              <w:left w:val="single" w:sz="4" w:space="0" w:color="auto"/>
              <w:bottom w:val="single" w:sz="4" w:space="0" w:color="auto"/>
              <w:right w:val="single" w:sz="4" w:space="0" w:color="auto"/>
            </w:tcBorders>
          </w:tcPr>
          <w:p w14:paraId="0358A079"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7A10F7AD"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77FAB11D" w14:textId="77777777" w:rsidR="001B2CB2" w:rsidRPr="003F79C3" w:rsidRDefault="001B2CB2" w:rsidP="00300261">
            <w:pPr>
              <w:rPr>
                <w:lang w:val="en-US"/>
              </w:rPr>
            </w:pPr>
          </w:p>
        </w:tc>
      </w:tr>
      <w:tr w:rsidR="001B2CB2" w:rsidRPr="003F79C3" w14:paraId="6A08AB92" w14:textId="77777777" w:rsidTr="00057D89">
        <w:trPr>
          <w:trHeight w:val="37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AF24ED" w14:textId="77777777" w:rsidR="001B2CB2" w:rsidRPr="003F79C3" w:rsidRDefault="001B2CB2" w:rsidP="00300261">
            <w:pPr>
              <w:rPr>
                <w:b/>
                <w:lang w:val="en-US"/>
              </w:rPr>
            </w:pPr>
            <w:r w:rsidRPr="003F79C3">
              <w:rPr>
                <w:b/>
                <w:lang w:val="en-US"/>
              </w:rPr>
              <w:t>Natural Resources and Land Use</w:t>
            </w:r>
          </w:p>
        </w:tc>
        <w:tc>
          <w:tcPr>
            <w:tcW w:w="1040" w:type="pct"/>
            <w:tcBorders>
              <w:top w:val="single" w:sz="4" w:space="0" w:color="auto"/>
              <w:left w:val="single" w:sz="4" w:space="0" w:color="auto"/>
              <w:bottom w:val="single" w:sz="4" w:space="0" w:color="auto"/>
              <w:right w:val="single" w:sz="4" w:space="0" w:color="auto"/>
            </w:tcBorders>
          </w:tcPr>
          <w:p w14:paraId="2F287443"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3E00F1DA"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454B04EC" w14:textId="77777777" w:rsidR="001B2CB2" w:rsidRPr="003F79C3" w:rsidRDefault="001B2CB2" w:rsidP="00300261">
            <w:pPr>
              <w:rPr>
                <w:lang w:val="en-US"/>
              </w:rPr>
            </w:pPr>
          </w:p>
        </w:tc>
      </w:tr>
      <w:tr w:rsidR="001B2CB2" w:rsidRPr="003F79C3" w14:paraId="564CC02B"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AAF812" w14:textId="77777777" w:rsidR="001B2CB2" w:rsidRPr="003F79C3" w:rsidRDefault="001B2CB2" w:rsidP="00300261">
            <w:pPr>
              <w:rPr>
                <w:b/>
                <w:lang w:val="en-US"/>
              </w:rPr>
            </w:pPr>
            <w:r w:rsidRPr="003F79C3">
              <w:rPr>
                <w:b/>
                <w:lang w:val="en-US"/>
              </w:rPr>
              <w:t>Parks and Recreation</w:t>
            </w:r>
          </w:p>
        </w:tc>
        <w:tc>
          <w:tcPr>
            <w:tcW w:w="1040" w:type="pct"/>
            <w:tcBorders>
              <w:top w:val="single" w:sz="4" w:space="0" w:color="auto"/>
              <w:left w:val="single" w:sz="4" w:space="0" w:color="auto"/>
              <w:bottom w:val="single" w:sz="4" w:space="0" w:color="auto"/>
              <w:right w:val="single" w:sz="4" w:space="0" w:color="auto"/>
            </w:tcBorders>
          </w:tcPr>
          <w:p w14:paraId="5EFBCA4A"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7C8C6D78"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325086B6" w14:textId="77777777" w:rsidR="001B2CB2" w:rsidRPr="003F79C3" w:rsidRDefault="001B2CB2" w:rsidP="00300261">
            <w:pPr>
              <w:rPr>
                <w:lang w:val="en-US"/>
              </w:rPr>
            </w:pPr>
          </w:p>
        </w:tc>
      </w:tr>
      <w:tr w:rsidR="001B2CB2" w:rsidRPr="003F79C3" w14:paraId="51BC7609" w14:textId="77777777" w:rsidTr="00057D89">
        <w:trPr>
          <w:trHeight w:val="871"/>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751978" w14:textId="77777777" w:rsidR="001B2CB2" w:rsidRPr="003F79C3" w:rsidRDefault="001B2CB2" w:rsidP="00300261">
            <w:pPr>
              <w:rPr>
                <w:b/>
                <w:lang w:val="en-US"/>
              </w:rPr>
            </w:pPr>
            <w:r w:rsidRPr="003F79C3">
              <w:rPr>
                <w:b/>
                <w:lang w:val="en-US"/>
              </w:rPr>
              <w:t>Infrastructure (e.g. roads, sewers, sidewalks)</w:t>
            </w:r>
          </w:p>
        </w:tc>
        <w:tc>
          <w:tcPr>
            <w:tcW w:w="1040" w:type="pct"/>
            <w:tcBorders>
              <w:top w:val="single" w:sz="4" w:space="0" w:color="auto"/>
              <w:left w:val="single" w:sz="4" w:space="0" w:color="auto"/>
              <w:bottom w:val="single" w:sz="4" w:space="0" w:color="auto"/>
              <w:right w:val="single" w:sz="4" w:space="0" w:color="auto"/>
            </w:tcBorders>
          </w:tcPr>
          <w:p w14:paraId="7C5F075A"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64AA0413"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696B3AD2" w14:textId="77777777" w:rsidR="001B2CB2" w:rsidRPr="003F79C3" w:rsidRDefault="001B2CB2" w:rsidP="00300261">
            <w:pPr>
              <w:rPr>
                <w:lang w:val="en-US"/>
              </w:rPr>
            </w:pPr>
          </w:p>
        </w:tc>
      </w:tr>
      <w:tr w:rsidR="001B2CB2" w:rsidRPr="003F79C3" w14:paraId="69335A31" w14:textId="77777777" w:rsidTr="00057D89">
        <w:trPr>
          <w:trHeight w:val="37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0918C0" w14:textId="77777777" w:rsidR="001B2CB2" w:rsidRPr="003F79C3" w:rsidRDefault="001B2CB2" w:rsidP="00300261">
            <w:pPr>
              <w:rPr>
                <w:b/>
                <w:lang w:val="en-US"/>
              </w:rPr>
            </w:pPr>
            <w:r w:rsidRPr="003F79C3">
              <w:rPr>
                <w:b/>
                <w:lang w:val="en-US"/>
              </w:rPr>
              <w:t>Social Services</w:t>
            </w:r>
          </w:p>
        </w:tc>
        <w:tc>
          <w:tcPr>
            <w:tcW w:w="1040" w:type="pct"/>
            <w:tcBorders>
              <w:top w:val="single" w:sz="4" w:space="0" w:color="auto"/>
              <w:left w:val="single" w:sz="4" w:space="0" w:color="auto"/>
              <w:bottom w:val="single" w:sz="4" w:space="0" w:color="auto"/>
              <w:right w:val="single" w:sz="4" w:space="0" w:color="auto"/>
            </w:tcBorders>
          </w:tcPr>
          <w:p w14:paraId="660763A7"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4486D8B5"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043465D5" w14:textId="77777777" w:rsidR="001B2CB2" w:rsidRPr="003F79C3" w:rsidRDefault="001B2CB2" w:rsidP="00300261">
            <w:pPr>
              <w:rPr>
                <w:lang w:val="en-US"/>
              </w:rPr>
            </w:pPr>
          </w:p>
        </w:tc>
      </w:tr>
      <w:tr w:rsidR="001B2CB2" w:rsidRPr="003F79C3" w14:paraId="47C231BB" w14:textId="77777777" w:rsidTr="00057D89">
        <w:trPr>
          <w:trHeight w:val="623"/>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80461" w14:textId="77777777" w:rsidR="001B2CB2" w:rsidRPr="003F79C3" w:rsidRDefault="001B2CB2" w:rsidP="00300261">
            <w:pPr>
              <w:rPr>
                <w:b/>
                <w:lang w:val="en-US"/>
              </w:rPr>
            </w:pPr>
            <w:r w:rsidRPr="003F79C3">
              <w:rPr>
                <w:b/>
                <w:lang w:val="en-US"/>
              </w:rPr>
              <w:t>Tourism / Arts / Entertainment</w:t>
            </w:r>
          </w:p>
        </w:tc>
        <w:tc>
          <w:tcPr>
            <w:tcW w:w="1040" w:type="pct"/>
            <w:tcBorders>
              <w:top w:val="single" w:sz="4" w:space="0" w:color="auto"/>
              <w:left w:val="single" w:sz="4" w:space="0" w:color="auto"/>
              <w:bottom w:val="single" w:sz="4" w:space="0" w:color="auto"/>
              <w:right w:val="single" w:sz="4" w:space="0" w:color="auto"/>
            </w:tcBorders>
          </w:tcPr>
          <w:p w14:paraId="1E6D03BD" w14:textId="77777777" w:rsidR="001B2CB2" w:rsidRPr="003F79C3" w:rsidRDefault="001B2CB2" w:rsidP="00300261">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57351EEF" w14:textId="77777777" w:rsidR="001B2CB2" w:rsidRPr="003F79C3" w:rsidRDefault="001B2CB2" w:rsidP="00300261">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2BF09649" w14:textId="77777777" w:rsidR="001B2CB2" w:rsidRPr="003F79C3" w:rsidRDefault="001B2CB2" w:rsidP="00300261">
            <w:pPr>
              <w:rPr>
                <w:lang w:val="en-US"/>
              </w:rPr>
            </w:pPr>
          </w:p>
        </w:tc>
      </w:tr>
      <w:tr w:rsidR="001B2CB2" w:rsidRPr="003F79C3" w14:paraId="0987FE53" w14:textId="77777777" w:rsidTr="00057D89">
        <w:trPr>
          <w:trHeight w:val="638"/>
        </w:trPr>
        <w:tc>
          <w:tcPr>
            <w:tcW w:w="62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FAAA26" w14:textId="77777777" w:rsidR="001B2CB2" w:rsidRPr="003F79C3" w:rsidRDefault="001B2CB2" w:rsidP="00907A3E">
            <w:pPr>
              <w:rPr>
                <w:b/>
                <w:lang w:val="en-US"/>
              </w:rPr>
            </w:pPr>
            <w:r w:rsidRPr="003F79C3">
              <w:rPr>
                <w:b/>
                <w:lang w:val="en-US"/>
              </w:rPr>
              <w:t>Waste Management</w:t>
            </w:r>
          </w:p>
        </w:tc>
        <w:tc>
          <w:tcPr>
            <w:tcW w:w="1040" w:type="pct"/>
            <w:tcBorders>
              <w:top w:val="single" w:sz="4" w:space="0" w:color="auto"/>
              <w:left w:val="single" w:sz="4" w:space="0" w:color="auto"/>
              <w:bottom w:val="single" w:sz="4" w:space="0" w:color="auto"/>
              <w:right w:val="single" w:sz="4" w:space="0" w:color="auto"/>
            </w:tcBorders>
          </w:tcPr>
          <w:p w14:paraId="4E5E5E21" w14:textId="77777777" w:rsidR="001B2CB2" w:rsidRPr="003F79C3" w:rsidRDefault="001B2CB2" w:rsidP="00907A3E">
            <w:pPr>
              <w:rPr>
                <w:lang w:val="en-US"/>
              </w:rPr>
            </w:pPr>
          </w:p>
        </w:tc>
        <w:tc>
          <w:tcPr>
            <w:tcW w:w="1520" w:type="pct"/>
            <w:tcBorders>
              <w:top w:val="single" w:sz="4" w:space="0" w:color="auto"/>
              <w:left w:val="single" w:sz="4" w:space="0" w:color="auto"/>
              <w:bottom w:val="single" w:sz="4" w:space="0" w:color="auto"/>
              <w:right w:val="single" w:sz="4" w:space="0" w:color="auto"/>
            </w:tcBorders>
          </w:tcPr>
          <w:p w14:paraId="154DE83D" w14:textId="77777777" w:rsidR="001B2CB2" w:rsidRPr="003F79C3" w:rsidRDefault="001B2CB2" w:rsidP="00907A3E">
            <w:pPr>
              <w:rPr>
                <w:lang w:val="en-US"/>
              </w:rPr>
            </w:pPr>
          </w:p>
        </w:tc>
        <w:tc>
          <w:tcPr>
            <w:tcW w:w="1818" w:type="pct"/>
            <w:tcBorders>
              <w:top w:val="single" w:sz="4" w:space="0" w:color="auto"/>
              <w:left w:val="single" w:sz="4" w:space="0" w:color="auto"/>
              <w:bottom w:val="single" w:sz="4" w:space="0" w:color="auto"/>
              <w:right w:val="single" w:sz="4" w:space="0" w:color="auto"/>
            </w:tcBorders>
          </w:tcPr>
          <w:p w14:paraId="68D3343D" w14:textId="77777777" w:rsidR="001B2CB2" w:rsidRPr="003F79C3" w:rsidRDefault="001B2CB2" w:rsidP="00907A3E">
            <w:pPr>
              <w:rPr>
                <w:lang w:val="en-US"/>
              </w:rPr>
            </w:pPr>
          </w:p>
        </w:tc>
      </w:tr>
    </w:tbl>
    <w:p w14:paraId="41347AC9" w14:textId="77777777" w:rsidR="00907A3E" w:rsidRPr="003F79C3" w:rsidRDefault="00907A3E" w:rsidP="00907A3E">
      <w:pPr>
        <w:rPr>
          <w:lang w:val="en-US"/>
        </w:rPr>
        <w:sectPr w:rsidR="00907A3E" w:rsidRPr="003F79C3" w:rsidSect="00BF14C0">
          <w:pgSz w:w="16840" w:h="11900" w:orient="landscape" w:code="9"/>
          <w:pgMar w:top="1134" w:right="1134" w:bottom="1134" w:left="1134" w:header="708" w:footer="708" w:gutter="0"/>
          <w:cols w:space="9"/>
          <w:docGrid w:linePitch="360"/>
        </w:sectPr>
      </w:pPr>
    </w:p>
    <w:p w14:paraId="1557598C" w14:textId="77777777" w:rsidR="001B2CB2" w:rsidRPr="003F79C3" w:rsidRDefault="001B2CB2" w:rsidP="007D072A">
      <w:pPr>
        <w:pStyle w:val="Heading2"/>
        <w:rPr>
          <w:color w:val="F79646" w:themeColor="accent6"/>
          <w:lang w:val="en-US"/>
        </w:rPr>
      </w:pPr>
      <w:r w:rsidRPr="003F79C3">
        <w:rPr>
          <w:color w:val="F79646" w:themeColor="accent6"/>
          <w:lang w:val="en-US"/>
        </w:rPr>
        <w:lastRenderedPageBreak/>
        <w:t>Step 6b: Synergies for Ad</w:t>
      </w:r>
      <w:r w:rsidR="00CA4446" w:rsidRPr="003F79C3">
        <w:rPr>
          <w:color w:val="F79646" w:themeColor="accent6"/>
          <w:lang w:val="en-US"/>
        </w:rPr>
        <w:t>aptation and Mitigation Options</w:t>
      </w:r>
    </w:p>
    <w:p w14:paraId="5313123F" w14:textId="77777777" w:rsidR="001B2CB2" w:rsidRPr="003F79C3" w:rsidRDefault="001B2CB2" w:rsidP="001B2CB2">
      <w:pPr>
        <w:rPr>
          <w:lang w:val="en-US"/>
        </w:rPr>
      </w:pPr>
      <w:r w:rsidRPr="003F79C3">
        <w:rPr>
          <w:lang w:val="en-US"/>
        </w:rPr>
        <w:t>Use the template below to document actions that aim to mitigate greenhouse gas emissions and also increase resilience to future climate-related health risks.  Examples include: planting trees, buying local food, and installing green roofs.  When identifying synergies, ask the question: what is the likelihood / certainty that the program, policy or initiative decreases greenhouse gas emissions as well as reduces current and future health risks from a changing climate?  Recommend options that are of high probability and/or certainty.</w:t>
      </w:r>
    </w:p>
    <w:tbl>
      <w:tblPr>
        <w:tblStyle w:val="TableGrid"/>
        <w:tblW w:w="5031" w:type="pct"/>
        <w:tblLook w:val="04A0" w:firstRow="1" w:lastRow="0" w:firstColumn="1" w:lastColumn="0" w:noHBand="0" w:noVBand="1"/>
      </w:tblPr>
      <w:tblGrid>
        <w:gridCol w:w="1860"/>
        <w:gridCol w:w="13020"/>
      </w:tblGrid>
      <w:tr w:rsidR="001B2CB2" w:rsidRPr="003F79C3" w14:paraId="285BD4A2" w14:textId="77777777" w:rsidTr="00057D89">
        <w:trPr>
          <w:trHeight w:val="393"/>
        </w:trPr>
        <w:tc>
          <w:tcPr>
            <w:tcW w:w="625"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1DAFD22E" w14:textId="77777777" w:rsidR="001B2CB2" w:rsidRPr="003F79C3" w:rsidRDefault="001B2CB2" w:rsidP="00300261">
            <w:pPr>
              <w:rPr>
                <w:b/>
                <w:lang w:val="en-US"/>
              </w:rPr>
            </w:pPr>
            <w:r w:rsidRPr="003F79C3">
              <w:rPr>
                <w:b/>
                <w:lang w:val="en-US"/>
              </w:rPr>
              <w:t>Examples of Sectors</w:t>
            </w:r>
          </w:p>
        </w:tc>
        <w:tc>
          <w:tcPr>
            <w:tcW w:w="4375" w:type="pc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7D1EF9A3" w14:textId="77777777" w:rsidR="001B2CB2" w:rsidRPr="003F79C3" w:rsidRDefault="001B2CB2" w:rsidP="00300261">
            <w:pPr>
              <w:rPr>
                <w:b/>
                <w:lang w:val="en-US"/>
              </w:rPr>
            </w:pPr>
            <w:r w:rsidRPr="003F79C3">
              <w:rPr>
                <w:b/>
                <w:lang w:val="en-US"/>
              </w:rPr>
              <w:t>Recommendations for Options to Maximize Adaptation and Mitigation Synergies</w:t>
            </w:r>
          </w:p>
        </w:tc>
      </w:tr>
      <w:tr w:rsidR="001B2CB2" w:rsidRPr="003F79C3" w14:paraId="5602B95C"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F90C69" w14:textId="77777777" w:rsidR="001B2CB2" w:rsidRPr="003F79C3" w:rsidRDefault="001B2CB2" w:rsidP="00300261">
            <w:pPr>
              <w:rPr>
                <w:b/>
                <w:lang w:val="en-US"/>
              </w:rPr>
            </w:pPr>
            <w:r w:rsidRPr="003F79C3">
              <w:rPr>
                <w:b/>
                <w:lang w:val="en-US"/>
              </w:rPr>
              <w:t xml:space="preserve">Planning </w:t>
            </w:r>
          </w:p>
          <w:p w14:paraId="1E5E15E0" w14:textId="77777777" w:rsidR="001B2CB2" w:rsidRPr="003F79C3" w:rsidRDefault="001B2CB2" w:rsidP="00300261">
            <w:pPr>
              <w:rPr>
                <w:b/>
                <w:lang w:val="en-US"/>
              </w:rPr>
            </w:pPr>
            <w:r w:rsidRPr="003F79C3">
              <w:rPr>
                <w:b/>
                <w:lang w:val="en-US"/>
              </w:rPr>
              <w:t>(e.g. Urban)</w:t>
            </w:r>
          </w:p>
        </w:tc>
        <w:tc>
          <w:tcPr>
            <w:tcW w:w="4375" w:type="pct"/>
            <w:tcBorders>
              <w:top w:val="single" w:sz="4" w:space="0" w:color="auto"/>
              <w:left w:val="single" w:sz="4" w:space="0" w:color="auto"/>
              <w:bottom w:val="single" w:sz="4" w:space="0" w:color="auto"/>
              <w:right w:val="single" w:sz="4" w:space="0" w:color="auto"/>
            </w:tcBorders>
          </w:tcPr>
          <w:p w14:paraId="1A7A0446" w14:textId="77777777" w:rsidR="001B2CB2" w:rsidRPr="003F79C3" w:rsidRDefault="001B2CB2" w:rsidP="00300261">
            <w:pPr>
              <w:rPr>
                <w:lang w:val="en-US"/>
              </w:rPr>
            </w:pPr>
          </w:p>
        </w:tc>
      </w:tr>
      <w:tr w:rsidR="001B2CB2" w:rsidRPr="003F79C3" w14:paraId="64A93B7C"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DE6A6" w14:textId="77777777" w:rsidR="001B2CB2" w:rsidRPr="003F79C3" w:rsidRDefault="001B2CB2" w:rsidP="00300261">
            <w:pPr>
              <w:rPr>
                <w:b/>
                <w:lang w:val="en-US"/>
              </w:rPr>
            </w:pPr>
            <w:r w:rsidRPr="003F79C3">
              <w:rPr>
                <w:b/>
                <w:lang w:val="en-US"/>
              </w:rPr>
              <w:t>Emergency Management</w:t>
            </w:r>
          </w:p>
        </w:tc>
        <w:tc>
          <w:tcPr>
            <w:tcW w:w="4375" w:type="pct"/>
            <w:tcBorders>
              <w:top w:val="single" w:sz="4" w:space="0" w:color="auto"/>
              <w:left w:val="single" w:sz="4" w:space="0" w:color="auto"/>
              <w:bottom w:val="single" w:sz="4" w:space="0" w:color="auto"/>
              <w:right w:val="single" w:sz="4" w:space="0" w:color="auto"/>
            </w:tcBorders>
          </w:tcPr>
          <w:p w14:paraId="7BD63B2E" w14:textId="77777777" w:rsidR="001B2CB2" w:rsidRPr="003F79C3" w:rsidRDefault="001B2CB2" w:rsidP="00300261">
            <w:pPr>
              <w:rPr>
                <w:lang w:val="en-US"/>
              </w:rPr>
            </w:pPr>
          </w:p>
        </w:tc>
      </w:tr>
      <w:tr w:rsidR="001B2CB2" w:rsidRPr="003F79C3" w14:paraId="7400F6F5"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BF3EA" w14:textId="77777777" w:rsidR="001B2CB2" w:rsidRPr="003F79C3" w:rsidRDefault="001B2CB2" w:rsidP="00300261">
            <w:pPr>
              <w:rPr>
                <w:b/>
                <w:lang w:val="en-US"/>
              </w:rPr>
            </w:pPr>
            <w:r w:rsidRPr="003F79C3">
              <w:rPr>
                <w:b/>
                <w:lang w:val="en-US"/>
              </w:rPr>
              <w:t xml:space="preserve">Water and Waste-Water / Public Works </w:t>
            </w:r>
          </w:p>
        </w:tc>
        <w:tc>
          <w:tcPr>
            <w:tcW w:w="4375" w:type="pct"/>
            <w:tcBorders>
              <w:top w:val="single" w:sz="4" w:space="0" w:color="auto"/>
              <w:left w:val="single" w:sz="4" w:space="0" w:color="auto"/>
              <w:bottom w:val="single" w:sz="4" w:space="0" w:color="auto"/>
              <w:right w:val="single" w:sz="4" w:space="0" w:color="auto"/>
            </w:tcBorders>
          </w:tcPr>
          <w:p w14:paraId="21A9391E" w14:textId="77777777" w:rsidR="001B2CB2" w:rsidRPr="003F79C3" w:rsidRDefault="001B2CB2" w:rsidP="00300261">
            <w:pPr>
              <w:rPr>
                <w:lang w:val="en-US"/>
              </w:rPr>
            </w:pPr>
          </w:p>
        </w:tc>
      </w:tr>
      <w:tr w:rsidR="001B2CB2" w:rsidRPr="003F79C3" w14:paraId="311BAA65"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0F04A5" w14:textId="77777777" w:rsidR="001B2CB2" w:rsidRPr="003F79C3" w:rsidRDefault="001B2CB2" w:rsidP="00300261">
            <w:pPr>
              <w:rPr>
                <w:b/>
                <w:lang w:val="en-US"/>
              </w:rPr>
            </w:pPr>
            <w:r w:rsidRPr="003F79C3">
              <w:rPr>
                <w:b/>
                <w:lang w:val="en-US"/>
              </w:rPr>
              <w:t>Conservation and Environmental Management</w:t>
            </w:r>
          </w:p>
        </w:tc>
        <w:tc>
          <w:tcPr>
            <w:tcW w:w="4375" w:type="pct"/>
            <w:tcBorders>
              <w:top w:val="single" w:sz="4" w:space="0" w:color="auto"/>
              <w:left w:val="single" w:sz="4" w:space="0" w:color="auto"/>
              <w:bottom w:val="single" w:sz="4" w:space="0" w:color="auto"/>
              <w:right w:val="single" w:sz="4" w:space="0" w:color="auto"/>
            </w:tcBorders>
          </w:tcPr>
          <w:p w14:paraId="2F3220A8" w14:textId="77777777" w:rsidR="001B2CB2" w:rsidRPr="003F79C3" w:rsidRDefault="001B2CB2" w:rsidP="00300261">
            <w:pPr>
              <w:rPr>
                <w:lang w:val="en-US"/>
              </w:rPr>
            </w:pPr>
          </w:p>
        </w:tc>
      </w:tr>
      <w:tr w:rsidR="001B2CB2" w:rsidRPr="003F79C3" w14:paraId="7EE56F7B"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64A49C" w14:textId="77777777" w:rsidR="001B2CB2" w:rsidRPr="003F79C3" w:rsidRDefault="001B2CB2" w:rsidP="00300261">
            <w:pPr>
              <w:rPr>
                <w:b/>
                <w:lang w:val="en-US"/>
              </w:rPr>
            </w:pPr>
            <w:r w:rsidRPr="003F79C3">
              <w:rPr>
                <w:b/>
                <w:lang w:val="en-US"/>
              </w:rPr>
              <w:t>Transportation</w:t>
            </w:r>
          </w:p>
        </w:tc>
        <w:tc>
          <w:tcPr>
            <w:tcW w:w="4375" w:type="pct"/>
            <w:tcBorders>
              <w:top w:val="single" w:sz="4" w:space="0" w:color="auto"/>
              <w:left w:val="single" w:sz="4" w:space="0" w:color="auto"/>
              <w:bottom w:val="single" w:sz="4" w:space="0" w:color="auto"/>
              <w:right w:val="single" w:sz="4" w:space="0" w:color="auto"/>
            </w:tcBorders>
          </w:tcPr>
          <w:p w14:paraId="690BA5D3" w14:textId="77777777" w:rsidR="001B2CB2" w:rsidRPr="003F79C3" w:rsidRDefault="001B2CB2" w:rsidP="00300261">
            <w:pPr>
              <w:rPr>
                <w:lang w:val="en-US"/>
              </w:rPr>
            </w:pPr>
          </w:p>
        </w:tc>
      </w:tr>
      <w:tr w:rsidR="001B2CB2" w:rsidRPr="003F79C3" w14:paraId="6DCB8B05"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2CE19" w14:textId="77777777" w:rsidR="001B2CB2" w:rsidRPr="003F79C3" w:rsidRDefault="001B2CB2" w:rsidP="00300261">
            <w:pPr>
              <w:rPr>
                <w:b/>
                <w:lang w:val="en-US"/>
              </w:rPr>
            </w:pPr>
            <w:r w:rsidRPr="003F79C3">
              <w:rPr>
                <w:b/>
                <w:lang w:val="en-US"/>
              </w:rPr>
              <w:t>Natural Resources and Land Use</w:t>
            </w:r>
          </w:p>
        </w:tc>
        <w:tc>
          <w:tcPr>
            <w:tcW w:w="4375" w:type="pct"/>
            <w:tcBorders>
              <w:top w:val="single" w:sz="4" w:space="0" w:color="auto"/>
              <w:left w:val="single" w:sz="4" w:space="0" w:color="auto"/>
              <w:bottom w:val="single" w:sz="4" w:space="0" w:color="auto"/>
              <w:right w:val="single" w:sz="4" w:space="0" w:color="auto"/>
            </w:tcBorders>
          </w:tcPr>
          <w:p w14:paraId="77D97E34" w14:textId="77777777" w:rsidR="001B2CB2" w:rsidRPr="003F79C3" w:rsidRDefault="001B2CB2" w:rsidP="00300261">
            <w:pPr>
              <w:rPr>
                <w:lang w:val="en-US"/>
              </w:rPr>
            </w:pPr>
          </w:p>
        </w:tc>
      </w:tr>
      <w:tr w:rsidR="001B2CB2" w:rsidRPr="003F79C3" w14:paraId="0CB4244D"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14204" w14:textId="77777777" w:rsidR="001B2CB2" w:rsidRPr="003F79C3" w:rsidRDefault="001B2CB2" w:rsidP="00300261">
            <w:pPr>
              <w:rPr>
                <w:b/>
                <w:lang w:val="en-US"/>
              </w:rPr>
            </w:pPr>
            <w:r w:rsidRPr="003F79C3">
              <w:rPr>
                <w:b/>
                <w:lang w:val="en-US"/>
              </w:rPr>
              <w:t>Parks and Recreation</w:t>
            </w:r>
          </w:p>
        </w:tc>
        <w:tc>
          <w:tcPr>
            <w:tcW w:w="4375" w:type="pct"/>
            <w:tcBorders>
              <w:top w:val="single" w:sz="4" w:space="0" w:color="auto"/>
              <w:left w:val="single" w:sz="4" w:space="0" w:color="auto"/>
              <w:bottom w:val="single" w:sz="4" w:space="0" w:color="auto"/>
              <w:right w:val="single" w:sz="4" w:space="0" w:color="auto"/>
            </w:tcBorders>
          </w:tcPr>
          <w:p w14:paraId="296E6F64" w14:textId="77777777" w:rsidR="001B2CB2" w:rsidRPr="003F79C3" w:rsidRDefault="001B2CB2" w:rsidP="00300261">
            <w:pPr>
              <w:rPr>
                <w:lang w:val="en-US"/>
              </w:rPr>
            </w:pPr>
          </w:p>
        </w:tc>
      </w:tr>
      <w:tr w:rsidR="001B2CB2" w:rsidRPr="003F79C3" w14:paraId="71EC4442"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150B2" w14:textId="77777777" w:rsidR="001B2CB2" w:rsidRPr="003F79C3" w:rsidRDefault="001B2CB2" w:rsidP="00300261">
            <w:pPr>
              <w:rPr>
                <w:b/>
                <w:lang w:val="en-US"/>
              </w:rPr>
            </w:pPr>
            <w:r w:rsidRPr="003F79C3">
              <w:rPr>
                <w:b/>
                <w:lang w:val="en-US"/>
              </w:rPr>
              <w:t>Infrastructure (e.g. roads, sewers, sidewalks)</w:t>
            </w:r>
          </w:p>
        </w:tc>
        <w:tc>
          <w:tcPr>
            <w:tcW w:w="4375" w:type="pct"/>
            <w:tcBorders>
              <w:top w:val="single" w:sz="4" w:space="0" w:color="auto"/>
              <w:left w:val="single" w:sz="4" w:space="0" w:color="auto"/>
              <w:bottom w:val="single" w:sz="4" w:space="0" w:color="auto"/>
              <w:right w:val="single" w:sz="4" w:space="0" w:color="auto"/>
            </w:tcBorders>
          </w:tcPr>
          <w:p w14:paraId="5FE1BBBE" w14:textId="77777777" w:rsidR="001B2CB2" w:rsidRPr="003F79C3" w:rsidRDefault="001B2CB2" w:rsidP="00300261">
            <w:pPr>
              <w:rPr>
                <w:lang w:val="en-US"/>
              </w:rPr>
            </w:pPr>
          </w:p>
        </w:tc>
      </w:tr>
      <w:tr w:rsidR="001B2CB2" w:rsidRPr="003F79C3" w14:paraId="31F5F326"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0388D2" w14:textId="77777777" w:rsidR="001B2CB2" w:rsidRPr="003F79C3" w:rsidRDefault="001B2CB2" w:rsidP="00300261">
            <w:pPr>
              <w:rPr>
                <w:b/>
                <w:lang w:val="en-US"/>
              </w:rPr>
            </w:pPr>
            <w:r w:rsidRPr="003F79C3">
              <w:rPr>
                <w:b/>
                <w:lang w:val="en-US"/>
              </w:rPr>
              <w:t>Social Services</w:t>
            </w:r>
          </w:p>
        </w:tc>
        <w:tc>
          <w:tcPr>
            <w:tcW w:w="4375" w:type="pct"/>
            <w:tcBorders>
              <w:top w:val="single" w:sz="4" w:space="0" w:color="auto"/>
              <w:left w:val="single" w:sz="4" w:space="0" w:color="auto"/>
              <w:bottom w:val="single" w:sz="4" w:space="0" w:color="auto"/>
              <w:right w:val="single" w:sz="4" w:space="0" w:color="auto"/>
            </w:tcBorders>
          </w:tcPr>
          <w:p w14:paraId="72A4A90B" w14:textId="77777777" w:rsidR="001B2CB2" w:rsidRPr="003F79C3" w:rsidRDefault="001B2CB2" w:rsidP="00300261">
            <w:pPr>
              <w:rPr>
                <w:lang w:val="en-US"/>
              </w:rPr>
            </w:pPr>
          </w:p>
        </w:tc>
      </w:tr>
      <w:tr w:rsidR="001B2CB2" w:rsidRPr="003F79C3" w14:paraId="61A08E4A"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DBEDD" w14:textId="77777777" w:rsidR="001B2CB2" w:rsidRPr="003F79C3" w:rsidRDefault="001B2CB2" w:rsidP="00300261">
            <w:pPr>
              <w:rPr>
                <w:b/>
                <w:lang w:val="en-US"/>
              </w:rPr>
            </w:pPr>
            <w:r w:rsidRPr="003F79C3">
              <w:rPr>
                <w:b/>
                <w:lang w:val="en-US"/>
              </w:rPr>
              <w:t>Tourism / Arts / Entertainment</w:t>
            </w:r>
          </w:p>
        </w:tc>
        <w:tc>
          <w:tcPr>
            <w:tcW w:w="4375" w:type="pct"/>
            <w:tcBorders>
              <w:top w:val="single" w:sz="4" w:space="0" w:color="auto"/>
              <w:left w:val="single" w:sz="4" w:space="0" w:color="auto"/>
              <w:bottom w:val="single" w:sz="4" w:space="0" w:color="auto"/>
              <w:right w:val="single" w:sz="4" w:space="0" w:color="auto"/>
            </w:tcBorders>
          </w:tcPr>
          <w:p w14:paraId="4A0FF7C1" w14:textId="77777777" w:rsidR="001B2CB2" w:rsidRPr="003F79C3" w:rsidRDefault="001B2CB2" w:rsidP="00300261">
            <w:pPr>
              <w:rPr>
                <w:lang w:val="en-US"/>
              </w:rPr>
            </w:pPr>
          </w:p>
        </w:tc>
      </w:tr>
      <w:tr w:rsidR="001B2CB2" w:rsidRPr="003F79C3" w14:paraId="273A2476" w14:textId="77777777" w:rsidTr="00057D89">
        <w:trPr>
          <w:trHeight w:val="558"/>
        </w:trPr>
        <w:tc>
          <w:tcPr>
            <w:tcW w:w="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7F8B4A" w14:textId="77777777" w:rsidR="001B2CB2" w:rsidRPr="003F79C3" w:rsidRDefault="001B2CB2" w:rsidP="00300261">
            <w:pPr>
              <w:rPr>
                <w:b/>
                <w:lang w:val="en-US"/>
              </w:rPr>
            </w:pPr>
            <w:r w:rsidRPr="003F79C3">
              <w:rPr>
                <w:b/>
                <w:lang w:val="en-US"/>
              </w:rPr>
              <w:t>Waste Management</w:t>
            </w:r>
          </w:p>
        </w:tc>
        <w:tc>
          <w:tcPr>
            <w:tcW w:w="4375" w:type="pct"/>
            <w:tcBorders>
              <w:top w:val="single" w:sz="4" w:space="0" w:color="auto"/>
              <w:left w:val="single" w:sz="4" w:space="0" w:color="auto"/>
              <w:bottom w:val="single" w:sz="4" w:space="0" w:color="auto"/>
              <w:right w:val="single" w:sz="4" w:space="0" w:color="auto"/>
            </w:tcBorders>
          </w:tcPr>
          <w:p w14:paraId="230F90FE" w14:textId="77777777" w:rsidR="001B2CB2" w:rsidRPr="003F79C3" w:rsidRDefault="001B2CB2" w:rsidP="00300261">
            <w:pPr>
              <w:rPr>
                <w:lang w:val="en-US"/>
              </w:rPr>
            </w:pPr>
          </w:p>
        </w:tc>
      </w:tr>
    </w:tbl>
    <w:p w14:paraId="7C958194" w14:textId="77777777" w:rsidR="00BF14C0" w:rsidRPr="003F79C3" w:rsidRDefault="00BF14C0" w:rsidP="003147C7">
      <w:pPr>
        <w:rPr>
          <w:lang w:val="en-US"/>
        </w:rPr>
      </w:pPr>
    </w:p>
    <w:sectPr w:rsidR="00BF14C0" w:rsidRPr="003F79C3" w:rsidSect="00BF14C0">
      <w:pgSz w:w="16840" w:h="11900" w:orient="landscape" w:code="9"/>
      <w:pgMar w:top="1134" w:right="1134" w:bottom="1134" w:left="1134" w:header="708" w:footer="708" w:gutter="0"/>
      <w:cols w:space="9"/>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eter Berry" w:date="2017-05-08T13:23:00Z" w:initials="PB">
    <w:p w14:paraId="4AE70591" w14:textId="2709A96F" w:rsidR="00676979" w:rsidRDefault="00676979">
      <w:pPr>
        <w:pStyle w:val="CommentText"/>
      </w:pPr>
      <w:r>
        <w:rPr>
          <w:rStyle w:val="CommentReference"/>
        </w:rPr>
        <w:annotationRef/>
      </w:r>
      <w:r>
        <w:t xml:space="preserve">For final design suggest a larger font </w:t>
      </w:r>
    </w:p>
  </w:comment>
  <w:comment w:id="5" w:author="Laura Scheske" w:date="2017-04-21T15:37:00Z" w:initials="LBOMS">
    <w:p w14:paraId="0FEC7473" w14:textId="033D277D" w:rsidR="00676979" w:rsidRDefault="00676979">
      <w:pPr>
        <w:pStyle w:val="CommentText"/>
      </w:pPr>
      <w:r>
        <w:rPr>
          <w:rStyle w:val="CommentReference"/>
        </w:rPr>
        <w:annotationRef/>
      </w:r>
      <w:r>
        <w:t>Note to designer: Please add page numbers according to final design!</w:t>
      </w:r>
    </w:p>
  </w:comment>
  <w:comment w:id="8" w:author="Laura Scheske" w:date="2017-04-21T15:38:00Z" w:initials="LBOMS">
    <w:p w14:paraId="5C20A486" w14:textId="6CE98A1F" w:rsidR="00676979" w:rsidRDefault="00676979">
      <w:pPr>
        <w:pStyle w:val="CommentText"/>
      </w:pPr>
      <w:r>
        <w:rPr>
          <w:rStyle w:val="CommentReference"/>
        </w:rPr>
        <w:annotationRef/>
      </w:r>
      <w:r>
        <w:t>Note do designer: please add page numbers according to final design</w:t>
      </w:r>
    </w:p>
  </w:comment>
  <w:comment w:id="15" w:author="Peter Berry" w:date="2017-05-08T13:34:00Z" w:initials="PB">
    <w:p w14:paraId="06A72EA7" w14:textId="13F44A98" w:rsidR="00676979" w:rsidRDefault="00676979">
      <w:pPr>
        <w:pStyle w:val="CommentText"/>
      </w:pPr>
      <w:r>
        <w:rPr>
          <w:rStyle w:val="CommentReference"/>
        </w:rPr>
        <w:annotationRef/>
      </w:r>
      <w:r>
        <w:t>This is different than the title of the Box.  Which is correct?</w:t>
      </w:r>
    </w:p>
  </w:comment>
  <w:comment w:id="65" w:author="Peter Berry" w:date="2017-05-08T14:05:00Z" w:initials="PB">
    <w:p w14:paraId="324C6F76" w14:textId="52154FF1" w:rsidR="00676979" w:rsidRDefault="00676979">
      <w:pPr>
        <w:pStyle w:val="CommentText"/>
      </w:pPr>
      <w:r>
        <w:rPr>
          <w:rStyle w:val="CommentReference"/>
        </w:rPr>
        <w:annotationRef/>
      </w:r>
      <w:r>
        <w:t>Would be helpful to provide some context around this quote for the reader</w:t>
      </w:r>
    </w:p>
  </w:comment>
  <w:comment w:id="75" w:author="PBERRY" w:date="2017-05-10T09:06:00Z" w:initials="P">
    <w:p w14:paraId="3E4B13DD" w14:textId="60B7FA94" w:rsidR="00676979" w:rsidRDefault="00676979">
      <w:pPr>
        <w:pStyle w:val="CommentText"/>
      </w:pPr>
      <w:r>
        <w:rPr>
          <w:rStyle w:val="CommentReference"/>
        </w:rPr>
        <w:annotationRef/>
      </w:r>
      <w:r>
        <w:t>For the side box “Use Template 2C…” the title of the template at the end of the document was “2b” so I have changed this.</w:t>
      </w:r>
    </w:p>
  </w:comment>
  <w:comment w:id="78" w:author="PBERRY" w:date="2017-05-10T09:41:00Z" w:initials="P">
    <w:p w14:paraId="4BA1DBB7" w14:textId="74CF43A7" w:rsidR="00676979" w:rsidRDefault="00676979">
      <w:pPr>
        <w:pStyle w:val="CommentText"/>
      </w:pPr>
      <w:r>
        <w:rPr>
          <w:rStyle w:val="CommentReference"/>
        </w:rPr>
        <w:annotationRef/>
      </w:r>
      <w:r>
        <w:t>Side box “Use Template 3C….”  - the template itself is titled “3B” so it has been changed.</w:t>
      </w:r>
    </w:p>
  </w:comment>
  <w:comment w:id="85" w:author="Laura Scheske" w:date="2017-04-16T15:53:00Z" w:initials="LBOMS">
    <w:p w14:paraId="652ACA84" w14:textId="0DB125DD" w:rsidR="00676979" w:rsidRDefault="00676979">
      <w:pPr>
        <w:pStyle w:val="CommentText"/>
      </w:pPr>
      <w:r>
        <w:rPr>
          <w:rStyle w:val="CommentReference"/>
        </w:rPr>
        <w:annotationRef/>
      </w:r>
      <w:r>
        <w:t>Designer to please redesign the table in Box 11 to match document layout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329B3D" w15:done="0"/>
  <w15:commentEx w15:paraId="6BAF527D" w15:done="0"/>
  <w15:commentEx w15:paraId="3FFC749B" w15:done="0"/>
  <w15:commentEx w15:paraId="3426DBF4" w15:done="0"/>
  <w15:commentEx w15:paraId="5C9BA818" w15:done="0"/>
  <w15:commentEx w15:paraId="18464BC9" w15:paraIdParent="5C9BA81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B82A88" w14:textId="77777777" w:rsidR="00662045" w:rsidRDefault="00662045" w:rsidP="00CA7BA9">
      <w:r>
        <w:separator/>
      </w:r>
    </w:p>
  </w:endnote>
  <w:endnote w:type="continuationSeparator" w:id="0">
    <w:p w14:paraId="4C5B928F" w14:textId="77777777" w:rsidR="00662045" w:rsidRDefault="00662045" w:rsidP="00CA7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CKKA L+ Quorum">
    <w:altName w:val="Quorum"/>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yriad Pro Cond">
    <w:charset w:val="00"/>
    <w:family w:val="auto"/>
    <w:pitch w:val="variable"/>
    <w:sig w:usb0="20000287" w:usb1="00000001" w:usb2="00000000" w:usb3="00000000" w:csb0="0000019F" w:csb1="00000000"/>
  </w:font>
  <w:font w:name="Arial Narrow Bold">
    <w:panose1 w:val="020B070602020203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Malgun Gothic">
    <w:panose1 w:val="020B0503020000020004"/>
    <w:charset w:val="81"/>
    <w:family w:val="swiss"/>
    <w:pitch w:val="variable"/>
    <w:sig w:usb0="900002AF" w:usb1="0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5AB14" w14:textId="77777777" w:rsidR="00676979" w:rsidRDefault="00676979" w:rsidP="000267D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6656825"/>
      <w:docPartObj>
        <w:docPartGallery w:val="Page Numbers (Bottom of Page)"/>
        <w:docPartUnique/>
      </w:docPartObj>
    </w:sdtPr>
    <w:sdtEndPr>
      <w:rPr>
        <w:noProof/>
      </w:rPr>
    </w:sdtEndPr>
    <w:sdtContent>
      <w:p w14:paraId="7BF7E7B6" w14:textId="10375869" w:rsidR="00676979" w:rsidRDefault="00676979" w:rsidP="003147C7">
        <w:pPr>
          <w:pStyle w:val="Footer"/>
          <w:jc w:val="center"/>
        </w:pPr>
        <w:r>
          <w:fldChar w:fldCharType="begin"/>
        </w:r>
        <w:r>
          <w:instrText xml:space="preserve"> PAGE   \* MERGEFORMAT </w:instrText>
        </w:r>
        <w:r>
          <w:fldChar w:fldCharType="separate"/>
        </w:r>
        <w:r w:rsidR="00793740">
          <w:rPr>
            <w:noProof/>
          </w:rPr>
          <w:t>15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721D0C" w14:textId="77777777" w:rsidR="00662045" w:rsidRDefault="00662045" w:rsidP="00CA7BA9">
      <w:r>
        <w:separator/>
      </w:r>
    </w:p>
  </w:footnote>
  <w:footnote w:type="continuationSeparator" w:id="0">
    <w:p w14:paraId="3CC4AC6F" w14:textId="77777777" w:rsidR="00662045" w:rsidRDefault="00662045" w:rsidP="00CA7BA9">
      <w:r>
        <w:continuationSeparator/>
      </w:r>
    </w:p>
  </w:footnote>
  <w:footnote w:id="1">
    <w:p w14:paraId="5B88F08E" w14:textId="77777777" w:rsidR="00676979" w:rsidRDefault="00676979" w:rsidP="00500762">
      <w:pPr>
        <w:pStyle w:val="FootnoteText"/>
      </w:pPr>
      <w:r>
        <w:rPr>
          <w:rStyle w:val="FootnoteReference"/>
        </w:rPr>
        <w:footnoteRef/>
      </w:r>
      <w:r>
        <w:t xml:space="preserve"> Draw on results from the “Project Future Health Risks Template” in Step 3 to select climate change-related health hazards which are most relevant to your community.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600CD"/>
    <w:multiLevelType w:val="multilevel"/>
    <w:tmpl w:val="2ED05188"/>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4E15F58"/>
    <w:multiLevelType w:val="hybridMultilevel"/>
    <w:tmpl w:val="3446E776"/>
    <w:lvl w:ilvl="0" w:tplc="E296193A">
      <w:start w:val="1"/>
      <w:numFmt w:val="bullet"/>
      <w:lvlText w:val="•"/>
      <w:lvlJc w:val="left"/>
      <w:pPr>
        <w:tabs>
          <w:tab w:val="num" w:pos="720"/>
        </w:tabs>
        <w:ind w:left="720" w:hanging="360"/>
      </w:pPr>
      <w:rPr>
        <w:rFonts w:ascii="Arial" w:hAnsi="Arial" w:hint="default"/>
      </w:rPr>
    </w:lvl>
    <w:lvl w:ilvl="1" w:tplc="380A50BE" w:tentative="1">
      <w:start w:val="1"/>
      <w:numFmt w:val="bullet"/>
      <w:lvlText w:val="•"/>
      <w:lvlJc w:val="left"/>
      <w:pPr>
        <w:tabs>
          <w:tab w:val="num" w:pos="1440"/>
        </w:tabs>
        <w:ind w:left="1440" w:hanging="360"/>
      </w:pPr>
      <w:rPr>
        <w:rFonts w:ascii="Arial" w:hAnsi="Arial" w:hint="default"/>
      </w:rPr>
    </w:lvl>
    <w:lvl w:ilvl="2" w:tplc="0FEE9190" w:tentative="1">
      <w:start w:val="1"/>
      <w:numFmt w:val="bullet"/>
      <w:lvlText w:val="•"/>
      <w:lvlJc w:val="left"/>
      <w:pPr>
        <w:tabs>
          <w:tab w:val="num" w:pos="2160"/>
        </w:tabs>
        <w:ind w:left="2160" w:hanging="360"/>
      </w:pPr>
      <w:rPr>
        <w:rFonts w:ascii="Arial" w:hAnsi="Arial" w:hint="default"/>
      </w:rPr>
    </w:lvl>
    <w:lvl w:ilvl="3" w:tplc="D730FC16" w:tentative="1">
      <w:start w:val="1"/>
      <w:numFmt w:val="bullet"/>
      <w:lvlText w:val="•"/>
      <w:lvlJc w:val="left"/>
      <w:pPr>
        <w:tabs>
          <w:tab w:val="num" w:pos="2880"/>
        </w:tabs>
        <w:ind w:left="2880" w:hanging="360"/>
      </w:pPr>
      <w:rPr>
        <w:rFonts w:ascii="Arial" w:hAnsi="Arial" w:hint="default"/>
      </w:rPr>
    </w:lvl>
    <w:lvl w:ilvl="4" w:tplc="8CD2DEEA" w:tentative="1">
      <w:start w:val="1"/>
      <w:numFmt w:val="bullet"/>
      <w:lvlText w:val="•"/>
      <w:lvlJc w:val="left"/>
      <w:pPr>
        <w:tabs>
          <w:tab w:val="num" w:pos="3600"/>
        </w:tabs>
        <w:ind w:left="3600" w:hanging="360"/>
      </w:pPr>
      <w:rPr>
        <w:rFonts w:ascii="Arial" w:hAnsi="Arial" w:hint="default"/>
      </w:rPr>
    </w:lvl>
    <w:lvl w:ilvl="5" w:tplc="7A64C8CE" w:tentative="1">
      <w:start w:val="1"/>
      <w:numFmt w:val="bullet"/>
      <w:lvlText w:val="•"/>
      <w:lvlJc w:val="left"/>
      <w:pPr>
        <w:tabs>
          <w:tab w:val="num" w:pos="4320"/>
        </w:tabs>
        <w:ind w:left="4320" w:hanging="360"/>
      </w:pPr>
      <w:rPr>
        <w:rFonts w:ascii="Arial" w:hAnsi="Arial" w:hint="default"/>
      </w:rPr>
    </w:lvl>
    <w:lvl w:ilvl="6" w:tplc="FA563D7A" w:tentative="1">
      <w:start w:val="1"/>
      <w:numFmt w:val="bullet"/>
      <w:lvlText w:val="•"/>
      <w:lvlJc w:val="left"/>
      <w:pPr>
        <w:tabs>
          <w:tab w:val="num" w:pos="5040"/>
        </w:tabs>
        <w:ind w:left="5040" w:hanging="360"/>
      </w:pPr>
      <w:rPr>
        <w:rFonts w:ascii="Arial" w:hAnsi="Arial" w:hint="default"/>
      </w:rPr>
    </w:lvl>
    <w:lvl w:ilvl="7" w:tplc="D1125EC2" w:tentative="1">
      <w:start w:val="1"/>
      <w:numFmt w:val="bullet"/>
      <w:lvlText w:val="•"/>
      <w:lvlJc w:val="left"/>
      <w:pPr>
        <w:tabs>
          <w:tab w:val="num" w:pos="5760"/>
        </w:tabs>
        <w:ind w:left="5760" w:hanging="360"/>
      </w:pPr>
      <w:rPr>
        <w:rFonts w:ascii="Arial" w:hAnsi="Arial" w:hint="default"/>
      </w:rPr>
    </w:lvl>
    <w:lvl w:ilvl="8" w:tplc="CE4247A8" w:tentative="1">
      <w:start w:val="1"/>
      <w:numFmt w:val="bullet"/>
      <w:lvlText w:val="•"/>
      <w:lvlJc w:val="left"/>
      <w:pPr>
        <w:tabs>
          <w:tab w:val="num" w:pos="6480"/>
        </w:tabs>
        <w:ind w:left="6480" w:hanging="360"/>
      </w:pPr>
      <w:rPr>
        <w:rFonts w:ascii="Arial" w:hAnsi="Arial" w:hint="default"/>
      </w:rPr>
    </w:lvl>
  </w:abstractNum>
  <w:abstractNum w:abstractNumId="2">
    <w:nsid w:val="076861FD"/>
    <w:multiLevelType w:val="hybridMultilevel"/>
    <w:tmpl w:val="CCDCCC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A670A5"/>
    <w:multiLevelType w:val="hybridMultilevel"/>
    <w:tmpl w:val="8C923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B2596"/>
    <w:multiLevelType w:val="hybridMultilevel"/>
    <w:tmpl w:val="50181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F36FA6"/>
    <w:multiLevelType w:val="hybridMultilevel"/>
    <w:tmpl w:val="1AD2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D17"/>
    <w:multiLevelType w:val="hybridMultilevel"/>
    <w:tmpl w:val="B3264F4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04D11DE"/>
    <w:multiLevelType w:val="hybridMultilevel"/>
    <w:tmpl w:val="215E9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4690D"/>
    <w:multiLevelType w:val="hybridMultilevel"/>
    <w:tmpl w:val="B4CA2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881C5B"/>
    <w:multiLevelType w:val="hybridMultilevel"/>
    <w:tmpl w:val="0BC61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3A59E6"/>
    <w:multiLevelType w:val="hybridMultilevel"/>
    <w:tmpl w:val="0C8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3B04CE"/>
    <w:multiLevelType w:val="hybridMultilevel"/>
    <w:tmpl w:val="0F52323A"/>
    <w:lvl w:ilvl="0" w:tplc="FC3882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4FCF"/>
    <w:multiLevelType w:val="hybridMultilevel"/>
    <w:tmpl w:val="5A640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BDC0B19"/>
    <w:multiLevelType w:val="hybridMultilevel"/>
    <w:tmpl w:val="E2A2F68A"/>
    <w:lvl w:ilvl="0" w:tplc="B182629C">
      <w:start w:val="1"/>
      <w:numFmt w:val="bullet"/>
      <w:lvlText w:val="•"/>
      <w:lvlJc w:val="left"/>
      <w:pPr>
        <w:tabs>
          <w:tab w:val="num" w:pos="720"/>
        </w:tabs>
        <w:ind w:left="720" w:hanging="360"/>
      </w:pPr>
      <w:rPr>
        <w:rFonts w:ascii="Arial" w:hAnsi="Arial" w:hint="default"/>
      </w:rPr>
    </w:lvl>
    <w:lvl w:ilvl="1" w:tplc="911EC73A" w:tentative="1">
      <w:start w:val="1"/>
      <w:numFmt w:val="bullet"/>
      <w:lvlText w:val="•"/>
      <w:lvlJc w:val="left"/>
      <w:pPr>
        <w:tabs>
          <w:tab w:val="num" w:pos="1440"/>
        </w:tabs>
        <w:ind w:left="1440" w:hanging="360"/>
      </w:pPr>
      <w:rPr>
        <w:rFonts w:ascii="Arial" w:hAnsi="Arial" w:hint="default"/>
      </w:rPr>
    </w:lvl>
    <w:lvl w:ilvl="2" w:tplc="B7607EFE" w:tentative="1">
      <w:start w:val="1"/>
      <w:numFmt w:val="bullet"/>
      <w:lvlText w:val="•"/>
      <w:lvlJc w:val="left"/>
      <w:pPr>
        <w:tabs>
          <w:tab w:val="num" w:pos="2160"/>
        </w:tabs>
        <w:ind w:left="2160" w:hanging="360"/>
      </w:pPr>
      <w:rPr>
        <w:rFonts w:ascii="Arial" w:hAnsi="Arial" w:hint="default"/>
      </w:rPr>
    </w:lvl>
    <w:lvl w:ilvl="3" w:tplc="618CCED8" w:tentative="1">
      <w:start w:val="1"/>
      <w:numFmt w:val="bullet"/>
      <w:lvlText w:val="•"/>
      <w:lvlJc w:val="left"/>
      <w:pPr>
        <w:tabs>
          <w:tab w:val="num" w:pos="2880"/>
        </w:tabs>
        <w:ind w:left="2880" w:hanging="360"/>
      </w:pPr>
      <w:rPr>
        <w:rFonts w:ascii="Arial" w:hAnsi="Arial" w:hint="default"/>
      </w:rPr>
    </w:lvl>
    <w:lvl w:ilvl="4" w:tplc="DE363C1A" w:tentative="1">
      <w:start w:val="1"/>
      <w:numFmt w:val="bullet"/>
      <w:lvlText w:val="•"/>
      <w:lvlJc w:val="left"/>
      <w:pPr>
        <w:tabs>
          <w:tab w:val="num" w:pos="3600"/>
        </w:tabs>
        <w:ind w:left="3600" w:hanging="360"/>
      </w:pPr>
      <w:rPr>
        <w:rFonts w:ascii="Arial" w:hAnsi="Arial" w:hint="default"/>
      </w:rPr>
    </w:lvl>
    <w:lvl w:ilvl="5" w:tplc="084C972C" w:tentative="1">
      <w:start w:val="1"/>
      <w:numFmt w:val="bullet"/>
      <w:lvlText w:val="•"/>
      <w:lvlJc w:val="left"/>
      <w:pPr>
        <w:tabs>
          <w:tab w:val="num" w:pos="4320"/>
        </w:tabs>
        <w:ind w:left="4320" w:hanging="360"/>
      </w:pPr>
      <w:rPr>
        <w:rFonts w:ascii="Arial" w:hAnsi="Arial" w:hint="default"/>
      </w:rPr>
    </w:lvl>
    <w:lvl w:ilvl="6" w:tplc="F662B228" w:tentative="1">
      <w:start w:val="1"/>
      <w:numFmt w:val="bullet"/>
      <w:lvlText w:val="•"/>
      <w:lvlJc w:val="left"/>
      <w:pPr>
        <w:tabs>
          <w:tab w:val="num" w:pos="5040"/>
        </w:tabs>
        <w:ind w:left="5040" w:hanging="360"/>
      </w:pPr>
      <w:rPr>
        <w:rFonts w:ascii="Arial" w:hAnsi="Arial" w:hint="default"/>
      </w:rPr>
    </w:lvl>
    <w:lvl w:ilvl="7" w:tplc="355A4D30" w:tentative="1">
      <w:start w:val="1"/>
      <w:numFmt w:val="bullet"/>
      <w:lvlText w:val="•"/>
      <w:lvlJc w:val="left"/>
      <w:pPr>
        <w:tabs>
          <w:tab w:val="num" w:pos="5760"/>
        </w:tabs>
        <w:ind w:left="5760" w:hanging="360"/>
      </w:pPr>
      <w:rPr>
        <w:rFonts w:ascii="Arial" w:hAnsi="Arial" w:hint="default"/>
      </w:rPr>
    </w:lvl>
    <w:lvl w:ilvl="8" w:tplc="9E36EE2C" w:tentative="1">
      <w:start w:val="1"/>
      <w:numFmt w:val="bullet"/>
      <w:lvlText w:val="•"/>
      <w:lvlJc w:val="left"/>
      <w:pPr>
        <w:tabs>
          <w:tab w:val="num" w:pos="6480"/>
        </w:tabs>
        <w:ind w:left="6480" w:hanging="360"/>
      </w:pPr>
      <w:rPr>
        <w:rFonts w:ascii="Arial" w:hAnsi="Arial" w:hint="default"/>
      </w:rPr>
    </w:lvl>
  </w:abstractNum>
  <w:abstractNum w:abstractNumId="14">
    <w:nsid w:val="1DBC6EFC"/>
    <w:multiLevelType w:val="hybridMultilevel"/>
    <w:tmpl w:val="C81EC0EA"/>
    <w:lvl w:ilvl="0" w:tplc="1514E49C">
      <w:start w:val="1"/>
      <w:numFmt w:val="bullet"/>
      <w:lvlText w:val="•"/>
      <w:lvlJc w:val="left"/>
      <w:pPr>
        <w:tabs>
          <w:tab w:val="num" w:pos="720"/>
        </w:tabs>
        <w:ind w:left="720" w:hanging="360"/>
      </w:pPr>
      <w:rPr>
        <w:rFonts w:ascii="Arial" w:hAnsi="Arial" w:hint="default"/>
      </w:rPr>
    </w:lvl>
    <w:lvl w:ilvl="1" w:tplc="E09421B6" w:tentative="1">
      <w:start w:val="1"/>
      <w:numFmt w:val="bullet"/>
      <w:lvlText w:val="•"/>
      <w:lvlJc w:val="left"/>
      <w:pPr>
        <w:tabs>
          <w:tab w:val="num" w:pos="1440"/>
        </w:tabs>
        <w:ind w:left="1440" w:hanging="360"/>
      </w:pPr>
      <w:rPr>
        <w:rFonts w:ascii="Arial" w:hAnsi="Arial" w:hint="default"/>
      </w:rPr>
    </w:lvl>
    <w:lvl w:ilvl="2" w:tplc="A6BC1E5E" w:tentative="1">
      <w:start w:val="1"/>
      <w:numFmt w:val="bullet"/>
      <w:lvlText w:val="•"/>
      <w:lvlJc w:val="left"/>
      <w:pPr>
        <w:tabs>
          <w:tab w:val="num" w:pos="2160"/>
        </w:tabs>
        <w:ind w:left="2160" w:hanging="360"/>
      </w:pPr>
      <w:rPr>
        <w:rFonts w:ascii="Arial" w:hAnsi="Arial" w:hint="default"/>
      </w:rPr>
    </w:lvl>
    <w:lvl w:ilvl="3" w:tplc="57DC2B5A" w:tentative="1">
      <w:start w:val="1"/>
      <w:numFmt w:val="bullet"/>
      <w:lvlText w:val="•"/>
      <w:lvlJc w:val="left"/>
      <w:pPr>
        <w:tabs>
          <w:tab w:val="num" w:pos="2880"/>
        </w:tabs>
        <w:ind w:left="2880" w:hanging="360"/>
      </w:pPr>
      <w:rPr>
        <w:rFonts w:ascii="Arial" w:hAnsi="Arial" w:hint="default"/>
      </w:rPr>
    </w:lvl>
    <w:lvl w:ilvl="4" w:tplc="61DCCADE" w:tentative="1">
      <w:start w:val="1"/>
      <w:numFmt w:val="bullet"/>
      <w:lvlText w:val="•"/>
      <w:lvlJc w:val="left"/>
      <w:pPr>
        <w:tabs>
          <w:tab w:val="num" w:pos="3600"/>
        </w:tabs>
        <w:ind w:left="3600" w:hanging="360"/>
      </w:pPr>
      <w:rPr>
        <w:rFonts w:ascii="Arial" w:hAnsi="Arial" w:hint="default"/>
      </w:rPr>
    </w:lvl>
    <w:lvl w:ilvl="5" w:tplc="41469AA2" w:tentative="1">
      <w:start w:val="1"/>
      <w:numFmt w:val="bullet"/>
      <w:lvlText w:val="•"/>
      <w:lvlJc w:val="left"/>
      <w:pPr>
        <w:tabs>
          <w:tab w:val="num" w:pos="4320"/>
        </w:tabs>
        <w:ind w:left="4320" w:hanging="360"/>
      </w:pPr>
      <w:rPr>
        <w:rFonts w:ascii="Arial" w:hAnsi="Arial" w:hint="default"/>
      </w:rPr>
    </w:lvl>
    <w:lvl w:ilvl="6" w:tplc="AD68F2EC" w:tentative="1">
      <w:start w:val="1"/>
      <w:numFmt w:val="bullet"/>
      <w:lvlText w:val="•"/>
      <w:lvlJc w:val="left"/>
      <w:pPr>
        <w:tabs>
          <w:tab w:val="num" w:pos="5040"/>
        </w:tabs>
        <w:ind w:left="5040" w:hanging="360"/>
      </w:pPr>
      <w:rPr>
        <w:rFonts w:ascii="Arial" w:hAnsi="Arial" w:hint="default"/>
      </w:rPr>
    </w:lvl>
    <w:lvl w:ilvl="7" w:tplc="DDC8CD14" w:tentative="1">
      <w:start w:val="1"/>
      <w:numFmt w:val="bullet"/>
      <w:lvlText w:val="•"/>
      <w:lvlJc w:val="left"/>
      <w:pPr>
        <w:tabs>
          <w:tab w:val="num" w:pos="5760"/>
        </w:tabs>
        <w:ind w:left="5760" w:hanging="360"/>
      </w:pPr>
      <w:rPr>
        <w:rFonts w:ascii="Arial" w:hAnsi="Arial" w:hint="default"/>
      </w:rPr>
    </w:lvl>
    <w:lvl w:ilvl="8" w:tplc="21146720" w:tentative="1">
      <w:start w:val="1"/>
      <w:numFmt w:val="bullet"/>
      <w:lvlText w:val="•"/>
      <w:lvlJc w:val="left"/>
      <w:pPr>
        <w:tabs>
          <w:tab w:val="num" w:pos="6480"/>
        </w:tabs>
        <w:ind w:left="6480" w:hanging="360"/>
      </w:pPr>
      <w:rPr>
        <w:rFonts w:ascii="Arial" w:hAnsi="Arial" w:hint="default"/>
      </w:rPr>
    </w:lvl>
  </w:abstractNum>
  <w:abstractNum w:abstractNumId="15">
    <w:nsid w:val="1E194A08"/>
    <w:multiLevelType w:val="hybridMultilevel"/>
    <w:tmpl w:val="652EF45C"/>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EC60444">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1432EDB"/>
    <w:multiLevelType w:val="hybridMultilevel"/>
    <w:tmpl w:val="88C8F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1C11484"/>
    <w:multiLevelType w:val="hybridMultilevel"/>
    <w:tmpl w:val="7506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3841CE"/>
    <w:multiLevelType w:val="hybridMultilevel"/>
    <w:tmpl w:val="984C1A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28D53E0E"/>
    <w:multiLevelType w:val="hybridMultilevel"/>
    <w:tmpl w:val="CFDE31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A663D36"/>
    <w:multiLevelType w:val="hybridMultilevel"/>
    <w:tmpl w:val="092E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1F43B5"/>
    <w:multiLevelType w:val="hybridMultilevel"/>
    <w:tmpl w:val="65F6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255B85"/>
    <w:multiLevelType w:val="hybridMultilevel"/>
    <w:tmpl w:val="85B87D8A"/>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3">
    <w:nsid w:val="33935A8F"/>
    <w:multiLevelType w:val="hybridMultilevel"/>
    <w:tmpl w:val="D34A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F44A41"/>
    <w:multiLevelType w:val="hybridMultilevel"/>
    <w:tmpl w:val="EC02C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41122EE"/>
    <w:multiLevelType w:val="hybridMultilevel"/>
    <w:tmpl w:val="7D98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F2759F"/>
    <w:multiLevelType w:val="hybridMultilevel"/>
    <w:tmpl w:val="2926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391C3D"/>
    <w:multiLevelType w:val="hybridMultilevel"/>
    <w:tmpl w:val="1F1E04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390C5224"/>
    <w:multiLevelType w:val="hybridMultilevel"/>
    <w:tmpl w:val="DA88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986825"/>
    <w:multiLevelType w:val="hybridMultilevel"/>
    <w:tmpl w:val="A668580C"/>
    <w:lvl w:ilvl="0" w:tplc="EDFA3482">
      <w:start w:val="1"/>
      <w:numFmt w:val="lowerLetter"/>
      <w:lvlText w:val="%1)"/>
      <w:lvlJc w:val="left"/>
      <w:pPr>
        <w:ind w:left="36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6C1796"/>
    <w:multiLevelType w:val="hybridMultilevel"/>
    <w:tmpl w:val="20084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3C5557"/>
    <w:multiLevelType w:val="hybridMultilevel"/>
    <w:tmpl w:val="6F381698"/>
    <w:lvl w:ilvl="0" w:tplc="04090001">
      <w:start w:val="1"/>
      <w:numFmt w:val="bullet"/>
      <w:lvlText w:val=""/>
      <w:lvlJc w:val="left"/>
      <w:pPr>
        <w:ind w:left="1413" w:hanging="360"/>
      </w:pPr>
      <w:rPr>
        <w:rFonts w:ascii="Symbol" w:hAnsi="Symbol"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32">
    <w:nsid w:val="535A5D18"/>
    <w:multiLevelType w:val="hybridMultilevel"/>
    <w:tmpl w:val="9E048C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740B5A"/>
    <w:multiLevelType w:val="hybridMultilevel"/>
    <w:tmpl w:val="7FA2E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9A2D27"/>
    <w:multiLevelType w:val="hybridMultilevel"/>
    <w:tmpl w:val="F44A6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1F1860"/>
    <w:multiLevelType w:val="hybridMultilevel"/>
    <w:tmpl w:val="7EB0B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A72A2E"/>
    <w:multiLevelType w:val="hybridMultilevel"/>
    <w:tmpl w:val="E04C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3B37D1"/>
    <w:multiLevelType w:val="hybridMultilevel"/>
    <w:tmpl w:val="2500C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FC1342"/>
    <w:multiLevelType w:val="hybridMultilevel"/>
    <w:tmpl w:val="26FE276E"/>
    <w:lvl w:ilvl="0" w:tplc="830CCAD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C07E82"/>
    <w:multiLevelType w:val="hybridMultilevel"/>
    <w:tmpl w:val="28686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7D81C88"/>
    <w:multiLevelType w:val="hybridMultilevel"/>
    <w:tmpl w:val="8B2A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8ED2A14"/>
    <w:multiLevelType w:val="hybridMultilevel"/>
    <w:tmpl w:val="888CFA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nsid w:val="6BF8680D"/>
    <w:multiLevelType w:val="hybridMultilevel"/>
    <w:tmpl w:val="1170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F04D23"/>
    <w:multiLevelType w:val="hybridMultilevel"/>
    <w:tmpl w:val="100A9B3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nsid w:val="6E075154"/>
    <w:multiLevelType w:val="hybridMultilevel"/>
    <w:tmpl w:val="86F2568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5">
    <w:nsid w:val="6E894DBC"/>
    <w:multiLevelType w:val="hybridMultilevel"/>
    <w:tmpl w:val="B81E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EFD2CA4"/>
    <w:multiLevelType w:val="hybridMultilevel"/>
    <w:tmpl w:val="B78E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032028"/>
    <w:multiLevelType w:val="hybridMultilevel"/>
    <w:tmpl w:val="B20610B4"/>
    <w:lvl w:ilvl="0" w:tplc="3F30A866">
      <w:start w:val="1"/>
      <w:numFmt w:val="bullet"/>
      <w:lvlText w:val="•"/>
      <w:lvlJc w:val="left"/>
      <w:pPr>
        <w:tabs>
          <w:tab w:val="num" w:pos="720"/>
        </w:tabs>
        <w:ind w:left="720" w:hanging="360"/>
      </w:pPr>
      <w:rPr>
        <w:rFonts w:ascii="Arial" w:hAnsi="Arial" w:hint="default"/>
      </w:rPr>
    </w:lvl>
    <w:lvl w:ilvl="1" w:tplc="F746E9E0" w:tentative="1">
      <w:start w:val="1"/>
      <w:numFmt w:val="bullet"/>
      <w:lvlText w:val="•"/>
      <w:lvlJc w:val="left"/>
      <w:pPr>
        <w:tabs>
          <w:tab w:val="num" w:pos="1440"/>
        </w:tabs>
        <w:ind w:left="1440" w:hanging="360"/>
      </w:pPr>
      <w:rPr>
        <w:rFonts w:ascii="Arial" w:hAnsi="Arial" w:hint="default"/>
      </w:rPr>
    </w:lvl>
    <w:lvl w:ilvl="2" w:tplc="F8CEB852" w:tentative="1">
      <w:start w:val="1"/>
      <w:numFmt w:val="bullet"/>
      <w:lvlText w:val="•"/>
      <w:lvlJc w:val="left"/>
      <w:pPr>
        <w:tabs>
          <w:tab w:val="num" w:pos="2160"/>
        </w:tabs>
        <w:ind w:left="2160" w:hanging="360"/>
      </w:pPr>
      <w:rPr>
        <w:rFonts w:ascii="Arial" w:hAnsi="Arial" w:hint="default"/>
      </w:rPr>
    </w:lvl>
    <w:lvl w:ilvl="3" w:tplc="D6726C00" w:tentative="1">
      <w:start w:val="1"/>
      <w:numFmt w:val="bullet"/>
      <w:lvlText w:val="•"/>
      <w:lvlJc w:val="left"/>
      <w:pPr>
        <w:tabs>
          <w:tab w:val="num" w:pos="2880"/>
        </w:tabs>
        <w:ind w:left="2880" w:hanging="360"/>
      </w:pPr>
      <w:rPr>
        <w:rFonts w:ascii="Arial" w:hAnsi="Arial" w:hint="default"/>
      </w:rPr>
    </w:lvl>
    <w:lvl w:ilvl="4" w:tplc="9866024A" w:tentative="1">
      <w:start w:val="1"/>
      <w:numFmt w:val="bullet"/>
      <w:lvlText w:val="•"/>
      <w:lvlJc w:val="left"/>
      <w:pPr>
        <w:tabs>
          <w:tab w:val="num" w:pos="3600"/>
        </w:tabs>
        <w:ind w:left="3600" w:hanging="360"/>
      </w:pPr>
      <w:rPr>
        <w:rFonts w:ascii="Arial" w:hAnsi="Arial" w:hint="default"/>
      </w:rPr>
    </w:lvl>
    <w:lvl w:ilvl="5" w:tplc="2158AF9E" w:tentative="1">
      <w:start w:val="1"/>
      <w:numFmt w:val="bullet"/>
      <w:lvlText w:val="•"/>
      <w:lvlJc w:val="left"/>
      <w:pPr>
        <w:tabs>
          <w:tab w:val="num" w:pos="4320"/>
        </w:tabs>
        <w:ind w:left="4320" w:hanging="360"/>
      </w:pPr>
      <w:rPr>
        <w:rFonts w:ascii="Arial" w:hAnsi="Arial" w:hint="default"/>
      </w:rPr>
    </w:lvl>
    <w:lvl w:ilvl="6" w:tplc="E090A4C0" w:tentative="1">
      <w:start w:val="1"/>
      <w:numFmt w:val="bullet"/>
      <w:lvlText w:val="•"/>
      <w:lvlJc w:val="left"/>
      <w:pPr>
        <w:tabs>
          <w:tab w:val="num" w:pos="5040"/>
        </w:tabs>
        <w:ind w:left="5040" w:hanging="360"/>
      </w:pPr>
      <w:rPr>
        <w:rFonts w:ascii="Arial" w:hAnsi="Arial" w:hint="default"/>
      </w:rPr>
    </w:lvl>
    <w:lvl w:ilvl="7" w:tplc="CE10F672" w:tentative="1">
      <w:start w:val="1"/>
      <w:numFmt w:val="bullet"/>
      <w:lvlText w:val="•"/>
      <w:lvlJc w:val="left"/>
      <w:pPr>
        <w:tabs>
          <w:tab w:val="num" w:pos="5760"/>
        </w:tabs>
        <w:ind w:left="5760" w:hanging="360"/>
      </w:pPr>
      <w:rPr>
        <w:rFonts w:ascii="Arial" w:hAnsi="Arial" w:hint="default"/>
      </w:rPr>
    </w:lvl>
    <w:lvl w:ilvl="8" w:tplc="1EF29E46" w:tentative="1">
      <w:start w:val="1"/>
      <w:numFmt w:val="bullet"/>
      <w:lvlText w:val="•"/>
      <w:lvlJc w:val="left"/>
      <w:pPr>
        <w:tabs>
          <w:tab w:val="num" w:pos="6480"/>
        </w:tabs>
        <w:ind w:left="6480" w:hanging="360"/>
      </w:pPr>
      <w:rPr>
        <w:rFonts w:ascii="Arial" w:hAnsi="Arial" w:hint="default"/>
      </w:rPr>
    </w:lvl>
  </w:abstractNum>
  <w:abstractNum w:abstractNumId="48">
    <w:nsid w:val="7C732919"/>
    <w:multiLevelType w:val="hybridMultilevel"/>
    <w:tmpl w:val="1F5C7D1C"/>
    <w:lvl w:ilvl="0" w:tplc="FC38821A">
      <w:start w:val="1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ED86DCE"/>
    <w:multiLevelType w:val="hybridMultilevel"/>
    <w:tmpl w:val="A3543A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F7E650E"/>
    <w:multiLevelType w:val="hybridMultilevel"/>
    <w:tmpl w:val="0770A090"/>
    <w:lvl w:ilvl="0" w:tplc="830CCAD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A24160"/>
    <w:multiLevelType w:val="hybridMultilevel"/>
    <w:tmpl w:val="80FA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C2102D"/>
    <w:multiLevelType w:val="hybridMultilevel"/>
    <w:tmpl w:val="9E5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31"/>
  </w:num>
  <w:num w:numId="4">
    <w:abstractNumId w:val="5"/>
  </w:num>
  <w:num w:numId="5">
    <w:abstractNumId w:val="46"/>
  </w:num>
  <w:num w:numId="6">
    <w:abstractNumId w:val="33"/>
  </w:num>
  <w:num w:numId="7">
    <w:abstractNumId w:val="3"/>
  </w:num>
  <w:num w:numId="8">
    <w:abstractNumId w:val="30"/>
  </w:num>
  <w:num w:numId="9">
    <w:abstractNumId w:val="20"/>
  </w:num>
  <w:num w:numId="10">
    <w:abstractNumId w:val="21"/>
  </w:num>
  <w:num w:numId="11">
    <w:abstractNumId w:val="42"/>
  </w:num>
  <w:num w:numId="12">
    <w:abstractNumId w:val="10"/>
  </w:num>
  <w:num w:numId="13">
    <w:abstractNumId w:val="22"/>
  </w:num>
  <w:num w:numId="14">
    <w:abstractNumId w:val="23"/>
  </w:num>
  <w:num w:numId="15">
    <w:abstractNumId w:val="36"/>
  </w:num>
  <w:num w:numId="16">
    <w:abstractNumId w:val="32"/>
  </w:num>
  <w:num w:numId="17">
    <w:abstractNumId w:val="45"/>
  </w:num>
  <w:num w:numId="18">
    <w:abstractNumId w:val="4"/>
  </w:num>
  <w:num w:numId="19">
    <w:abstractNumId w:val="37"/>
  </w:num>
  <w:num w:numId="20">
    <w:abstractNumId w:val="7"/>
  </w:num>
  <w:num w:numId="21">
    <w:abstractNumId w:val="34"/>
  </w:num>
  <w:num w:numId="22">
    <w:abstractNumId w:val="8"/>
  </w:num>
  <w:num w:numId="23">
    <w:abstractNumId w:val="17"/>
  </w:num>
  <w:num w:numId="24">
    <w:abstractNumId w:val="52"/>
  </w:num>
  <w:num w:numId="25">
    <w:abstractNumId w:val="35"/>
  </w:num>
  <w:num w:numId="26">
    <w:abstractNumId w:val="38"/>
  </w:num>
  <w:num w:numId="27">
    <w:abstractNumId w:val="0"/>
  </w:num>
  <w:num w:numId="28">
    <w:abstractNumId w:val="50"/>
  </w:num>
  <w:num w:numId="29">
    <w:abstractNumId w:val="11"/>
  </w:num>
  <w:num w:numId="30">
    <w:abstractNumId w:val="48"/>
  </w:num>
  <w:num w:numId="31">
    <w:abstractNumId w:val="41"/>
  </w:num>
  <w:num w:numId="32">
    <w:abstractNumId w:val="9"/>
  </w:num>
  <w:num w:numId="33">
    <w:abstractNumId w:val="28"/>
  </w:num>
  <w:num w:numId="34">
    <w:abstractNumId w:val="29"/>
  </w:num>
  <w:num w:numId="35">
    <w:abstractNumId w:val="13"/>
  </w:num>
  <w:num w:numId="36">
    <w:abstractNumId w:val="14"/>
  </w:num>
  <w:num w:numId="37">
    <w:abstractNumId w:val="1"/>
  </w:num>
  <w:num w:numId="38">
    <w:abstractNumId w:val="47"/>
  </w:num>
  <w:num w:numId="39">
    <w:abstractNumId w:val="44"/>
  </w:num>
  <w:num w:numId="40">
    <w:abstractNumId w:val="12"/>
  </w:num>
  <w:num w:numId="41">
    <w:abstractNumId w:val="24"/>
  </w:num>
  <w:num w:numId="42">
    <w:abstractNumId w:val="2"/>
  </w:num>
  <w:num w:numId="43">
    <w:abstractNumId w:val="19"/>
  </w:num>
  <w:num w:numId="44">
    <w:abstractNumId w:val="27"/>
  </w:num>
  <w:num w:numId="45">
    <w:abstractNumId w:val="40"/>
  </w:num>
  <w:num w:numId="46">
    <w:abstractNumId w:val="49"/>
  </w:num>
  <w:num w:numId="47">
    <w:abstractNumId w:val="18"/>
  </w:num>
  <w:num w:numId="48">
    <w:abstractNumId w:val="16"/>
  </w:num>
  <w:num w:numId="49">
    <w:abstractNumId w:val="15"/>
  </w:num>
  <w:num w:numId="50">
    <w:abstractNumId w:val="39"/>
  </w:num>
  <w:num w:numId="51">
    <w:abstractNumId w:val="6"/>
  </w:num>
  <w:num w:numId="52">
    <w:abstractNumId w:val="43"/>
  </w:num>
  <w:num w:numId="53">
    <w:abstractNumId w:val="51"/>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 Scheske">
    <w15:presenceInfo w15:providerId="Windows Live" w15:userId="04ba3e6a0dfd5e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596"/>
    <w:rsid w:val="0000306A"/>
    <w:rsid w:val="0000617D"/>
    <w:rsid w:val="00007ABF"/>
    <w:rsid w:val="00016495"/>
    <w:rsid w:val="00024547"/>
    <w:rsid w:val="000267D1"/>
    <w:rsid w:val="000328F4"/>
    <w:rsid w:val="00034C1B"/>
    <w:rsid w:val="0004136F"/>
    <w:rsid w:val="000458F2"/>
    <w:rsid w:val="00057D89"/>
    <w:rsid w:val="00060884"/>
    <w:rsid w:val="000634A3"/>
    <w:rsid w:val="0006690F"/>
    <w:rsid w:val="00074A9E"/>
    <w:rsid w:val="000752EA"/>
    <w:rsid w:val="00080042"/>
    <w:rsid w:val="00080095"/>
    <w:rsid w:val="000852FA"/>
    <w:rsid w:val="0008776C"/>
    <w:rsid w:val="000902E5"/>
    <w:rsid w:val="00094103"/>
    <w:rsid w:val="000944A7"/>
    <w:rsid w:val="00094B80"/>
    <w:rsid w:val="00095849"/>
    <w:rsid w:val="0009590D"/>
    <w:rsid w:val="000B1355"/>
    <w:rsid w:val="000B1701"/>
    <w:rsid w:val="000B426D"/>
    <w:rsid w:val="000B4619"/>
    <w:rsid w:val="000B55B0"/>
    <w:rsid w:val="000B670D"/>
    <w:rsid w:val="000C5FE1"/>
    <w:rsid w:val="000D18D2"/>
    <w:rsid w:val="000D2317"/>
    <w:rsid w:val="000D66BC"/>
    <w:rsid w:val="000D72AD"/>
    <w:rsid w:val="000E05D5"/>
    <w:rsid w:val="000E1424"/>
    <w:rsid w:val="000E25F3"/>
    <w:rsid w:val="000E3497"/>
    <w:rsid w:val="000E5FD4"/>
    <w:rsid w:val="000F0033"/>
    <w:rsid w:val="000F166D"/>
    <w:rsid w:val="00100F0D"/>
    <w:rsid w:val="00103607"/>
    <w:rsid w:val="0011118E"/>
    <w:rsid w:val="00112089"/>
    <w:rsid w:val="00126EB3"/>
    <w:rsid w:val="00135558"/>
    <w:rsid w:val="00136EE4"/>
    <w:rsid w:val="00137071"/>
    <w:rsid w:val="001473FD"/>
    <w:rsid w:val="00160214"/>
    <w:rsid w:val="00161AE0"/>
    <w:rsid w:val="00161BE8"/>
    <w:rsid w:val="00162596"/>
    <w:rsid w:val="00164176"/>
    <w:rsid w:val="00166C5C"/>
    <w:rsid w:val="00173B47"/>
    <w:rsid w:val="00180AAC"/>
    <w:rsid w:val="00183B75"/>
    <w:rsid w:val="0019177B"/>
    <w:rsid w:val="00191E75"/>
    <w:rsid w:val="001920A5"/>
    <w:rsid w:val="001925E6"/>
    <w:rsid w:val="00193558"/>
    <w:rsid w:val="00193E57"/>
    <w:rsid w:val="001A06CE"/>
    <w:rsid w:val="001A0D7C"/>
    <w:rsid w:val="001A1628"/>
    <w:rsid w:val="001A3ECF"/>
    <w:rsid w:val="001B242B"/>
    <w:rsid w:val="001B2CB2"/>
    <w:rsid w:val="001C259D"/>
    <w:rsid w:val="001C2A30"/>
    <w:rsid w:val="001C6D59"/>
    <w:rsid w:val="001C6EE5"/>
    <w:rsid w:val="001D623B"/>
    <w:rsid w:val="001E0630"/>
    <w:rsid w:val="001E1A38"/>
    <w:rsid w:val="001E70D5"/>
    <w:rsid w:val="001F22B4"/>
    <w:rsid w:val="001F2FAA"/>
    <w:rsid w:val="001F77B6"/>
    <w:rsid w:val="00207150"/>
    <w:rsid w:val="00214992"/>
    <w:rsid w:val="00214BB9"/>
    <w:rsid w:val="0021735B"/>
    <w:rsid w:val="00221E41"/>
    <w:rsid w:val="002222AF"/>
    <w:rsid w:val="00223889"/>
    <w:rsid w:val="00233382"/>
    <w:rsid w:val="0023410A"/>
    <w:rsid w:val="002413B9"/>
    <w:rsid w:val="002476A2"/>
    <w:rsid w:val="0025315B"/>
    <w:rsid w:val="00260C3C"/>
    <w:rsid w:val="0026669B"/>
    <w:rsid w:val="0027211F"/>
    <w:rsid w:val="0027658D"/>
    <w:rsid w:val="002773EF"/>
    <w:rsid w:val="002811FB"/>
    <w:rsid w:val="00282EF6"/>
    <w:rsid w:val="002851B9"/>
    <w:rsid w:val="00286027"/>
    <w:rsid w:val="00291EB4"/>
    <w:rsid w:val="002938E8"/>
    <w:rsid w:val="00293D2C"/>
    <w:rsid w:val="002A2938"/>
    <w:rsid w:val="002A2E0A"/>
    <w:rsid w:val="002A3F23"/>
    <w:rsid w:val="002A48F0"/>
    <w:rsid w:val="002A5729"/>
    <w:rsid w:val="002A67F8"/>
    <w:rsid w:val="002B1142"/>
    <w:rsid w:val="002B4248"/>
    <w:rsid w:val="002B6983"/>
    <w:rsid w:val="002C242D"/>
    <w:rsid w:val="002C2F9A"/>
    <w:rsid w:val="002C7940"/>
    <w:rsid w:val="002D1CAF"/>
    <w:rsid w:val="002D48A6"/>
    <w:rsid w:val="002E31A5"/>
    <w:rsid w:val="002F144A"/>
    <w:rsid w:val="002F5DFF"/>
    <w:rsid w:val="002F60CE"/>
    <w:rsid w:val="002F6911"/>
    <w:rsid w:val="00300261"/>
    <w:rsid w:val="00303F27"/>
    <w:rsid w:val="003067DD"/>
    <w:rsid w:val="003147C7"/>
    <w:rsid w:val="00315185"/>
    <w:rsid w:val="00325DA9"/>
    <w:rsid w:val="00326633"/>
    <w:rsid w:val="00330151"/>
    <w:rsid w:val="00330750"/>
    <w:rsid w:val="00332FC6"/>
    <w:rsid w:val="003416BA"/>
    <w:rsid w:val="00346214"/>
    <w:rsid w:val="00352E3E"/>
    <w:rsid w:val="003544FF"/>
    <w:rsid w:val="00363C9A"/>
    <w:rsid w:val="0037296F"/>
    <w:rsid w:val="003730DA"/>
    <w:rsid w:val="00375496"/>
    <w:rsid w:val="00376F24"/>
    <w:rsid w:val="00384A89"/>
    <w:rsid w:val="00397E3B"/>
    <w:rsid w:val="003A45A4"/>
    <w:rsid w:val="003B0A56"/>
    <w:rsid w:val="003B561C"/>
    <w:rsid w:val="003C1E90"/>
    <w:rsid w:val="003C46D7"/>
    <w:rsid w:val="003C61F8"/>
    <w:rsid w:val="003E4EFF"/>
    <w:rsid w:val="003F172F"/>
    <w:rsid w:val="003F6E9F"/>
    <w:rsid w:val="003F79C3"/>
    <w:rsid w:val="00400EBC"/>
    <w:rsid w:val="00401491"/>
    <w:rsid w:val="004021E7"/>
    <w:rsid w:val="00403EF1"/>
    <w:rsid w:val="00410B52"/>
    <w:rsid w:val="0041224B"/>
    <w:rsid w:val="004128B4"/>
    <w:rsid w:val="00412BAA"/>
    <w:rsid w:val="00416116"/>
    <w:rsid w:val="00421D5B"/>
    <w:rsid w:val="00423605"/>
    <w:rsid w:val="00432AC2"/>
    <w:rsid w:val="00437DE0"/>
    <w:rsid w:val="00444BF2"/>
    <w:rsid w:val="00453A30"/>
    <w:rsid w:val="00454834"/>
    <w:rsid w:val="00462E51"/>
    <w:rsid w:val="00464925"/>
    <w:rsid w:val="00470A94"/>
    <w:rsid w:val="00471AC0"/>
    <w:rsid w:val="004760A2"/>
    <w:rsid w:val="00482AC2"/>
    <w:rsid w:val="00494312"/>
    <w:rsid w:val="00495106"/>
    <w:rsid w:val="00495D89"/>
    <w:rsid w:val="004A0343"/>
    <w:rsid w:val="004A115F"/>
    <w:rsid w:val="004A3A1F"/>
    <w:rsid w:val="004A7660"/>
    <w:rsid w:val="004B320E"/>
    <w:rsid w:val="004B4033"/>
    <w:rsid w:val="004B5FBF"/>
    <w:rsid w:val="004B6285"/>
    <w:rsid w:val="004B74B8"/>
    <w:rsid w:val="004C170F"/>
    <w:rsid w:val="004C3F50"/>
    <w:rsid w:val="004C44F4"/>
    <w:rsid w:val="004C5B26"/>
    <w:rsid w:val="004C78EB"/>
    <w:rsid w:val="004D35BE"/>
    <w:rsid w:val="004D5398"/>
    <w:rsid w:val="004E5530"/>
    <w:rsid w:val="004F096D"/>
    <w:rsid w:val="004F1337"/>
    <w:rsid w:val="004F4AF2"/>
    <w:rsid w:val="00500762"/>
    <w:rsid w:val="005016BB"/>
    <w:rsid w:val="00502149"/>
    <w:rsid w:val="00503DD9"/>
    <w:rsid w:val="00505526"/>
    <w:rsid w:val="00510D92"/>
    <w:rsid w:val="00511151"/>
    <w:rsid w:val="00516229"/>
    <w:rsid w:val="0052187D"/>
    <w:rsid w:val="00523034"/>
    <w:rsid w:val="005232F0"/>
    <w:rsid w:val="00524C55"/>
    <w:rsid w:val="0052515D"/>
    <w:rsid w:val="005251ED"/>
    <w:rsid w:val="00525A6E"/>
    <w:rsid w:val="005313AE"/>
    <w:rsid w:val="00531B45"/>
    <w:rsid w:val="005469E5"/>
    <w:rsid w:val="00551F33"/>
    <w:rsid w:val="0055205B"/>
    <w:rsid w:val="00554208"/>
    <w:rsid w:val="00564305"/>
    <w:rsid w:val="0056462D"/>
    <w:rsid w:val="0057127B"/>
    <w:rsid w:val="00574647"/>
    <w:rsid w:val="00577C7E"/>
    <w:rsid w:val="0058143B"/>
    <w:rsid w:val="00583D67"/>
    <w:rsid w:val="0059003E"/>
    <w:rsid w:val="0059478F"/>
    <w:rsid w:val="00594B52"/>
    <w:rsid w:val="005A09E4"/>
    <w:rsid w:val="005A18B2"/>
    <w:rsid w:val="005A2515"/>
    <w:rsid w:val="005A4A33"/>
    <w:rsid w:val="005B6F39"/>
    <w:rsid w:val="005C3523"/>
    <w:rsid w:val="005C67AF"/>
    <w:rsid w:val="005C7371"/>
    <w:rsid w:val="005C750A"/>
    <w:rsid w:val="005D49C6"/>
    <w:rsid w:val="005E2EBF"/>
    <w:rsid w:val="005E4BFE"/>
    <w:rsid w:val="005E6180"/>
    <w:rsid w:val="005E759C"/>
    <w:rsid w:val="005F4883"/>
    <w:rsid w:val="005F6954"/>
    <w:rsid w:val="006073EF"/>
    <w:rsid w:val="00610B6C"/>
    <w:rsid w:val="00614691"/>
    <w:rsid w:val="006217FF"/>
    <w:rsid w:val="00622428"/>
    <w:rsid w:val="00623A34"/>
    <w:rsid w:val="00624926"/>
    <w:rsid w:val="00624CB7"/>
    <w:rsid w:val="00631428"/>
    <w:rsid w:val="006434E4"/>
    <w:rsid w:val="0065446C"/>
    <w:rsid w:val="00662045"/>
    <w:rsid w:val="0066361D"/>
    <w:rsid w:val="00666DEE"/>
    <w:rsid w:val="006701D5"/>
    <w:rsid w:val="00676979"/>
    <w:rsid w:val="00676E60"/>
    <w:rsid w:val="0068151F"/>
    <w:rsid w:val="006817F8"/>
    <w:rsid w:val="0068391C"/>
    <w:rsid w:val="006916DB"/>
    <w:rsid w:val="0069462E"/>
    <w:rsid w:val="00695B6A"/>
    <w:rsid w:val="006A3622"/>
    <w:rsid w:val="006A4CBB"/>
    <w:rsid w:val="006A5102"/>
    <w:rsid w:val="006A6E17"/>
    <w:rsid w:val="006B0504"/>
    <w:rsid w:val="006B7F26"/>
    <w:rsid w:val="006C05DD"/>
    <w:rsid w:val="006C12F5"/>
    <w:rsid w:val="006C1CC2"/>
    <w:rsid w:val="006C3D01"/>
    <w:rsid w:val="006C67CE"/>
    <w:rsid w:val="006D4B62"/>
    <w:rsid w:val="006D6963"/>
    <w:rsid w:val="006D7DDF"/>
    <w:rsid w:val="006E3BF5"/>
    <w:rsid w:val="006E5B14"/>
    <w:rsid w:val="006F5165"/>
    <w:rsid w:val="006F643E"/>
    <w:rsid w:val="00700137"/>
    <w:rsid w:val="00704CBB"/>
    <w:rsid w:val="00705CDD"/>
    <w:rsid w:val="00705E92"/>
    <w:rsid w:val="0070799B"/>
    <w:rsid w:val="00707A5E"/>
    <w:rsid w:val="0072316F"/>
    <w:rsid w:val="00727550"/>
    <w:rsid w:val="0073742E"/>
    <w:rsid w:val="0074186A"/>
    <w:rsid w:val="00741CEF"/>
    <w:rsid w:val="007443DF"/>
    <w:rsid w:val="0074637E"/>
    <w:rsid w:val="00746C99"/>
    <w:rsid w:val="007478E4"/>
    <w:rsid w:val="0075247C"/>
    <w:rsid w:val="007527E7"/>
    <w:rsid w:val="0075490A"/>
    <w:rsid w:val="007649A4"/>
    <w:rsid w:val="00764EA5"/>
    <w:rsid w:val="00767837"/>
    <w:rsid w:val="007718BD"/>
    <w:rsid w:val="00772DA1"/>
    <w:rsid w:val="00780940"/>
    <w:rsid w:val="00782A5C"/>
    <w:rsid w:val="00783E63"/>
    <w:rsid w:val="0079141D"/>
    <w:rsid w:val="00793740"/>
    <w:rsid w:val="00797A64"/>
    <w:rsid w:val="007A16C8"/>
    <w:rsid w:val="007B3054"/>
    <w:rsid w:val="007B54D9"/>
    <w:rsid w:val="007C0A80"/>
    <w:rsid w:val="007C1507"/>
    <w:rsid w:val="007C4044"/>
    <w:rsid w:val="007D06AE"/>
    <w:rsid w:val="007D072A"/>
    <w:rsid w:val="007E0FC8"/>
    <w:rsid w:val="007E56B7"/>
    <w:rsid w:val="007F441B"/>
    <w:rsid w:val="007F4D3F"/>
    <w:rsid w:val="007F6045"/>
    <w:rsid w:val="007F62C4"/>
    <w:rsid w:val="007F79D6"/>
    <w:rsid w:val="0080005B"/>
    <w:rsid w:val="00813B83"/>
    <w:rsid w:val="008164DA"/>
    <w:rsid w:val="00817C29"/>
    <w:rsid w:val="008213AB"/>
    <w:rsid w:val="00821B41"/>
    <w:rsid w:val="00825D73"/>
    <w:rsid w:val="00831ED2"/>
    <w:rsid w:val="008361D9"/>
    <w:rsid w:val="008408E5"/>
    <w:rsid w:val="00846846"/>
    <w:rsid w:val="008510EE"/>
    <w:rsid w:val="00851D21"/>
    <w:rsid w:val="00863719"/>
    <w:rsid w:val="00865EDD"/>
    <w:rsid w:val="00867D97"/>
    <w:rsid w:val="00874284"/>
    <w:rsid w:val="00877129"/>
    <w:rsid w:val="0088157C"/>
    <w:rsid w:val="00881B03"/>
    <w:rsid w:val="00883B36"/>
    <w:rsid w:val="00885EE8"/>
    <w:rsid w:val="008909F0"/>
    <w:rsid w:val="008A4456"/>
    <w:rsid w:val="008A50D5"/>
    <w:rsid w:val="008A5FB7"/>
    <w:rsid w:val="008B4515"/>
    <w:rsid w:val="008C0E63"/>
    <w:rsid w:val="008C6E7F"/>
    <w:rsid w:val="008D37AB"/>
    <w:rsid w:val="008D6AA3"/>
    <w:rsid w:val="008E2C56"/>
    <w:rsid w:val="008E612C"/>
    <w:rsid w:val="008F266E"/>
    <w:rsid w:val="009001C2"/>
    <w:rsid w:val="00902A03"/>
    <w:rsid w:val="0090371C"/>
    <w:rsid w:val="00904C52"/>
    <w:rsid w:val="00906F90"/>
    <w:rsid w:val="00907A3E"/>
    <w:rsid w:val="009116BA"/>
    <w:rsid w:val="00914404"/>
    <w:rsid w:val="009217FD"/>
    <w:rsid w:val="009315F7"/>
    <w:rsid w:val="009377BD"/>
    <w:rsid w:val="0094074F"/>
    <w:rsid w:val="00944AD6"/>
    <w:rsid w:val="0094702E"/>
    <w:rsid w:val="009503AE"/>
    <w:rsid w:val="00953E6A"/>
    <w:rsid w:val="00955334"/>
    <w:rsid w:val="00957267"/>
    <w:rsid w:val="009624AF"/>
    <w:rsid w:val="00962F1E"/>
    <w:rsid w:val="009700B4"/>
    <w:rsid w:val="00982D34"/>
    <w:rsid w:val="00990743"/>
    <w:rsid w:val="00990F05"/>
    <w:rsid w:val="00992804"/>
    <w:rsid w:val="0099283D"/>
    <w:rsid w:val="009932ED"/>
    <w:rsid w:val="0099484C"/>
    <w:rsid w:val="00995085"/>
    <w:rsid w:val="009961E7"/>
    <w:rsid w:val="009A11FE"/>
    <w:rsid w:val="009A166D"/>
    <w:rsid w:val="009A7C3C"/>
    <w:rsid w:val="009B082F"/>
    <w:rsid w:val="009B3F6A"/>
    <w:rsid w:val="009B62A4"/>
    <w:rsid w:val="009B7B77"/>
    <w:rsid w:val="009C0BE7"/>
    <w:rsid w:val="009C6E32"/>
    <w:rsid w:val="009C6F2E"/>
    <w:rsid w:val="009D022C"/>
    <w:rsid w:val="009D1E69"/>
    <w:rsid w:val="009D5DC9"/>
    <w:rsid w:val="009D6EB1"/>
    <w:rsid w:val="009E02AB"/>
    <w:rsid w:val="009E15D2"/>
    <w:rsid w:val="009E5FC7"/>
    <w:rsid w:val="009E6159"/>
    <w:rsid w:val="009F1AD2"/>
    <w:rsid w:val="009F1EB3"/>
    <w:rsid w:val="009F31D9"/>
    <w:rsid w:val="009F6719"/>
    <w:rsid w:val="00A031CD"/>
    <w:rsid w:val="00A04E05"/>
    <w:rsid w:val="00A240EC"/>
    <w:rsid w:val="00A25366"/>
    <w:rsid w:val="00A35655"/>
    <w:rsid w:val="00A4058E"/>
    <w:rsid w:val="00A41AB0"/>
    <w:rsid w:val="00A42CA8"/>
    <w:rsid w:val="00A43582"/>
    <w:rsid w:val="00A4533F"/>
    <w:rsid w:val="00A46D3B"/>
    <w:rsid w:val="00A51D6C"/>
    <w:rsid w:val="00A52856"/>
    <w:rsid w:val="00A56BB8"/>
    <w:rsid w:val="00A57D0B"/>
    <w:rsid w:val="00A61449"/>
    <w:rsid w:val="00A64878"/>
    <w:rsid w:val="00A700CC"/>
    <w:rsid w:val="00A71A33"/>
    <w:rsid w:val="00A76F41"/>
    <w:rsid w:val="00A8066B"/>
    <w:rsid w:val="00A813E0"/>
    <w:rsid w:val="00A86A96"/>
    <w:rsid w:val="00A91168"/>
    <w:rsid w:val="00A91E6B"/>
    <w:rsid w:val="00A94CF5"/>
    <w:rsid w:val="00AA30EB"/>
    <w:rsid w:val="00AB1A83"/>
    <w:rsid w:val="00AB2B0E"/>
    <w:rsid w:val="00AC17AF"/>
    <w:rsid w:val="00AC1A02"/>
    <w:rsid w:val="00AC49F2"/>
    <w:rsid w:val="00AC54ED"/>
    <w:rsid w:val="00AC6E68"/>
    <w:rsid w:val="00AC7BE5"/>
    <w:rsid w:val="00AD06CD"/>
    <w:rsid w:val="00AD4296"/>
    <w:rsid w:val="00AD4AEE"/>
    <w:rsid w:val="00AD6BB8"/>
    <w:rsid w:val="00AE2CD5"/>
    <w:rsid w:val="00AE6C99"/>
    <w:rsid w:val="00AE7375"/>
    <w:rsid w:val="00AF1AEE"/>
    <w:rsid w:val="00AF2DDD"/>
    <w:rsid w:val="00B05F0A"/>
    <w:rsid w:val="00B060E4"/>
    <w:rsid w:val="00B11BD1"/>
    <w:rsid w:val="00B15AEC"/>
    <w:rsid w:val="00B160D0"/>
    <w:rsid w:val="00B21DC5"/>
    <w:rsid w:val="00B22DDF"/>
    <w:rsid w:val="00B265D6"/>
    <w:rsid w:val="00B26666"/>
    <w:rsid w:val="00B30222"/>
    <w:rsid w:val="00B305CB"/>
    <w:rsid w:val="00B311F1"/>
    <w:rsid w:val="00B32626"/>
    <w:rsid w:val="00B33B9C"/>
    <w:rsid w:val="00B344CE"/>
    <w:rsid w:val="00B34A13"/>
    <w:rsid w:val="00B37B5F"/>
    <w:rsid w:val="00B402F5"/>
    <w:rsid w:val="00B44531"/>
    <w:rsid w:val="00B44DAF"/>
    <w:rsid w:val="00B46BFC"/>
    <w:rsid w:val="00B47023"/>
    <w:rsid w:val="00B51365"/>
    <w:rsid w:val="00B550A1"/>
    <w:rsid w:val="00B5588A"/>
    <w:rsid w:val="00B63AD0"/>
    <w:rsid w:val="00B64CD3"/>
    <w:rsid w:val="00B71F5D"/>
    <w:rsid w:val="00B8069E"/>
    <w:rsid w:val="00B82D24"/>
    <w:rsid w:val="00B84F94"/>
    <w:rsid w:val="00B8711D"/>
    <w:rsid w:val="00B906A3"/>
    <w:rsid w:val="00B91264"/>
    <w:rsid w:val="00B91A9A"/>
    <w:rsid w:val="00B96FF4"/>
    <w:rsid w:val="00BA1F66"/>
    <w:rsid w:val="00BA27AC"/>
    <w:rsid w:val="00BA282D"/>
    <w:rsid w:val="00BA7156"/>
    <w:rsid w:val="00BA75E5"/>
    <w:rsid w:val="00BB2B17"/>
    <w:rsid w:val="00BB3221"/>
    <w:rsid w:val="00BB3EFF"/>
    <w:rsid w:val="00BB40D4"/>
    <w:rsid w:val="00BB4EFD"/>
    <w:rsid w:val="00BC54A2"/>
    <w:rsid w:val="00BC667D"/>
    <w:rsid w:val="00BD2B01"/>
    <w:rsid w:val="00BD6E65"/>
    <w:rsid w:val="00BE01F9"/>
    <w:rsid w:val="00BE16B3"/>
    <w:rsid w:val="00BF02D1"/>
    <w:rsid w:val="00BF05D0"/>
    <w:rsid w:val="00BF14C0"/>
    <w:rsid w:val="00BF1EE6"/>
    <w:rsid w:val="00BF413E"/>
    <w:rsid w:val="00C008B9"/>
    <w:rsid w:val="00C0581F"/>
    <w:rsid w:val="00C1029D"/>
    <w:rsid w:val="00C15317"/>
    <w:rsid w:val="00C23175"/>
    <w:rsid w:val="00C33D79"/>
    <w:rsid w:val="00C3428B"/>
    <w:rsid w:val="00C34715"/>
    <w:rsid w:val="00C36BC9"/>
    <w:rsid w:val="00C4251D"/>
    <w:rsid w:val="00C46657"/>
    <w:rsid w:val="00C478E9"/>
    <w:rsid w:val="00C50F17"/>
    <w:rsid w:val="00C519B3"/>
    <w:rsid w:val="00C535DE"/>
    <w:rsid w:val="00C550AB"/>
    <w:rsid w:val="00C57C39"/>
    <w:rsid w:val="00C610D0"/>
    <w:rsid w:val="00C614CE"/>
    <w:rsid w:val="00C72EA2"/>
    <w:rsid w:val="00C72F94"/>
    <w:rsid w:val="00C732FA"/>
    <w:rsid w:val="00C773A2"/>
    <w:rsid w:val="00C8066C"/>
    <w:rsid w:val="00C820AA"/>
    <w:rsid w:val="00C834A9"/>
    <w:rsid w:val="00C841A4"/>
    <w:rsid w:val="00C97357"/>
    <w:rsid w:val="00CA0F28"/>
    <w:rsid w:val="00CA3D6E"/>
    <w:rsid w:val="00CA4446"/>
    <w:rsid w:val="00CA5875"/>
    <w:rsid w:val="00CA7BA9"/>
    <w:rsid w:val="00CA7F6A"/>
    <w:rsid w:val="00CB77E2"/>
    <w:rsid w:val="00CC0232"/>
    <w:rsid w:val="00CC3031"/>
    <w:rsid w:val="00CC487F"/>
    <w:rsid w:val="00CC50E5"/>
    <w:rsid w:val="00CC7A40"/>
    <w:rsid w:val="00CD37E8"/>
    <w:rsid w:val="00CE188F"/>
    <w:rsid w:val="00CE21C1"/>
    <w:rsid w:val="00CF22AF"/>
    <w:rsid w:val="00CF386B"/>
    <w:rsid w:val="00CF6BF7"/>
    <w:rsid w:val="00D000BA"/>
    <w:rsid w:val="00D024E0"/>
    <w:rsid w:val="00D06BBA"/>
    <w:rsid w:val="00D10B0C"/>
    <w:rsid w:val="00D1354F"/>
    <w:rsid w:val="00D14352"/>
    <w:rsid w:val="00D14D33"/>
    <w:rsid w:val="00D2115B"/>
    <w:rsid w:val="00D22544"/>
    <w:rsid w:val="00D23454"/>
    <w:rsid w:val="00D24313"/>
    <w:rsid w:val="00D274E8"/>
    <w:rsid w:val="00D31CFB"/>
    <w:rsid w:val="00D32206"/>
    <w:rsid w:val="00D35B19"/>
    <w:rsid w:val="00D43710"/>
    <w:rsid w:val="00D46DC0"/>
    <w:rsid w:val="00D470B9"/>
    <w:rsid w:val="00D518FA"/>
    <w:rsid w:val="00D5371F"/>
    <w:rsid w:val="00D53E7F"/>
    <w:rsid w:val="00D56500"/>
    <w:rsid w:val="00D56872"/>
    <w:rsid w:val="00D6093E"/>
    <w:rsid w:val="00D6336D"/>
    <w:rsid w:val="00D7358C"/>
    <w:rsid w:val="00D73F96"/>
    <w:rsid w:val="00D80A11"/>
    <w:rsid w:val="00D87877"/>
    <w:rsid w:val="00D90977"/>
    <w:rsid w:val="00D95B3D"/>
    <w:rsid w:val="00DA149A"/>
    <w:rsid w:val="00DA44F9"/>
    <w:rsid w:val="00DA50CD"/>
    <w:rsid w:val="00DA5598"/>
    <w:rsid w:val="00DA581F"/>
    <w:rsid w:val="00DA5B63"/>
    <w:rsid w:val="00DB0800"/>
    <w:rsid w:val="00DB2D72"/>
    <w:rsid w:val="00DB4DFF"/>
    <w:rsid w:val="00DB692B"/>
    <w:rsid w:val="00DB77D0"/>
    <w:rsid w:val="00DC04D3"/>
    <w:rsid w:val="00DC0828"/>
    <w:rsid w:val="00DD27B6"/>
    <w:rsid w:val="00DD5177"/>
    <w:rsid w:val="00DD6F11"/>
    <w:rsid w:val="00DD766A"/>
    <w:rsid w:val="00DE6A77"/>
    <w:rsid w:val="00DF0B74"/>
    <w:rsid w:val="00DF662E"/>
    <w:rsid w:val="00E0067B"/>
    <w:rsid w:val="00E06729"/>
    <w:rsid w:val="00E16C04"/>
    <w:rsid w:val="00E20764"/>
    <w:rsid w:val="00E216DE"/>
    <w:rsid w:val="00E227B7"/>
    <w:rsid w:val="00E23437"/>
    <w:rsid w:val="00E258D3"/>
    <w:rsid w:val="00E26106"/>
    <w:rsid w:val="00E32AD1"/>
    <w:rsid w:val="00E40A6D"/>
    <w:rsid w:val="00E50B40"/>
    <w:rsid w:val="00E51F50"/>
    <w:rsid w:val="00E53609"/>
    <w:rsid w:val="00E57F06"/>
    <w:rsid w:val="00E6096D"/>
    <w:rsid w:val="00E62AB6"/>
    <w:rsid w:val="00E6420D"/>
    <w:rsid w:val="00E64589"/>
    <w:rsid w:val="00E7096A"/>
    <w:rsid w:val="00E7265D"/>
    <w:rsid w:val="00E7377C"/>
    <w:rsid w:val="00E77834"/>
    <w:rsid w:val="00E84AAC"/>
    <w:rsid w:val="00E8686A"/>
    <w:rsid w:val="00EA1E01"/>
    <w:rsid w:val="00EB53D0"/>
    <w:rsid w:val="00EC1A88"/>
    <w:rsid w:val="00EC5732"/>
    <w:rsid w:val="00ED03EC"/>
    <w:rsid w:val="00ED05A2"/>
    <w:rsid w:val="00ED7B91"/>
    <w:rsid w:val="00EE46E3"/>
    <w:rsid w:val="00EF44DE"/>
    <w:rsid w:val="00EF7428"/>
    <w:rsid w:val="00EF7B67"/>
    <w:rsid w:val="00F00B3E"/>
    <w:rsid w:val="00F01923"/>
    <w:rsid w:val="00F02E5C"/>
    <w:rsid w:val="00F049EF"/>
    <w:rsid w:val="00F04FC9"/>
    <w:rsid w:val="00F05D36"/>
    <w:rsid w:val="00F125C9"/>
    <w:rsid w:val="00F152D0"/>
    <w:rsid w:val="00F16891"/>
    <w:rsid w:val="00F17F6B"/>
    <w:rsid w:val="00F2014E"/>
    <w:rsid w:val="00F206A1"/>
    <w:rsid w:val="00F2207E"/>
    <w:rsid w:val="00F349B4"/>
    <w:rsid w:val="00F3578C"/>
    <w:rsid w:val="00F35B80"/>
    <w:rsid w:val="00F36FA7"/>
    <w:rsid w:val="00F51A5F"/>
    <w:rsid w:val="00F6198D"/>
    <w:rsid w:val="00F62956"/>
    <w:rsid w:val="00F62E78"/>
    <w:rsid w:val="00F64D2C"/>
    <w:rsid w:val="00F67752"/>
    <w:rsid w:val="00F70830"/>
    <w:rsid w:val="00F7284E"/>
    <w:rsid w:val="00F729AC"/>
    <w:rsid w:val="00F74CFC"/>
    <w:rsid w:val="00F75D04"/>
    <w:rsid w:val="00F761B9"/>
    <w:rsid w:val="00F80981"/>
    <w:rsid w:val="00F831BA"/>
    <w:rsid w:val="00F87495"/>
    <w:rsid w:val="00F90A2C"/>
    <w:rsid w:val="00F915E2"/>
    <w:rsid w:val="00FA40D7"/>
    <w:rsid w:val="00FA4446"/>
    <w:rsid w:val="00FA7C54"/>
    <w:rsid w:val="00FB0F08"/>
    <w:rsid w:val="00FB34E9"/>
    <w:rsid w:val="00FC4660"/>
    <w:rsid w:val="00FD03BC"/>
    <w:rsid w:val="00FD192A"/>
    <w:rsid w:val="00FD2EDC"/>
    <w:rsid w:val="00FD475E"/>
    <w:rsid w:val="00FE0DD2"/>
    <w:rsid w:val="00FE60B8"/>
    <w:rsid w:val="00FF6B6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C7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ite"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878"/>
    <w:pPr>
      <w:spacing w:before="120" w:after="0" w:line="240" w:lineRule="auto"/>
    </w:pPr>
    <w:rPr>
      <w:sz w:val="20"/>
      <w:szCs w:val="20"/>
    </w:rPr>
  </w:style>
  <w:style w:type="paragraph" w:styleId="Heading1">
    <w:name w:val="heading 1"/>
    <w:basedOn w:val="Normal"/>
    <w:next w:val="Normal"/>
    <w:link w:val="Heading1Char"/>
    <w:autoRedefine/>
    <w:uiPriority w:val="9"/>
    <w:qFormat/>
    <w:rsid w:val="000D2317"/>
    <w:pPr>
      <w:tabs>
        <w:tab w:val="left" w:pos="1710"/>
        <w:tab w:val="left" w:pos="3179"/>
        <w:tab w:val="center" w:pos="4816"/>
        <w:tab w:val="left" w:pos="7574"/>
      </w:tabs>
      <w:spacing w:before="0"/>
      <w:jc w:val="center"/>
      <w:outlineLvl w:val="0"/>
    </w:pPr>
    <w:rPr>
      <w:b/>
      <w:bCs/>
      <w:spacing w:val="15"/>
      <w:sz w:val="28"/>
      <w:szCs w:val="22"/>
    </w:rPr>
  </w:style>
  <w:style w:type="paragraph" w:styleId="Heading2">
    <w:name w:val="heading 2"/>
    <w:basedOn w:val="Normal"/>
    <w:next w:val="Normal"/>
    <w:link w:val="Heading2Char"/>
    <w:autoRedefine/>
    <w:uiPriority w:val="9"/>
    <w:unhideWhenUsed/>
    <w:qFormat/>
    <w:rsid w:val="007D072A"/>
    <w:pPr>
      <w:pBdr>
        <w:top w:val="single" w:sz="8" w:space="0" w:color="auto"/>
        <w:bottom w:val="single" w:sz="8" w:space="0" w:color="auto"/>
      </w:pBdr>
      <w:jc w:val="center"/>
      <w:outlineLvl w:val="1"/>
    </w:pPr>
    <w:rPr>
      <w:b/>
      <w:color w:val="4F81BD" w:themeColor="accent1"/>
      <w:spacing w:val="15"/>
      <w:sz w:val="28"/>
      <w:szCs w:val="22"/>
    </w:rPr>
  </w:style>
  <w:style w:type="paragraph" w:styleId="Heading3">
    <w:name w:val="heading 3"/>
    <w:basedOn w:val="Normal"/>
    <w:next w:val="Normal"/>
    <w:link w:val="Heading3Char"/>
    <w:uiPriority w:val="9"/>
    <w:semiHidden/>
    <w:unhideWhenUsed/>
    <w:qFormat/>
    <w:rsid w:val="00AE2CD5"/>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AE2CD5"/>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AE2CD5"/>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AE2CD5"/>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AE2CD5"/>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AE2CD5"/>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AE2CD5"/>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62596"/>
    <w:pPr>
      <w:widowControl w:val="0"/>
      <w:autoSpaceDE w:val="0"/>
      <w:autoSpaceDN w:val="0"/>
      <w:adjustRightInd w:val="0"/>
    </w:pPr>
    <w:rPr>
      <w:rFonts w:ascii="CCKKA L+ Quorum" w:hAnsi="CCKKA L+ Quorum" w:cs="CCKKA L+ Quorum"/>
      <w:color w:val="000000"/>
      <w:sz w:val="24"/>
      <w:szCs w:val="24"/>
    </w:rPr>
  </w:style>
  <w:style w:type="paragraph" w:customStyle="1" w:styleId="CM6">
    <w:name w:val="CM6"/>
    <w:basedOn w:val="Default"/>
    <w:next w:val="Default"/>
    <w:rsid w:val="00162596"/>
    <w:rPr>
      <w:rFonts w:cs="Times New Roman"/>
      <w:color w:val="auto"/>
    </w:rPr>
  </w:style>
  <w:style w:type="paragraph" w:styleId="BodyText">
    <w:name w:val="Body Text"/>
    <w:basedOn w:val="Normal"/>
    <w:rsid w:val="00162596"/>
    <w:pPr>
      <w:spacing w:after="120"/>
    </w:pPr>
  </w:style>
  <w:style w:type="paragraph" w:styleId="BalloonText">
    <w:name w:val="Balloon Text"/>
    <w:basedOn w:val="Normal"/>
    <w:semiHidden/>
    <w:rsid w:val="00BB40D4"/>
    <w:rPr>
      <w:rFonts w:ascii="Tahoma" w:hAnsi="Tahoma" w:cs="Tahoma"/>
      <w:sz w:val="16"/>
      <w:szCs w:val="16"/>
    </w:rPr>
  </w:style>
  <w:style w:type="paragraph" w:styleId="Caption">
    <w:name w:val="caption"/>
    <w:basedOn w:val="Normal"/>
    <w:next w:val="Normal"/>
    <w:uiPriority w:val="35"/>
    <w:unhideWhenUsed/>
    <w:qFormat/>
    <w:rsid w:val="00AE2CD5"/>
    <w:rPr>
      <w:b/>
      <w:bCs/>
      <w:color w:val="365F91" w:themeColor="accent1" w:themeShade="BF"/>
      <w:sz w:val="16"/>
      <w:szCs w:val="16"/>
    </w:rPr>
  </w:style>
  <w:style w:type="character" w:styleId="Hyperlink">
    <w:name w:val="Hyperlink"/>
    <w:basedOn w:val="DefaultParagraphFont"/>
    <w:uiPriority w:val="99"/>
    <w:rsid w:val="0004136F"/>
    <w:rPr>
      <w:color w:val="0000FF"/>
      <w:u w:val="single"/>
    </w:rPr>
  </w:style>
  <w:style w:type="paragraph" w:styleId="ListParagraph">
    <w:name w:val="List Paragraph"/>
    <w:basedOn w:val="Normal"/>
    <w:uiPriority w:val="34"/>
    <w:qFormat/>
    <w:rsid w:val="00AE2CD5"/>
    <w:pPr>
      <w:ind w:left="720"/>
      <w:contextualSpacing/>
    </w:pPr>
  </w:style>
  <w:style w:type="character" w:styleId="CommentReference">
    <w:name w:val="annotation reference"/>
    <w:basedOn w:val="DefaultParagraphFont"/>
    <w:uiPriority w:val="99"/>
    <w:semiHidden/>
    <w:rsid w:val="0027658D"/>
    <w:rPr>
      <w:sz w:val="16"/>
      <w:szCs w:val="16"/>
    </w:rPr>
  </w:style>
  <w:style w:type="paragraph" w:styleId="CommentText">
    <w:name w:val="annotation text"/>
    <w:basedOn w:val="Normal"/>
    <w:link w:val="CommentTextChar"/>
    <w:uiPriority w:val="99"/>
    <w:rsid w:val="0027658D"/>
  </w:style>
  <w:style w:type="paragraph" w:styleId="CommentSubject">
    <w:name w:val="annotation subject"/>
    <w:basedOn w:val="CommentText"/>
    <w:next w:val="CommentText"/>
    <w:semiHidden/>
    <w:rsid w:val="0027658D"/>
    <w:rPr>
      <w:b/>
      <w:bCs/>
    </w:rPr>
  </w:style>
  <w:style w:type="paragraph" w:styleId="NormalWeb">
    <w:name w:val="Normal (Web)"/>
    <w:basedOn w:val="Normal"/>
    <w:uiPriority w:val="99"/>
    <w:unhideWhenUsed/>
    <w:rsid w:val="0059003E"/>
    <w:pPr>
      <w:spacing w:before="100" w:beforeAutospacing="1" w:after="100" w:afterAutospacing="1"/>
    </w:pPr>
  </w:style>
  <w:style w:type="character" w:styleId="Strong">
    <w:name w:val="Strong"/>
    <w:basedOn w:val="NoSpacingChar"/>
    <w:uiPriority w:val="22"/>
    <w:qFormat/>
    <w:rsid w:val="00A64878"/>
    <w:rPr>
      <w:rFonts w:asciiTheme="minorHAnsi" w:hAnsiTheme="minorHAnsi"/>
      <w:b/>
      <w:bCs/>
      <w:color w:val="7030A0"/>
      <w:sz w:val="24"/>
      <w:szCs w:val="20"/>
    </w:rPr>
  </w:style>
  <w:style w:type="character" w:customStyle="1" w:styleId="apple-converted-space">
    <w:name w:val="apple-converted-space"/>
    <w:basedOn w:val="DefaultParagraphFont"/>
    <w:rsid w:val="0059003E"/>
  </w:style>
  <w:style w:type="paragraph" w:styleId="Header">
    <w:name w:val="header"/>
    <w:basedOn w:val="Normal"/>
    <w:link w:val="HeaderChar"/>
    <w:uiPriority w:val="99"/>
    <w:rsid w:val="00CA7BA9"/>
    <w:pPr>
      <w:tabs>
        <w:tab w:val="center" w:pos="4680"/>
        <w:tab w:val="right" w:pos="9360"/>
      </w:tabs>
    </w:pPr>
  </w:style>
  <w:style w:type="character" w:customStyle="1" w:styleId="HeaderChar">
    <w:name w:val="Header Char"/>
    <w:basedOn w:val="DefaultParagraphFont"/>
    <w:link w:val="Header"/>
    <w:uiPriority w:val="99"/>
    <w:rsid w:val="00CA7BA9"/>
    <w:rPr>
      <w:sz w:val="24"/>
      <w:szCs w:val="24"/>
    </w:rPr>
  </w:style>
  <w:style w:type="paragraph" w:styleId="Footer">
    <w:name w:val="footer"/>
    <w:basedOn w:val="Normal"/>
    <w:link w:val="FooterChar"/>
    <w:uiPriority w:val="99"/>
    <w:rsid w:val="00CA7BA9"/>
    <w:pPr>
      <w:tabs>
        <w:tab w:val="center" w:pos="4680"/>
        <w:tab w:val="right" w:pos="9360"/>
      </w:tabs>
    </w:pPr>
  </w:style>
  <w:style w:type="character" w:customStyle="1" w:styleId="FooterChar">
    <w:name w:val="Footer Char"/>
    <w:basedOn w:val="DefaultParagraphFont"/>
    <w:link w:val="Footer"/>
    <w:uiPriority w:val="99"/>
    <w:rsid w:val="00CA7BA9"/>
    <w:rPr>
      <w:sz w:val="24"/>
      <w:szCs w:val="24"/>
    </w:rPr>
  </w:style>
  <w:style w:type="paragraph" w:customStyle="1" w:styleId="Pa0">
    <w:name w:val="Pa0"/>
    <w:basedOn w:val="Default"/>
    <w:next w:val="Default"/>
    <w:uiPriority w:val="99"/>
    <w:rsid w:val="00E258D3"/>
    <w:pPr>
      <w:widowControl/>
      <w:spacing w:line="241" w:lineRule="atLeast"/>
    </w:pPr>
    <w:rPr>
      <w:rFonts w:ascii="Myriad Pro Cond" w:eastAsiaTheme="minorHAnsi" w:hAnsi="Myriad Pro Cond" w:cstheme="minorBidi"/>
      <w:color w:val="auto"/>
      <w:lang w:eastAsia="en-US"/>
    </w:rPr>
  </w:style>
  <w:style w:type="paragraph" w:styleId="NoSpacing">
    <w:name w:val="No Spacing"/>
    <w:basedOn w:val="Normal"/>
    <w:link w:val="NoSpacingChar"/>
    <w:uiPriority w:val="1"/>
    <w:qFormat/>
    <w:rsid w:val="00AE2CD5"/>
    <w:pPr>
      <w:spacing w:before="0"/>
    </w:pPr>
  </w:style>
  <w:style w:type="character" w:styleId="FollowedHyperlink">
    <w:name w:val="FollowedHyperlink"/>
    <w:basedOn w:val="DefaultParagraphFont"/>
    <w:rsid w:val="00CA3D6E"/>
    <w:rPr>
      <w:color w:val="800080" w:themeColor="followedHyperlink"/>
      <w:u w:val="single"/>
    </w:rPr>
  </w:style>
  <w:style w:type="paragraph" w:customStyle="1" w:styleId="CoverTitle">
    <w:name w:val="Cover Title"/>
    <w:basedOn w:val="Heading1"/>
    <w:rsid w:val="00B5588A"/>
    <w:pPr>
      <w:spacing w:after="1080"/>
    </w:pPr>
    <w:rPr>
      <w:rFonts w:ascii="Times New Roman" w:eastAsia="Times New Roman" w:hAnsi="Times New Roman" w:cs="Times New Roman"/>
      <w:b w:val="0"/>
      <w:bCs w:val="0"/>
      <w:noProof/>
      <w:color w:val="FFFFFF"/>
      <w:sz w:val="84"/>
      <w:szCs w:val="64"/>
      <w:lang w:val="en-US"/>
    </w:rPr>
  </w:style>
  <w:style w:type="character" w:customStyle="1" w:styleId="Heading1Char">
    <w:name w:val="Heading 1 Char"/>
    <w:basedOn w:val="DefaultParagraphFont"/>
    <w:link w:val="Heading1"/>
    <w:uiPriority w:val="9"/>
    <w:rsid w:val="000D2317"/>
    <w:rPr>
      <w:b/>
      <w:bCs/>
      <w:spacing w:val="15"/>
      <w:sz w:val="28"/>
    </w:rPr>
  </w:style>
  <w:style w:type="table" w:styleId="TableGrid">
    <w:name w:val="Table Grid"/>
    <w:basedOn w:val="TableNormal"/>
    <w:uiPriority w:val="59"/>
    <w:rsid w:val="00B55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AE2CD5"/>
    <w:rPr>
      <w:caps/>
      <w:color w:val="365F91" w:themeColor="accent1" w:themeShade="BF"/>
      <w:spacing w:val="10"/>
    </w:rPr>
  </w:style>
  <w:style w:type="paragraph" w:customStyle="1" w:styleId="InsideCoverTitle">
    <w:name w:val="Inside Cover Title"/>
    <w:basedOn w:val="Heading1"/>
    <w:rsid w:val="00074A9E"/>
    <w:rPr>
      <w:rFonts w:ascii="Arial Narrow Bold" w:eastAsia="Times New Roman" w:hAnsi="Arial Narrow" w:cs="Times New Roman"/>
      <w:bCs w:val="0"/>
      <w:noProof/>
      <w:color w:val="522098"/>
      <w:sz w:val="60"/>
      <w:szCs w:val="64"/>
      <w:lang w:val="en-US"/>
    </w:rPr>
  </w:style>
  <w:style w:type="paragraph" w:customStyle="1" w:styleId="TOCTitle">
    <w:name w:val="TOC Title"/>
    <w:basedOn w:val="Heading1"/>
    <w:rsid w:val="00074A9E"/>
    <w:pPr>
      <w:spacing w:before="360"/>
    </w:pPr>
    <w:rPr>
      <w:rFonts w:ascii="Arial Narrow Bold" w:eastAsia="Times New Roman" w:hAnsi="Arial Narrow" w:cs="Times New Roman"/>
      <w:bCs w:val="0"/>
      <w:noProof/>
      <w:color w:val="522098"/>
      <w:sz w:val="64"/>
      <w:szCs w:val="64"/>
      <w:lang w:val="en-US"/>
    </w:rPr>
  </w:style>
  <w:style w:type="paragraph" w:customStyle="1" w:styleId="CoverDate">
    <w:name w:val="Cover Date"/>
    <w:basedOn w:val="Normal"/>
    <w:rsid w:val="00074A9E"/>
    <w:pPr>
      <w:keepNext/>
      <w:spacing w:after="360"/>
      <w:outlineLvl w:val="0"/>
    </w:pPr>
    <w:rPr>
      <w:rFonts w:ascii="Arial Narrow" w:hAnsi="Arial Narrow"/>
      <w:b/>
      <w:noProof/>
      <w:color w:val="FFFFFF"/>
      <w:sz w:val="28"/>
      <w:szCs w:val="64"/>
      <w:lang w:val="en-US"/>
    </w:rPr>
  </w:style>
  <w:style w:type="character" w:customStyle="1" w:styleId="CommentTextChar">
    <w:name w:val="Comment Text Char"/>
    <w:basedOn w:val="DefaultParagraphFont"/>
    <w:link w:val="CommentText"/>
    <w:uiPriority w:val="99"/>
    <w:rsid w:val="00B15AEC"/>
  </w:style>
  <w:style w:type="paragraph" w:styleId="FootnoteText">
    <w:name w:val="footnote text"/>
    <w:basedOn w:val="Normal"/>
    <w:link w:val="FootnoteTextChar"/>
    <w:uiPriority w:val="99"/>
    <w:unhideWhenUsed/>
    <w:rsid w:val="00B15AEC"/>
    <w:rPr>
      <w:rFonts w:eastAsiaTheme="minorHAnsi"/>
      <w:lang w:eastAsia="en-US"/>
    </w:rPr>
  </w:style>
  <w:style w:type="character" w:customStyle="1" w:styleId="FootnoteTextChar">
    <w:name w:val="Footnote Text Char"/>
    <w:basedOn w:val="DefaultParagraphFont"/>
    <w:link w:val="FootnoteText"/>
    <w:uiPriority w:val="99"/>
    <w:rsid w:val="00B15AEC"/>
    <w:rPr>
      <w:rFonts w:asciiTheme="minorHAnsi" w:eastAsiaTheme="minorHAnsi" w:hAnsiTheme="minorHAnsi" w:cstheme="minorBidi"/>
      <w:lang w:eastAsia="en-US"/>
    </w:rPr>
  </w:style>
  <w:style w:type="character" w:styleId="FootnoteReference">
    <w:name w:val="footnote reference"/>
    <w:basedOn w:val="DefaultParagraphFont"/>
    <w:uiPriority w:val="99"/>
    <w:unhideWhenUsed/>
    <w:rsid w:val="00B15AEC"/>
    <w:rPr>
      <w:vertAlign w:val="superscript"/>
    </w:rPr>
  </w:style>
  <w:style w:type="paragraph" w:styleId="Revision">
    <w:name w:val="Revision"/>
    <w:hidden/>
    <w:uiPriority w:val="99"/>
    <w:semiHidden/>
    <w:rsid w:val="00B311F1"/>
    <w:rPr>
      <w:sz w:val="24"/>
      <w:szCs w:val="24"/>
    </w:rPr>
  </w:style>
  <w:style w:type="paragraph" w:styleId="Title">
    <w:name w:val="Title"/>
    <w:basedOn w:val="Normal"/>
    <w:next w:val="Normal"/>
    <w:link w:val="TitleChar"/>
    <w:autoRedefine/>
    <w:uiPriority w:val="10"/>
    <w:qFormat/>
    <w:rsid w:val="002A5729"/>
    <w:pPr>
      <w:spacing w:before="0"/>
    </w:pPr>
    <w:rPr>
      <w:caps/>
      <w:color w:val="000000" w:themeColor="text1"/>
      <w:spacing w:val="10"/>
      <w:kern w:val="28"/>
      <w:sz w:val="52"/>
      <w:szCs w:val="22"/>
    </w:rPr>
  </w:style>
  <w:style w:type="character" w:customStyle="1" w:styleId="TitleChar">
    <w:name w:val="Title Char"/>
    <w:basedOn w:val="DefaultParagraphFont"/>
    <w:link w:val="Title"/>
    <w:uiPriority w:val="10"/>
    <w:rsid w:val="002A5729"/>
    <w:rPr>
      <w:caps/>
      <w:color w:val="000000" w:themeColor="text1"/>
      <w:spacing w:val="10"/>
      <w:kern w:val="28"/>
      <w:sz w:val="52"/>
    </w:rPr>
  </w:style>
  <w:style w:type="character" w:customStyle="1" w:styleId="Heading2Char">
    <w:name w:val="Heading 2 Char"/>
    <w:basedOn w:val="DefaultParagraphFont"/>
    <w:link w:val="Heading2"/>
    <w:uiPriority w:val="9"/>
    <w:rsid w:val="007D072A"/>
    <w:rPr>
      <w:b/>
      <w:color w:val="4F81BD" w:themeColor="accent1"/>
      <w:spacing w:val="15"/>
      <w:sz w:val="28"/>
    </w:rPr>
  </w:style>
  <w:style w:type="character" w:customStyle="1" w:styleId="Heading3Char">
    <w:name w:val="Heading 3 Char"/>
    <w:basedOn w:val="DefaultParagraphFont"/>
    <w:link w:val="Heading3"/>
    <w:uiPriority w:val="9"/>
    <w:semiHidden/>
    <w:rsid w:val="00AE2CD5"/>
    <w:rPr>
      <w:caps/>
      <w:color w:val="243F60" w:themeColor="accent1" w:themeShade="7F"/>
      <w:spacing w:val="15"/>
    </w:rPr>
  </w:style>
  <w:style w:type="character" w:customStyle="1" w:styleId="Heading4Char">
    <w:name w:val="Heading 4 Char"/>
    <w:basedOn w:val="DefaultParagraphFont"/>
    <w:link w:val="Heading4"/>
    <w:uiPriority w:val="9"/>
    <w:semiHidden/>
    <w:rsid w:val="00AE2CD5"/>
    <w:rPr>
      <w:caps/>
      <w:color w:val="365F91" w:themeColor="accent1" w:themeShade="BF"/>
      <w:spacing w:val="10"/>
    </w:rPr>
  </w:style>
  <w:style w:type="character" w:customStyle="1" w:styleId="Heading5Char">
    <w:name w:val="Heading 5 Char"/>
    <w:basedOn w:val="DefaultParagraphFont"/>
    <w:link w:val="Heading5"/>
    <w:uiPriority w:val="9"/>
    <w:semiHidden/>
    <w:rsid w:val="00AE2CD5"/>
    <w:rPr>
      <w:caps/>
      <w:color w:val="365F91" w:themeColor="accent1" w:themeShade="BF"/>
      <w:spacing w:val="10"/>
    </w:rPr>
  </w:style>
  <w:style w:type="character" w:customStyle="1" w:styleId="Heading7Char">
    <w:name w:val="Heading 7 Char"/>
    <w:basedOn w:val="DefaultParagraphFont"/>
    <w:link w:val="Heading7"/>
    <w:uiPriority w:val="9"/>
    <w:semiHidden/>
    <w:rsid w:val="00AE2CD5"/>
    <w:rPr>
      <w:caps/>
      <w:color w:val="365F91" w:themeColor="accent1" w:themeShade="BF"/>
      <w:spacing w:val="10"/>
    </w:rPr>
  </w:style>
  <w:style w:type="character" w:customStyle="1" w:styleId="Heading8Char">
    <w:name w:val="Heading 8 Char"/>
    <w:basedOn w:val="DefaultParagraphFont"/>
    <w:link w:val="Heading8"/>
    <w:uiPriority w:val="9"/>
    <w:semiHidden/>
    <w:rsid w:val="00AE2CD5"/>
    <w:rPr>
      <w:caps/>
      <w:spacing w:val="10"/>
      <w:sz w:val="18"/>
      <w:szCs w:val="18"/>
    </w:rPr>
  </w:style>
  <w:style w:type="character" w:customStyle="1" w:styleId="Heading9Char">
    <w:name w:val="Heading 9 Char"/>
    <w:basedOn w:val="DefaultParagraphFont"/>
    <w:link w:val="Heading9"/>
    <w:uiPriority w:val="9"/>
    <w:semiHidden/>
    <w:rsid w:val="00AE2CD5"/>
    <w:rPr>
      <w:i/>
      <w:caps/>
      <w:spacing w:val="10"/>
      <w:sz w:val="18"/>
      <w:szCs w:val="18"/>
    </w:rPr>
  </w:style>
  <w:style w:type="paragraph" w:styleId="Subtitle">
    <w:name w:val="Subtitle"/>
    <w:basedOn w:val="Normal"/>
    <w:next w:val="Normal"/>
    <w:link w:val="SubtitleChar"/>
    <w:autoRedefine/>
    <w:uiPriority w:val="11"/>
    <w:qFormat/>
    <w:rsid w:val="007F6045"/>
    <w:pPr>
      <w:spacing w:after="240"/>
    </w:pPr>
    <w:rPr>
      <w:i/>
      <w:caps/>
      <w:color w:val="595959" w:themeColor="text1" w:themeTint="A6"/>
      <w:spacing w:val="10"/>
      <w:sz w:val="36"/>
      <w:szCs w:val="24"/>
    </w:rPr>
  </w:style>
  <w:style w:type="character" w:customStyle="1" w:styleId="SubtitleChar">
    <w:name w:val="Subtitle Char"/>
    <w:basedOn w:val="DefaultParagraphFont"/>
    <w:link w:val="Subtitle"/>
    <w:uiPriority w:val="11"/>
    <w:rsid w:val="007F6045"/>
    <w:rPr>
      <w:i/>
      <w:caps/>
      <w:color w:val="595959" w:themeColor="text1" w:themeTint="A6"/>
      <w:spacing w:val="10"/>
      <w:sz w:val="36"/>
      <w:szCs w:val="24"/>
    </w:rPr>
  </w:style>
  <w:style w:type="character" w:styleId="Emphasis">
    <w:name w:val="Emphasis"/>
    <w:uiPriority w:val="20"/>
    <w:qFormat/>
    <w:rsid w:val="00AE2CD5"/>
    <w:rPr>
      <w:caps/>
      <w:color w:val="243F60" w:themeColor="accent1" w:themeShade="7F"/>
      <w:spacing w:val="5"/>
    </w:rPr>
  </w:style>
  <w:style w:type="character" w:customStyle="1" w:styleId="NoSpacingChar">
    <w:name w:val="No Spacing Char"/>
    <w:basedOn w:val="DefaultParagraphFont"/>
    <w:link w:val="NoSpacing"/>
    <w:uiPriority w:val="1"/>
    <w:rsid w:val="00AE2CD5"/>
    <w:rPr>
      <w:sz w:val="20"/>
      <w:szCs w:val="20"/>
    </w:rPr>
  </w:style>
  <w:style w:type="paragraph" w:styleId="Quote">
    <w:name w:val="Quote"/>
    <w:basedOn w:val="Normal"/>
    <w:next w:val="Normal"/>
    <w:link w:val="QuoteChar"/>
    <w:uiPriority w:val="29"/>
    <w:qFormat/>
    <w:rsid w:val="00AE2CD5"/>
    <w:rPr>
      <w:i/>
      <w:iCs/>
    </w:rPr>
  </w:style>
  <w:style w:type="character" w:customStyle="1" w:styleId="QuoteChar">
    <w:name w:val="Quote Char"/>
    <w:basedOn w:val="DefaultParagraphFont"/>
    <w:link w:val="Quote"/>
    <w:uiPriority w:val="29"/>
    <w:rsid w:val="00AE2CD5"/>
    <w:rPr>
      <w:i/>
      <w:iCs/>
      <w:sz w:val="20"/>
      <w:szCs w:val="20"/>
    </w:rPr>
  </w:style>
  <w:style w:type="paragraph" w:styleId="IntenseQuote">
    <w:name w:val="Intense Quote"/>
    <w:basedOn w:val="Normal"/>
    <w:next w:val="Normal"/>
    <w:link w:val="IntenseQuoteChar"/>
    <w:uiPriority w:val="30"/>
    <w:qFormat/>
    <w:rsid w:val="00AE2CD5"/>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AE2CD5"/>
    <w:rPr>
      <w:i/>
      <w:iCs/>
      <w:color w:val="4F81BD" w:themeColor="accent1"/>
      <w:sz w:val="20"/>
      <w:szCs w:val="20"/>
    </w:rPr>
  </w:style>
  <w:style w:type="character" w:styleId="SubtleEmphasis">
    <w:name w:val="Subtle Emphasis"/>
    <w:uiPriority w:val="19"/>
    <w:qFormat/>
    <w:rsid w:val="00AE2CD5"/>
    <w:rPr>
      <w:i/>
      <w:iCs/>
      <w:color w:val="243F60" w:themeColor="accent1" w:themeShade="7F"/>
    </w:rPr>
  </w:style>
  <w:style w:type="character" w:styleId="IntenseEmphasis">
    <w:name w:val="Intense Emphasis"/>
    <w:uiPriority w:val="21"/>
    <w:qFormat/>
    <w:rsid w:val="00AE2CD5"/>
    <w:rPr>
      <w:b/>
      <w:bCs/>
      <w:caps/>
      <w:color w:val="403152" w:themeColor="accent4" w:themeShade="80"/>
      <w:spacing w:val="10"/>
    </w:rPr>
  </w:style>
  <w:style w:type="character" w:styleId="SubtleReference">
    <w:name w:val="Subtle Reference"/>
    <w:uiPriority w:val="31"/>
    <w:qFormat/>
    <w:rsid w:val="00AE2CD5"/>
    <w:rPr>
      <w:b/>
      <w:bCs/>
      <w:color w:val="4F81BD" w:themeColor="accent1"/>
    </w:rPr>
  </w:style>
  <w:style w:type="character" w:styleId="IntenseReference">
    <w:name w:val="Intense Reference"/>
    <w:uiPriority w:val="32"/>
    <w:qFormat/>
    <w:rsid w:val="00AE2CD5"/>
    <w:rPr>
      <w:b/>
      <w:bCs/>
      <w:i/>
      <w:iCs/>
      <w:caps/>
      <w:color w:val="4F81BD" w:themeColor="accent1"/>
    </w:rPr>
  </w:style>
  <w:style w:type="character" w:styleId="BookTitle">
    <w:name w:val="Book Title"/>
    <w:uiPriority w:val="33"/>
    <w:qFormat/>
    <w:rsid w:val="00AE2CD5"/>
    <w:rPr>
      <w:b/>
      <w:bCs/>
      <w:i/>
      <w:iCs/>
      <w:spacing w:val="9"/>
    </w:rPr>
  </w:style>
  <w:style w:type="paragraph" w:styleId="TOCHeading">
    <w:name w:val="TOC Heading"/>
    <w:basedOn w:val="Heading1"/>
    <w:next w:val="Normal"/>
    <w:uiPriority w:val="39"/>
    <w:unhideWhenUsed/>
    <w:qFormat/>
    <w:rsid w:val="00AE2CD5"/>
    <w:pPr>
      <w:outlineLvl w:val="9"/>
    </w:pPr>
    <w:rPr>
      <w:lang w:bidi="en-US"/>
    </w:rPr>
  </w:style>
  <w:style w:type="paragraph" w:styleId="TOC1">
    <w:name w:val="toc 1"/>
    <w:basedOn w:val="Normal"/>
    <w:next w:val="Normal"/>
    <w:autoRedefine/>
    <w:uiPriority w:val="39"/>
    <w:rsid w:val="004F1337"/>
    <w:pPr>
      <w:spacing w:after="100"/>
    </w:pPr>
  </w:style>
  <w:style w:type="table" w:styleId="MediumList1-Accent4">
    <w:name w:val="Medium List 1 Accent 4"/>
    <w:basedOn w:val="TableNormal"/>
    <w:uiPriority w:val="65"/>
    <w:rsid w:val="00A94CF5"/>
    <w:pPr>
      <w:spacing w:before="0"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customStyle="1" w:styleId="Caption1">
    <w:name w:val="Caption1"/>
    <w:basedOn w:val="Normal"/>
    <w:rsid w:val="001A0D7C"/>
    <w:pPr>
      <w:spacing w:before="100" w:beforeAutospacing="1" w:after="100" w:afterAutospacing="1"/>
    </w:pPr>
    <w:rPr>
      <w:rFonts w:ascii="Times New Roman" w:eastAsia="Times New Roman" w:hAnsi="Times New Roman" w:cs="Times New Roman"/>
      <w:sz w:val="24"/>
      <w:szCs w:val="24"/>
      <w:lang w:val="en-US" w:eastAsia="en-US"/>
    </w:rPr>
  </w:style>
  <w:style w:type="paragraph" w:styleId="EndnoteText">
    <w:name w:val="endnote text"/>
    <w:basedOn w:val="Normal"/>
    <w:link w:val="EndnoteTextChar"/>
    <w:rsid w:val="007E56B7"/>
    <w:pPr>
      <w:spacing w:before="0"/>
    </w:pPr>
  </w:style>
  <w:style w:type="character" w:customStyle="1" w:styleId="EndnoteTextChar">
    <w:name w:val="Endnote Text Char"/>
    <w:basedOn w:val="DefaultParagraphFont"/>
    <w:link w:val="EndnoteText"/>
    <w:rsid w:val="007E56B7"/>
    <w:rPr>
      <w:sz w:val="20"/>
      <w:szCs w:val="20"/>
    </w:rPr>
  </w:style>
  <w:style w:type="character" w:styleId="EndnoteReference">
    <w:name w:val="endnote reference"/>
    <w:basedOn w:val="DefaultParagraphFont"/>
    <w:rsid w:val="007E56B7"/>
    <w:rPr>
      <w:vertAlign w:val="superscript"/>
    </w:rPr>
  </w:style>
  <w:style w:type="table" w:styleId="LightList-Accent4">
    <w:name w:val="Light List Accent 4"/>
    <w:basedOn w:val="TableNormal"/>
    <w:uiPriority w:val="61"/>
    <w:rsid w:val="00F915E2"/>
    <w:pPr>
      <w:spacing w:before="0"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phy">
    <w:name w:val="Bibliography"/>
    <w:basedOn w:val="Normal"/>
    <w:next w:val="Normal"/>
    <w:uiPriority w:val="37"/>
    <w:unhideWhenUsed/>
    <w:rsid w:val="00D73F96"/>
  </w:style>
  <w:style w:type="paragraph" w:customStyle="1" w:styleId="FreeFormA">
    <w:name w:val="Free Form A"/>
    <w:rsid w:val="00FC4660"/>
    <w:pPr>
      <w:spacing w:before="0" w:after="0" w:line="240" w:lineRule="auto"/>
    </w:pPr>
    <w:rPr>
      <w:rFonts w:ascii="Helvetica" w:eastAsia="ヒラギノ角ゴ Pro W3" w:hAnsi="Helvetica" w:cs="Times New Roman"/>
      <w:color w:val="000000"/>
      <w:sz w:val="24"/>
      <w:szCs w:val="20"/>
      <w:lang w:val="en-US"/>
    </w:rPr>
  </w:style>
  <w:style w:type="character" w:styleId="HTMLCite">
    <w:name w:val="HTML Cite"/>
    <w:basedOn w:val="DefaultParagraphFont"/>
    <w:uiPriority w:val="99"/>
    <w:unhideWhenUsed/>
    <w:rsid w:val="009C0BE7"/>
    <w:rPr>
      <w:i/>
      <w:iCs/>
    </w:rPr>
  </w:style>
  <w:style w:type="table" w:customStyle="1" w:styleId="TableGrid1">
    <w:name w:val="Table Grid1"/>
    <w:basedOn w:val="TableNormal"/>
    <w:next w:val="TableGrid"/>
    <w:uiPriority w:val="59"/>
    <w:rsid w:val="00E53609"/>
    <w:pPr>
      <w:spacing w:before="0" w:after="0" w:line="240" w:lineRule="auto"/>
    </w:pPr>
    <w:rPr>
      <w:sz w:val="24"/>
      <w:szCs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ong1">
    <w:name w:val="Strong1"/>
    <w:basedOn w:val="DefaultParagraphFont"/>
    <w:uiPriority w:val="22"/>
    <w:qFormat/>
    <w:rsid w:val="005A18B2"/>
    <w:rPr>
      <w:rFonts w:ascii="Calibri" w:hAnsi="Calibri"/>
      <w:b/>
      <w:bCs/>
      <w:color w:val="7030A0"/>
      <w:sz w:val="24"/>
      <w:szCs w:val="20"/>
    </w:rPr>
  </w:style>
  <w:style w:type="table" w:customStyle="1" w:styleId="LightList-Accent41">
    <w:name w:val="Light List - Accent 41"/>
    <w:basedOn w:val="TableNormal"/>
    <w:next w:val="LightList-Accent4"/>
    <w:uiPriority w:val="61"/>
    <w:rsid w:val="005A18B2"/>
    <w:pPr>
      <w:spacing w:before="0" w:after="0" w:line="240" w:lineRule="auto"/>
    </w:p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GridTable4Accent4">
    <w:name w:val="Grid Table 4 Accent 4"/>
    <w:basedOn w:val="TableNormal"/>
    <w:uiPriority w:val="49"/>
    <w:rsid w:val="009F671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5DarkAccent4">
    <w:name w:val="Grid Table 5 Dark Accent 4"/>
    <w:basedOn w:val="TableNormal"/>
    <w:uiPriority w:val="50"/>
    <w:rsid w:val="009F67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3Accent4">
    <w:name w:val="List Table 3 Accent 4"/>
    <w:basedOn w:val="TableNormal"/>
    <w:uiPriority w:val="48"/>
    <w:rsid w:val="009F6719"/>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4Accent4">
    <w:name w:val="List Table 4 Accent 4"/>
    <w:basedOn w:val="TableNormal"/>
    <w:uiPriority w:val="49"/>
    <w:rsid w:val="009F671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ageNumber">
    <w:name w:val="page number"/>
    <w:basedOn w:val="DefaultParagraphFont"/>
    <w:semiHidden/>
    <w:unhideWhenUsed/>
    <w:rsid w:val="00A43582"/>
  </w:style>
  <w:style w:type="paragraph" w:customStyle="1" w:styleId="Tabletext">
    <w:name w:val="Table text"/>
    <w:basedOn w:val="Caption"/>
    <w:qFormat/>
    <w:rsid w:val="00444BF2"/>
    <w:pPr>
      <w:spacing w:before="0" w:after="120" w:line="276" w:lineRule="auto"/>
    </w:pPr>
    <w:rPr>
      <w:rFonts w:ascii="Times New Roman" w:hAnsi="Times New Roman"/>
      <w:b w:val="0"/>
      <w:bCs w:val="0"/>
      <w:color w:val="auto"/>
      <w:sz w:val="22"/>
      <w:szCs w:val="20"/>
      <w:lang w:val="en-GB"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ite"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878"/>
    <w:pPr>
      <w:spacing w:before="120" w:after="0" w:line="240" w:lineRule="auto"/>
    </w:pPr>
    <w:rPr>
      <w:sz w:val="20"/>
      <w:szCs w:val="20"/>
    </w:rPr>
  </w:style>
  <w:style w:type="paragraph" w:styleId="Heading1">
    <w:name w:val="heading 1"/>
    <w:basedOn w:val="Normal"/>
    <w:next w:val="Normal"/>
    <w:link w:val="Heading1Char"/>
    <w:autoRedefine/>
    <w:uiPriority w:val="9"/>
    <w:qFormat/>
    <w:rsid w:val="000D2317"/>
    <w:pPr>
      <w:tabs>
        <w:tab w:val="left" w:pos="1710"/>
        <w:tab w:val="left" w:pos="3179"/>
        <w:tab w:val="center" w:pos="4816"/>
        <w:tab w:val="left" w:pos="7574"/>
      </w:tabs>
      <w:spacing w:before="0"/>
      <w:jc w:val="center"/>
      <w:outlineLvl w:val="0"/>
    </w:pPr>
    <w:rPr>
      <w:b/>
      <w:bCs/>
      <w:spacing w:val="15"/>
      <w:sz w:val="28"/>
      <w:szCs w:val="22"/>
    </w:rPr>
  </w:style>
  <w:style w:type="paragraph" w:styleId="Heading2">
    <w:name w:val="heading 2"/>
    <w:basedOn w:val="Normal"/>
    <w:next w:val="Normal"/>
    <w:link w:val="Heading2Char"/>
    <w:autoRedefine/>
    <w:uiPriority w:val="9"/>
    <w:unhideWhenUsed/>
    <w:qFormat/>
    <w:rsid w:val="007D072A"/>
    <w:pPr>
      <w:pBdr>
        <w:top w:val="single" w:sz="8" w:space="0" w:color="auto"/>
        <w:bottom w:val="single" w:sz="8" w:space="0" w:color="auto"/>
      </w:pBdr>
      <w:jc w:val="center"/>
      <w:outlineLvl w:val="1"/>
    </w:pPr>
    <w:rPr>
      <w:b/>
      <w:color w:val="4F81BD" w:themeColor="accent1"/>
      <w:spacing w:val="15"/>
      <w:sz w:val="28"/>
      <w:szCs w:val="22"/>
    </w:rPr>
  </w:style>
  <w:style w:type="paragraph" w:styleId="Heading3">
    <w:name w:val="heading 3"/>
    <w:basedOn w:val="Normal"/>
    <w:next w:val="Normal"/>
    <w:link w:val="Heading3Char"/>
    <w:uiPriority w:val="9"/>
    <w:semiHidden/>
    <w:unhideWhenUsed/>
    <w:qFormat/>
    <w:rsid w:val="00AE2CD5"/>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AE2CD5"/>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AE2CD5"/>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AE2CD5"/>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AE2CD5"/>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AE2CD5"/>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AE2CD5"/>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62596"/>
    <w:pPr>
      <w:widowControl w:val="0"/>
      <w:autoSpaceDE w:val="0"/>
      <w:autoSpaceDN w:val="0"/>
      <w:adjustRightInd w:val="0"/>
    </w:pPr>
    <w:rPr>
      <w:rFonts w:ascii="CCKKA L+ Quorum" w:hAnsi="CCKKA L+ Quorum" w:cs="CCKKA L+ Quorum"/>
      <w:color w:val="000000"/>
      <w:sz w:val="24"/>
      <w:szCs w:val="24"/>
    </w:rPr>
  </w:style>
  <w:style w:type="paragraph" w:customStyle="1" w:styleId="CM6">
    <w:name w:val="CM6"/>
    <w:basedOn w:val="Default"/>
    <w:next w:val="Default"/>
    <w:rsid w:val="00162596"/>
    <w:rPr>
      <w:rFonts w:cs="Times New Roman"/>
      <w:color w:val="auto"/>
    </w:rPr>
  </w:style>
  <w:style w:type="paragraph" w:styleId="BodyText">
    <w:name w:val="Body Text"/>
    <w:basedOn w:val="Normal"/>
    <w:rsid w:val="00162596"/>
    <w:pPr>
      <w:spacing w:after="120"/>
    </w:pPr>
  </w:style>
  <w:style w:type="paragraph" w:styleId="BalloonText">
    <w:name w:val="Balloon Text"/>
    <w:basedOn w:val="Normal"/>
    <w:semiHidden/>
    <w:rsid w:val="00BB40D4"/>
    <w:rPr>
      <w:rFonts w:ascii="Tahoma" w:hAnsi="Tahoma" w:cs="Tahoma"/>
      <w:sz w:val="16"/>
      <w:szCs w:val="16"/>
    </w:rPr>
  </w:style>
  <w:style w:type="paragraph" w:styleId="Caption">
    <w:name w:val="caption"/>
    <w:basedOn w:val="Normal"/>
    <w:next w:val="Normal"/>
    <w:uiPriority w:val="35"/>
    <w:unhideWhenUsed/>
    <w:qFormat/>
    <w:rsid w:val="00AE2CD5"/>
    <w:rPr>
      <w:b/>
      <w:bCs/>
      <w:color w:val="365F91" w:themeColor="accent1" w:themeShade="BF"/>
      <w:sz w:val="16"/>
      <w:szCs w:val="16"/>
    </w:rPr>
  </w:style>
  <w:style w:type="character" w:styleId="Hyperlink">
    <w:name w:val="Hyperlink"/>
    <w:basedOn w:val="DefaultParagraphFont"/>
    <w:uiPriority w:val="99"/>
    <w:rsid w:val="0004136F"/>
    <w:rPr>
      <w:color w:val="0000FF"/>
      <w:u w:val="single"/>
    </w:rPr>
  </w:style>
  <w:style w:type="paragraph" w:styleId="ListParagraph">
    <w:name w:val="List Paragraph"/>
    <w:basedOn w:val="Normal"/>
    <w:uiPriority w:val="34"/>
    <w:qFormat/>
    <w:rsid w:val="00AE2CD5"/>
    <w:pPr>
      <w:ind w:left="720"/>
      <w:contextualSpacing/>
    </w:pPr>
  </w:style>
  <w:style w:type="character" w:styleId="CommentReference">
    <w:name w:val="annotation reference"/>
    <w:basedOn w:val="DefaultParagraphFont"/>
    <w:uiPriority w:val="99"/>
    <w:semiHidden/>
    <w:rsid w:val="0027658D"/>
    <w:rPr>
      <w:sz w:val="16"/>
      <w:szCs w:val="16"/>
    </w:rPr>
  </w:style>
  <w:style w:type="paragraph" w:styleId="CommentText">
    <w:name w:val="annotation text"/>
    <w:basedOn w:val="Normal"/>
    <w:link w:val="CommentTextChar"/>
    <w:uiPriority w:val="99"/>
    <w:rsid w:val="0027658D"/>
  </w:style>
  <w:style w:type="paragraph" w:styleId="CommentSubject">
    <w:name w:val="annotation subject"/>
    <w:basedOn w:val="CommentText"/>
    <w:next w:val="CommentText"/>
    <w:semiHidden/>
    <w:rsid w:val="0027658D"/>
    <w:rPr>
      <w:b/>
      <w:bCs/>
    </w:rPr>
  </w:style>
  <w:style w:type="paragraph" w:styleId="NormalWeb">
    <w:name w:val="Normal (Web)"/>
    <w:basedOn w:val="Normal"/>
    <w:uiPriority w:val="99"/>
    <w:unhideWhenUsed/>
    <w:rsid w:val="0059003E"/>
    <w:pPr>
      <w:spacing w:before="100" w:beforeAutospacing="1" w:after="100" w:afterAutospacing="1"/>
    </w:pPr>
  </w:style>
  <w:style w:type="character" w:styleId="Strong">
    <w:name w:val="Strong"/>
    <w:basedOn w:val="NoSpacingChar"/>
    <w:uiPriority w:val="22"/>
    <w:qFormat/>
    <w:rsid w:val="00A64878"/>
    <w:rPr>
      <w:rFonts w:asciiTheme="minorHAnsi" w:hAnsiTheme="minorHAnsi"/>
      <w:b/>
      <w:bCs/>
      <w:color w:val="7030A0"/>
      <w:sz w:val="24"/>
      <w:szCs w:val="20"/>
    </w:rPr>
  </w:style>
  <w:style w:type="character" w:customStyle="1" w:styleId="apple-converted-space">
    <w:name w:val="apple-converted-space"/>
    <w:basedOn w:val="DefaultParagraphFont"/>
    <w:rsid w:val="0059003E"/>
  </w:style>
  <w:style w:type="paragraph" w:styleId="Header">
    <w:name w:val="header"/>
    <w:basedOn w:val="Normal"/>
    <w:link w:val="HeaderChar"/>
    <w:uiPriority w:val="99"/>
    <w:rsid w:val="00CA7BA9"/>
    <w:pPr>
      <w:tabs>
        <w:tab w:val="center" w:pos="4680"/>
        <w:tab w:val="right" w:pos="9360"/>
      </w:tabs>
    </w:pPr>
  </w:style>
  <w:style w:type="character" w:customStyle="1" w:styleId="HeaderChar">
    <w:name w:val="Header Char"/>
    <w:basedOn w:val="DefaultParagraphFont"/>
    <w:link w:val="Header"/>
    <w:uiPriority w:val="99"/>
    <w:rsid w:val="00CA7BA9"/>
    <w:rPr>
      <w:sz w:val="24"/>
      <w:szCs w:val="24"/>
    </w:rPr>
  </w:style>
  <w:style w:type="paragraph" w:styleId="Footer">
    <w:name w:val="footer"/>
    <w:basedOn w:val="Normal"/>
    <w:link w:val="FooterChar"/>
    <w:uiPriority w:val="99"/>
    <w:rsid w:val="00CA7BA9"/>
    <w:pPr>
      <w:tabs>
        <w:tab w:val="center" w:pos="4680"/>
        <w:tab w:val="right" w:pos="9360"/>
      </w:tabs>
    </w:pPr>
  </w:style>
  <w:style w:type="character" w:customStyle="1" w:styleId="FooterChar">
    <w:name w:val="Footer Char"/>
    <w:basedOn w:val="DefaultParagraphFont"/>
    <w:link w:val="Footer"/>
    <w:uiPriority w:val="99"/>
    <w:rsid w:val="00CA7BA9"/>
    <w:rPr>
      <w:sz w:val="24"/>
      <w:szCs w:val="24"/>
    </w:rPr>
  </w:style>
  <w:style w:type="paragraph" w:customStyle="1" w:styleId="Pa0">
    <w:name w:val="Pa0"/>
    <w:basedOn w:val="Default"/>
    <w:next w:val="Default"/>
    <w:uiPriority w:val="99"/>
    <w:rsid w:val="00E258D3"/>
    <w:pPr>
      <w:widowControl/>
      <w:spacing w:line="241" w:lineRule="atLeast"/>
    </w:pPr>
    <w:rPr>
      <w:rFonts w:ascii="Myriad Pro Cond" w:eastAsiaTheme="minorHAnsi" w:hAnsi="Myriad Pro Cond" w:cstheme="minorBidi"/>
      <w:color w:val="auto"/>
      <w:lang w:eastAsia="en-US"/>
    </w:rPr>
  </w:style>
  <w:style w:type="paragraph" w:styleId="NoSpacing">
    <w:name w:val="No Spacing"/>
    <w:basedOn w:val="Normal"/>
    <w:link w:val="NoSpacingChar"/>
    <w:uiPriority w:val="1"/>
    <w:qFormat/>
    <w:rsid w:val="00AE2CD5"/>
    <w:pPr>
      <w:spacing w:before="0"/>
    </w:pPr>
  </w:style>
  <w:style w:type="character" w:styleId="FollowedHyperlink">
    <w:name w:val="FollowedHyperlink"/>
    <w:basedOn w:val="DefaultParagraphFont"/>
    <w:rsid w:val="00CA3D6E"/>
    <w:rPr>
      <w:color w:val="800080" w:themeColor="followedHyperlink"/>
      <w:u w:val="single"/>
    </w:rPr>
  </w:style>
  <w:style w:type="paragraph" w:customStyle="1" w:styleId="CoverTitle">
    <w:name w:val="Cover Title"/>
    <w:basedOn w:val="Heading1"/>
    <w:rsid w:val="00B5588A"/>
    <w:pPr>
      <w:spacing w:after="1080"/>
    </w:pPr>
    <w:rPr>
      <w:rFonts w:ascii="Times New Roman" w:eastAsia="Times New Roman" w:hAnsi="Times New Roman" w:cs="Times New Roman"/>
      <w:b w:val="0"/>
      <w:bCs w:val="0"/>
      <w:noProof/>
      <w:color w:val="FFFFFF"/>
      <w:sz w:val="84"/>
      <w:szCs w:val="64"/>
      <w:lang w:val="en-US"/>
    </w:rPr>
  </w:style>
  <w:style w:type="character" w:customStyle="1" w:styleId="Heading1Char">
    <w:name w:val="Heading 1 Char"/>
    <w:basedOn w:val="DefaultParagraphFont"/>
    <w:link w:val="Heading1"/>
    <w:uiPriority w:val="9"/>
    <w:rsid w:val="000D2317"/>
    <w:rPr>
      <w:b/>
      <w:bCs/>
      <w:spacing w:val="15"/>
      <w:sz w:val="28"/>
    </w:rPr>
  </w:style>
  <w:style w:type="table" w:styleId="TableGrid">
    <w:name w:val="Table Grid"/>
    <w:basedOn w:val="TableNormal"/>
    <w:uiPriority w:val="59"/>
    <w:rsid w:val="00B55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AE2CD5"/>
    <w:rPr>
      <w:caps/>
      <w:color w:val="365F91" w:themeColor="accent1" w:themeShade="BF"/>
      <w:spacing w:val="10"/>
    </w:rPr>
  </w:style>
  <w:style w:type="paragraph" w:customStyle="1" w:styleId="InsideCoverTitle">
    <w:name w:val="Inside Cover Title"/>
    <w:basedOn w:val="Heading1"/>
    <w:rsid w:val="00074A9E"/>
    <w:rPr>
      <w:rFonts w:ascii="Arial Narrow Bold" w:eastAsia="Times New Roman" w:hAnsi="Arial Narrow" w:cs="Times New Roman"/>
      <w:bCs w:val="0"/>
      <w:noProof/>
      <w:color w:val="522098"/>
      <w:sz w:val="60"/>
      <w:szCs w:val="64"/>
      <w:lang w:val="en-US"/>
    </w:rPr>
  </w:style>
  <w:style w:type="paragraph" w:customStyle="1" w:styleId="TOCTitle">
    <w:name w:val="TOC Title"/>
    <w:basedOn w:val="Heading1"/>
    <w:rsid w:val="00074A9E"/>
    <w:pPr>
      <w:spacing w:before="360"/>
    </w:pPr>
    <w:rPr>
      <w:rFonts w:ascii="Arial Narrow Bold" w:eastAsia="Times New Roman" w:hAnsi="Arial Narrow" w:cs="Times New Roman"/>
      <w:bCs w:val="0"/>
      <w:noProof/>
      <w:color w:val="522098"/>
      <w:sz w:val="64"/>
      <w:szCs w:val="64"/>
      <w:lang w:val="en-US"/>
    </w:rPr>
  </w:style>
  <w:style w:type="paragraph" w:customStyle="1" w:styleId="CoverDate">
    <w:name w:val="Cover Date"/>
    <w:basedOn w:val="Normal"/>
    <w:rsid w:val="00074A9E"/>
    <w:pPr>
      <w:keepNext/>
      <w:spacing w:after="360"/>
      <w:outlineLvl w:val="0"/>
    </w:pPr>
    <w:rPr>
      <w:rFonts w:ascii="Arial Narrow" w:hAnsi="Arial Narrow"/>
      <w:b/>
      <w:noProof/>
      <w:color w:val="FFFFFF"/>
      <w:sz w:val="28"/>
      <w:szCs w:val="64"/>
      <w:lang w:val="en-US"/>
    </w:rPr>
  </w:style>
  <w:style w:type="character" w:customStyle="1" w:styleId="CommentTextChar">
    <w:name w:val="Comment Text Char"/>
    <w:basedOn w:val="DefaultParagraphFont"/>
    <w:link w:val="CommentText"/>
    <w:uiPriority w:val="99"/>
    <w:rsid w:val="00B15AEC"/>
  </w:style>
  <w:style w:type="paragraph" w:styleId="FootnoteText">
    <w:name w:val="footnote text"/>
    <w:basedOn w:val="Normal"/>
    <w:link w:val="FootnoteTextChar"/>
    <w:uiPriority w:val="99"/>
    <w:unhideWhenUsed/>
    <w:rsid w:val="00B15AEC"/>
    <w:rPr>
      <w:rFonts w:eastAsiaTheme="minorHAnsi"/>
      <w:lang w:eastAsia="en-US"/>
    </w:rPr>
  </w:style>
  <w:style w:type="character" w:customStyle="1" w:styleId="FootnoteTextChar">
    <w:name w:val="Footnote Text Char"/>
    <w:basedOn w:val="DefaultParagraphFont"/>
    <w:link w:val="FootnoteText"/>
    <w:uiPriority w:val="99"/>
    <w:rsid w:val="00B15AEC"/>
    <w:rPr>
      <w:rFonts w:asciiTheme="minorHAnsi" w:eastAsiaTheme="minorHAnsi" w:hAnsiTheme="minorHAnsi" w:cstheme="minorBidi"/>
      <w:lang w:eastAsia="en-US"/>
    </w:rPr>
  </w:style>
  <w:style w:type="character" w:styleId="FootnoteReference">
    <w:name w:val="footnote reference"/>
    <w:basedOn w:val="DefaultParagraphFont"/>
    <w:uiPriority w:val="99"/>
    <w:unhideWhenUsed/>
    <w:rsid w:val="00B15AEC"/>
    <w:rPr>
      <w:vertAlign w:val="superscript"/>
    </w:rPr>
  </w:style>
  <w:style w:type="paragraph" w:styleId="Revision">
    <w:name w:val="Revision"/>
    <w:hidden/>
    <w:uiPriority w:val="99"/>
    <w:semiHidden/>
    <w:rsid w:val="00B311F1"/>
    <w:rPr>
      <w:sz w:val="24"/>
      <w:szCs w:val="24"/>
    </w:rPr>
  </w:style>
  <w:style w:type="paragraph" w:styleId="Title">
    <w:name w:val="Title"/>
    <w:basedOn w:val="Normal"/>
    <w:next w:val="Normal"/>
    <w:link w:val="TitleChar"/>
    <w:autoRedefine/>
    <w:uiPriority w:val="10"/>
    <w:qFormat/>
    <w:rsid w:val="002A5729"/>
    <w:pPr>
      <w:spacing w:before="0"/>
    </w:pPr>
    <w:rPr>
      <w:caps/>
      <w:color w:val="000000" w:themeColor="text1"/>
      <w:spacing w:val="10"/>
      <w:kern w:val="28"/>
      <w:sz w:val="52"/>
      <w:szCs w:val="22"/>
    </w:rPr>
  </w:style>
  <w:style w:type="character" w:customStyle="1" w:styleId="TitleChar">
    <w:name w:val="Title Char"/>
    <w:basedOn w:val="DefaultParagraphFont"/>
    <w:link w:val="Title"/>
    <w:uiPriority w:val="10"/>
    <w:rsid w:val="002A5729"/>
    <w:rPr>
      <w:caps/>
      <w:color w:val="000000" w:themeColor="text1"/>
      <w:spacing w:val="10"/>
      <w:kern w:val="28"/>
      <w:sz w:val="52"/>
    </w:rPr>
  </w:style>
  <w:style w:type="character" w:customStyle="1" w:styleId="Heading2Char">
    <w:name w:val="Heading 2 Char"/>
    <w:basedOn w:val="DefaultParagraphFont"/>
    <w:link w:val="Heading2"/>
    <w:uiPriority w:val="9"/>
    <w:rsid w:val="007D072A"/>
    <w:rPr>
      <w:b/>
      <w:color w:val="4F81BD" w:themeColor="accent1"/>
      <w:spacing w:val="15"/>
      <w:sz w:val="28"/>
    </w:rPr>
  </w:style>
  <w:style w:type="character" w:customStyle="1" w:styleId="Heading3Char">
    <w:name w:val="Heading 3 Char"/>
    <w:basedOn w:val="DefaultParagraphFont"/>
    <w:link w:val="Heading3"/>
    <w:uiPriority w:val="9"/>
    <w:semiHidden/>
    <w:rsid w:val="00AE2CD5"/>
    <w:rPr>
      <w:caps/>
      <w:color w:val="243F60" w:themeColor="accent1" w:themeShade="7F"/>
      <w:spacing w:val="15"/>
    </w:rPr>
  </w:style>
  <w:style w:type="character" w:customStyle="1" w:styleId="Heading4Char">
    <w:name w:val="Heading 4 Char"/>
    <w:basedOn w:val="DefaultParagraphFont"/>
    <w:link w:val="Heading4"/>
    <w:uiPriority w:val="9"/>
    <w:semiHidden/>
    <w:rsid w:val="00AE2CD5"/>
    <w:rPr>
      <w:caps/>
      <w:color w:val="365F91" w:themeColor="accent1" w:themeShade="BF"/>
      <w:spacing w:val="10"/>
    </w:rPr>
  </w:style>
  <w:style w:type="character" w:customStyle="1" w:styleId="Heading5Char">
    <w:name w:val="Heading 5 Char"/>
    <w:basedOn w:val="DefaultParagraphFont"/>
    <w:link w:val="Heading5"/>
    <w:uiPriority w:val="9"/>
    <w:semiHidden/>
    <w:rsid w:val="00AE2CD5"/>
    <w:rPr>
      <w:caps/>
      <w:color w:val="365F91" w:themeColor="accent1" w:themeShade="BF"/>
      <w:spacing w:val="10"/>
    </w:rPr>
  </w:style>
  <w:style w:type="character" w:customStyle="1" w:styleId="Heading7Char">
    <w:name w:val="Heading 7 Char"/>
    <w:basedOn w:val="DefaultParagraphFont"/>
    <w:link w:val="Heading7"/>
    <w:uiPriority w:val="9"/>
    <w:semiHidden/>
    <w:rsid w:val="00AE2CD5"/>
    <w:rPr>
      <w:caps/>
      <w:color w:val="365F91" w:themeColor="accent1" w:themeShade="BF"/>
      <w:spacing w:val="10"/>
    </w:rPr>
  </w:style>
  <w:style w:type="character" w:customStyle="1" w:styleId="Heading8Char">
    <w:name w:val="Heading 8 Char"/>
    <w:basedOn w:val="DefaultParagraphFont"/>
    <w:link w:val="Heading8"/>
    <w:uiPriority w:val="9"/>
    <w:semiHidden/>
    <w:rsid w:val="00AE2CD5"/>
    <w:rPr>
      <w:caps/>
      <w:spacing w:val="10"/>
      <w:sz w:val="18"/>
      <w:szCs w:val="18"/>
    </w:rPr>
  </w:style>
  <w:style w:type="character" w:customStyle="1" w:styleId="Heading9Char">
    <w:name w:val="Heading 9 Char"/>
    <w:basedOn w:val="DefaultParagraphFont"/>
    <w:link w:val="Heading9"/>
    <w:uiPriority w:val="9"/>
    <w:semiHidden/>
    <w:rsid w:val="00AE2CD5"/>
    <w:rPr>
      <w:i/>
      <w:caps/>
      <w:spacing w:val="10"/>
      <w:sz w:val="18"/>
      <w:szCs w:val="18"/>
    </w:rPr>
  </w:style>
  <w:style w:type="paragraph" w:styleId="Subtitle">
    <w:name w:val="Subtitle"/>
    <w:basedOn w:val="Normal"/>
    <w:next w:val="Normal"/>
    <w:link w:val="SubtitleChar"/>
    <w:autoRedefine/>
    <w:uiPriority w:val="11"/>
    <w:qFormat/>
    <w:rsid w:val="007F6045"/>
    <w:pPr>
      <w:spacing w:after="240"/>
    </w:pPr>
    <w:rPr>
      <w:i/>
      <w:caps/>
      <w:color w:val="595959" w:themeColor="text1" w:themeTint="A6"/>
      <w:spacing w:val="10"/>
      <w:sz w:val="36"/>
      <w:szCs w:val="24"/>
    </w:rPr>
  </w:style>
  <w:style w:type="character" w:customStyle="1" w:styleId="SubtitleChar">
    <w:name w:val="Subtitle Char"/>
    <w:basedOn w:val="DefaultParagraphFont"/>
    <w:link w:val="Subtitle"/>
    <w:uiPriority w:val="11"/>
    <w:rsid w:val="007F6045"/>
    <w:rPr>
      <w:i/>
      <w:caps/>
      <w:color w:val="595959" w:themeColor="text1" w:themeTint="A6"/>
      <w:spacing w:val="10"/>
      <w:sz w:val="36"/>
      <w:szCs w:val="24"/>
    </w:rPr>
  </w:style>
  <w:style w:type="character" w:styleId="Emphasis">
    <w:name w:val="Emphasis"/>
    <w:uiPriority w:val="20"/>
    <w:qFormat/>
    <w:rsid w:val="00AE2CD5"/>
    <w:rPr>
      <w:caps/>
      <w:color w:val="243F60" w:themeColor="accent1" w:themeShade="7F"/>
      <w:spacing w:val="5"/>
    </w:rPr>
  </w:style>
  <w:style w:type="character" w:customStyle="1" w:styleId="NoSpacingChar">
    <w:name w:val="No Spacing Char"/>
    <w:basedOn w:val="DefaultParagraphFont"/>
    <w:link w:val="NoSpacing"/>
    <w:uiPriority w:val="1"/>
    <w:rsid w:val="00AE2CD5"/>
    <w:rPr>
      <w:sz w:val="20"/>
      <w:szCs w:val="20"/>
    </w:rPr>
  </w:style>
  <w:style w:type="paragraph" w:styleId="Quote">
    <w:name w:val="Quote"/>
    <w:basedOn w:val="Normal"/>
    <w:next w:val="Normal"/>
    <w:link w:val="QuoteChar"/>
    <w:uiPriority w:val="29"/>
    <w:qFormat/>
    <w:rsid w:val="00AE2CD5"/>
    <w:rPr>
      <w:i/>
      <w:iCs/>
    </w:rPr>
  </w:style>
  <w:style w:type="character" w:customStyle="1" w:styleId="QuoteChar">
    <w:name w:val="Quote Char"/>
    <w:basedOn w:val="DefaultParagraphFont"/>
    <w:link w:val="Quote"/>
    <w:uiPriority w:val="29"/>
    <w:rsid w:val="00AE2CD5"/>
    <w:rPr>
      <w:i/>
      <w:iCs/>
      <w:sz w:val="20"/>
      <w:szCs w:val="20"/>
    </w:rPr>
  </w:style>
  <w:style w:type="paragraph" w:styleId="IntenseQuote">
    <w:name w:val="Intense Quote"/>
    <w:basedOn w:val="Normal"/>
    <w:next w:val="Normal"/>
    <w:link w:val="IntenseQuoteChar"/>
    <w:uiPriority w:val="30"/>
    <w:qFormat/>
    <w:rsid w:val="00AE2CD5"/>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AE2CD5"/>
    <w:rPr>
      <w:i/>
      <w:iCs/>
      <w:color w:val="4F81BD" w:themeColor="accent1"/>
      <w:sz w:val="20"/>
      <w:szCs w:val="20"/>
    </w:rPr>
  </w:style>
  <w:style w:type="character" w:styleId="SubtleEmphasis">
    <w:name w:val="Subtle Emphasis"/>
    <w:uiPriority w:val="19"/>
    <w:qFormat/>
    <w:rsid w:val="00AE2CD5"/>
    <w:rPr>
      <w:i/>
      <w:iCs/>
      <w:color w:val="243F60" w:themeColor="accent1" w:themeShade="7F"/>
    </w:rPr>
  </w:style>
  <w:style w:type="character" w:styleId="IntenseEmphasis">
    <w:name w:val="Intense Emphasis"/>
    <w:uiPriority w:val="21"/>
    <w:qFormat/>
    <w:rsid w:val="00AE2CD5"/>
    <w:rPr>
      <w:b/>
      <w:bCs/>
      <w:caps/>
      <w:color w:val="403152" w:themeColor="accent4" w:themeShade="80"/>
      <w:spacing w:val="10"/>
    </w:rPr>
  </w:style>
  <w:style w:type="character" w:styleId="SubtleReference">
    <w:name w:val="Subtle Reference"/>
    <w:uiPriority w:val="31"/>
    <w:qFormat/>
    <w:rsid w:val="00AE2CD5"/>
    <w:rPr>
      <w:b/>
      <w:bCs/>
      <w:color w:val="4F81BD" w:themeColor="accent1"/>
    </w:rPr>
  </w:style>
  <w:style w:type="character" w:styleId="IntenseReference">
    <w:name w:val="Intense Reference"/>
    <w:uiPriority w:val="32"/>
    <w:qFormat/>
    <w:rsid w:val="00AE2CD5"/>
    <w:rPr>
      <w:b/>
      <w:bCs/>
      <w:i/>
      <w:iCs/>
      <w:caps/>
      <w:color w:val="4F81BD" w:themeColor="accent1"/>
    </w:rPr>
  </w:style>
  <w:style w:type="character" w:styleId="BookTitle">
    <w:name w:val="Book Title"/>
    <w:uiPriority w:val="33"/>
    <w:qFormat/>
    <w:rsid w:val="00AE2CD5"/>
    <w:rPr>
      <w:b/>
      <w:bCs/>
      <w:i/>
      <w:iCs/>
      <w:spacing w:val="9"/>
    </w:rPr>
  </w:style>
  <w:style w:type="paragraph" w:styleId="TOCHeading">
    <w:name w:val="TOC Heading"/>
    <w:basedOn w:val="Heading1"/>
    <w:next w:val="Normal"/>
    <w:uiPriority w:val="39"/>
    <w:unhideWhenUsed/>
    <w:qFormat/>
    <w:rsid w:val="00AE2CD5"/>
    <w:pPr>
      <w:outlineLvl w:val="9"/>
    </w:pPr>
    <w:rPr>
      <w:lang w:bidi="en-US"/>
    </w:rPr>
  </w:style>
  <w:style w:type="paragraph" w:styleId="TOC1">
    <w:name w:val="toc 1"/>
    <w:basedOn w:val="Normal"/>
    <w:next w:val="Normal"/>
    <w:autoRedefine/>
    <w:uiPriority w:val="39"/>
    <w:rsid w:val="004F1337"/>
    <w:pPr>
      <w:spacing w:after="100"/>
    </w:pPr>
  </w:style>
  <w:style w:type="table" w:styleId="MediumList1-Accent4">
    <w:name w:val="Medium List 1 Accent 4"/>
    <w:basedOn w:val="TableNormal"/>
    <w:uiPriority w:val="65"/>
    <w:rsid w:val="00A94CF5"/>
    <w:pPr>
      <w:spacing w:before="0"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customStyle="1" w:styleId="Caption1">
    <w:name w:val="Caption1"/>
    <w:basedOn w:val="Normal"/>
    <w:rsid w:val="001A0D7C"/>
    <w:pPr>
      <w:spacing w:before="100" w:beforeAutospacing="1" w:after="100" w:afterAutospacing="1"/>
    </w:pPr>
    <w:rPr>
      <w:rFonts w:ascii="Times New Roman" w:eastAsia="Times New Roman" w:hAnsi="Times New Roman" w:cs="Times New Roman"/>
      <w:sz w:val="24"/>
      <w:szCs w:val="24"/>
      <w:lang w:val="en-US" w:eastAsia="en-US"/>
    </w:rPr>
  </w:style>
  <w:style w:type="paragraph" w:styleId="EndnoteText">
    <w:name w:val="endnote text"/>
    <w:basedOn w:val="Normal"/>
    <w:link w:val="EndnoteTextChar"/>
    <w:rsid w:val="007E56B7"/>
    <w:pPr>
      <w:spacing w:before="0"/>
    </w:pPr>
  </w:style>
  <w:style w:type="character" w:customStyle="1" w:styleId="EndnoteTextChar">
    <w:name w:val="Endnote Text Char"/>
    <w:basedOn w:val="DefaultParagraphFont"/>
    <w:link w:val="EndnoteText"/>
    <w:rsid w:val="007E56B7"/>
    <w:rPr>
      <w:sz w:val="20"/>
      <w:szCs w:val="20"/>
    </w:rPr>
  </w:style>
  <w:style w:type="character" w:styleId="EndnoteReference">
    <w:name w:val="endnote reference"/>
    <w:basedOn w:val="DefaultParagraphFont"/>
    <w:rsid w:val="007E56B7"/>
    <w:rPr>
      <w:vertAlign w:val="superscript"/>
    </w:rPr>
  </w:style>
  <w:style w:type="table" w:styleId="LightList-Accent4">
    <w:name w:val="Light List Accent 4"/>
    <w:basedOn w:val="TableNormal"/>
    <w:uiPriority w:val="61"/>
    <w:rsid w:val="00F915E2"/>
    <w:pPr>
      <w:spacing w:before="0"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phy">
    <w:name w:val="Bibliography"/>
    <w:basedOn w:val="Normal"/>
    <w:next w:val="Normal"/>
    <w:uiPriority w:val="37"/>
    <w:unhideWhenUsed/>
    <w:rsid w:val="00D73F96"/>
  </w:style>
  <w:style w:type="paragraph" w:customStyle="1" w:styleId="FreeFormA">
    <w:name w:val="Free Form A"/>
    <w:rsid w:val="00FC4660"/>
    <w:pPr>
      <w:spacing w:before="0" w:after="0" w:line="240" w:lineRule="auto"/>
    </w:pPr>
    <w:rPr>
      <w:rFonts w:ascii="Helvetica" w:eastAsia="ヒラギノ角ゴ Pro W3" w:hAnsi="Helvetica" w:cs="Times New Roman"/>
      <w:color w:val="000000"/>
      <w:sz w:val="24"/>
      <w:szCs w:val="20"/>
      <w:lang w:val="en-US"/>
    </w:rPr>
  </w:style>
  <w:style w:type="character" w:styleId="HTMLCite">
    <w:name w:val="HTML Cite"/>
    <w:basedOn w:val="DefaultParagraphFont"/>
    <w:uiPriority w:val="99"/>
    <w:unhideWhenUsed/>
    <w:rsid w:val="009C0BE7"/>
    <w:rPr>
      <w:i/>
      <w:iCs/>
    </w:rPr>
  </w:style>
  <w:style w:type="table" w:customStyle="1" w:styleId="TableGrid1">
    <w:name w:val="Table Grid1"/>
    <w:basedOn w:val="TableNormal"/>
    <w:next w:val="TableGrid"/>
    <w:uiPriority w:val="59"/>
    <w:rsid w:val="00E53609"/>
    <w:pPr>
      <w:spacing w:before="0" w:after="0" w:line="240" w:lineRule="auto"/>
    </w:pPr>
    <w:rPr>
      <w:sz w:val="24"/>
      <w:szCs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ong1">
    <w:name w:val="Strong1"/>
    <w:basedOn w:val="DefaultParagraphFont"/>
    <w:uiPriority w:val="22"/>
    <w:qFormat/>
    <w:rsid w:val="005A18B2"/>
    <w:rPr>
      <w:rFonts w:ascii="Calibri" w:hAnsi="Calibri"/>
      <w:b/>
      <w:bCs/>
      <w:color w:val="7030A0"/>
      <w:sz w:val="24"/>
      <w:szCs w:val="20"/>
    </w:rPr>
  </w:style>
  <w:style w:type="table" w:customStyle="1" w:styleId="LightList-Accent41">
    <w:name w:val="Light List - Accent 41"/>
    <w:basedOn w:val="TableNormal"/>
    <w:next w:val="LightList-Accent4"/>
    <w:uiPriority w:val="61"/>
    <w:rsid w:val="005A18B2"/>
    <w:pPr>
      <w:spacing w:before="0" w:after="0" w:line="240" w:lineRule="auto"/>
    </w:p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GridTable4Accent4">
    <w:name w:val="Grid Table 4 Accent 4"/>
    <w:basedOn w:val="TableNormal"/>
    <w:uiPriority w:val="49"/>
    <w:rsid w:val="009F671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5DarkAccent4">
    <w:name w:val="Grid Table 5 Dark Accent 4"/>
    <w:basedOn w:val="TableNormal"/>
    <w:uiPriority w:val="50"/>
    <w:rsid w:val="009F67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3Accent4">
    <w:name w:val="List Table 3 Accent 4"/>
    <w:basedOn w:val="TableNormal"/>
    <w:uiPriority w:val="48"/>
    <w:rsid w:val="009F6719"/>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4Accent4">
    <w:name w:val="List Table 4 Accent 4"/>
    <w:basedOn w:val="TableNormal"/>
    <w:uiPriority w:val="49"/>
    <w:rsid w:val="009F671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ageNumber">
    <w:name w:val="page number"/>
    <w:basedOn w:val="DefaultParagraphFont"/>
    <w:semiHidden/>
    <w:unhideWhenUsed/>
    <w:rsid w:val="00A43582"/>
  </w:style>
  <w:style w:type="paragraph" w:customStyle="1" w:styleId="Tabletext">
    <w:name w:val="Table text"/>
    <w:basedOn w:val="Caption"/>
    <w:qFormat/>
    <w:rsid w:val="00444BF2"/>
    <w:pPr>
      <w:spacing w:before="0" w:after="120" w:line="276" w:lineRule="auto"/>
    </w:pPr>
    <w:rPr>
      <w:rFonts w:ascii="Times New Roman" w:hAnsi="Times New Roman"/>
      <w:b w:val="0"/>
      <w:bCs w:val="0"/>
      <w:color w:val="auto"/>
      <w:sz w:val="22"/>
      <w:szCs w:val="20"/>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6155">
      <w:bodyDiv w:val="1"/>
      <w:marLeft w:val="0"/>
      <w:marRight w:val="0"/>
      <w:marTop w:val="0"/>
      <w:marBottom w:val="0"/>
      <w:divBdr>
        <w:top w:val="none" w:sz="0" w:space="0" w:color="auto"/>
        <w:left w:val="none" w:sz="0" w:space="0" w:color="auto"/>
        <w:bottom w:val="none" w:sz="0" w:space="0" w:color="auto"/>
        <w:right w:val="none" w:sz="0" w:space="0" w:color="auto"/>
      </w:divBdr>
    </w:div>
    <w:div w:id="27223083">
      <w:bodyDiv w:val="1"/>
      <w:marLeft w:val="0"/>
      <w:marRight w:val="0"/>
      <w:marTop w:val="0"/>
      <w:marBottom w:val="0"/>
      <w:divBdr>
        <w:top w:val="none" w:sz="0" w:space="0" w:color="auto"/>
        <w:left w:val="none" w:sz="0" w:space="0" w:color="auto"/>
        <w:bottom w:val="none" w:sz="0" w:space="0" w:color="auto"/>
        <w:right w:val="none" w:sz="0" w:space="0" w:color="auto"/>
      </w:divBdr>
    </w:div>
    <w:div w:id="31737969">
      <w:bodyDiv w:val="1"/>
      <w:marLeft w:val="0"/>
      <w:marRight w:val="0"/>
      <w:marTop w:val="0"/>
      <w:marBottom w:val="0"/>
      <w:divBdr>
        <w:top w:val="none" w:sz="0" w:space="0" w:color="auto"/>
        <w:left w:val="none" w:sz="0" w:space="0" w:color="auto"/>
        <w:bottom w:val="none" w:sz="0" w:space="0" w:color="auto"/>
        <w:right w:val="none" w:sz="0" w:space="0" w:color="auto"/>
      </w:divBdr>
    </w:div>
    <w:div w:id="43062554">
      <w:bodyDiv w:val="1"/>
      <w:marLeft w:val="0"/>
      <w:marRight w:val="0"/>
      <w:marTop w:val="0"/>
      <w:marBottom w:val="0"/>
      <w:divBdr>
        <w:top w:val="none" w:sz="0" w:space="0" w:color="auto"/>
        <w:left w:val="none" w:sz="0" w:space="0" w:color="auto"/>
        <w:bottom w:val="none" w:sz="0" w:space="0" w:color="auto"/>
        <w:right w:val="none" w:sz="0" w:space="0" w:color="auto"/>
      </w:divBdr>
    </w:div>
    <w:div w:id="51468402">
      <w:bodyDiv w:val="1"/>
      <w:marLeft w:val="0"/>
      <w:marRight w:val="0"/>
      <w:marTop w:val="0"/>
      <w:marBottom w:val="0"/>
      <w:divBdr>
        <w:top w:val="none" w:sz="0" w:space="0" w:color="auto"/>
        <w:left w:val="none" w:sz="0" w:space="0" w:color="auto"/>
        <w:bottom w:val="none" w:sz="0" w:space="0" w:color="auto"/>
        <w:right w:val="none" w:sz="0" w:space="0" w:color="auto"/>
      </w:divBdr>
    </w:div>
    <w:div w:id="52513092">
      <w:bodyDiv w:val="1"/>
      <w:marLeft w:val="0"/>
      <w:marRight w:val="0"/>
      <w:marTop w:val="0"/>
      <w:marBottom w:val="0"/>
      <w:divBdr>
        <w:top w:val="none" w:sz="0" w:space="0" w:color="auto"/>
        <w:left w:val="none" w:sz="0" w:space="0" w:color="auto"/>
        <w:bottom w:val="none" w:sz="0" w:space="0" w:color="auto"/>
        <w:right w:val="none" w:sz="0" w:space="0" w:color="auto"/>
      </w:divBdr>
    </w:div>
    <w:div w:id="55513885">
      <w:bodyDiv w:val="1"/>
      <w:marLeft w:val="0"/>
      <w:marRight w:val="0"/>
      <w:marTop w:val="0"/>
      <w:marBottom w:val="0"/>
      <w:divBdr>
        <w:top w:val="none" w:sz="0" w:space="0" w:color="auto"/>
        <w:left w:val="none" w:sz="0" w:space="0" w:color="auto"/>
        <w:bottom w:val="none" w:sz="0" w:space="0" w:color="auto"/>
        <w:right w:val="none" w:sz="0" w:space="0" w:color="auto"/>
      </w:divBdr>
    </w:div>
    <w:div w:id="59521183">
      <w:bodyDiv w:val="1"/>
      <w:marLeft w:val="0"/>
      <w:marRight w:val="0"/>
      <w:marTop w:val="0"/>
      <w:marBottom w:val="0"/>
      <w:divBdr>
        <w:top w:val="none" w:sz="0" w:space="0" w:color="auto"/>
        <w:left w:val="none" w:sz="0" w:space="0" w:color="auto"/>
        <w:bottom w:val="none" w:sz="0" w:space="0" w:color="auto"/>
        <w:right w:val="none" w:sz="0" w:space="0" w:color="auto"/>
      </w:divBdr>
    </w:div>
    <w:div w:id="59982635">
      <w:bodyDiv w:val="1"/>
      <w:marLeft w:val="0"/>
      <w:marRight w:val="0"/>
      <w:marTop w:val="0"/>
      <w:marBottom w:val="0"/>
      <w:divBdr>
        <w:top w:val="none" w:sz="0" w:space="0" w:color="auto"/>
        <w:left w:val="none" w:sz="0" w:space="0" w:color="auto"/>
        <w:bottom w:val="none" w:sz="0" w:space="0" w:color="auto"/>
        <w:right w:val="none" w:sz="0" w:space="0" w:color="auto"/>
      </w:divBdr>
    </w:div>
    <w:div w:id="62028910">
      <w:bodyDiv w:val="1"/>
      <w:marLeft w:val="0"/>
      <w:marRight w:val="0"/>
      <w:marTop w:val="0"/>
      <w:marBottom w:val="0"/>
      <w:divBdr>
        <w:top w:val="none" w:sz="0" w:space="0" w:color="auto"/>
        <w:left w:val="none" w:sz="0" w:space="0" w:color="auto"/>
        <w:bottom w:val="none" w:sz="0" w:space="0" w:color="auto"/>
        <w:right w:val="none" w:sz="0" w:space="0" w:color="auto"/>
      </w:divBdr>
    </w:div>
    <w:div w:id="69423427">
      <w:bodyDiv w:val="1"/>
      <w:marLeft w:val="0"/>
      <w:marRight w:val="0"/>
      <w:marTop w:val="0"/>
      <w:marBottom w:val="0"/>
      <w:divBdr>
        <w:top w:val="none" w:sz="0" w:space="0" w:color="auto"/>
        <w:left w:val="none" w:sz="0" w:space="0" w:color="auto"/>
        <w:bottom w:val="none" w:sz="0" w:space="0" w:color="auto"/>
        <w:right w:val="none" w:sz="0" w:space="0" w:color="auto"/>
      </w:divBdr>
    </w:div>
    <w:div w:id="78215258">
      <w:bodyDiv w:val="1"/>
      <w:marLeft w:val="0"/>
      <w:marRight w:val="0"/>
      <w:marTop w:val="0"/>
      <w:marBottom w:val="0"/>
      <w:divBdr>
        <w:top w:val="none" w:sz="0" w:space="0" w:color="auto"/>
        <w:left w:val="none" w:sz="0" w:space="0" w:color="auto"/>
        <w:bottom w:val="none" w:sz="0" w:space="0" w:color="auto"/>
        <w:right w:val="none" w:sz="0" w:space="0" w:color="auto"/>
      </w:divBdr>
    </w:div>
    <w:div w:id="110248213">
      <w:bodyDiv w:val="1"/>
      <w:marLeft w:val="0"/>
      <w:marRight w:val="0"/>
      <w:marTop w:val="0"/>
      <w:marBottom w:val="0"/>
      <w:divBdr>
        <w:top w:val="none" w:sz="0" w:space="0" w:color="auto"/>
        <w:left w:val="none" w:sz="0" w:space="0" w:color="auto"/>
        <w:bottom w:val="none" w:sz="0" w:space="0" w:color="auto"/>
        <w:right w:val="none" w:sz="0" w:space="0" w:color="auto"/>
      </w:divBdr>
    </w:div>
    <w:div w:id="112067141">
      <w:bodyDiv w:val="1"/>
      <w:marLeft w:val="0"/>
      <w:marRight w:val="0"/>
      <w:marTop w:val="0"/>
      <w:marBottom w:val="0"/>
      <w:divBdr>
        <w:top w:val="none" w:sz="0" w:space="0" w:color="auto"/>
        <w:left w:val="none" w:sz="0" w:space="0" w:color="auto"/>
        <w:bottom w:val="none" w:sz="0" w:space="0" w:color="auto"/>
        <w:right w:val="none" w:sz="0" w:space="0" w:color="auto"/>
      </w:divBdr>
    </w:div>
    <w:div w:id="114061846">
      <w:bodyDiv w:val="1"/>
      <w:marLeft w:val="0"/>
      <w:marRight w:val="0"/>
      <w:marTop w:val="0"/>
      <w:marBottom w:val="0"/>
      <w:divBdr>
        <w:top w:val="none" w:sz="0" w:space="0" w:color="auto"/>
        <w:left w:val="none" w:sz="0" w:space="0" w:color="auto"/>
        <w:bottom w:val="none" w:sz="0" w:space="0" w:color="auto"/>
        <w:right w:val="none" w:sz="0" w:space="0" w:color="auto"/>
      </w:divBdr>
    </w:div>
    <w:div w:id="119735567">
      <w:bodyDiv w:val="1"/>
      <w:marLeft w:val="0"/>
      <w:marRight w:val="0"/>
      <w:marTop w:val="0"/>
      <w:marBottom w:val="0"/>
      <w:divBdr>
        <w:top w:val="none" w:sz="0" w:space="0" w:color="auto"/>
        <w:left w:val="none" w:sz="0" w:space="0" w:color="auto"/>
        <w:bottom w:val="none" w:sz="0" w:space="0" w:color="auto"/>
        <w:right w:val="none" w:sz="0" w:space="0" w:color="auto"/>
      </w:divBdr>
    </w:div>
    <w:div w:id="120539597">
      <w:bodyDiv w:val="1"/>
      <w:marLeft w:val="0"/>
      <w:marRight w:val="0"/>
      <w:marTop w:val="0"/>
      <w:marBottom w:val="0"/>
      <w:divBdr>
        <w:top w:val="none" w:sz="0" w:space="0" w:color="auto"/>
        <w:left w:val="none" w:sz="0" w:space="0" w:color="auto"/>
        <w:bottom w:val="none" w:sz="0" w:space="0" w:color="auto"/>
        <w:right w:val="none" w:sz="0" w:space="0" w:color="auto"/>
      </w:divBdr>
    </w:div>
    <w:div w:id="143355391">
      <w:bodyDiv w:val="1"/>
      <w:marLeft w:val="0"/>
      <w:marRight w:val="0"/>
      <w:marTop w:val="0"/>
      <w:marBottom w:val="0"/>
      <w:divBdr>
        <w:top w:val="none" w:sz="0" w:space="0" w:color="auto"/>
        <w:left w:val="none" w:sz="0" w:space="0" w:color="auto"/>
        <w:bottom w:val="none" w:sz="0" w:space="0" w:color="auto"/>
        <w:right w:val="none" w:sz="0" w:space="0" w:color="auto"/>
      </w:divBdr>
    </w:div>
    <w:div w:id="145054861">
      <w:bodyDiv w:val="1"/>
      <w:marLeft w:val="0"/>
      <w:marRight w:val="0"/>
      <w:marTop w:val="0"/>
      <w:marBottom w:val="0"/>
      <w:divBdr>
        <w:top w:val="none" w:sz="0" w:space="0" w:color="auto"/>
        <w:left w:val="none" w:sz="0" w:space="0" w:color="auto"/>
        <w:bottom w:val="none" w:sz="0" w:space="0" w:color="auto"/>
        <w:right w:val="none" w:sz="0" w:space="0" w:color="auto"/>
      </w:divBdr>
    </w:div>
    <w:div w:id="154759700">
      <w:bodyDiv w:val="1"/>
      <w:marLeft w:val="0"/>
      <w:marRight w:val="0"/>
      <w:marTop w:val="0"/>
      <w:marBottom w:val="0"/>
      <w:divBdr>
        <w:top w:val="none" w:sz="0" w:space="0" w:color="auto"/>
        <w:left w:val="none" w:sz="0" w:space="0" w:color="auto"/>
        <w:bottom w:val="none" w:sz="0" w:space="0" w:color="auto"/>
        <w:right w:val="none" w:sz="0" w:space="0" w:color="auto"/>
      </w:divBdr>
    </w:div>
    <w:div w:id="156503839">
      <w:bodyDiv w:val="1"/>
      <w:marLeft w:val="0"/>
      <w:marRight w:val="0"/>
      <w:marTop w:val="0"/>
      <w:marBottom w:val="0"/>
      <w:divBdr>
        <w:top w:val="none" w:sz="0" w:space="0" w:color="auto"/>
        <w:left w:val="none" w:sz="0" w:space="0" w:color="auto"/>
        <w:bottom w:val="none" w:sz="0" w:space="0" w:color="auto"/>
        <w:right w:val="none" w:sz="0" w:space="0" w:color="auto"/>
      </w:divBdr>
    </w:div>
    <w:div w:id="158887260">
      <w:bodyDiv w:val="1"/>
      <w:marLeft w:val="0"/>
      <w:marRight w:val="0"/>
      <w:marTop w:val="0"/>
      <w:marBottom w:val="0"/>
      <w:divBdr>
        <w:top w:val="none" w:sz="0" w:space="0" w:color="auto"/>
        <w:left w:val="none" w:sz="0" w:space="0" w:color="auto"/>
        <w:bottom w:val="none" w:sz="0" w:space="0" w:color="auto"/>
        <w:right w:val="none" w:sz="0" w:space="0" w:color="auto"/>
      </w:divBdr>
    </w:div>
    <w:div w:id="161507311">
      <w:bodyDiv w:val="1"/>
      <w:marLeft w:val="0"/>
      <w:marRight w:val="0"/>
      <w:marTop w:val="0"/>
      <w:marBottom w:val="0"/>
      <w:divBdr>
        <w:top w:val="none" w:sz="0" w:space="0" w:color="auto"/>
        <w:left w:val="none" w:sz="0" w:space="0" w:color="auto"/>
        <w:bottom w:val="none" w:sz="0" w:space="0" w:color="auto"/>
        <w:right w:val="none" w:sz="0" w:space="0" w:color="auto"/>
      </w:divBdr>
    </w:div>
    <w:div w:id="163593198">
      <w:bodyDiv w:val="1"/>
      <w:marLeft w:val="0"/>
      <w:marRight w:val="0"/>
      <w:marTop w:val="0"/>
      <w:marBottom w:val="0"/>
      <w:divBdr>
        <w:top w:val="none" w:sz="0" w:space="0" w:color="auto"/>
        <w:left w:val="none" w:sz="0" w:space="0" w:color="auto"/>
        <w:bottom w:val="none" w:sz="0" w:space="0" w:color="auto"/>
        <w:right w:val="none" w:sz="0" w:space="0" w:color="auto"/>
      </w:divBdr>
    </w:div>
    <w:div w:id="176505290">
      <w:bodyDiv w:val="1"/>
      <w:marLeft w:val="0"/>
      <w:marRight w:val="0"/>
      <w:marTop w:val="0"/>
      <w:marBottom w:val="0"/>
      <w:divBdr>
        <w:top w:val="none" w:sz="0" w:space="0" w:color="auto"/>
        <w:left w:val="none" w:sz="0" w:space="0" w:color="auto"/>
        <w:bottom w:val="none" w:sz="0" w:space="0" w:color="auto"/>
        <w:right w:val="none" w:sz="0" w:space="0" w:color="auto"/>
      </w:divBdr>
    </w:div>
    <w:div w:id="177543251">
      <w:bodyDiv w:val="1"/>
      <w:marLeft w:val="0"/>
      <w:marRight w:val="0"/>
      <w:marTop w:val="0"/>
      <w:marBottom w:val="0"/>
      <w:divBdr>
        <w:top w:val="none" w:sz="0" w:space="0" w:color="auto"/>
        <w:left w:val="none" w:sz="0" w:space="0" w:color="auto"/>
        <w:bottom w:val="none" w:sz="0" w:space="0" w:color="auto"/>
        <w:right w:val="none" w:sz="0" w:space="0" w:color="auto"/>
      </w:divBdr>
    </w:div>
    <w:div w:id="178396447">
      <w:bodyDiv w:val="1"/>
      <w:marLeft w:val="0"/>
      <w:marRight w:val="0"/>
      <w:marTop w:val="0"/>
      <w:marBottom w:val="0"/>
      <w:divBdr>
        <w:top w:val="none" w:sz="0" w:space="0" w:color="auto"/>
        <w:left w:val="none" w:sz="0" w:space="0" w:color="auto"/>
        <w:bottom w:val="none" w:sz="0" w:space="0" w:color="auto"/>
        <w:right w:val="none" w:sz="0" w:space="0" w:color="auto"/>
      </w:divBdr>
    </w:div>
    <w:div w:id="183056993">
      <w:bodyDiv w:val="1"/>
      <w:marLeft w:val="0"/>
      <w:marRight w:val="0"/>
      <w:marTop w:val="0"/>
      <w:marBottom w:val="0"/>
      <w:divBdr>
        <w:top w:val="none" w:sz="0" w:space="0" w:color="auto"/>
        <w:left w:val="none" w:sz="0" w:space="0" w:color="auto"/>
        <w:bottom w:val="none" w:sz="0" w:space="0" w:color="auto"/>
        <w:right w:val="none" w:sz="0" w:space="0" w:color="auto"/>
      </w:divBdr>
    </w:div>
    <w:div w:id="202600159">
      <w:bodyDiv w:val="1"/>
      <w:marLeft w:val="0"/>
      <w:marRight w:val="0"/>
      <w:marTop w:val="0"/>
      <w:marBottom w:val="0"/>
      <w:divBdr>
        <w:top w:val="none" w:sz="0" w:space="0" w:color="auto"/>
        <w:left w:val="none" w:sz="0" w:space="0" w:color="auto"/>
        <w:bottom w:val="none" w:sz="0" w:space="0" w:color="auto"/>
        <w:right w:val="none" w:sz="0" w:space="0" w:color="auto"/>
      </w:divBdr>
    </w:div>
    <w:div w:id="208417308">
      <w:bodyDiv w:val="1"/>
      <w:marLeft w:val="0"/>
      <w:marRight w:val="0"/>
      <w:marTop w:val="0"/>
      <w:marBottom w:val="0"/>
      <w:divBdr>
        <w:top w:val="none" w:sz="0" w:space="0" w:color="auto"/>
        <w:left w:val="none" w:sz="0" w:space="0" w:color="auto"/>
        <w:bottom w:val="none" w:sz="0" w:space="0" w:color="auto"/>
        <w:right w:val="none" w:sz="0" w:space="0" w:color="auto"/>
      </w:divBdr>
    </w:div>
    <w:div w:id="213126272">
      <w:bodyDiv w:val="1"/>
      <w:marLeft w:val="0"/>
      <w:marRight w:val="0"/>
      <w:marTop w:val="0"/>
      <w:marBottom w:val="0"/>
      <w:divBdr>
        <w:top w:val="none" w:sz="0" w:space="0" w:color="auto"/>
        <w:left w:val="none" w:sz="0" w:space="0" w:color="auto"/>
        <w:bottom w:val="none" w:sz="0" w:space="0" w:color="auto"/>
        <w:right w:val="none" w:sz="0" w:space="0" w:color="auto"/>
      </w:divBdr>
    </w:div>
    <w:div w:id="217056695">
      <w:bodyDiv w:val="1"/>
      <w:marLeft w:val="0"/>
      <w:marRight w:val="0"/>
      <w:marTop w:val="0"/>
      <w:marBottom w:val="0"/>
      <w:divBdr>
        <w:top w:val="none" w:sz="0" w:space="0" w:color="auto"/>
        <w:left w:val="none" w:sz="0" w:space="0" w:color="auto"/>
        <w:bottom w:val="none" w:sz="0" w:space="0" w:color="auto"/>
        <w:right w:val="none" w:sz="0" w:space="0" w:color="auto"/>
      </w:divBdr>
    </w:div>
    <w:div w:id="256671175">
      <w:bodyDiv w:val="1"/>
      <w:marLeft w:val="0"/>
      <w:marRight w:val="0"/>
      <w:marTop w:val="0"/>
      <w:marBottom w:val="0"/>
      <w:divBdr>
        <w:top w:val="none" w:sz="0" w:space="0" w:color="auto"/>
        <w:left w:val="none" w:sz="0" w:space="0" w:color="auto"/>
        <w:bottom w:val="none" w:sz="0" w:space="0" w:color="auto"/>
        <w:right w:val="none" w:sz="0" w:space="0" w:color="auto"/>
      </w:divBdr>
    </w:div>
    <w:div w:id="256795598">
      <w:bodyDiv w:val="1"/>
      <w:marLeft w:val="0"/>
      <w:marRight w:val="0"/>
      <w:marTop w:val="0"/>
      <w:marBottom w:val="0"/>
      <w:divBdr>
        <w:top w:val="none" w:sz="0" w:space="0" w:color="auto"/>
        <w:left w:val="none" w:sz="0" w:space="0" w:color="auto"/>
        <w:bottom w:val="none" w:sz="0" w:space="0" w:color="auto"/>
        <w:right w:val="none" w:sz="0" w:space="0" w:color="auto"/>
      </w:divBdr>
    </w:div>
    <w:div w:id="259069101">
      <w:bodyDiv w:val="1"/>
      <w:marLeft w:val="0"/>
      <w:marRight w:val="0"/>
      <w:marTop w:val="0"/>
      <w:marBottom w:val="0"/>
      <w:divBdr>
        <w:top w:val="none" w:sz="0" w:space="0" w:color="auto"/>
        <w:left w:val="none" w:sz="0" w:space="0" w:color="auto"/>
        <w:bottom w:val="none" w:sz="0" w:space="0" w:color="auto"/>
        <w:right w:val="none" w:sz="0" w:space="0" w:color="auto"/>
      </w:divBdr>
    </w:div>
    <w:div w:id="271935466">
      <w:bodyDiv w:val="1"/>
      <w:marLeft w:val="0"/>
      <w:marRight w:val="0"/>
      <w:marTop w:val="0"/>
      <w:marBottom w:val="0"/>
      <w:divBdr>
        <w:top w:val="none" w:sz="0" w:space="0" w:color="auto"/>
        <w:left w:val="none" w:sz="0" w:space="0" w:color="auto"/>
        <w:bottom w:val="none" w:sz="0" w:space="0" w:color="auto"/>
        <w:right w:val="none" w:sz="0" w:space="0" w:color="auto"/>
      </w:divBdr>
      <w:divsChild>
        <w:div w:id="973365782">
          <w:marLeft w:val="0"/>
          <w:marRight w:val="0"/>
          <w:marTop w:val="0"/>
          <w:marBottom w:val="0"/>
          <w:divBdr>
            <w:top w:val="none" w:sz="0" w:space="0" w:color="auto"/>
            <w:left w:val="none" w:sz="0" w:space="0" w:color="auto"/>
            <w:bottom w:val="none" w:sz="0" w:space="0" w:color="auto"/>
            <w:right w:val="none" w:sz="0" w:space="0" w:color="auto"/>
          </w:divBdr>
          <w:divsChild>
            <w:div w:id="1412893845">
              <w:marLeft w:val="0"/>
              <w:marRight w:val="0"/>
              <w:marTop w:val="0"/>
              <w:marBottom w:val="0"/>
              <w:divBdr>
                <w:top w:val="single" w:sz="6" w:space="8" w:color="AAAAAA"/>
                <w:left w:val="single" w:sz="6" w:space="8" w:color="AAAAAA"/>
                <w:bottom w:val="single" w:sz="6" w:space="31" w:color="AAAAAA"/>
                <w:right w:val="single" w:sz="6" w:space="8" w:color="AAAAAA"/>
              </w:divBdr>
              <w:divsChild>
                <w:div w:id="114256283">
                  <w:marLeft w:val="0"/>
                  <w:marRight w:val="0"/>
                  <w:marTop w:val="0"/>
                  <w:marBottom w:val="0"/>
                  <w:divBdr>
                    <w:top w:val="single" w:sz="6" w:space="8" w:color="AAAAAA"/>
                    <w:left w:val="single" w:sz="6" w:space="8" w:color="AAAAAA"/>
                    <w:bottom w:val="single" w:sz="6" w:space="8" w:color="AAAAAA"/>
                    <w:right w:val="single" w:sz="6" w:space="8" w:color="AAAAAA"/>
                  </w:divBdr>
                </w:div>
              </w:divsChild>
            </w:div>
          </w:divsChild>
        </w:div>
      </w:divsChild>
    </w:div>
    <w:div w:id="284122010">
      <w:bodyDiv w:val="1"/>
      <w:marLeft w:val="0"/>
      <w:marRight w:val="0"/>
      <w:marTop w:val="0"/>
      <w:marBottom w:val="0"/>
      <w:divBdr>
        <w:top w:val="none" w:sz="0" w:space="0" w:color="auto"/>
        <w:left w:val="none" w:sz="0" w:space="0" w:color="auto"/>
        <w:bottom w:val="none" w:sz="0" w:space="0" w:color="auto"/>
        <w:right w:val="none" w:sz="0" w:space="0" w:color="auto"/>
      </w:divBdr>
    </w:div>
    <w:div w:id="291448757">
      <w:bodyDiv w:val="1"/>
      <w:marLeft w:val="0"/>
      <w:marRight w:val="0"/>
      <w:marTop w:val="0"/>
      <w:marBottom w:val="0"/>
      <w:divBdr>
        <w:top w:val="none" w:sz="0" w:space="0" w:color="auto"/>
        <w:left w:val="none" w:sz="0" w:space="0" w:color="auto"/>
        <w:bottom w:val="none" w:sz="0" w:space="0" w:color="auto"/>
        <w:right w:val="none" w:sz="0" w:space="0" w:color="auto"/>
      </w:divBdr>
    </w:div>
    <w:div w:id="301618361">
      <w:bodyDiv w:val="1"/>
      <w:marLeft w:val="0"/>
      <w:marRight w:val="0"/>
      <w:marTop w:val="0"/>
      <w:marBottom w:val="0"/>
      <w:divBdr>
        <w:top w:val="none" w:sz="0" w:space="0" w:color="auto"/>
        <w:left w:val="none" w:sz="0" w:space="0" w:color="auto"/>
        <w:bottom w:val="none" w:sz="0" w:space="0" w:color="auto"/>
        <w:right w:val="none" w:sz="0" w:space="0" w:color="auto"/>
      </w:divBdr>
    </w:div>
    <w:div w:id="302734120">
      <w:bodyDiv w:val="1"/>
      <w:marLeft w:val="0"/>
      <w:marRight w:val="0"/>
      <w:marTop w:val="0"/>
      <w:marBottom w:val="0"/>
      <w:divBdr>
        <w:top w:val="none" w:sz="0" w:space="0" w:color="auto"/>
        <w:left w:val="none" w:sz="0" w:space="0" w:color="auto"/>
        <w:bottom w:val="none" w:sz="0" w:space="0" w:color="auto"/>
        <w:right w:val="none" w:sz="0" w:space="0" w:color="auto"/>
      </w:divBdr>
    </w:div>
    <w:div w:id="308749866">
      <w:bodyDiv w:val="1"/>
      <w:marLeft w:val="0"/>
      <w:marRight w:val="0"/>
      <w:marTop w:val="0"/>
      <w:marBottom w:val="0"/>
      <w:divBdr>
        <w:top w:val="none" w:sz="0" w:space="0" w:color="auto"/>
        <w:left w:val="none" w:sz="0" w:space="0" w:color="auto"/>
        <w:bottom w:val="none" w:sz="0" w:space="0" w:color="auto"/>
        <w:right w:val="none" w:sz="0" w:space="0" w:color="auto"/>
      </w:divBdr>
    </w:div>
    <w:div w:id="333072605">
      <w:bodyDiv w:val="1"/>
      <w:marLeft w:val="0"/>
      <w:marRight w:val="0"/>
      <w:marTop w:val="0"/>
      <w:marBottom w:val="0"/>
      <w:divBdr>
        <w:top w:val="none" w:sz="0" w:space="0" w:color="auto"/>
        <w:left w:val="none" w:sz="0" w:space="0" w:color="auto"/>
        <w:bottom w:val="none" w:sz="0" w:space="0" w:color="auto"/>
        <w:right w:val="none" w:sz="0" w:space="0" w:color="auto"/>
      </w:divBdr>
    </w:div>
    <w:div w:id="338966367">
      <w:bodyDiv w:val="1"/>
      <w:marLeft w:val="0"/>
      <w:marRight w:val="0"/>
      <w:marTop w:val="0"/>
      <w:marBottom w:val="0"/>
      <w:divBdr>
        <w:top w:val="none" w:sz="0" w:space="0" w:color="auto"/>
        <w:left w:val="none" w:sz="0" w:space="0" w:color="auto"/>
        <w:bottom w:val="none" w:sz="0" w:space="0" w:color="auto"/>
        <w:right w:val="none" w:sz="0" w:space="0" w:color="auto"/>
      </w:divBdr>
    </w:div>
    <w:div w:id="354963384">
      <w:bodyDiv w:val="1"/>
      <w:marLeft w:val="0"/>
      <w:marRight w:val="0"/>
      <w:marTop w:val="0"/>
      <w:marBottom w:val="0"/>
      <w:divBdr>
        <w:top w:val="none" w:sz="0" w:space="0" w:color="auto"/>
        <w:left w:val="none" w:sz="0" w:space="0" w:color="auto"/>
        <w:bottom w:val="none" w:sz="0" w:space="0" w:color="auto"/>
        <w:right w:val="none" w:sz="0" w:space="0" w:color="auto"/>
      </w:divBdr>
    </w:div>
    <w:div w:id="363986990">
      <w:bodyDiv w:val="1"/>
      <w:marLeft w:val="0"/>
      <w:marRight w:val="0"/>
      <w:marTop w:val="0"/>
      <w:marBottom w:val="0"/>
      <w:divBdr>
        <w:top w:val="none" w:sz="0" w:space="0" w:color="auto"/>
        <w:left w:val="none" w:sz="0" w:space="0" w:color="auto"/>
        <w:bottom w:val="none" w:sz="0" w:space="0" w:color="auto"/>
        <w:right w:val="none" w:sz="0" w:space="0" w:color="auto"/>
      </w:divBdr>
    </w:div>
    <w:div w:id="364065636">
      <w:bodyDiv w:val="1"/>
      <w:marLeft w:val="0"/>
      <w:marRight w:val="0"/>
      <w:marTop w:val="0"/>
      <w:marBottom w:val="0"/>
      <w:divBdr>
        <w:top w:val="none" w:sz="0" w:space="0" w:color="auto"/>
        <w:left w:val="none" w:sz="0" w:space="0" w:color="auto"/>
        <w:bottom w:val="none" w:sz="0" w:space="0" w:color="auto"/>
        <w:right w:val="none" w:sz="0" w:space="0" w:color="auto"/>
      </w:divBdr>
    </w:div>
    <w:div w:id="365719054">
      <w:bodyDiv w:val="1"/>
      <w:marLeft w:val="0"/>
      <w:marRight w:val="0"/>
      <w:marTop w:val="0"/>
      <w:marBottom w:val="0"/>
      <w:divBdr>
        <w:top w:val="none" w:sz="0" w:space="0" w:color="auto"/>
        <w:left w:val="none" w:sz="0" w:space="0" w:color="auto"/>
        <w:bottom w:val="none" w:sz="0" w:space="0" w:color="auto"/>
        <w:right w:val="none" w:sz="0" w:space="0" w:color="auto"/>
      </w:divBdr>
    </w:div>
    <w:div w:id="367998980">
      <w:bodyDiv w:val="1"/>
      <w:marLeft w:val="0"/>
      <w:marRight w:val="0"/>
      <w:marTop w:val="0"/>
      <w:marBottom w:val="0"/>
      <w:divBdr>
        <w:top w:val="none" w:sz="0" w:space="0" w:color="auto"/>
        <w:left w:val="none" w:sz="0" w:space="0" w:color="auto"/>
        <w:bottom w:val="none" w:sz="0" w:space="0" w:color="auto"/>
        <w:right w:val="none" w:sz="0" w:space="0" w:color="auto"/>
      </w:divBdr>
    </w:div>
    <w:div w:id="394279289">
      <w:bodyDiv w:val="1"/>
      <w:marLeft w:val="0"/>
      <w:marRight w:val="0"/>
      <w:marTop w:val="0"/>
      <w:marBottom w:val="0"/>
      <w:divBdr>
        <w:top w:val="none" w:sz="0" w:space="0" w:color="auto"/>
        <w:left w:val="none" w:sz="0" w:space="0" w:color="auto"/>
        <w:bottom w:val="none" w:sz="0" w:space="0" w:color="auto"/>
        <w:right w:val="none" w:sz="0" w:space="0" w:color="auto"/>
      </w:divBdr>
    </w:div>
    <w:div w:id="402605411">
      <w:bodyDiv w:val="1"/>
      <w:marLeft w:val="0"/>
      <w:marRight w:val="0"/>
      <w:marTop w:val="0"/>
      <w:marBottom w:val="0"/>
      <w:divBdr>
        <w:top w:val="none" w:sz="0" w:space="0" w:color="auto"/>
        <w:left w:val="none" w:sz="0" w:space="0" w:color="auto"/>
        <w:bottom w:val="none" w:sz="0" w:space="0" w:color="auto"/>
        <w:right w:val="none" w:sz="0" w:space="0" w:color="auto"/>
      </w:divBdr>
    </w:div>
    <w:div w:id="403721864">
      <w:bodyDiv w:val="1"/>
      <w:marLeft w:val="0"/>
      <w:marRight w:val="0"/>
      <w:marTop w:val="0"/>
      <w:marBottom w:val="0"/>
      <w:divBdr>
        <w:top w:val="none" w:sz="0" w:space="0" w:color="auto"/>
        <w:left w:val="none" w:sz="0" w:space="0" w:color="auto"/>
        <w:bottom w:val="none" w:sz="0" w:space="0" w:color="auto"/>
        <w:right w:val="none" w:sz="0" w:space="0" w:color="auto"/>
      </w:divBdr>
    </w:div>
    <w:div w:id="414204159">
      <w:bodyDiv w:val="1"/>
      <w:marLeft w:val="0"/>
      <w:marRight w:val="0"/>
      <w:marTop w:val="0"/>
      <w:marBottom w:val="0"/>
      <w:divBdr>
        <w:top w:val="none" w:sz="0" w:space="0" w:color="auto"/>
        <w:left w:val="none" w:sz="0" w:space="0" w:color="auto"/>
        <w:bottom w:val="none" w:sz="0" w:space="0" w:color="auto"/>
        <w:right w:val="none" w:sz="0" w:space="0" w:color="auto"/>
      </w:divBdr>
    </w:div>
    <w:div w:id="426730344">
      <w:bodyDiv w:val="1"/>
      <w:marLeft w:val="0"/>
      <w:marRight w:val="0"/>
      <w:marTop w:val="0"/>
      <w:marBottom w:val="0"/>
      <w:divBdr>
        <w:top w:val="none" w:sz="0" w:space="0" w:color="auto"/>
        <w:left w:val="none" w:sz="0" w:space="0" w:color="auto"/>
        <w:bottom w:val="none" w:sz="0" w:space="0" w:color="auto"/>
        <w:right w:val="none" w:sz="0" w:space="0" w:color="auto"/>
      </w:divBdr>
    </w:div>
    <w:div w:id="446240810">
      <w:bodyDiv w:val="1"/>
      <w:marLeft w:val="0"/>
      <w:marRight w:val="0"/>
      <w:marTop w:val="0"/>
      <w:marBottom w:val="0"/>
      <w:divBdr>
        <w:top w:val="none" w:sz="0" w:space="0" w:color="auto"/>
        <w:left w:val="none" w:sz="0" w:space="0" w:color="auto"/>
        <w:bottom w:val="none" w:sz="0" w:space="0" w:color="auto"/>
        <w:right w:val="none" w:sz="0" w:space="0" w:color="auto"/>
      </w:divBdr>
    </w:div>
    <w:div w:id="446658534">
      <w:bodyDiv w:val="1"/>
      <w:marLeft w:val="0"/>
      <w:marRight w:val="0"/>
      <w:marTop w:val="0"/>
      <w:marBottom w:val="0"/>
      <w:divBdr>
        <w:top w:val="none" w:sz="0" w:space="0" w:color="auto"/>
        <w:left w:val="none" w:sz="0" w:space="0" w:color="auto"/>
        <w:bottom w:val="none" w:sz="0" w:space="0" w:color="auto"/>
        <w:right w:val="none" w:sz="0" w:space="0" w:color="auto"/>
      </w:divBdr>
    </w:div>
    <w:div w:id="448086887">
      <w:bodyDiv w:val="1"/>
      <w:marLeft w:val="0"/>
      <w:marRight w:val="0"/>
      <w:marTop w:val="0"/>
      <w:marBottom w:val="0"/>
      <w:divBdr>
        <w:top w:val="none" w:sz="0" w:space="0" w:color="auto"/>
        <w:left w:val="none" w:sz="0" w:space="0" w:color="auto"/>
        <w:bottom w:val="none" w:sz="0" w:space="0" w:color="auto"/>
        <w:right w:val="none" w:sz="0" w:space="0" w:color="auto"/>
      </w:divBdr>
    </w:div>
    <w:div w:id="450322616">
      <w:bodyDiv w:val="1"/>
      <w:marLeft w:val="0"/>
      <w:marRight w:val="0"/>
      <w:marTop w:val="0"/>
      <w:marBottom w:val="0"/>
      <w:divBdr>
        <w:top w:val="none" w:sz="0" w:space="0" w:color="auto"/>
        <w:left w:val="none" w:sz="0" w:space="0" w:color="auto"/>
        <w:bottom w:val="none" w:sz="0" w:space="0" w:color="auto"/>
        <w:right w:val="none" w:sz="0" w:space="0" w:color="auto"/>
      </w:divBdr>
    </w:div>
    <w:div w:id="456681174">
      <w:bodyDiv w:val="1"/>
      <w:marLeft w:val="0"/>
      <w:marRight w:val="0"/>
      <w:marTop w:val="0"/>
      <w:marBottom w:val="0"/>
      <w:divBdr>
        <w:top w:val="none" w:sz="0" w:space="0" w:color="auto"/>
        <w:left w:val="none" w:sz="0" w:space="0" w:color="auto"/>
        <w:bottom w:val="none" w:sz="0" w:space="0" w:color="auto"/>
        <w:right w:val="none" w:sz="0" w:space="0" w:color="auto"/>
      </w:divBdr>
    </w:div>
    <w:div w:id="460653100">
      <w:bodyDiv w:val="1"/>
      <w:marLeft w:val="0"/>
      <w:marRight w:val="0"/>
      <w:marTop w:val="0"/>
      <w:marBottom w:val="0"/>
      <w:divBdr>
        <w:top w:val="none" w:sz="0" w:space="0" w:color="auto"/>
        <w:left w:val="none" w:sz="0" w:space="0" w:color="auto"/>
        <w:bottom w:val="none" w:sz="0" w:space="0" w:color="auto"/>
        <w:right w:val="none" w:sz="0" w:space="0" w:color="auto"/>
      </w:divBdr>
    </w:div>
    <w:div w:id="464932129">
      <w:bodyDiv w:val="1"/>
      <w:marLeft w:val="0"/>
      <w:marRight w:val="0"/>
      <w:marTop w:val="0"/>
      <w:marBottom w:val="0"/>
      <w:divBdr>
        <w:top w:val="none" w:sz="0" w:space="0" w:color="auto"/>
        <w:left w:val="none" w:sz="0" w:space="0" w:color="auto"/>
        <w:bottom w:val="none" w:sz="0" w:space="0" w:color="auto"/>
        <w:right w:val="none" w:sz="0" w:space="0" w:color="auto"/>
      </w:divBdr>
    </w:div>
    <w:div w:id="465662274">
      <w:bodyDiv w:val="1"/>
      <w:marLeft w:val="0"/>
      <w:marRight w:val="0"/>
      <w:marTop w:val="0"/>
      <w:marBottom w:val="0"/>
      <w:divBdr>
        <w:top w:val="none" w:sz="0" w:space="0" w:color="auto"/>
        <w:left w:val="none" w:sz="0" w:space="0" w:color="auto"/>
        <w:bottom w:val="none" w:sz="0" w:space="0" w:color="auto"/>
        <w:right w:val="none" w:sz="0" w:space="0" w:color="auto"/>
      </w:divBdr>
    </w:div>
    <w:div w:id="472870350">
      <w:bodyDiv w:val="1"/>
      <w:marLeft w:val="0"/>
      <w:marRight w:val="0"/>
      <w:marTop w:val="0"/>
      <w:marBottom w:val="0"/>
      <w:divBdr>
        <w:top w:val="none" w:sz="0" w:space="0" w:color="auto"/>
        <w:left w:val="none" w:sz="0" w:space="0" w:color="auto"/>
        <w:bottom w:val="none" w:sz="0" w:space="0" w:color="auto"/>
        <w:right w:val="none" w:sz="0" w:space="0" w:color="auto"/>
      </w:divBdr>
    </w:div>
    <w:div w:id="483933611">
      <w:bodyDiv w:val="1"/>
      <w:marLeft w:val="0"/>
      <w:marRight w:val="0"/>
      <w:marTop w:val="0"/>
      <w:marBottom w:val="0"/>
      <w:divBdr>
        <w:top w:val="none" w:sz="0" w:space="0" w:color="auto"/>
        <w:left w:val="none" w:sz="0" w:space="0" w:color="auto"/>
        <w:bottom w:val="none" w:sz="0" w:space="0" w:color="auto"/>
        <w:right w:val="none" w:sz="0" w:space="0" w:color="auto"/>
      </w:divBdr>
    </w:div>
    <w:div w:id="500702182">
      <w:bodyDiv w:val="1"/>
      <w:marLeft w:val="0"/>
      <w:marRight w:val="0"/>
      <w:marTop w:val="0"/>
      <w:marBottom w:val="0"/>
      <w:divBdr>
        <w:top w:val="none" w:sz="0" w:space="0" w:color="auto"/>
        <w:left w:val="none" w:sz="0" w:space="0" w:color="auto"/>
        <w:bottom w:val="none" w:sz="0" w:space="0" w:color="auto"/>
        <w:right w:val="none" w:sz="0" w:space="0" w:color="auto"/>
      </w:divBdr>
    </w:div>
    <w:div w:id="510921832">
      <w:bodyDiv w:val="1"/>
      <w:marLeft w:val="0"/>
      <w:marRight w:val="0"/>
      <w:marTop w:val="0"/>
      <w:marBottom w:val="0"/>
      <w:divBdr>
        <w:top w:val="none" w:sz="0" w:space="0" w:color="auto"/>
        <w:left w:val="none" w:sz="0" w:space="0" w:color="auto"/>
        <w:bottom w:val="none" w:sz="0" w:space="0" w:color="auto"/>
        <w:right w:val="none" w:sz="0" w:space="0" w:color="auto"/>
      </w:divBdr>
    </w:div>
    <w:div w:id="517694106">
      <w:bodyDiv w:val="1"/>
      <w:marLeft w:val="0"/>
      <w:marRight w:val="0"/>
      <w:marTop w:val="0"/>
      <w:marBottom w:val="0"/>
      <w:divBdr>
        <w:top w:val="none" w:sz="0" w:space="0" w:color="auto"/>
        <w:left w:val="none" w:sz="0" w:space="0" w:color="auto"/>
        <w:bottom w:val="none" w:sz="0" w:space="0" w:color="auto"/>
        <w:right w:val="none" w:sz="0" w:space="0" w:color="auto"/>
      </w:divBdr>
    </w:div>
    <w:div w:id="529149148">
      <w:bodyDiv w:val="1"/>
      <w:marLeft w:val="0"/>
      <w:marRight w:val="0"/>
      <w:marTop w:val="0"/>
      <w:marBottom w:val="0"/>
      <w:divBdr>
        <w:top w:val="none" w:sz="0" w:space="0" w:color="auto"/>
        <w:left w:val="none" w:sz="0" w:space="0" w:color="auto"/>
        <w:bottom w:val="none" w:sz="0" w:space="0" w:color="auto"/>
        <w:right w:val="none" w:sz="0" w:space="0" w:color="auto"/>
      </w:divBdr>
    </w:div>
    <w:div w:id="529874032">
      <w:bodyDiv w:val="1"/>
      <w:marLeft w:val="0"/>
      <w:marRight w:val="0"/>
      <w:marTop w:val="0"/>
      <w:marBottom w:val="0"/>
      <w:divBdr>
        <w:top w:val="none" w:sz="0" w:space="0" w:color="auto"/>
        <w:left w:val="none" w:sz="0" w:space="0" w:color="auto"/>
        <w:bottom w:val="none" w:sz="0" w:space="0" w:color="auto"/>
        <w:right w:val="none" w:sz="0" w:space="0" w:color="auto"/>
      </w:divBdr>
    </w:div>
    <w:div w:id="530339603">
      <w:bodyDiv w:val="1"/>
      <w:marLeft w:val="0"/>
      <w:marRight w:val="0"/>
      <w:marTop w:val="0"/>
      <w:marBottom w:val="0"/>
      <w:divBdr>
        <w:top w:val="none" w:sz="0" w:space="0" w:color="auto"/>
        <w:left w:val="none" w:sz="0" w:space="0" w:color="auto"/>
        <w:bottom w:val="none" w:sz="0" w:space="0" w:color="auto"/>
        <w:right w:val="none" w:sz="0" w:space="0" w:color="auto"/>
      </w:divBdr>
    </w:div>
    <w:div w:id="543949414">
      <w:bodyDiv w:val="1"/>
      <w:marLeft w:val="0"/>
      <w:marRight w:val="0"/>
      <w:marTop w:val="0"/>
      <w:marBottom w:val="0"/>
      <w:divBdr>
        <w:top w:val="none" w:sz="0" w:space="0" w:color="auto"/>
        <w:left w:val="none" w:sz="0" w:space="0" w:color="auto"/>
        <w:bottom w:val="none" w:sz="0" w:space="0" w:color="auto"/>
        <w:right w:val="none" w:sz="0" w:space="0" w:color="auto"/>
      </w:divBdr>
      <w:divsChild>
        <w:div w:id="704327904">
          <w:marLeft w:val="0"/>
          <w:marRight w:val="0"/>
          <w:marTop w:val="0"/>
          <w:marBottom w:val="0"/>
          <w:divBdr>
            <w:top w:val="none" w:sz="0" w:space="0" w:color="auto"/>
            <w:left w:val="none" w:sz="0" w:space="0" w:color="auto"/>
            <w:bottom w:val="none" w:sz="0" w:space="0" w:color="auto"/>
            <w:right w:val="none" w:sz="0" w:space="0" w:color="auto"/>
          </w:divBdr>
        </w:div>
      </w:divsChild>
    </w:div>
    <w:div w:id="559755383">
      <w:bodyDiv w:val="1"/>
      <w:marLeft w:val="0"/>
      <w:marRight w:val="0"/>
      <w:marTop w:val="0"/>
      <w:marBottom w:val="0"/>
      <w:divBdr>
        <w:top w:val="none" w:sz="0" w:space="0" w:color="auto"/>
        <w:left w:val="none" w:sz="0" w:space="0" w:color="auto"/>
        <w:bottom w:val="none" w:sz="0" w:space="0" w:color="auto"/>
        <w:right w:val="none" w:sz="0" w:space="0" w:color="auto"/>
      </w:divBdr>
    </w:div>
    <w:div w:id="562109482">
      <w:bodyDiv w:val="1"/>
      <w:marLeft w:val="0"/>
      <w:marRight w:val="0"/>
      <w:marTop w:val="0"/>
      <w:marBottom w:val="0"/>
      <w:divBdr>
        <w:top w:val="none" w:sz="0" w:space="0" w:color="auto"/>
        <w:left w:val="none" w:sz="0" w:space="0" w:color="auto"/>
        <w:bottom w:val="none" w:sz="0" w:space="0" w:color="auto"/>
        <w:right w:val="none" w:sz="0" w:space="0" w:color="auto"/>
      </w:divBdr>
    </w:div>
    <w:div w:id="565839791">
      <w:bodyDiv w:val="1"/>
      <w:marLeft w:val="0"/>
      <w:marRight w:val="0"/>
      <w:marTop w:val="0"/>
      <w:marBottom w:val="0"/>
      <w:divBdr>
        <w:top w:val="none" w:sz="0" w:space="0" w:color="auto"/>
        <w:left w:val="none" w:sz="0" w:space="0" w:color="auto"/>
        <w:bottom w:val="none" w:sz="0" w:space="0" w:color="auto"/>
        <w:right w:val="none" w:sz="0" w:space="0" w:color="auto"/>
      </w:divBdr>
      <w:divsChild>
        <w:div w:id="97146136">
          <w:marLeft w:val="0"/>
          <w:marRight w:val="0"/>
          <w:marTop w:val="0"/>
          <w:marBottom w:val="0"/>
          <w:divBdr>
            <w:top w:val="none" w:sz="0" w:space="0" w:color="auto"/>
            <w:left w:val="none" w:sz="0" w:space="0" w:color="auto"/>
            <w:bottom w:val="none" w:sz="0" w:space="0" w:color="auto"/>
            <w:right w:val="none" w:sz="0" w:space="0" w:color="auto"/>
          </w:divBdr>
          <w:divsChild>
            <w:div w:id="670136015">
              <w:marLeft w:val="0"/>
              <w:marRight w:val="0"/>
              <w:marTop w:val="0"/>
              <w:marBottom w:val="0"/>
              <w:divBdr>
                <w:top w:val="single" w:sz="6" w:space="8" w:color="AAAAAA"/>
                <w:left w:val="single" w:sz="6" w:space="8" w:color="AAAAAA"/>
                <w:bottom w:val="single" w:sz="6" w:space="31" w:color="AAAAAA"/>
                <w:right w:val="single" w:sz="6" w:space="8" w:color="AAAAAA"/>
              </w:divBdr>
              <w:divsChild>
                <w:div w:id="612439243">
                  <w:marLeft w:val="0"/>
                  <w:marRight w:val="0"/>
                  <w:marTop w:val="0"/>
                  <w:marBottom w:val="0"/>
                  <w:divBdr>
                    <w:top w:val="single" w:sz="6" w:space="8" w:color="AAAAAA"/>
                    <w:left w:val="single" w:sz="6" w:space="8" w:color="AAAAAA"/>
                    <w:bottom w:val="single" w:sz="6" w:space="8" w:color="AAAAAA"/>
                    <w:right w:val="single" w:sz="6" w:space="8" w:color="AAAAAA"/>
                  </w:divBdr>
                </w:div>
              </w:divsChild>
            </w:div>
          </w:divsChild>
        </w:div>
      </w:divsChild>
    </w:div>
    <w:div w:id="589048986">
      <w:bodyDiv w:val="1"/>
      <w:marLeft w:val="0"/>
      <w:marRight w:val="0"/>
      <w:marTop w:val="0"/>
      <w:marBottom w:val="0"/>
      <w:divBdr>
        <w:top w:val="none" w:sz="0" w:space="0" w:color="auto"/>
        <w:left w:val="none" w:sz="0" w:space="0" w:color="auto"/>
        <w:bottom w:val="none" w:sz="0" w:space="0" w:color="auto"/>
        <w:right w:val="none" w:sz="0" w:space="0" w:color="auto"/>
      </w:divBdr>
    </w:div>
    <w:div w:id="590167775">
      <w:bodyDiv w:val="1"/>
      <w:marLeft w:val="0"/>
      <w:marRight w:val="0"/>
      <w:marTop w:val="0"/>
      <w:marBottom w:val="0"/>
      <w:divBdr>
        <w:top w:val="none" w:sz="0" w:space="0" w:color="auto"/>
        <w:left w:val="none" w:sz="0" w:space="0" w:color="auto"/>
        <w:bottom w:val="none" w:sz="0" w:space="0" w:color="auto"/>
        <w:right w:val="none" w:sz="0" w:space="0" w:color="auto"/>
      </w:divBdr>
    </w:div>
    <w:div w:id="606277927">
      <w:bodyDiv w:val="1"/>
      <w:marLeft w:val="0"/>
      <w:marRight w:val="0"/>
      <w:marTop w:val="0"/>
      <w:marBottom w:val="0"/>
      <w:divBdr>
        <w:top w:val="none" w:sz="0" w:space="0" w:color="auto"/>
        <w:left w:val="none" w:sz="0" w:space="0" w:color="auto"/>
        <w:bottom w:val="none" w:sz="0" w:space="0" w:color="auto"/>
        <w:right w:val="none" w:sz="0" w:space="0" w:color="auto"/>
      </w:divBdr>
    </w:div>
    <w:div w:id="607664343">
      <w:bodyDiv w:val="1"/>
      <w:marLeft w:val="0"/>
      <w:marRight w:val="0"/>
      <w:marTop w:val="0"/>
      <w:marBottom w:val="0"/>
      <w:divBdr>
        <w:top w:val="none" w:sz="0" w:space="0" w:color="auto"/>
        <w:left w:val="none" w:sz="0" w:space="0" w:color="auto"/>
        <w:bottom w:val="none" w:sz="0" w:space="0" w:color="auto"/>
        <w:right w:val="none" w:sz="0" w:space="0" w:color="auto"/>
      </w:divBdr>
    </w:div>
    <w:div w:id="621420676">
      <w:bodyDiv w:val="1"/>
      <w:marLeft w:val="0"/>
      <w:marRight w:val="0"/>
      <w:marTop w:val="0"/>
      <w:marBottom w:val="0"/>
      <w:divBdr>
        <w:top w:val="none" w:sz="0" w:space="0" w:color="auto"/>
        <w:left w:val="none" w:sz="0" w:space="0" w:color="auto"/>
        <w:bottom w:val="none" w:sz="0" w:space="0" w:color="auto"/>
        <w:right w:val="none" w:sz="0" w:space="0" w:color="auto"/>
      </w:divBdr>
    </w:div>
    <w:div w:id="652417747">
      <w:bodyDiv w:val="1"/>
      <w:marLeft w:val="0"/>
      <w:marRight w:val="0"/>
      <w:marTop w:val="0"/>
      <w:marBottom w:val="0"/>
      <w:divBdr>
        <w:top w:val="none" w:sz="0" w:space="0" w:color="auto"/>
        <w:left w:val="none" w:sz="0" w:space="0" w:color="auto"/>
        <w:bottom w:val="none" w:sz="0" w:space="0" w:color="auto"/>
        <w:right w:val="none" w:sz="0" w:space="0" w:color="auto"/>
      </w:divBdr>
    </w:div>
    <w:div w:id="652684287">
      <w:bodyDiv w:val="1"/>
      <w:marLeft w:val="0"/>
      <w:marRight w:val="0"/>
      <w:marTop w:val="0"/>
      <w:marBottom w:val="0"/>
      <w:divBdr>
        <w:top w:val="none" w:sz="0" w:space="0" w:color="auto"/>
        <w:left w:val="none" w:sz="0" w:space="0" w:color="auto"/>
        <w:bottom w:val="none" w:sz="0" w:space="0" w:color="auto"/>
        <w:right w:val="none" w:sz="0" w:space="0" w:color="auto"/>
      </w:divBdr>
    </w:div>
    <w:div w:id="656302646">
      <w:bodyDiv w:val="1"/>
      <w:marLeft w:val="0"/>
      <w:marRight w:val="0"/>
      <w:marTop w:val="0"/>
      <w:marBottom w:val="0"/>
      <w:divBdr>
        <w:top w:val="none" w:sz="0" w:space="0" w:color="auto"/>
        <w:left w:val="none" w:sz="0" w:space="0" w:color="auto"/>
        <w:bottom w:val="none" w:sz="0" w:space="0" w:color="auto"/>
        <w:right w:val="none" w:sz="0" w:space="0" w:color="auto"/>
      </w:divBdr>
    </w:div>
    <w:div w:id="662129173">
      <w:bodyDiv w:val="1"/>
      <w:marLeft w:val="0"/>
      <w:marRight w:val="0"/>
      <w:marTop w:val="0"/>
      <w:marBottom w:val="0"/>
      <w:divBdr>
        <w:top w:val="none" w:sz="0" w:space="0" w:color="auto"/>
        <w:left w:val="none" w:sz="0" w:space="0" w:color="auto"/>
        <w:bottom w:val="none" w:sz="0" w:space="0" w:color="auto"/>
        <w:right w:val="none" w:sz="0" w:space="0" w:color="auto"/>
      </w:divBdr>
    </w:div>
    <w:div w:id="663824807">
      <w:bodyDiv w:val="1"/>
      <w:marLeft w:val="0"/>
      <w:marRight w:val="0"/>
      <w:marTop w:val="0"/>
      <w:marBottom w:val="0"/>
      <w:divBdr>
        <w:top w:val="none" w:sz="0" w:space="0" w:color="auto"/>
        <w:left w:val="none" w:sz="0" w:space="0" w:color="auto"/>
        <w:bottom w:val="none" w:sz="0" w:space="0" w:color="auto"/>
        <w:right w:val="none" w:sz="0" w:space="0" w:color="auto"/>
      </w:divBdr>
    </w:div>
    <w:div w:id="685905534">
      <w:bodyDiv w:val="1"/>
      <w:marLeft w:val="0"/>
      <w:marRight w:val="0"/>
      <w:marTop w:val="0"/>
      <w:marBottom w:val="0"/>
      <w:divBdr>
        <w:top w:val="none" w:sz="0" w:space="0" w:color="auto"/>
        <w:left w:val="none" w:sz="0" w:space="0" w:color="auto"/>
        <w:bottom w:val="none" w:sz="0" w:space="0" w:color="auto"/>
        <w:right w:val="none" w:sz="0" w:space="0" w:color="auto"/>
      </w:divBdr>
    </w:div>
    <w:div w:id="688799716">
      <w:bodyDiv w:val="1"/>
      <w:marLeft w:val="0"/>
      <w:marRight w:val="0"/>
      <w:marTop w:val="0"/>
      <w:marBottom w:val="0"/>
      <w:divBdr>
        <w:top w:val="none" w:sz="0" w:space="0" w:color="auto"/>
        <w:left w:val="none" w:sz="0" w:space="0" w:color="auto"/>
        <w:bottom w:val="none" w:sz="0" w:space="0" w:color="auto"/>
        <w:right w:val="none" w:sz="0" w:space="0" w:color="auto"/>
      </w:divBdr>
    </w:div>
    <w:div w:id="691999292">
      <w:bodyDiv w:val="1"/>
      <w:marLeft w:val="0"/>
      <w:marRight w:val="0"/>
      <w:marTop w:val="0"/>
      <w:marBottom w:val="0"/>
      <w:divBdr>
        <w:top w:val="none" w:sz="0" w:space="0" w:color="auto"/>
        <w:left w:val="none" w:sz="0" w:space="0" w:color="auto"/>
        <w:bottom w:val="none" w:sz="0" w:space="0" w:color="auto"/>
        <w:right w:val="none" w:sz="0" w:space="0" w:color="auto"/>
      </w:divBdr>
    </w:div>
    <w:div w:id="709115372">
      <w:bodyDiv w:val="1"/>
      <w:marLeft w:val="0"/>
      <w:marRight w:val="0"/>
      <w:marTop w:val="0"/>
      <w:marBottom w:val="0"/>
      <w:divBdr>
        <w:top w:val="none" w:sz="0" w:space="0" w:color="auto"/>
        <w:left w:val="none" w:sz="0" w:space="0" w:color="auto"/>
        <w:bottom w:val="none" w:sz="0" w:space="0" w:color="auto"/>
        <w:right w:val="none" w:sz="0" w:space="0" w:color="auto"/>
      </w:divBdr>
    </w:div>
    <w:div w:id="748623700">
      <w:bodyDiv w:val="1"/>
      <w:marLeft w:val="0"/>
      <w:marRight w:val="0"/>
      <w:marTop w:val="0"/>
      <w:marBottom w:val="0"/>
      <w:divBdr>
        <w:top w:val="none" w:sz="0" w:space="0" w:color="auto"/>
        <w:left w:val="none" w:sz="0" w:space="0" w:color="auto"/>
        <w:bottom w:val="none" w:sz="0" w:space="0" w:color="auto"/>
        <w:right w:val="none" w:sz="0" w:space="0" w:color="auto"/>
      </w:divBdr>
    </w:div>
    <w:div w:id="748887710">
      <w:bodyDiv w:val="1"/>
      <w:marLeft w:val="0"/>
      <w:marRight w:val="0"/>
      <w:marTop w:val="0"/>
      <w:marBottom w:val="0"/>
      <w:divBdr>
        <w:top w:val="none" w:sz="0" w:space="0" w:color="auto"/>
        <w:left w:val="none" w:sz="0" w:space="0" w:color="auto"/>
        <w:bottom w:val="none" w:sz="0" w:space="0" w:color="auto"/>
        <w:right w:val="none" w:sz="0" w:space="0" w:color="auto"/>
      </w:divBdr>
    </w:div>
    <w:div w:id="751926646">
      <w:bodyDiv w:val="1"/>
      <w:marLeft w:val="0"/>
      <w:marRight w:val="0"/>
      <w:marTop w:val="0"/>
      <w:marBottom w:val="0"/>
      <w:divBdr>
        <w:top w:val="none" w:sz="0" w:space="0" w:color="auto"/>
        <w:left w:val="none" w:sz="0" w:space="0" w:color="auto"/>
        <w:bottom w:val="none" w:sz="0" w:space="0" w:color="auto"/>
        <w:right w:val="none" w:sz="0" w:space="0" w:color="auto"/>
      </w:divBdr>
    </w:div>
    <w:div w:id="753016270">
      <w:bodyDiv w:val="1"/>
      <w:marLeft w:val="0"/>
      <w:marRight w:val="0"/>
      <w:marTop w:val="0"/>
      <w:marBottom w:val="0"/>
      <w:divBdr>
        <w:top w:val="none" w:sz="0" w:space="0" w:color="auto"/>
        <w:left w:val="none" w:sz="0" w:space="0" w:color="auto"/>
        <w:bottom w:val="none" w:sz="0" w:space="0" w:color="auto"/>
        <w:right w:val="none" w:sz="0" w:space="0" w:color="auto"/>
      </w:divBdr>
    </w:div>
    <w:div w:id="758218006">
      <w:bodyDiv w:val="1"/>
      <w:marLeft w:val="0"/>
      <w:marRight w:val="0"/>
      <w:marTop w:val="0"/>
      <w:marBottom w:val="0"/>
      <w:divBdr>
        <w:top w:val="none" w:sz="0" w:space="0" w:color="auto"/>
        <w:left w:val="none" w:sz="0" w:space="0" w:color="auto"/>
        <w:bottom w:val="none" w:sz="0" w:space="0" w:color="auto"/>
        <w:right w:val="none" w:sz="0" w:space="0" w:color="auto"/>
      </w:divBdr>
    </w:div>
    <w:div w:id="769934337">
      <w:bodyDiv w:val="1"/>
      <w:marLeft w:val="0"/>
      <w:marRight w:val="0"/>
      <w:marTop w:val="0"/>
      <w:marBottom w:val="0"/>
      <w:divBdr>
        <w:top w:val="none" w:sz="0" w:space="0" w:color="auto"/>
        <w:left w:val="none" w:sz="0" w:space="0" w:color="auto"/>
        <w:bottom w:val="none" w:sz="0" w:space="0" w:color="auto"/>
        <w:right w:val="none" w:sz="0" w:space="0" w:color="auto"/>
      </w:divBdr>
    </w:div>
    <w:div w:id="772630489">
      <w:bodyDiv w:val="1"/>
      <w:marLeft w:val="0"/>
      <w:marRight w:val="0"/>
      <w:marTop w:val="0"/>
      <w:marBottom w:val="0"/>
      <w:divBdr>
        <w:top w:val="none" w:sz="0" w:space="0" w:color="auto"/>
        <w:left w:val="none" w:sz="0" w:space="0" w:color="auto"/>
        <w:bottom w:val="none" w:sz="0" w:space="0" w:color="auto"/>
        <w:right w:val="none" w:sz="0" w:space="0" w:color="auto"/>
      </w:divBdr>
    </w:div>
    <w:div w:id="775369147">
      <w:bodyDiv w:val="1"/>
      <w:marLeft w:val="0"/>
      <w:marRight w:val="0"/>
      <w:marTop w:val="0"/>
      <w:marBottom w:val="0"/>
      <w:divBdr>
        <w:top w:val="none" w:sz="0" w:space="0" w:color="auto"/>
        <w:left w:val="none" w:sz="0" w:space="0" w:color="auto"/>
        <w:bottom w:val="none" w:sz="0" w:space="0" w:color="auto"/>
        <w:right w:val="none" w:sz="0" w:space="0" w:color="auto"/>
      </w:divBdr>
    </w:div>
    <w:div w:id="785150919">
      <w:bodyDiv w:val="1"/>
      <w:marLeft w:val="0"/>
      <w:marRight w:val="0"/>
      <w:marTop w:val="0"/>
      <w:marBottom w:val="0"/>
      <w:divBdr>
        <w:top w:val="none" w:sz="0" w:space="0" w:color="auto"/>
        <w:left w:val="none" w:sz="0" w:space="0" w:color="auto"/>
        <w:bottom w:val="none" w:sz="0" w:space="0" w:color="auto"/>
        <w:right w:val="none" w:sz="0" w:space="0" w:color="auto"/>
      </w:divBdr>
    </w:div>
    <w:div w:id="790520136">
      <w:bodyDiv w:val="1"/>
      <w:marLeft w:val="0"/>
      <w:marRight w:val="0"/>
      <w:marTop w:val="0"/>
      <w:marBottom w:val="0"/>
      <w:divBdr>
        <w:top w:val="none" w:sz="0" w:space="0" w:color="auto"/>
        <w:left w:val="none" w:sz="0" w:space="0" w:color="auto"/>
        <w:bottom w:val="none" w:sz="0" w:space="0" w:color="auto"/>
        <w:right w:val="none" w:sz="0" w:space="0" w:color="auto"/>
      </w:divBdr>
    </w:div>
    <w:div w:id="800850001">
      <w:bodyDiv w:val="1"/>
      <w:marLeft w:val="0"/>
      <w:marRight w:val="0"/>
      <w:marTop w:val="0"/>
      <w:marBottom w:val="0"/>
      <w:divBdr>
        <w:top w:val="none" w:sz="0" w:space="0" w:color="auto"/>
        <w:left w:val="none" w:sz="0" w:space="0" w:color="auto"/>
        <w:bottom w:val="none" w:sz="0" w:space="0" w:color="auto"/>
        <w:right w:val="none" w:sz="0" w:space="0" w:color="auto"/>
      </w:divBdr>
    </w:div>
    <w:div w:id="813565229">
      <w:bodyDiv w:val="1"/>
      <w:marLeft w:val="0"/>
      <w:marRight w:val="0"/>
      <w:marTop w:val="0"/>
      <w:marBottom w:val="0"/>
      <w:divBdr>
        <w:top w:val="none" w:sz="0" w:space="0" w:color="auto"/>
        <w:left w:val="none" w:sz="0" w:space="0" w:color="auto"/>
        <w:bottom w:val="none" w:sz="0" w:space="0" w:color="auto"/>
        <w:right w:val="none" w:sz="0" w:space="0" w:color="auto"/>
      </w:divBdr>
    </w:div>
    <w:div w:id="819538047">
      <w:bodyDiv w:val="1"/>
      <w:marLeft w:val="0"/>
      <w:marRight w:val="0"/>
      <w:marTop w:val="0"/>
      <w:marBottom w:val="0"/>
      <w:divBdr>
        <w:top w:val="none" w:sz="0" w:space="0" w:color="auto"/>
        <w:left w:val="none" w:sz="0" w:space="0" w:color="auto"/>
        <w:bottom w:val="none" w:sz="0" w:space="0" w:color="auto"/>
        <w:right w:val="none" w:sz="0" w:space="0" w:color="auto"/>
      </w:divBdr>
    </w:div>
    <w:div w:id="819734883">
      <w:bodyDiv w:val="1"/>
      <w:marLeft w:val="0"/>
      <w:marRight w:val="0"/>
      <w:marTop w:val="0"/>
      <w:marBottom w:val="0"/>
      <w:divBdr>
        <w:top w:val="none" w:sz="0" w:space="0" w:color="auto"/>
        <w:left w:val="none" w:sz="0" w:space="0" w:color="auto"/>
        <w:bottom w:val="none" w:sz="0" w:space="0" w:color="auto"/>
        <w:right w:val="none" w:sz="0" w:space="0" w:color="auto"/>
      </w:divBdr>
    </w:div>
    <w:div w:id="828518651">
      <w:bodyDiv w:val="1"/>
      <w:marLeft w:val="0"/>
      <w:marRight w:val="0"/>
      <w:marTop w:val="0"/>
      <w:marBottom w:val="0"/>
      <w:divBdr>
        <w:top w:val="none" w:sz="0" w:space="0" w:color="auto"/>
        <w:left w:val="none" w:sz="0" w:space="0" w:color="auto"/>
        <w:bottom w:val="none" w:sz="0" w:space="0" w:color="auto"/>
        <w:right w:val="none" w:sz="0" w:space="0" w:color="auto"/>
      </w:divBdr>
    </w:div>
    <w:div w:id="829251577">
      <w:bodyDiv w:val="1"/>
      <w:marLeft w:val="0"/>
      <w:marRight w:val="0"/>
      <w:marTop w:val="0"/>
      <w:marBottom w:val="0"/>
      <w:divBdr>
        <w:top w:val="none" w:sz="0" w:space="0" w:color="auto"/>
        <w:left w:val="none" w:sz="0" w:space="0" w:color="auto"/>
        <w:bottom w:val="none" w:sz="0" w:space="0" w:color="auto"/>
        <w:right w:val="none" w:sz="0" w:space="0" w:color="auto"/>
      </w:divBdr>
    </w:div>
    <w:div w:id="832374676">
      <w:bodyDiv w:val="1"/>
      <w:marLeft w:val="0"/>
      <w:marRight w:val="0"/>
      <w:marTop w:val="0"/>
      <w:marBottom w:val="0"/>
      <w:divBdr>
        <w:top w:val="none" w:sz="0" w:space="0" w:color="auto"/>
        <w:left w:val="none" w:sz="0" w:space="0" w:color="auto"/>
        <w:bottom w:val="none" w:sz="0" w:space="0" w:color="auto"/>
        <w:right w:val="none" w:sz="0" w:space="0" w:color="auto"/>
      </w:divBdr>
    </w:div>
    <w:div w:id="832530107">
      <w:bodyDiv w:val="1"/>
      <w:marLeft w:val="0"/>
      <w:marRight w:val="0"/>
      <w:marTop w:val="0"/>
      <w:marBottom w:val="0"/>
      <w:divBdr>
        <w:top w:val="none" w:sz="0" w:space="0" w:color="auto"/>
        <w:left w:val="none" w:sz="0" w:space="0" w:color="auto"/>
        <w:bottom w:val="none" w:sz="0" w:space="0" w:color="auto"/>
        <w:right w:val="none" w:sz="0" w:space="0" w:color="auto"/>
      </w:divBdr>
    </w:div>
    <w:div w:id="855114046">
      <w:bodyDiv w:val="1"/>
      <w:marLeft w:val="0"/>
      <w:marRight w:val="0"/>
      <w:marTop w:val="0"/>
      <w:marBottom w:val="0"/>
      <w:divBdr>
        <w:top w:val="none" w:sz="0" w:space="0" w:color="auto"/>
        <w:left w:val="none" w:sz="0" w:space="0" w:color="auto"/>
        <w:bottom w:val="none" w:sz="0" w:space="0" w:color="auto"/>
        <w:right w:val="none" w:sz="0" w:space="0" w:color="auto"/>
      </w:divBdr>
    </w:div>
    <w:div w:id="876359461">
      <w:bodyDiv w:val="1"/>
      <w:marLeft w:val="0"/>
      <w:marRight w:val="0"/>
      <w:marTop w:val="0"/>
      <w:marBottom w:val="0"/>
      <w:divBdr>
        <w:top w:val="none" w:sz="0" w:space="0" w:color="auto"/>
        <w:left w:val="none" w:sz="0" w:space="0" w:color="auto"/>
        <w:bottom w:val="none" w:sz="0" w:space="0" w:color="auto"/>
        <w:right w:val="none" w:sz="0" w:space="0" w:color="auto"/>
      </w:divBdr>
    </w:div>
    <w:div w:id="906651963">
      <w:bodyDiv w:val="1"/>
      <w:marLeft w:val="0"/>
      <w:marRight w:val="0"/>
      <w:marTop w:val="0"/>
      <w:marBottom w:val="0"/>
      <w:divBdr>
        <w:top w:val="none" w:sz="0" w:space="0" w:color="auto"/>
        <w:left w:val="none" w:sz="0" w:space="0" w:color="auto"/>
        <w:bottom w:val="none" w:sz="0" w:space="0" w:color="auto"/>
        <w:right w:val="none" w:sz="0" w:space="0" w:color="auto"/>
      </w:divBdr>
    </w:div>
    <w:div w:id="906958597">
      <w:bodyDiv w:val="1"/>
      <w:marLeft w:val="0"/>
      <w:marRight w:val="0"/>
      <w:marTop w:val="0"/>
      <w:marBottom w:val="0"/>
      <w:divBdr>
        <w:top w:val="none" w:sz="0" w:space="0" w:color="auto"/>
        <w:left w:val="none" w:sz="0" w:space="0" w:color="auto"/>
        <w:bottom w:val="none" w:sz="0" w:space="0" w:color="auto"/>
        <w:right w:val="none" w:sz="0" w:space="0" w:color="auto"/>
      </w:divBdr>
    </w:div>
    <w:div w:id="913008834">
      <w:bodyDiv w:val="1"/>
      <w:marLeft w:val="0"/>
      <w:marRight w:val="0"/>
      <w:marTop w:val="0"/>
      <w:marBottom w:val="0"/>
      <w:divBdr>
        <w:top w:val="none" w:sz="0" w:space="0" w:color="auto"/>
        <w:left w:val="none" w:sz="0" w:space="0" w:color="auto"/>
        <w:bottom w:val="none" w:sz="0" w:space="0" w:color="auto"/>
        <w:right w:val="none" w:sz="0" w:space="0" w:color="auto"/>
      </w:divBdr>
    </w:div>
    <w:div w:id="914899864">
      <w:bodyDiv w:val="1"/>
      <w:marLeft w:val="0"/>
      <w:marRight w:val="0"/>
      <w:marTop w:val="0"/>
      <w:marBottom w:val="0"/>
      <w:divBdr>
        <w:top w:val="none" w:sz="0" w:space="0" w:color="auto"/>
        <w:left w:val="none" w:sz="0" w:space="0" w:color="auto"/>
        <w:bottom w:val="none" w:sz="0" w:space="0" w:color="auto"/>
        <w:right w:val="none" w:sz="0" w:space="0" w:color="auto"/>
      </w:divBdr>
    </w:div>
    <w:div w:id="917905120">
      <w:bodyDiv w:val="1"/>
      <w:marLeft w:val="0"/>
      <w:marRight w:val="0"/>
      <w:marTop w:val="0"/>
      <w:marBottom w:val="0"/>
      <w:divBdr>
        <w:top w:val="none" w:sz="0" w:space="0" w:color="auto"/>
        <w:left w:val="none" w:sz="0" w:space="0" w:color="auto"/>
        <w:bottom w:val="none" w:sz="0" w:space="0" w:color="auto"/>
        <w:right w:val="none" w:sz="0" w:space="0" w:color="auto"/>
      </w:divBdr>
    </w:div>
    <w:div w:id="919675291">
      <w:bodyDiv w:val="1"/>
      <w:marLeft w:val="0"/>
      <w:marRight w:val="0"/>
      <w:marTop w:val="0"/>
      <w:marBottom w:val="0"/>
      <w:divBdr>
        <w:top w:val="none" w:sz="0" w:space="0" w:color="auto"/>
        <w:left w:val="none" w:sz="0" w:space="0" w:color="auto"/>
        <w:bottom w:val="none" w:sz="0" w:space="0" w:color="auto"/>
        <w:right w:val="none" w:sz="0" w:space="0" w:color="auto"/>
      </w:divBdr>
    </w:div>
    <w:div w:id="920067627">
      <w:bodyDiv w:val="1"/>
      <w:marLeft w:val="0"/>
      <w:marRight w:val="0"/>
      <w:marTop w:val="0"/>
      <w:marBottom w:val="0"/>
      <w:divBdr>
        <w:top w:val="none" w:sz="0" w:space="0" w:color="auto"/>
        <w:left w:val="none" w:sz="0" w:space="0" w:color="auto"/>
        <w:bottom w:val="none" w:sz="0" w:space="0" w:color="auto"/>
        <w:right w:val="none" w:sz="0" w:space="0" w:color="auto"/>
      </w:divBdr>
    </w:div>
    <w:div w:id="921834369">
      <w:bodyDiv w:val="1"/>
      <w:marLeft w:val="0"/>
      <w:marRight w:val="0"/>
      <w:marTop w:val="0"/>
      <w:marBottom w:val="0"/>
      <w:divBdr>
        <w:top w:val="none" w:sz="0" w:space="0" w:color="auto"/>
        <w:left w:val="none" w:sz="0" w:space="0" w:color="auto"/>
        <w:bottom w:val="none" w:sz="0" w:space="0" w:color="auto"/>
        <w:right w:val="none" w:sz="0" w:space="0" w:color="auto"/>
      </w:divBdr>
    </w:div>
    <w:div w:id="955140440">
      <w:bodyDiv w:val="1"/>
      <w:marLeft w:val="0"/>
      <w:marRight w:val="0"/>
      <w:marTop w:val="0"/>
      <w:marBottom w:val="0"/>
      <w:divBdr>
        <w:top w:val="none" w:sz="0" w:space="0" w:color="auto"/>
        <w:left w:val="none" w:sz="0" w:space="0" w:color="auto"/>
        <w:bottom w:val="none" w:sz="0" w:space="0" w:color="auto"/>
        <w:right w:val="none" w:sz="0" w:space="0" w:color="auto"/>
      </w:divBdr>
    </w:div>
    <w:div w:id="958075525">
      <w:bodyDiv w:val="1"/>
      <w:marLeft w:val="0"/>
      <w:marRight w:val="0"/>
      <w:marTop w:val="0"/>
      <w:marBottom w:val="0"/>
      <w:divBdr>
        <w:top w:val="none" w:sz="0" w:space="0" w:color="auto"/>
        <w:left w:val="none" w:sz="0" w:space="0" w:color="auto"/>
        <w:bottom w:val="none" w:sz="0" w:space="0" w:color="auto"/>
        <w:right w:val="none" w:sz="0" w:space="0" w:color="auto"/>
      </w:divBdr>
    </w:div>
    <w:div w:id="969361671">
      <w:bodyDiv w:val="1"/>
      <w:marLeft w:val="0"/>
      <w:marRight w:val="0"/>
      <w:marTop w:val="0"/>
      <w:marBottom w:val="0"/>
      <w:divBdr>
        <w:top w:val="none" w:sz="0" w:space="0" w:color="auto"/>
        <w:left w:val="none" w:sz="0" w:space="0" w:color="auto"/>
        <w:bottom w:val="none" w:sz="0" w:space="0" w:color="auto"/>
        <w:right w:val="none" w:sz="0" w:space="0" w:color="auto"/>
      </w:divBdr>
    </w:div>
    <w:div w:id="972297465">
      <w:bodyDiv w:val="1"/>
      <w:marLeft w:val="0"/>
      <w:marRight w:val="0"/>
      <w:marTop w:val="0"/>
      <w:marBottom w:val="0"/>
      <w:divBdr>
        <w:top w:val="none" w:sz="0" w:space="0" w:color="auto"/>
        <w:left w:val="none" w:sz="0" w:space="0" w:color="auto"/>
        <w:bottom w:val="none" w:sz="0" w:space="0" w:color="auto"/>
        <w:right w:val="none" w:sz="0" w:space="0" w:color="auto"/>
      </w:divBdr>
    </w:div>
    <w:div w:id="974217066">
      <w:bodyDiv w:val="1"/>
      <w:marLeft w:val="0"/>
      <w:marRight w:val="0"/>
      <w:marTop w:val="0"/>
      <w:marBottom w:val="0"/>
      <w:divBdr>
        <w:top w:val="none" w:sz="0" w:space="0" w:color="auto"/>
        <w:left w:val="none" w:sz="0" w:space="0" w:color="auto"/>
        <w:bottom w:val="none" w:sz="0" w:space="0" w:color="auto"/>
        <w:right w:val="none" w:sz="0" w:space="0" w:color="auto"/>
      </w:divBdr>
    </w:div>
    <w:div w:id="974868320">
      <w:bodyDiv w:val="1"/>
      <w:marLeft w:val="0"/>
      <w:marRight w:val="0"/>
      <w:marTop w:val="0"/>
      <w:marBottom w:val="0"/>
      <w:divBdr>
        <w:top w:val="none" w:sz="0" w:space="0" w:color="auto"/>
        <w:left w:val="none" w:sz="0" w:space="0" w:color="auto"/>
        <w:bottom w:val="none" w:sz="0" w:space="0" w:color="auto"/>
        <w:right w:val="none" w:sz="0" w:space="0" w:color="auto"/>
      </w:divBdr>
    </w:div>
    <w:div w:id="980117587">
      <w:bodyDiv w:val="1"/>
      <w:marLeft w:val="0"/>
      <w:marRight w:val="0"/>
      <w:marTop w:val="0"/>
      <w:marBottom w:val="0"/>
      <w:divBdr>
        <w:top w:val="none" w:sz="0" w:space="0" w:color="auto"/>
        <w:left w:val="none" w:sz="0" w:space="0" w:color="auto"/>
        <w:bottom w:val="none" w:sz="0" w:space="0" w:color="auto"/>
        <w:right w:val="none" w:sz="0" w:space="0" w:color="auto"/>
      </w:divBdr>
    </w:div>
    <w:div w:id="995691786">
      <w:bodyDiv w:val="1"/>
      <w:marLeft w:val="0"/>
      <w:marRight w:val="0"/>
      <w:marTop w:val="0"/>
      <w:marBottom w:val="0"/>
      <w:divBdr>
        <w:top w:val="none" w:sz="0" w:space="0" w:color="auto"/>
        <w:left w:val="none" w:sz="0" w:space="0" w:color="auto"/>
        <w:bottom w:val="none" w:sz="0" w:space="0" w:color="auto"/>
        <w:right w:val="none" w:sz="0" w:space="0" w:color="auto"/>
      </w:divBdr>
    </w:div>
    <w:div w:id="998659047">
      <w:bodyDiv w:val="1"/>
      <w:marLeft w:val="0"/>
      <w:marRight w:val="0"/>
      <w:marTop w:val="0"/>
      <w:marBottom w:val="0"/>
      <w:divBdr>
        <w:top w:val="none" w:sz="0" w:space="0" w:color="auto"/>
        <w:left w:val="none" w:sz="0" w:space="0" w:color="auto"/>
        <w:bottom w:val="none" w:sz="0" w:space="0" w:color="auto"/>
        <w:right w:val="none" w:sz="0" w:space="0" w:color="auto"/>
      </w:divBdr>
    </w:div>
    <w:div w:id="1009336803">
      <w:bodyDiv w:val="1"/>
      <w:marLeft w:val="0"/>
      <w:marRight w:val="0"/>
      <w:marTop w:val="0"/>
      <w:marBottom w:val="0"/>
      <w:divBdr>
        <w:top w:val="none" w:sz="0" w:space="0" w:color="auto"/>
        <w:left w:val="none" w:sz="0" w:space="0" w:color="auto"/>
        <w:bottom w:val="none" w:sz="0" w:space="0" w:color="auto"/>
        <w:right w:val="none" w:sz="0" w:space="0" w:color="auto"/>
      </w:divBdr>
    </w:div>
    <w:div w:id="1009870085">
      <w:bodyDiv w:val="1"/>
      <w:marLeft w:val="0"/>
      <w:marRight w:val="0"/>
      <w:marTop w:val="0"/>
      <w:marBottom w:val="0"/>
      <w:divBdr>
        <w:top w:val="none" w:sz="0" w:space="0" w:color="auto"/>
        <w:left w:val="none" w:sz="0" w:space="0" w:color="auto"/>
        <w:bottom w:val="none" w:sz="0" w:space="0" w:color="auto"/>
        <w:right w:val="none" w:sz="0" w:space="0" w:color="auto"/>
      </w:divBdr>
    </w:div>
    <w:div w:id="1013265412">
      <w:bodyDiv w:val="1"/>
      <w:marLeft w:val="0"/>
      <w:marRight w:val="0"/>
      <w:marTop w:val="0"/>
      <w:marBottom w:val="0"/>
      <w:divBdr>
        <w:top w:val="none" w:sz="0" w:space="0" w:color="auto"/>
        <w:left w:val="none" w:sz="0" w:space="0" w:color="auto"/>
        <w:bottom w:val="none" w:sz="0" w:space="0" w:color="auto"/>
        <w:right w:val="none" w:sz="0" w:space="0" w:color="auto"/>
      </w:divBdr>
    </w:div>
    <w:div w:id="1016151861">
      <w:bodyDiv w:val="1"/>
      <w:marLeft w:val="0"/>
      <w:marRight w:val="0"/>
      <w:marTop w:val="0"/>
      <w:marBottom w:val="0"/>
      <w:divBdr>
        <w:top w:val="none" w:sz="0" w:space="0" w:color="auto"/>
        <w:left w:val="none" w:sz="0" w:space="0" w:color="auto"/>
        <w:bottom w:val="none" w:sz="0" w:space="0" w:color="auto"/>
        <w:right w:val="none" w:sz="0" w:space="0" w:color="auto"/>
      </w:divBdr>
    </w:div>
    <w:div w:id="1018002802">
      <w:bodyDiv w:val="1"/>
      <w:marLeft w:val="0"/>
      <w:marRight w:val="0"/>
      <w:marTop w:val="0"/>
      <w:marBottom w:val="0"/>
      <w:divBdr>
        <w:top w:val="none" w:sz="0" w:space="0" w:color="auto"/>
        <w:left w:val="none" w:sz="0" w:space="0" w:color="auto"/>
        <w:bottom w:val="none" w:sz="0" w:space="0" w:color="auto"/>
        <w:right w:val="none" w:sz="0" w:space="0" w:color="auto"/>
      </w:divBdr>
    </w:div>
    <w:div w:id="1025135368">
      <w:bodyDiv w:val="1"/>
      <w:marLeft w:val="0"/>
      <w:marRight w:val="0"/>
      <w:marTop w:val="0"/>
      <w:marBottom w:val="0"/>
      <w:divBdr>
        <w:top w:val="none" w:sz="0" w:space="0" w:color="auto"/>
        <w:left w:val="none" w:sz="0" w:space="0" w:color="auto"/>
        <w:bottom w:val="none" w:sz="0" w:space="0" w:color="auto"/>
        <w:right w:val="none" w:sz="0" w:space="0" w:color="auto"/>
      </w:divBdr>
    </w:div>
    <w:div w:id="1025982751">
      <w:bodyDiv w:val="1"/>
      <w:marLeft w:val="0"/>
      <w:marRight w:val="0"/>
      <w:marTop w:val="0"/>
      <w:marBottom w:val="0"/>
      <w:divBdr>
        <w:top w:val="none" w:sz="0" w:space="0" w:color="auto"/>
        <w:left w:val="none" w:sz="0" w:space="0" w:color="auto"/>
        <w:bottom w:val="none" w:sz="0" w:space="0" w:color="auto"/>
        <w:right w:val="none" w:sz="0" w:space="0" w:color="auto"/>
      </w:divBdr>
    </w:div>
    <w:div w:id="1029719042">
      <w:bodyDiv w:val="1"/>
      <w:marLeft w:val="0"/>
      <w:marRight w:val="0"/>
      <w:marTop w:val="0"/>
      <w:marBottom w:val="0"/>
      <w:divBdr>
        <w:top w:val="none" w:sz="0" w:space="0" w:color="auto"/>
        <w:left w:val="none" w:sz="0" w:space="0" w:color="auto"/>
        <w:bottom w:val="none" w:sz="0" w:space="0" w:color="auto"/>
        <w:right w:val="none" w:sz="0" w:space="0" w:color="auto"/>
      </w:divBdr>
    </w:div>
    <w:div w:id="1030496168">
      <w:bodyDiv w:val="1"/>
      <w:marLeft w:val="0"/>
      <w:marRight w:val="0"/>
      <w:marTop w:val="0"/>
      <w:marBottom w:val="0"/>
      <w:divBdr>
        <w:top w:val="none" w:sz="0" w:space="0" w:color="auto"/>
        <w:left w:val="none" w:sz="0" w:space="0" w:color="auto"/>
        <w:bottom w:val="none" w:sz="0" w:space="0" w:color="auto"/>
        <w:right w:val="none" w:sz="0" w:space="0" w:color="auto"/>
      </w:divBdr>
    </w:div>
    <w:div w:id="1036127933">
      <w:bodyDiv w:val="1"/>
      <w:marLeft w:val="0"/>
      <w:marRight w:val="0"/>
      <w:marTop w:val="0"/>
      <w:marBottom w:val="0"/>
      <w:divBdr>
        <w:top w:val="none" w:sz="0" w:space="0" w:color="auto"/>
        <w:left w:val="none" w:sz="0" w:space="0" w:color="auto"/>
        <w:bottom w:val="none" w:sz="0" w:space="0" w:color="auto"/>
        <w:right w:val="none" w:sz="0" w:space="0" w:color="auto"/>
      </w:divBdr>
    </w:div>
    <w:div w:id="1041832110">
      <w:bodyDiv w:val="1"/>
      <w:marLeft w:val="0"/>
      <w:marRight w:val="0"/>
      <w:marTop w:val="0"/>
      <w:marBottom w:val="0"/>
      <w:divBdr>
        <w:top w:val="none" w:sz="0" w:space="0" w:color="auto"/>
        <w:left w:val="none" w:sz="0" w:space="0" w:color="auto"/>
        <w:bottom w:val="none" w:sz="0" w:space="0" w:color="auto"/>
        <w:right w:val="none" w:sz="0" w:space="0" w:color="auto"/>
      </w:divBdr>
    </w:div>
    <w:div w:id="1042636538">
      <w:bodyDiv w:val="1"/>
      <w:marLeft w:val="0"/>
      <w:marRight w:val="0"/>
      <w:marTop w:val="0"/>
      <w:marBottom w:val="0"/>
      <w:divBdr>
        <w:top w:val="none" w:sz="0" w:space="0" w:color="auto"/>
        <w:left w:val="none" w:sz="0" w:space="0" w:color="auto"/>
        <w:bottom w:val="none" w:sz="0" w:space="0" w:color="auto"/>
        <w:right w:val="none" w:sz="0" w:space="0" w:color="auto"/>
      </w:divBdr>
    </w:div>
    <w:div w:id="1043023565">
      <w:bodyDiv w:val="1"/>
      <w:marLeft w:val="0"/>
      <w:marRight w:val="0"/>
      <w:marTop w:val="0"/>
      <w:marBottom w:val="0"/>
      <w:divBdr>
        <w:top w:val="none" w:sz="0" w:space="0" w:color="auto"/>
        <w:left w:val="none" w:sz="0" w:space="0" w:color="auto"/>
        <w:bottom w:val="none" w:sz="0" w:space="0" w:color="auto"/>
        <w:right w:val="none" w:sz="0" w:space="0" w:color="auto"/>
      </w:divBdr>
    </w:div>
    <w:div w:id="1045061039">
      <w:bodyDiv w:val="1"/>
      <w:marLeft w:val="0"/>
      <w:marRight w:val="0"/>
      <w:marTop w:val="0"/>
      <w:marBottom w:val="0"/>
      <w:divBdr>
        <w:top w:val="none" w:sz="0" w:space="0" w:color="auto"/>
        <w:left w:val="none" w:sz="0" w:space="0" w:color="auto"/>
        <w:bottom w:val="none" w:sz="0" w:space="0" w:color="auto"/>
        <w:right w:val="none" w:sz="0" w:space="0" w:color="auto"/>
      </w:divBdr>
    </w:div>
    <w:div w:id="1047530801">
      <w:bodyDiv w:val="1"/>
      <w:marLeft w:val="0"/>
      <w:marRight w:val="0"/>
      <w:marTop w:val="0"/>
      <w:marBottom w:val="0"/>
      <w:divBdr>
        <w:top w:val="none" w:sz="0" w:space="0" w:color="auto"/>
        <w:left w:val="none" w:sz="0" w:space="0" w:color="auto"/>
        <w:bottom w:val="none" w:sz="0" w:space="0" w:color="auto"/>
        <w:right w:val="none" w:sz="0" w:space="0" w:color="auto"/>
      </w:divBdr>
    </w:div>
    <w:div w:id="1085149578">
      <w:bodyDiv w:val="1"/>
      <w:marLeft w:val="0"/>
      <w:marRight w:val="0"/>
      <w:marTop w:val="0"/>
      <w:marBottom w:val="0"/>
      <w:divBdr>
        <w:top w:val="none" w:sz="0" w:space="0" w:color="auto"/>
        <w:left w:val="none" w:sz="0" w:space="0" w:color="auto"/>
        <w:bottom w:val="none" w:sz="0" w:space="0" w:color="auto"/>
        <w:right w:val="none" w:sz="0" w:space="0" w:color="auto"/>
      </w:divBdr>
    </w:div>
    <w:div w:id="1085877540">
      <w:bodyDiv w:val="1"/>
      <w:marLeft w:val="0"/>
      <w:marRight w:val="0"/>
      <w:marTop w:val="0"/>
      <w:marBottom w:val="0"/>
      <w:divBdr>
        <w:top w:val="none" w:sz="0" w:space="0" w:color="auto"/>
        <w:left w:val="none" w:sz="0" w:space="0" w:color="auto"/>
        <w:bottom w:val="none" w:sz="0" w:space="0" w:color="auto"/>
        <w:right w:val="none" w:sz="0" w:space="0" w:color="auto"/>
      </w:divBdr>
    </w:div>
    <w:div w:id="1088110743">
      <w:bodyDiv w:val="1"/>
      <w:marLeft w:val="0"/>
      <w:marRight w:val="0"/>
      <w:marTop w:val="0"/>
      <w:marBottom w:val="0"/>
      <w:divBdr>
        <w:top w:val="none" w:sz="0" w:space="0" w:color="auto"/>
        <w:left w:val="none" w:sz="0" w:space="0" w:color="auto"/>
        <w:bottom w:val="none" w:sz="0" w:space="0" w:color="auto"/>
        <w:right w:val="none" w:sz="0" w:space="0" w:color="auto"/>
      </w:divBdr>
    </w:div>
    <w:div w:id="1116102165">
      <w:bodyDiv w:val="1"/>
      <w:marLeft w:val="0"/>
      <w:marRight w:val="0"/>
      <w:marTop w:val="0"/>
      <w:marBottom w:val="0"/>
      <w:divBdr>
        <w:top w:val="none" w:sz="0" w:space="0" w:color="auto"/>
        <w:left w:val="none" w:sz="0" w:space="0" w:color="auto"/>
        <w:bottom w:val="none" w:sz="0" w:space="0" w:color="auto"/>
        <w:right w:val="none" w:sz="0" w:space="0" w:color="auto"/>
      </w:divBdr>
    </w:div>
    <w:div w:id="1121875665">
      <w:bodyDiv w:val="1"/>
      <w:marLeft w:val="0"/>
      <w:marRight w:val="0"/>
      <w:marTop w:val="0"/>
      <w:marBottom w:val="0"/>
      <w:divBdr>
        <w:top w:val="none" w:sz="0" w:space="0" w:color="auto"/>
        <w:left w:val="none" w:sz="0" w:space="0" w:color="auto"/>
        <w:bottom w:val="none" w:sz="0" w:space="0" w:color="auto"/>
        <w:right w:val="none" w:sz="0" w:space="0" w:color="auto"/>
      </w:divBdr>
    </w:div>
    <w:div w:id="1121921022">
      <w:bodyDiv w:val="1"/>
      <w:marLeft w:val="0"/>
      <w:marRight w:val="0"/>
      <w:marTop w:val="0"/>
      <w:marBottom w:val="0"/>
      <w:divBdr>
        <w:top w:val="none" w:sz="0" w:space="0" w:color="auto"/>
        <w:left w:val="none" w:sz="0" w:space="0" w:color="auto"/>
        <w:bottom w:val="none" w:sz="0" w:space="0" w:color="auto"/>
        <w:right w:val="none" w:sz="0" w:space="0" w:color="auto"/>
      </w:divBdr>
    </w:div>
    <w:div w:id="1125855469">
      <w:bodyDiv w:val="1"/>
      <w:marLeft w:val="0"/>
      <w:marRight w:val="0"/>
      <w:marTop w:val="0"/>
      <w:marBottom w:val="0"/>
      <w:divBdr>
        <w:top w:val="none" w:sz="0" w:space="0" w:color="auto"/>
        <w:left w:val="none" w:sz="0" w:space="0" w:color="auto"/>
        <w:bottom w:val="none" w:sz="0" w:space="0" w:color="auto"/>
        <w:right w:val="none" w:sz="0" w:space="0" w:color="auto"/>
      </w:divBdr>
    </w:div>
    <w:div w:id="1135374042">
      <w:bodyDiv w:val="1"/>
      <w:marLeft w:val="0"/>
      <w:marRight w:val="0"/>
      <w:marTop w:val="0"/>
      <w:marBottom w:val="0"/>
      <w:divBdr>
        <w:top w:val="none" w:sz="0" w:space="0" w:color="auto"/>
        <w:left w:val="none" w:sz="0" w:space="0" w:color="auto"/>
        <w:bottom w:val="none" w:sz="0" w:space="0" w:color="auto"/>
        <w:right w:val="none" w:sz="0" w:space="0" w:color="auto"/>
      </w:divBdr>
    </w:div>
    <w:div w:id="1143962810">
      <w:bodyDiv w:val="1"/>
      <w:marLeft w:val="0"/>
      <w:marRight w:val="0"/>
      <w:marTop w:val="0"/>
      <w:marBottom w:val="0"/>
      <w:divBdr>
        <w:top w:val="none" w:sz="0" w:space="0" w:color="auto"/>
        <w:left w:val="none" w:sz="0" w:space="0" w:color="auto"/>
        <w:bottom w:val="none" w:sz="0" w:space="0" w:color="auto"/>
        <w:right w:val="none" w:sz="0" w:space="0" w:color="auto"/>
      </w:divBdr>
    </w:div>
    <w:div w:id="1147629743">
      <w:bodyDiv w:val="1"/>
      <w:marLeft w:val="0"/>
      <w:marRight w:val="0"/>
      <w:marTop w:val="0"/>
      <w:marBottom w:val="0"/>
      <w:divBdr>
        <w:top w:val="none" w:sz="0" w:space="0" w:color="auto"/>
        <w:left w:val="none" w:sz="0" w:space="0" w:color="auto"/>
        <w:bottom w:val="none" w:sz="0" w:space="0" w:color="auto"/>
        <w:right w:val="none" w:sz="0" w:space="0" w:color="auto"/>
      </w:divBdr>
    </w:div>
    <w:div w:id="1152257271">
      <w:bodyDiv w:val="1"/>
      <w:marLeft w:val="0"/>
      <w:marRight w:val="0"/>
      <w:marTop w:val="0"/>
      <w:marBottom w:val="0"/>
      <w:divBdr>
        <w:top w:val="none" w:sz="0" w:space="0" w:color="auto"/>
        <w:left w:val="none" w:sz="0" w:space="0" w:color="auto"/>
        <w:bottom w:val="none" w:sz="0" w:space="0" w:color="auto"/>
        <w:right w:val="none" w:sz="0" w:space="0" w:color="auto"/>
      </w:divBdr>
    </w:div>
    <w:div w:id="1154104716">
      <w:bodyDiv w:val="1"/>
      <w:marLeft w:val="0"/>
      <w:marRight w:val="0"/>
      <w:marTop w:val="0"/>
      <w:marBottom w:val="0"/>
      <w:divBdr>
        <w:top w:val="none" w:sz="0" w:space="0" w:color="auto"/>
        <w:left w:val="none" w:sz="0" w:space="0" w:color="auto"/>
        <w:bottom w:val="none" w:sz="0" w:space="0" w:color="auto"/>
        <w:right w:val="none" w:sz="0" w:space="0" w:color="auto"/>
      </w:divBdr>
    </w:div>
    <w:div w:id="1156871426">
      <w:bodyDiv w:val="1"/>
      <w:marLeft w:val="0"/>
      <w:marRight w:val="0"/>
      <w:marTop w:val="0"/>
      <w:marBottom w:val="0"/>
      <w:divBdr>
        <w:top w:val="none" w:sz="0" w:space="0" w:color="auto"/>
        <w:left w:val="none" w:sz="0" w:space="0" w:color="auto"/>
        <w:bottom w:val="none" w:sz="0" w:space="0" w:color="auto"/>
        <w:right w:val="none" w:sz="0" w:space="0" w:color="auto"/>
      </w:divBdr>
    </w:div>
    <w:div w:id="1159495095">
      <w:bodyDiv w:val="1"/>
      <w:marLeft w:val="0"/>
      <w:marRight w:val="0"/>
      <w:marTop w:val="0"/>
      <w:marBottom w:val="0"/>
      <w:divBdr>
        <w:top w:val="none" w:sz="0" w:space="0" w:color="auto"/>
        <w:left w:val="none" w:sz="0" w:space="0" w:color="auto"/>
        <w:bottom w:val="none" w:sz="0" w:space="0" w:color="auto"/>
        <w:right w:val="none" w:sz="0" w:space="0" w:color="auto"/>
      </w:divBdr>
    </w:div>
    <w:div w:id="1165442004">
      <w:bodyDiv w:val="1"/>
      <w:marLeft w:val="0"/>
      <w:marRight w:val="0"/>
      <w:marTop w:val="0"/>
      <w:marBottom w:val="0"/>
      <w:divBdr>
        <w:top w:val="none" w:sz="0" w:space="0" w:color="auto"/>
        <w:left w:val="none" w:sz="0" w:space="0" w:color="auto"/>
        <w:bottom w:val="none" w:sz="0" w:space="0" w:color="auto"/>
        <w:right w:val="none" w:sz="0" w:space="0" w:color="auto"/>
      </w:divBdr>
    </w:div>
    <w:div w:id="1165778860">
      <w:bodyDiv w:val="1"/>
      <w:marLeft w:val="0"/>
      <w:marRight w:val="0"/>
      <w:marTop w:val="0"/>
      <w:marBottom w:val="0"/>
      <w:divBdr>
        <w:top w:val="none" w:sz="0" w:space="0" w:color="auto"/>
        <w:left w:val="none" w:sz="0" w:space="0" w:color="auto"/>
        <w:bottom w:val="none" w:sz="0" w:space="0" w:color="auto"/>
        <w:right w:val="none" w:sz="0" w:space="0" w:color="auto"/>
      </w:divBdr>
    </w:div>
    <w:div w:id="1166016657">
      <w:bodyDiv w:val="1"/>
      <w:marLeft w:val="0"/>
      <w:marRight w:val="0"/>
      <w:marTop w:val="0"/>
      <w:marBottom w:val="0"/>
      <w:divBdr>
        <w:top w:val="none" w:sz="0" w:space="0" w:color="auto"/>
        <w:left w:val="none" w:sz="0" w:space="0" w:color="auto"/>
        <w:bottom w:val="none" w:sz="0" w:space="0" w:color="auto"/>
        <w:right w:val="none" w:sz="0" w:space="0" w:color="auto"/>
      </w:divBdr>
    </w:div>
    <w:div w:id="1166939580">
      <w:bodyDiv w:val="1"/>
      <w:marLeft w:val="0"/>
      <w:marRight w:val="0"/>
      <w:marTop w:val="0"/>
      <w:marBottom w:val="0"/>
      <w:divBdr>
        <w:top w:val="none" w:sz="0" w:space="0" w:color="auto"/>
        <w:left w:val="none" w:sz="0" w:space="0" w:color="auto"/>
        <w:bottom w:val="none" w:sz="0" w:space="0" w:color="auto"/>
        <w:right w:val="none" w:sz="0" w:space="0" w:color="auto"/>
      </w:divBdr>
    </w:div>
    <w:div w:id="1169908096">
      <w:bodyDiv w:val="1"/>
      <w:marLeft w:val="0"/>
      <w:marRight w:val="0"/>
      <w:marTop w:val="0"/>
      <w:marBottom w:val="0"/>
      <w:divBdr>
        <w:top w:val="none" w:sz="0" w:space="0" w:color="auto"/>
        <w:left w:val="none" w:sz="0" w:space="0" w:color="auto"/>
        <w:bottom w:val="none" w:sz="0" w:space="0" w:color="auto"/>
        <w:right w:val="none" w:sz="0" w:space="0" w:color="auto"/>
      </w:divBdr>
    </w:div>
    <w:div w:id="1174759507">
      <w:bodyDiv w:val="1"/>
      <w:marLeft w:val="0"/>
      <w:marRight w:val="0"/>
      <w:marTop w:val="0"/>
      <w:marBottom w:val="0"/>
      <w:divBdr>
        <w:top w:val="none" w:sz="0" w:space="0" w:color="auto"/>
        <w:left w:val="none" w:sz="0" w:space="0" w:color="auto"/>
        <w:bottom w:val="none" w:sz="0" w:space="0" w:color="auto"/>
        <w:right w:val="none" w:sz="0" w:space="0" w:color="auto"/>
      </w:divBdr>
    </w:div>
    <w:div w:id="1185023700">
      <w:bodyDiv w:val="1"/>
      <w:marLeft w:val="0"/>
      <w:marRight w:val="0"/>
      <w:marTop w:val="0"/>
      <w:marBottom w:val="0"/>
      <w:divBdr>
        <w:top w:val="none" w:sz="0" w:space="0" w:color="auto"/>
        <w:left w:val="none" w:sz="0" w:space="0" w:color="auto"/>
        <w:bottom w:val="none" w:sz="0" w:space="0" w:color="auto"/>
        <w:right w:val="none" w:sz="0" w:space="0" w:color="auto"/>
      </w:divBdr>
    </w:div>
    <w:div w:id="1196235035">
      <w:bodyDiv w:val="1"/>
      <w:marLeft w:val="0"/>
      <w:marRight w:val="0"/>
      <w:marTop w:val="0"/>
      <w:marBottom w:val="0"/>
      <w:divBdr>
        <w:top w:val="none" w:sz="0" w:space="0" w:color="auto"/>
        <w:left w:val="none" w:sz="0" w:space="0" w:color="auto"/>
        <w:bottom w:val="none" w:sz="0" w:space="0" w:color="auto"/>
        <w:right w:val="none" w:sz="0" w:space="0" w:color="auto"/>
      </w:divBdr>
    </w:div>
    <w:div w:id="1200122931">
      <w:bodyDiv w:val="1"/>
      <w:marLeft w:val="0"/>
      <w:marRight w:val="0"/>
      <w:marTop w:val="0"/>
      <w:marBottom w:val="0"/>
      <w:divBdr>
        <w:top w:val="none" w:sz="0" w:space="0" w:color="auto"/>
        <w:left w:val="none" w:sz="0" w:space="0" w:color="auto"/>
        <w:bottom w:val="none" w:sz="0" w:space="0" w:color="auto"/>
        <w:right w:val="none" w:sz="0" w:space="0" w:color="auto"/>
      </w:divBdr>
    </w:div>
    <w:div w:id="1203786325">
      <w:bodyDiv w:val="1"/>
      <w:marLeft w:val="0"/>
      <w:marRight w:val="0"/>
      <w:marTop w:val="0"/>
      <w:marBottom w:val="0"/>
      <w:divBdr>
        <w:top w:val="none" w:sz="0" w:space="0" w:color="auto"/>
        <w:left w:val="none" w:sz="0" w:space="0" w:color="auto"/>
        <w:bottom w:val="none" w:sz="0" w:space="0" w:color="auto"/>
        <w:right w:val="none" w:sz="0" w:space="0" w:color="auto"/>
      </w:divBdr>
    </w:div>
    <w:div w:id="1208760388">
      <w:bodyDiv w:val="1"/>
      <w:marLeft w:val="0"/>
      <w:marRight w:val="0"/>
      <w:marTop w:val="0"/>
      <w:marBottom w:val="0"/>
      <w:divBdr>
        <w:top w:val="none" w:sz="0" w:space="0" w:color="auto"/>
        <w:left w:val="none" w:sz="0" w:space="0" w:color="auto"/>
        <w:bottom w:val="none" w:sz="0" w:space="0" w:color="auto"/>
        <w:right w:val="none" w:sz="0" w:space="0" w:color="auto"/>
      </w:divBdr>
    </w:div>
    <w:div w:id="1213612043">
      <w:bodyDiv w:val="1"/>
      <w:marLeft w:val="0"/>
      <w:marRight w:val="0"/>
      <w:marTop w:val="0"/>
      <w:marBottom w:val="0"/>
      <w:divBdr>
        <w:top w:val="none" w:sz="0" w:space="0" w:color="auto"/>
        <w:left w:val="none" w:sz="0" w:space="0" w:color="auto"/>
        <w:bottom w:val="none" w:sz="0" w:space="0" w:color="auto"/>
        <w:right w:val="none" w:sz="0" w:space="0" w:color="auto"/>
      </w:divBdr>
    </w:div>
    <w:div w:id="1218936627">
      <w:bodyDiv w:val="1"/>
      <w:marLeft w:val="0"/>
      <w:marRight w:val="0"/>
      <w:marTop w:val="0"/>
      <w:marBottom w:val="0"/>
      <w:divBdr>
        <w:top w:val="none" w:sz="0" w:space="0" w:color="auto"/>
        <w:left w:val="none" w:sz="0" w:space="0" w:color="auto"/>
        <w:bottom w:val="none" w:sz="0" w:space="0" w:color="auto"/>
        <w:right w:val="none" w:sz="0" w:space="0" w:color="auto"/>
      </w:divBdr>
    </w:div>
    <w:div w:id="1220943698">
      <w:bodyDiv w:val="1"/>
      <w:marLeft w:val="0"/>
      <w:marRight w:val="0"/>
      <w:marTop w:val="0"/>
      <w:marBottom w:val="0"/>
      <w:divBdr>
        <w:top w:val="none" w:sz="0" w:space="0" w:color="auto"/>
        <w:left w:val="none" w:sz="0" w:space="0" w:color="auto"/>
        <w:bottom w:val="none" w:sz="0" w:space="0" w:color="auto"/>
        <w:right w:val="none" w:sz="0" w:space="0" w:color="auto"/>
      </w:divBdr>
    </w:div>
    <w:div w:id="1226331981">
      <w:bodyDiv w:val="1"/>
      <w:marLeft w:val="0"/>
      <w:marRight w:val="0"/>
      <w:marTop w:val="0"/>
      <w:marBottom w:val="0"/>
      <w:divBdr>
        <w:top w:val="none" w:sz="0" w:space="0" w:color="auto"/>
        <w:left w:val="none" w:sz="0" w:space="0" w:color="auto"/>
        <w:bottom w:val="none" w:sz="0" w:space="0" w:color="auto"/>
        <w:right w:val="none" w:sz="0" w:space="0" w:color="auto"/>
      </w:divBdr>
    </w:div>
    <w:div w:id="1244225044">
      <w:bodyDiv w:val="1"/>
      <w:marLeft w:val="0"/>
      <w:marRight w:val="0"/>
      <w:marTop w:val="0"/>
      <w:marBottom w:val="0"/>
      <w:divBdr>
        <w:top w:val="none" w:sz="0" w:space="0" w:color="auto"/>
        <w:left w:val="none" w:sz="0" w:space="0" w:color="auto"/>
        <w:bottom w:val="none" w:sz="0" w:space="0" w:color="auto"/>
        <w:right w:val="none" w:sz="0" w:space="0" w:color="auto"/>
      </w:divBdr>
    </w:div>
    <w:div w:id="1248879778">
      <w:bodyDiv w:val="1"/>
      <w:marLeft w:val="0"/>
      <w:marRight w:val="0"/>
      <w:marTop w:val="0"/>
      <w:marBottom w:val="0"/>
      <w:divBdr>
        <w:top w:val="none" w:sz="0" w:space="0" w:color="auto"/>
        <w:left w:val="none" w:sz="0" w:space="0" w:color="auto"/>
        <w:bottom w:val="none" w:sz="0" w:space="0" w:color="auto"/>
        <w:right w:val="none" w:sz="0" w:space="0" w:color="auto"/>
      </w:divBdr>
    </w:div>
    <w:div w:id="1269434863">
      <w:bodyDiv w:val="1"/>
      <w:marLeft w:val="0"/>
      <w:marRight w:val="0"/>
      <w:marTop w:val="0"/>
      <w:marBottom w:val="0"/>
      <w:divBdr>
        <w:top w:val="none" w:sz="0" w:space="0" w:color="auto"/>
        <w:left w:val="none" w:sz="0" w:space="0" w:color="auto"/>
        <w:bottom w:val="none" w:sz="0" w:space="0" w:color="auto"/>
        <w:right w:val="none" w:sz="0" w:space="0" w:color="auto"/>
      </w:divBdr>
    </w:div>
    <w:div w:id="1285234150">
      <w:bodyDiv w:val="1"/>
      <w:marLeft w:val="0"/>
      <w:marRight w:val="0"/>
      <w:marTop w:val="0"/>
      <w:marBottom w:val="0"/>
      <w:divBdr>
        <w:top w:val="none" w:sz="0" w:space="0" w:color="auto"/>
        <w:left w:val="none" w:sz="0" w:space="0" w:color="auto"/>
        <w:bottom w:val="none" w:sz="0" w:space="0" w:color="auto"/>
        <w:right w:val="none" w:sz="0" w:space="0" w:color="auto"/>
      </w:divBdr>
    </w:div>
    <w:div w:id="1313749850">
      <w:bodyDiv w:val="1"/>
      <w:marLeft w:val="0"/>
      <w:marRight w:val="0"/>
      <w:marTop w:val="0"/>
      <w:marBottom w:val="0"/>
      <w:divBdr>
        <w:top w:val="none" w:sz="0" w:space="0" w:color="auto"/>
        <w:left w:val="none" w:sz="0" w:space="0" w:color="auto"/>
        <w:bottom w:val="none" w:sz="0" w:space="0" w:color="auto"/>
        <w:right w:val="none" w:sz="0" w:space="0" w:color="auto"/>
      </w:divBdr>
    </w:div>
    <w:div w:id="1318538017">
      <w:bodyDiv w:val="1"/>
      <w:marLeft w:val="0"/>
      <w:marRight w:val="0"/>
      <w:marTop w:val="0"/>
      <w:marBottom w:val="0"/>
      <w:divBdr>
        <w:top w:val="none" w:sz="0" w:space="0" w:color="auto"/>
        <w:left w:val="none" w:sz="0" w:space="0" w:color="auto"/>
        <w:bottom w:val="none" w:sz="0" w:space="0" w:color="auto"/>
        <w:right w:val="none" w:sz="0" w:space="0" w:color="auto"/>
      </w:divBdr>
    </w:div>
    <w:div w:id="1325160594">
      <w:bodyDiv w:val="1"/>
      <w:marLeft w:val="0"/>
      <w:marRight w:val="0"/>
      <w:marTop w:val="0"/>
      <w:marBottom w:val="0"/>
      <w:divBdr>
        <w:top w:val="none" w:sz="0" w:space="0" w:color="auto"/>
        <w:left w:val="none" w:sz="0" w:space="0" w:color="auto"/>
        <w:bottom w:val="none" w:sz="0" w:space="0" w:color="auto"/>
        <w:right w:val="none" w:sz="0" w:space="0" w:color="auto"/>
      </w:divBdr>
    </w:div>
    <w:div w:id="1371567064">
      <w:bodyDiv w:val="1"/>
      <w:marLeft w:val="0"/>
      <w:marRight w:val="0"/>
      <w:marTop w:val="0"/>
      <w:marBottom w:val="0"/>
      <w:divBdr>
        <w:top w:val="none" w:sz="0" w:space="0" w:color="auto"/>
        <w:left w:val="none" w:sz="0" w:space="0" w:color="auto"/>
        <w:bottom w:val="none" w:sz="0" w:space="0" w:color="auto"/>
        <w:right w:val="none" w:sz="0" w:space="0" w:color="auto"/>
      </w:divBdr>
    </w:div>
    <w:div w:id="1374113270">
      <w:bodyDiv w:val="1"/>
      <w:marLeft w:val="0"/>
      <w:marRight w:val="0"/>
      <w:marTop w:val="0"/>
      <w:marBottom w:val="0"/>
      <w:divBdr>
        <w:top w:val="none" w:sz="0" w:space="0" w:color="auto"/>
        <w:left w:val="none" w:sz="0" w:space="0" w:color="auto"/>
        <w:bottom w:val="none" w:sz="0" w:space="0" w:color="auto"/>
        <w:right w:val="none" w:sz="0" w:space="0" w:color="auto"/>
      </w:divBdr>
    </w:div>
    <w:div w:id="1374501630">
      <w:bodyDiv w:val="1"/>
      <w:marLeft w:val="0"/>
      <w:marRight w:val="0"/>
      <w:marTop w:val="0"/>
      <w:marBottom w:val="0"/>
      <w:divBdr>
        <w:top w:val="none" w:sz="0" w:space="0" w:color="auto"/>
        <w:left w:val="none" w:sz="0" w:space="0" w:color="auto"/>
        <w:bottom w:val="none" w:sz="0" w:space="0" w:color="auto"/>
        <w:right w:val="none" w:sz="0" w:space="0" w:color="auto"/>
      </w:divBdr>
    </w:div>
    <w:div w:id="1400783008">
      <w:bodyDiv w:val="1"/>
      <w:marLeft w:val="0"/>
      <w:marRight w:val="0"/>
      <w:marTop w:val="0"/>
      <w:marBottom w:val="0"/>
      <w:divBdr>
        <w:top w:val="none" w:sz="0" w:space="0" w:color="auto"/>
        <w:left w:val="none" w:sz="0" w:space="0" w:color="auto"/>
        <w:bottom w:val="none" w:sz="0" w:space="0" w:color="auto"/>
        <w:right w:val="none" w:sz="0" w:space="0" w:color="auto"/>
      </w:divBdr>
    </w:div>
    <w:div w:id="1401174693">
      <w:bodyDiv w:val="1"/>
      <w:marLeft w:val="0"/>
      <w:marRight w:val="0"/>
      <w:marTop w:val="0"/>
      <w:marBottom w:val="0"/>
      <w:divBdr>
        <w:top w:val="none" w:sz="0" w:space="0" w:color="auto"/>
        <w:left w:val="none" w:sz="0" w:space="0" w:color="auto"/>
        <w:bottom w:val="none" w:sz="0" w:space="0" w:color="auto"/>
        <w:right w:val="none" w:sz="0" w:space="0" w:color="auto"/>
      </w:divBdr>
    </w:div>
    <w:div w:id="1407189562">
      <w:bodyDiv w:val="1"/>
      <w:marLeft w:val="0"/>
      <w:marRight w:val="0"/>
      <w:marTop w:val="0"/>
      <w:marBottom w:val="0"/>
      <w:divBdr>
        <w:top w:val="none" w:sz="0" w:space="0" w:color="auto"/>
        <w:left w:val="none" w:sz="0" w:space="0" w:color="auto"/>
        <w:bottom w:val="none" w:sz="0" w:space="0" w:color="auto"/>
        <w:right w:val="none" w:sz="0" w:space="0" w:color="auto"/>
      </w:divBdr>
    </w:div>
    <w:div w:id="1411269592">
      <w:bodyDiv w:val="1"/>
      <w:marLeft w:val="0"/>
      <w:marRight w:val="0"/>
      <w:marTop w:val="0"/>
      <w:marBottom w:val="0"/>
      <w:divBdr>
        <w:top w:val="none" w:sz="0" w:space="0" w:color="auto"/>
        <w:left w:val="none" w:sz="0" w:space="0" w:color="auto"/>
        <w:bottom w:val="none" w:sz="0" w:space="0" w:color="auto"/>
        <w:right w:val="none" w:sz="0" w:space="0" w:color="auto"/>
      </w:divBdr>
    </w:div>
    <w:div w:id="1414818028">
      <w:bodyDiv w:val="1"/>
      <w:marLeft w:val="0"/>
      <w:marRight w:val="0"/>
      <w:marTop w:val="0"/>
      <w:marBottom w:val="0"/>
      <w:divBdr>
        <w:top w:val="none" w:sz="0" w:space="0" w:color="auto"/>
        <w:left w:val="none" w:sz="0" w:space="0" w:color="auto"/>
        <w:bottom w:val="none" w:sz="0" w:space="0" w:color="auto"/>
        <w:right w:val="none" w:sz="0" w:space="0" w:color="auto"/>
      </w:divBdr>
    </w:div>
    <w:div w:id="1425952063">
      <w:bodyDiv w:val="1"/>
      <w:marLeft w:val="0"/>
      <w:marRight w:val="0"/>
      <w:marTop w:val="0"/>
      <w:marBottom w:val="0"/>
      <w:divBdr>
        <w:top w:val="none" w:sz="0" w:space="0" w:color="auto"/>
        <w:left w:val="none" w:sz="0" w:space="0" w:color="auto"/>
        <w:bottom w:val="none" w:sz="0" w:space="0" w:color="auto"/>
        <w:right w:val="none" w:sz="0" w:space="0" w:color="auto"/>
      </w:divBdr>
    </w:div>
    <w:div w:id="1447626473">
      <w:bodyDiv w:val="1"/>
      <w:marLeft w:val="0"/>
      <w:marRight w:val="0"/>
      <w:marTop w:val="0"/>
      <w:marBottom w:val="0"/>
      <w:divBdr>
        <w:top w:val="none" w:sz="0" w:space="0" w:color="auto"/>
        <w:left w:val="none" w:sz="0" w:space="0" w:color="auto"/>
        <w:bottom w:val="none" w:sz="0" w:space="0" w:color="auto"/>
        <w:right w:val="none" w:sz="0" w:space="0" w:color="auto"/>
      </w:divBdr>
    </w:div>
    <w:div w:id="1452701738">
      <w:bodyDiv w:val="1"/>
      <w:marLeft w:val="0"/>
      <w:marRight w:val="0"/>
      <w:marTop w:val="0"/>
      <w:marBottom w:val="0"/>
      <w:divBdr>
        <w:top w:val="none" w:sz="0" w:space="0" w:color="auto"/>
        <w:left w:val="none" w:sz="0" w:space="0" w:color="auto"/>
        <w:bottom w:val="none" w:sz="0" w:space="0" w:color="auto"/>
        <w:right w:val="none" w:sz="0" w:space="0" w:color="auto"/>
      </w:divBdr>
    </w:div>
    <w:div w:id="1459760877">
      <w:bodyDiv w:val="1"/>
      <w:marLeft w:val="0"/>
      <w:marRight w:val="0"/>
      <w:marTop w:val="0"/>
      <w:marBottom w:val="0"/>
      <w:divBdr>
        <w:top w:val="none" w:sz="0" w:space="0" w:color="auto"/>
        <w:left w:val="none" w:sz="0" w:space="0" w:color="auto"/>
        <w:bottom w:val="none" w:sz="0" w:space="0" w:color="auto"/>
        <w:right w:val="none" w:sz="0" w:space="0" w:color="auto"/>
      </w:divBdr>
    </w:div>
    <w:div w:id="1461799709">
      <w:bodyDiv w:val="1"/>
      <w:marLeft w:val="0"/>
      <w:marRight w:val="0"/>
      <w:marTop w:val="0"/>
      <w:marBottom w:val="0"/>
      <w:divBdr>
        <w:top w:val="none" w:sz="0" w:space="0" w:color="auto"/>
        <w:left w:val="none" w:sz="0" w:space="0" w:color="auto"/>
        <w:bottom w:val="none" w:sz="0" w:space="0" w:color="auto"/>
        <w:right w:val="none" w:sz="0" w:space="0" w:color="auto"/>
      </w:divBdr>
    </w:div>
    <w:div w:id="1462990146">
      <w:bodyDiv w:val="1"/>
      <w:marLeft w:val="0"/>
      <w:marRight w:val="0"/>
      <w:marTop w:val="0"/>
      <w:marBottom w:val="0"/>
      <w:divBdr>
        <w:top w:val="none" w:sz="0" w:space="0" w:color="auto"/>
        <w:left w:val="none" w:sz="0" w:space="0" w:color="auto"/>
        <w:bottom w:val="none" w:sz="0" w:space="0" w:color="auto"/>
        <w:right w:val="none" w:sz="0" w:space="0" w:color="auto"/>
      </w:divBdr>
    </w:div>
    <w:div w:id="1468546832">
      <w:bodyDiv w:val="1"/>
      <w:marLeft w:val="0"/>
      <w:marRight w:val="0"/>
      <w:marTop w:val="0"/>
      <w:marBottom w:val="0"/>
      <w:divBdr>
        <w:top w:val="none" w:sz="0" w:space="0" w:color="auto"/>
        <w:left w:val="none" w:sz="0" w:space="0" w:color="auto"/>
        <w:bottom w:val="none" w:sz="0" w:space="0" w:color="auto"/>
        <w:right w:val="none" w:sz="0" w:space="0" w:color="auto"/>
      </w:divBdr>
    </w:div>
    <w:div w:id="1470396971">
      <w:bodyDiv w:val="1"/>
      <w:marLeft w:val="0"/>
      <w:marRight w:val="0"/>
      <w:marTop w:val="0"/>
      <w:marBottom w:val="0"/>
      <w:divBdr>
        <w:top w:val="none" w:sz="0" w:space="0" w:color="auto"/>
        <w:left w:val="none" w:sz="0" w:space="0" w:color="auto"/>
        <w:bottom w:val="none" w:sz="0" w:space="0" w:color="auto"/>
        <w:right w:val="none" w:sz="0" w:space="0" w:color="auto"/>
      </w:divBdr>
      <w:divsChild>
        <w:div w:id="222107078">
          <w:marLeft w:val="547"/>
          <w:marRight w:val="0"/>
          <w:marTop w:val="0"/>
          <w:marBottom w:val="0"/>
          <w:divBdr>
            <w:top w:val="none" w:sz="0" w:space="0" w:color="auto"/>
            <w:left w:val="none" w:sz="0" w:space="0" w:color="auto"/>
            <w:bottom w:val="none" w:sz="0" w:space="0" w:color="auto"/>
            <w:right w:val="none" w:sz="0" w:space="0" w:color="auto"/>
          </w:divBdr>
        </w:div>
      </w:divsChild>
    </w:div>
    <w:div w:id="1476990194">
      <w:bodyDiv w:val="1"/>
      <w:marLeft w:val="0"/>
      <w:marRight w:val="0"/>
      <w:marTop w:val="0"/>
      <w:marBottom w:val="0"/>
      <w:divBdr>
        <w:top w:val="none" w:sz="0" w:space="0" w:color="auto"/>
        <w:left w:val="none" w:sz="0" w:space="0" w:color="auto"/>
        <w:bottom w:val="none" w:sz="0" w:space="0" w:color="auto"/>
        <w:right w:val="none" w:sz="0" w:space="0" w:color="auto"/>
      </w:divBdr>
    </w:div>
    <w:div w:id="1486509626">
      <w:bodyDiv w:val="1"/>
      <w:marLeft w:val="0"/>
      <w:marRight w:val="0"/>
      <w:marTop w:val="0"/>
      <w:marBottom w:val="0"/>
      <w:divBdr>
        <w:top w:val="none" w:sz="0" w:space="0" w:color="auto"/>
        <w:left w:val="none" w:sz="0" w:space="0" w:color="auto"/>
        <w:bottom w:val="none" w:sz="0" w:space="0" w:color="auto"/>
        <w:right w:val="none" w:sz="0" w:space="0" w:color="auto"/>
      </w:divBdr>
    </w:div>
    <w:div w:id="1489908208">
      <w:bodyDiv w:val="1"/>
      <w:marLeft w:val="0"/>
      <w:marRight w:val="0"/>
      <w:marTop w:val="0"/>
      <w:marBottom w:val="0"/>
      <w:divBdr>
        <w:top w:val="none" w:sz="0" w:space="0" w:color="auto"/>
        <w:left w:val="none" w:sz="0" w:space="0" w:color="auto"/>
        <w:bottom w:val="none" w:sz="0" w:space="0" w:color="auto"/>
        <w:right w:val="none" w:sz="0" w:space="0" w:color="auto"/>
      </w:divBdr>
    </w:div>
    <w:div w:id="1504278896">
      <w:bodyDiv w:val="1"/>
      <w:marLeft w:val="0"/>
      <w:marRight w:val="0"/>
      <w:marTop w:val="0"/>
      <w:marBottom w:val="0"/>
      <w:divBdr>
        <w:top w:val="none" w:sz="0" w:space="0" w:color="auto"/>
        <w:left w:val="none" w:sz="0" w:space="0" w:color="auto"/>
        <w:bottom w:val="none" w:sz="0" w:space="0" w:color="auto"/>
        <w:right w:val="none" w:sz="0" w:space="0" w:color="auto"/>
      </w:divBdr>
    </w:div>
    <w:div w:id="1507013171">
      <w:bodyDiv w:val="1"/>
      <w:marLeft w:val="0"/>
      <w:marRight w:val="0"/>
      <w:marTop w:val="0"/>
      <w:marBottom w:val="0"/>
      <w:divBdr>
        <w:top w:val="none" w:sz="0" w:space="0" w:color="auto"/>
        <w:left w:val="none" w:sz="0" w:space="0" w:color="auto"/>
        <w:bottom w:val="none" w:sz="0" w:space="0" w:color="auto"/>
        <w:right w:val="none" w:sz="0" w:space="0" w:color="auto"/>
      </w:divBdr>
    </w:div>
    <w:div w:id="1514109940">
      <w:bodyDiv w:val="1"/>
      <w:marLeft w:val="0"/>
      <w:marRight w:val="0"/>
      <w:marTop w:val="0"/>
      <w:marBottom w:val="0"/>
      <w:divBdr>
        <w:top w:val="none" w:sz="0" w:space="0" w:color="auto"/>
        <w:left w:val="none" w:sz="0" w:space="0" w:color="auto"/>
        <w:bottom w:val="none" w:sz="0" w:space="0" w:color="auto"/>
        <w:right w:val="none" w:sz="0" w:space="0" w:color="auto"/>
      </w:divBdr>
    </w:div>
    <w:div w:id="1514806148">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9737636">
      <w:bodyDiv w:val="1"/>
      <w:marLeft w:val="0"/>
      <w:marRight w:val="0"/>
      <w:marTop w:val="0"/>
      <w:marBottom w:val="0"/>
      <w:divBdr>
        <w:top w:val="none" w:sz="0" w:space="0" w:color="auto"/>
        <w:left w:val="none" w:sz="0" w:space="0" w:color="auto"/>
        <w:bottom w:val="none" w:sz="0" w:space="0" w:color="auto"/>
        <w:right w:val="none" w:sz="0" w:space="0" w:color="auto"/>
      </w:divBdr>
    </w:div>
    <w:div w:id="1521046377">
      <w:bodyDiv w:val="1"/>
      <w:marLeft w:val="0"/>
      <w:marRight w:val="0"/>
      <w:marTop w:val="0"/>
      <w:marBottom w:val="0"/>
      <w:divBdr>
        <w:top w:val="none" w:sz="0" w:space="0" w:color="auto"/>
        <w:left w:val="none" w:sz="0" w:space="0" w:color="auto"/>
        <w:bottom w:val="none" w:sz="0" w:space="0" w:color="auto"/>
        <w:right w:val="none" w:sz="0" w:space="0" w:color="auto"/>
      </w:divBdr>
    </w:div>
    <w:div w:id="1550992914">
      <w:bodyDiv w:val="1"/>
      <w:marLeft w:val="0"/>
      <w:marRight w:val="0"/>
      <w:marTop w:val="0"/>
      <w:marBottom w:val="0"/>
      <w:divBdr>
        <w:top w:val="none" w:sz="0" w:space="0" w:color="auto"/>
        <w:left w:val="none" w:sz="0" w:space="0" w:color="auto"/>
        <w:bottom w:val="none" w:sz="0" w:space="0" w:color="auto"/>
        <w:right w:val="none" w:sz="0" w:space="0" w:color="auto"/>
      </w:divBdr>
    </w:div>
    <w:div w:id="1555850428">
      <w:bodyDiv w:val="1"/>
      <w:marLeft w:val="0"/>
      <w:marRight w:val="0"/>
      <w:marTop w:val="0"/>
      <w:marBottom w:val="0"/>
      <w:divBdr>
        <w:top w:val="none" w:sz="0" w:space="0" w:color="auto"/>
        <w:left w:val="none" w:sz="0" w:space="0" w:color="auto"/>
        <w:bottom w:val="none" w:sz="0" w:space="0" w:color="auto"/>
        <w:right w:val="none" w:sz="0" w:space="0" w:color="auto"/>
      </w:divBdr>
    </w:div>
    <w:div w:id="1558931893">
      <w:bodyDiv w:val="1"/>
      <w:marLeft w:val="0"/>
      <w:marRight w:val="0"/>
      <w:marTop w:val="0"/>
      <w:marBottom w:val="0"/>
      <w:divBdr>
        <w:top w:val="none" w:sz="0" w:space="0" w:color="auto"/>
        <w:left w:val="none" w:sz="0" w:space="0" w:color="auto"/>
        <w:bottom w:val="none" w:sz="0" w:space="0" w:color="auto"/>
        <w:right w:val="none" w:sz="0" w:space="0" w:color="auto"/>
      </w:divBdr>
    </w:div>
    <w:div w:id="1581210543">
      <w:bodyDiv w:val="1"/>
      <w:marLeft w:val="0"/>
      <w:marRight w:val="0"/>
      <w:marTop w:val="0"/>
      <w:marBottom w:val="0"/>
      <w:divBdr>
        <w:top w:val="none" w:sz="0" w:space="0" w:color="auto"/>
        <w:left w:val="none" w:sz="0" w:space="0" w:color="auto"/>
        <w:bottom w:val="none" w:sz="0" w:space="0" w:color="auto"/>
        <w:right w:val="none" w:sz="0" w:space="0" w:color="auto"/>
      </w:divBdr>
    </w:div>
    <w:div w:id="1583177288">
      <w:bodyDiv w:val="1"/>
      <w:marLeft w:val="0"/>
      <w:marRight w:val="0"/>
      <w:marTop w:val="0"/>
      <w:marBottom w:val="0"/>
      <w:divBdr>
        <w:top w:val="none" w:sz="0" w:space="0" w:color="auto"/>
        <w:left w:val="none" w:sz="0" w:space="0" w:color="auto"/>
        <w:bottom w:val="none" w:sz="0" w:space="0" w:color="auto"/>
        <w:right w:val="none" w:sz="0" w:space="0" w:color="auto"/>
      </w:divBdr>
    </w:div>
    <w:div w:id="1602568111">
      <w:bodyDiv w:val="1"/>
      <w:marLeft w:val="0"/>
      <w:marRight w:val="0"/>
      <w:marTop w:val="0"/>
      <w:marBottom w:val="0"/>
      <w:divBdr>
        <w:top w:val="none" w:sz="0" w:space="0" w:color="auto"/>
        <w:left w:val="none" w:sz="0" w:space="0" w:color="auto"/>
        <w:bottom w:val="none" w:sz="0" w:space="0" w:color="auto"/>
        <w:right w:val="none" w:sz="0" w:space="0" w:color="auto"/>
      </w:divBdr>
    </w:div>
    <w:div w:id="1605068993">
      <w:bodyDiv w:val="1"/>
      <w:marLeft w:val="0"/>
      <w:marRight w:val="0"/>
      <w:marTop w:val="0"/>
      <w:marBottom w:val="0"/>
      <w:divBdr>
        <w:top w:val="none" w:sz="0" w:space="0" w:color="auto"/>
        <w:left w:val="none" w:sz="0" w:space="0" w:color="auto"/>
        <w:bottom w:val="none" w:sz="0" w:space="0" w:color="auto"/>
        <w:right w:val="none" w:sz="0" w:space="0" w:color="auto"/>
      </w:divBdr>
    </w:div>
    <w:div w:id="1605963784">
      <w:bodyDiv w:val="1"/>
      <w:marLeft w:val="0"/>
      <w:marRight w:val="0"/>
      <w:marTop w:val="0"/>
      <w:marBottom w:val="0"/>
      <w:divBdr>
        <w:top w:val="none" w:sz="0" w:space="0" w:color="auto"/>
        <w:left w:val="none" w:sz="0" w:space="0" w:color="auto"/>
        <w:bottom w:val="none" w:sz="0" w:space="0" w:color="auto"/>
        <w:right w:val="none" w:sz="0" w:space="0" w:color="auto"/>
      </w:divBdr>
    </w:div>
    <w:div w:id="1611165007">
      <w:bodyDiv w:val="1"/>
      <w:marLeft w:val="0"/>
      <w:marRight w:val="0"/>
      <w:marTop w:val="0"/>
      <w:marBottom w:val="0"/>
      <w:divBdr>
        <w:top w:val="none" w:sz="0" w:space="0" w:color="auto"/>
        <w:left w:val="none" w:sz="0" w:space="0" w:color="auto"/>
        <w:bottom w:val="none" w:sz="0" w:space="0" w:color="auto"/>
        <w:right w:val="none" w:sz="0" w:space="0" w:color="auto"/>
      </w:divBdr>
    </w:div>
    <w:div w:id="1618559491">
      <w:bodyDiv w:val="1"/>
      <w:marLeft w:val="0"/>
      <w:marRight w:val="0"/>
      <w:marTop w:val="0"/>
      <w:marBottom w:val="0"/>
      <w:divBdr>
        <w:top w:val="none" w:sz="0" w:space="0" w:color="auto"/>
        <w:left w:val="none" w:sz="0" w:space="0" w:color="auto"/>
        <w:bottom w:val="none" w:sz="0" w:space="0" w:color="auto"/>
        <w:right w:val="none" w:sz="0" w:space="0" w:color="auto"/>
      </w:divBdr>
    </w:div>
    <w:div w:id="1618948411">
      <w:bodyDiv w:val="1"/>
      <w:marLeft w:val="0"/>
      <w:marRight w:val="0"/>
      <w:marTop w:val="0"/>
      <w:marBottom w:val="0"/>
      <w:divBdr>
        <w:top w:val="none" w:sz="0" w:space="0" w:color="auto"/>
        <w:left w:val="none" w:sz="0" w:space="0" w:color="auto"/>
        <w:bottom w:val="none" w:sz="0" w:space="0" w:color="auto"/>
        <w:right w:val="none" w:sz="0" w:space="0" w:color="auto"/>
      </w:divBdr>
    </w:div>
    <w:div w:id="1630668918">
      <w:bodyDiv w:val="1"/>
      <w:marLeft w:val="0"/>
      <w:marRight w:val="0"/>
      <w:marTop w:val="0"/>
      <w:marBottom w:val="0"/>
      <w:divBdr>
        <w:top w:val="none" w:sz="0" w:space="0" w:color="auto"/>
        <w:left w:val="none" w:sz="0" w:space="0" w:color="auto"/>
        <w:bottom w:val="none" w:sz="0" w:space="0" w:color="auto"/>
        <w:right w:val="none" w:sz="0" w:space="0" w:color="auto"/>
      </w:divBdr>
    </w:div>
    <w:div w:id="1670907443">
      <w:bodyDiv w:val="1"/>
      <w:marLeft w:val="0"/>
      <w:marRight w:val="0"/>
      <w:marTop w:val="0"/>
      <w:marBottom w:val="0"/>
      <w:divBdr>
        <w:top w:val="none" w:sz="0" w:space="0" w:color="auto"/>
        <w:left w:val="none" w:sz="0" w:space="0" w:color="auto"/>
        <w:bottom w:val="none" w:sz="0" w:space="0" w:color="auto"/>
        <w:right w:val="none" w:sz="0" w:space="0" w:color="auto"/>
      </w:divBdr>
    </w:div>
    <w:div w:id="1672294025">
      <w:bodyDiv w:val="1"/>
      <w:marLeft w:val="0"/>
      <w:marRight w:val="0"/>
      <w:marTop w:val="0"/>
      <w:marBottom w:val="0"/>
      <w:divBdr>
        <w:top w:val="none" w:sz="0" w:space="0" w:color="auto"/>
        <w:left w:val="none" w:sz="0" w:space="0" w:color="auto"/>
        <w:bottom w:val="none" w:sz="0" w:space="0" w:color="auto"/>
        <w:right w:val="none" w:sz="0" w:space="0" w:color="auto"/>
      </w:divBdr>
    </w:div>
    <w:div w:id="1678727207">
      <w:bodyDiv w:val="1"/>
      <w:marLeft w:val="0"/>
      <w:marRight w:val="0"/>
      <w:marTop w:val="0"/>
      <w:marBottom w:val="0"/>
      <w:divBdr>
        <w:top w:val="none" w:sz="0" w:space="0" w:color="auto"/>
        <w:left w:val="none" w:sz="0" w:space="0" w:color="auto"/>
        <w:bottom w:val="none" w:sz="0" w:space="0" w:color="auto"/>
        <w:right w:val="none" w:sz="0" w:space="0" w:color="auto"/>
      </w:divBdr>
    </w:div>
    <w:div w:id="1692224729">
      <w:bodyDiv w:val="1"/>
      <w:marLeft w:val="0"/>
      <w:marRight w:val="0"/>
      <w:marTop w:val="0"/>
      <w:marBottom w:val="0"/>
      <w:divBdr>
        <w:top w:val="none" w:sz="0" w:space="0" w:color="auto"/>
        <w:left w:val="none" w:sz="0" w:space="0" w:color="auto"/>
        <w:bottom w:val="none" w:sz="0" w:space="0" w:color="auto"/>
        <w:right w:val="none" w:sz="0" w:space="0" w:color="auto"/>
      </w:divBdr>
    </w:div>
    <w:div w:id="1696807615">
      <w:bodyDiv w:val="1"/>
      <w:marLeft w:val="0"/>
      <w:marRight w:val="0"/>
      <w:marTop w:val="0"/>
      <w:marBottom w:val="0"/>
      <w:divBdr>
        <w:top w:val="none" w:sz="0" w:space="0" w:color="auto"/>
        <w:left w:val="none" w:sz="0" w:space="0" w:color="auto"/>
        <w:bottom w:val="none" w:sz="0" w:space="0" w:color="auto"/>
        <w:right w:val="none" w:sz="0" w:space="0" w:color="auto"/>
      </w:divBdr>
    </w:div>
    <w:div w:id="1699964883">
      <w:bodyDiv w:val="1"/>
      <w:marLeft w:val="0"/>
      <w:marRight w:val="0"/>
      <w:marTop w:val="0"/>
      <w:marBottom w:val="0"/>
      <w:divBdr>
        <w:top w:val="none" w:sz="0" w:space="0" w:color="auto"/>
        <w:left w:val="none" w:sz="0" w:space="0" w:color="auto"/>
        <w:bottom w:val="none" w:sz="0" w:space="0" w:color="auto"/>
        <w:right w:val="none" w:sz="0" w:space="0" w:color="auto"/>
      </w:divBdr>
    </w:div>
    <w:div w:id="1709529769">
      <w:bodyDiv w:val="1"/>
      <w:marLeft w:val="0"/>
      <w:marRight w:val="0"/>
      <w:marTop w:val="0"/>
      <w:marBottom w:val="0"/>
      <w:divBdr>
        <w:top w:val="none" w:sz="0" w:space="0" w:color="auto"/>
        <w:left w:val="none" w:sz="0" w:space="0" w:color="auto"/>
        <w:bottom w:val="none" w:sz="0" w:space="0" w:color="auto"/>
        <w:right w:val="none" w:sz="0" w:space="0" w:color="auto"/>
      </w:divBdr>
    </w:div>
    <w:div w:id="1713335601">
      <w:bodyDiv w:val="1"/>
      <w:marLeft w:val="0"/>
      <w:marRight w:val="0"/>
      <w:marTop w:val="0"/>
      <w:marBottom w:val="0"/>
      <w:divBdr>
        <w:top w:val="none" w:sz="0" w:space="0" w:color="auto"/>
        <w:left w:val="none" w:sz="0" w:space="0" w:color="auto"/>
        <w:bottom w:val="none" w:sz="0" w:space="0" w:color="auto"/>
        <w:right w:val="none" w:sz="0" w:space="0" w:color="auto"/>
      </w:divBdr>
    </w:div>
    <w:div w:id="1739286909">
      <w:bodyDiv w:val="1"/>
      <w:marLeft w:val="0"/>
      <w:marRight w:val="0"/>
      <w:marTop w:val="0"/>
      <w:marBottom w:val="0"/>
      <w:divBdr>
        <w:top w:val="none" w:sz="0" w:space="0" w:color="auto"/>
        <w:left w:val="none" w:sz="0" w:space="0" w:color="auto"/>
        <w:bottom w:val="none" w:sz="0" w:space="0" w:color="auto"/>
        <w:right w:val="none" w:sz="0" w:space="0" w:color="auto"/>
      </w:divBdr>
    </w:div>
    <w:div w:id="1741438649">
      <w:bodyDiv w:val="1"/>
      <w:marLeft w:val="0"/>
      <w:marRight w:val="0"/>
      <w:marTop w:val="0"/>
      <w:marBottom w:val="0"/>
      <w:divBdr>
        <w:top w:val="none" w:sz="0" w:space="0" w:color="auto"/>
        <w:left w:val="none" w:sz="0" w:space="0" w:color="auto"/>
        <w:bottom w:val="none" w:sz="0" w:space="0" w:color="auto"/>
        <w:right w:val="none" w:sz="0" w:space="0" w:color="auto"/>
      </w:divBdr>
    </w:div>
    <w:div w:id="1756589695">
      <w:bodyDiv w:val="1"/>
      <w:marLeft w:val="0"/>
      <w:marRight w:val="0"/>
      <w:marTop w:val="0"/>
      <w:marBottom w:val="0"/>
      <w:divBdr>
        <w:top w:val="none" w:sz="0" w:space="0" w:color="auto"/>
        <w:left w:val="none" w:sz="0" w:space="0" w:color="auto"/>
        <w:bottom w:val="none" w:sz="0" w:space="0" w:color="auto"/>
        <w:right w:val="none" w:sz="0" w:space="0" w:color="auto"/>
      </w:divBdr>
    </w:div>
    <w:div w:id="1768576812">
      <w:bodyDiv w:val="1"/>
      <w:marLeft w:val="0"/>
      <w:marRight w:val="0"/>
      <w:marTop w:val="0"/>
      <w:marBottom w:val="0"/>
      <w:divBdr>
        <w:top w:val="none" w:sz="0" w:space="0" w:color="auto"/>
        <w:left w:val="none" w:sz="0" w:space="0" w:color="auto"/>
        <w:bottom w:val="none" w:sz="0" w:space="0" w:color="auto"/>
        <w:right w:val="none" w:sz="0" w:space="0" w:color="auto"/>
      </w:divBdr>
    </w:div>
    <w:div w:id="1774785443">
      <w:bodyDiv w:val="1"/>
      <w:marLeft w:val="0"/>
      <w:marRight w:val="0"/>
      <w:marTop w:val="0"/>
      <w:marBottom w:val="0"/>
      <w:divBdr>
        <w:top w:val="none" w:sz="0" w:space="0" w:color="auto"/>
        <w:left w:val="none" w:sz="0" w:space="0" w:color="auto"/>
        <w:bottom w:val="none" w:sz="0" w:space="0" w:color="auto"/>
        <w:right w:val="none" w:sz="0" w:space="0" w:color="auto"/>
      </w:divBdr>
    </w:div>
    <w:div w:id="1777284624">
      <w:bodyDiv w:val="1"/>
      <w:marLeft w:val="0"/>
      <w:marRight w:val="0"/>
      <w:marTop w:val="0"/>
      <w:marBottom w:val="0"/>
      <w:divBdr>
        <w:top w:val="none" w:sz="0" w:space="0" w:color="auto"/>
        <w:left w:val="none" w:sz="0" w:space="0" w:color="auto"/>
        <w:bottom w:val="none" w:sz="0" w:space="0" w:color="auto"/>
        <w:right w:val="none" w:sz="0" w:space="0" w:color="auto"/>
      </w:divBdr>
    </w:div>
    <w:div w:id="1784381245">
      <w:bodyDiv w:val="1"/>
      <w:marLeft w:val="0"/>
      <w:marRight w:val="0"/>
      <w:marTop w:val="0"/>
      <w:marBottom w:val="0"/>
      <w:divBdr>
        <w:top w:val="none" w:sz="0" w:space="0" w:color="auto"/>
        <w:left w:val="none" w:sz="0" w:space="0" w:color="auto"/>
        <w:bottom w:val="none" w:sz="0" w:space="0" w:color="auto"/>
        <w:right w:val="none" w:sz="0" w:space="0" w:color="auto"/>
      </w:divBdr>
    </w:div>
    <w:div w:id="1792554135">
      <w:bodyDiv w:val="1"/>
      <w:marLeft w:val="0"/>
      <w:marRight w:val="0"/>
      <w:marTop w:val="0"/>
      <w:marBottom w:val="0"/>
      <w:divBdr>
        <w:top w:val="none" w:sz="0" w:space="0" w:color="auto"/>
        <w:left w:val="none" w:sz="0" w:space="0" w:color="auto"/>
        <w:bottom w:val="none" w:sz="0" w:space="0" w:color="auto"/>
        <w:right w:val="none" w:sz="0" w:space="0" w:color="auto"/>
      </w:divBdr>
    </w:div>
    <w:div w:id="1800683509">
      <w:bodyDiv w:val="1"/>
      <w:marLeft w:val="0"/>
      <w:marRight w:val="0"/>
      <w:marTop w:val="0"/>
      <w:marBottom w:val="0"/>
      <w:divBdr>
        <w:top w:val="none" w:sz="0" w:space="0" w:color="auto"/>
        <w:left w:val="none" w:sz="0" w:space="0" w:color="auto"/>
        <w:bottom w:val="none" w:sz="0" w:space="0" w:color="auto"/>
        <w:right w:val="none" w:sz="0" w:space="0" w:color="auto"/>
      </w:divBdr>
    </w:div>
    <w:div w:id="1826242600">
      <w:bodyDiv w:val="1"/>
      <w:marLeft w:val="0"/>
      <w:marRight w:val="0"/>
      <w:marTop w:val="0"/>
      <w:marBottom w:val="0"/>
      <w:divBdr>
        <w:top w:val="none" w:sz="0" w:space="0" w:color="auto"/>
        <w:left w:val="none" w:sz="0" w:space="0" w:color="auto"/>
        <w:bottom w:val="none" w:sz="0" w:space="0" w:color="auto"/>
        <w:right w:val="none" w:sz="0" w:space="0" w:color="auto"/>
      </w:divBdr>
    </w:div>
    <w:div w:id="1831825832">
      <w:bodyDiv w:val="1"/>
      <w:marLeft w:val="0"/>
      <w:marRight w:val="0"/>
      <w:marTop w:val="0"/>
      <w:marBottom w:val="0"/>
      <w:divBdr>
        <w:top w:val="none" w:sz="0" w:space="0" w:color="auto"/>
        <w:left w:val="none" w:sz="0" w:space="0" w:color="auto"/>
        <w:bottom w:val="none" w:sz="0" w:space="0" w:color="auto"/>
        <w:right w:val="none" w:sz="0" w:space="0" w:color="auto"/>
      </w:divBdr>
    </w:div>
    <w:div w:id="1845393477">
      <w:bodyDiv w:val="1"/>
      <w:marLeft w:val="0"/>
      <w:marRight w:val="0"/>
      <w:marTop w:val="0"/>
      <w:marBottom w:val="0"/>
      <w:divBdr>
        <w:top w:val="none" w:sz="0" w:space="0" w:color="auto"/>
        <w:left w:val="none" w:sz="0" w:space="0" w:color="auto"/>
        <w:bottom w:val="none" w:sz="0" w:space="0" w:color="auto"/>
        <w:right w:val="none" w:sz="0" w:space="0" w:color="auto"/>
      </w:divBdr>
    </w:div>
    <w:div w:id="1854369475">
      <w:bodyDiv w:val="1"/>
      <w:marLeft w:val="0"/>
      <w:marRight w:val="0"/>
      <w:marTop w:val="0"/>
      <w:marBottom w:val="0"/>
      <w:divBdr>
        <w:top w:val="none" w:sz="0" w:space="0" w:color="auto"/>
        <w:left w:val="none" w:sz="0" w:space="0" w:color="auto"/>
        <w:bottom w:val="none" w:sz="0" w:space="0" w:color="auto"/>
        <w:right w:val="none" w:sz="0" w:space="0" w:color="auto"/>
      </w:divBdr>
    </w:div>
    <w:div w:id="1864249521">
      <w:bodyDiv w:val="1"/>
      <w:marLeft w:val="0"/>
      <w:marRight w:val="0"/>
      <w:marTop w:val="0"/>
      <w:marBottom w:val="0"/>
      <w:divBdr>
        <w:top w:val="none" w:sz="0" w:space="0" w:color="auto"/>
        <w:left w:val="none" w:sz="0" w:space="0" w:color="auto"/>
        <w:bottom w:val="none" w:sz="0" w:space="0" w:color="auto"/>
        <w:right w:val="none" w:sz="0" w:space="0" w:color="auto"/>
      </w:divBdr>
    </w:div>
    <w:div w:id="1882864740">
      <w:bodyDiv w:val="1"/>
      <w:marLeft w:val="0"/>
      <w:marRight w:val="0"/>
      <w:marTop w:val="0"/>
      <w:marBottom w:val="0"/>
      <w:divBdr>
        <w:top w:val="none" w:sz="0" w:space="0" w:color="auto"/>
        <w:left w:val="none" w:sz="0" w:space="0" w:color="auto"/>
        <w:bottom w:val="none" w:sz="0" w:space="0" w:color="auto"/>
        <w:right w:val="none" w:sz="0" w:space="0" w:color="auto"/>
      </w:divBdr>
    </w:div>
    <w:div w:id="1888758709">
      <w:bodyDiv w:val="1"/>
      <w:marLeft w:val="0"/>
      <w:marRight w:val="0"/>
      <w:marTop w:val="0"/>
      <w:marBottom w:val="0"/>
      <w:divBdr>
        <w:top w:val="none" w:sz="0" w:space="0" w:color="auto"/>
        <w:left w:val="none" w:sz="0" w:space="0" w:color="auto"/>
        <w:bottom w:val="none" w:sz="0" w:space="0" w:color="auto"/>
        <w:right w:val="none" w:sz="0" w:space="0" w:color="auto"/>
      </w:divBdr>
    </w:div>
    <w:div w:id="1889105617">
      <w:bodyDiv w:val="1"/>
      <w:marLeft w:val="0"/>
      <w:marRight w:val="0"/>
      <w:marTop w:val="0"/>
      <w:marBottom w:val="0"/>
      <w:divBdr>
        <w:top w:val="none" w:sz="0" w:space="0" w:color="auto"/>
        <w:left w:val="none" w:sz="0" w:space="0" w:color="auto"/>
        <w:bottom w:val="none" w:sz="0" w:space="0" w:color="auto"/>
        <w:right w:val="none" w:sz="0" w:space="0" w:color="auto"/>
      </w:divBdr>
    </w:div>
    <w:div w:id="1897815619">
      <w:bodyDiv w:val="1"/>
      <w:marLeft w:val="0"/>
      <w:marRight w:val="0"/>
      <w:marTop w:val="0"/>
      <w:marBottom w:val="0"/>
      <w:divBdr>
        <w:top w:val="none" w:sz="0" w:space="0" w:color="auto"/>
        <w:left w:val="none" w:sz="0" w:space="0" w:color="auto"/>
        <w:bottom w:val="none" w:sz="0" w:space="0" w:color="auto"/>
        <w:right w:val="none" w:sz="0" w:space="0" w:color="auto"/>
      </w:divBdr>
    </w:div>
    <w:div w:id="1910918567">
      <w:bodyDiv w:val="1"/>
      <w:marLeft w:val="0"/>
      <w:marRight w:val="0"/>
      <w:marTop w:val="0"/>
      <w:marBottom w:val="0"/>
      <w:divBdr>
        <w:top w:val="none" w:sz="0" w:space="0" w:color="auto"/>
        <w:left w:val="none" w:sz="0" w:space="0" w:color="auto"/>
        <w:bottom w:val="none" w:sz="0" w:space="0" w:color="auto"/>
        <w:right w:val="none" w:sz="0" w:space="0" w:color="auto"/>
      </w:divBdr>
    </w:div>
    <w:div w:id="1912039078">
      <w:bodyDiv w:val="1"/>
      <w:marLeft w:val="0"/>
      <w:marRight w:val="0"/>
      <w:marTop w:val="0"/>
      <w:marBottom w:val="0"/>
      <w:divBdr>
        <w:top w:val="none" w:sz="0" w:space="0" w:color="auto"/>
        <w:left w:val="none" w:sz="0" w:space="0" w:color="auto"/>
        <w:bottom w:val="none" w:sz="0" w:space="0" w:color="auto"/>
        <w:right w:val="none" w:sz="0" w:space="0" w:color="auto"/>
      </w:divBdr>
    </w:div>
    <w:div w:id="1919631414">
      <w:bodyDiv w:val="1"/>
      <w:marLeft w:val="0"/>
      <w:marRight w:val="0"/>
      <w:marTop w:val="0"/>
      <w:marBottom w:val="0"/>
      <w:divBdr>
        <w:top w:val="none" w:sz="0" w:space="0" w:color="auto"/>
        <w:left w:val="none" w:sz="0" w:space="0" w:color="auto"/>
        <w:bottom w:val="none" w:sz="0" w:space="0" w:color="auto"/>
        <w:right w:val="none" w:sz="0" w:space="0" w:color="auto"/>
      </w:divBdr>
    </w:div>
    <w:div w:id="1926454579">
      <w:bodyDiv w:val="1"/>
      <w:marLeft w:val="0"/>
      <w:marRight w:val="0"/>
      <w:marTop w:val="0"/>
      <w:marBottom w:val="0"/>
      <w:divBdr>
        <w:top w:val="none" w:sz="0" w:space="0" w:color="auto"/>
        <w:left w:val="none" w:sz="0" w:space="0" w:color="auto"/>
        <w:bottom w:val="none" w:sz="0" w:space="0" w:color="auto"/>
        <w:right w:val="none" w:sz="0" w:space="0" w:color="auto"/>
      </w:divBdr>
    </w:div>
    <w:div w:id="1934897223">
      <w:bodyDiv w:val="1"/>
      <w:marLeft w:val="0"/>
      <w:marRight w:val="0"/>
      <w:marTop w:val="0"/>
      <w:marBottom w:val="0"/>
      <w:divBdr>
        <w:top w:val="none" w:sz="0" w:space="0" w:color="auto"/>
        <w:left w:val="none" w:sz="0" w:space="0" w:color="auto"/>
        <w:bottom w:val="none" w:sz="0" w:space="0" w:color="auto"/>
        <w:right w:val="none" w:sz="0" w:space="0" w:color="auto"/>
      </w:divBdr>
    </w:div>
    <w:div w:id="1938442972">
      <w:bodyDiv w:val="1"/>
      <w:marLeft w:val="0"/>
      <w:marRight w:val="0"/>
      <w:marTop w:val="0"/>
      <w:marBottom w:val="0"/>
      <w:divBdr>
        <w:top w:val="none" w:sz="0" w:space="0" w:color="auto"/>
        <w:left w:val="none" w:sz="0" w:space="0" w:color="auto"/>
        <w:bottom w:val="none" w:sz="0" w:space="0" w:color="auto"/>
        <w:right w:val="none" w:sz="0" w:space="0" w:color="auto"/>
      </w:divBdr>
    </w:div>
    <w:div w:id="1957642599">
      <w:bodyDiv w:val="1"/>
      <w:marLeft w:val="0"/>
      <w:marRight w:val="0"/>
      <w:marTop w:val="0"/>
      <w:marBottom w:val="0"/>
      <w:divBdr>
        <w:top w:val="none" w:sz="0" w:space="0" w:color="auto"/>
        <w:left w:val="none" w:sz="0" w:space="0" w:color="auto"/>
        <w:bottom w:val="none" w:sz="0" w:space="0" w:color="auto"/>
        <w:right w:val="none" w:sz="0" w:space="0" w:color="auto"/>
      </w:divBdr>
    </w:div>
    <w:div w:id="1958876456">
      <w:bodyDiv w:val="1"/>
      <w:marLeft w:val="0"/>
      <w:marRight w:val="0"/>
      <w:marTop w:val="0"/>
      <w:marBottom w:val="0"/>
      <w:divBdr>
        <w:top w:val="none" w:sz="0" w:space="0" w:color="auto"/>
        <w:left w:val="none" w:sz="0" w:space="0" w:color="auto"/>
        <w:bottom w:val="none" w:sz="0" w:space="0" w:color="auto"/>
        <w:right w:val="none" w:sz="0" w:space="0" w:color="auto"/>
      </w:divBdr>
    </w:div>
    <w:div w:id="1975523527">
      <w:bodyDiv w:val="1"/>
      <w:marLeft w:val="0"/>
      <w:marRight w:val="0"/>
      <w:marTop w:val="0"/>
      <w:marBottom w:val="0"/>
      <w:divBdr>
        <w:top w:val="none" w:sz="0" w:space="0" w:color="auto"/>
        <w:left w:val="none" w:sz="0" w:space="0" w:color="auto"/>
        <w:bottom w:val="none" w:sz="0" w:space="0" w:color="auto"/>
        <w:right w:val="none" w:sz="0" w:space="0" w:color="auto"/>
      </w:divBdr>
    </w:div>
    <w:div w:id="1983268649">
      <w:bodyDiv w:val="1"/>
      <w:marLeft w:val="0"/>
      <w:marRight w:val="0"/>
      <w:marTop w:val="0"/>
      <w:marBottom w:val="0"/>
      <w:divBdr>
        <w:top w:val="none" w:sz="0" w:space="0" w:color="auto"/>
        <w:left w:val="none" w:sz="0" w:space="0" w:color="auto"/>
        <w:bottom w:val="none" w:sz="0" w:space="0" w:color="auto"/>
        <w:right w:val="none" w:sz="0" w:space="0" w:color="auto"/>
      </w:divBdr>
    </w:div>
    <w:div w:id="2001687630">
      <w:bodyDiv w:val="1"/>
      <w:marLeft w:val="0"/>
      <w:marRight w:val="0"/>
      <w:marTop w:val="0"/>
      <w:marBottom w:val="0"/>
      <w:divBdr>
        <w:top w:val="none" w:sz="0" w:space="0" w:color="auto"/>
        <w:left w:val="none" w:sz="0" w:space="0" w:color="auto"/>
        <w:bottom w:val="none" w:sz="0" w:space="0" w:color="auto"/>
        <w:right w:val="none" w:sz="0" w:space="0" w:color="auto"/>
      </w:divBdr>
    </w:div>
    <w:div w:id="2003729672">
      <w:bodyDiv w:val="1"/>
      <w:marLeft w:val="0"/>
      <w:marRight w:val="0"/>
      <w:marTop w:val="0"/>
      <w:marBottom w:val="0"/>
      <w:divBdr>
        <w:top w:val="none" w:sz="0" w:space="0" w:color="auto"/>
        <w:left w:val="none" w:sz="0" w:space="0" w:color="auto"/>
        <w:bottom w:val="none" w:sz="0" w:space="0" w:color="auto"/>
        <w:right w:val="none" w:sz="0" w:space="0" w:color="auto"/>
      </w:divBdr>
    </w:div>
    <w:div w:id="2005667385">
      <w:bodyDiv w:val="1"/>
      <w:marLeft w:val="0"/>
      <w:marRight w:val="0"/>
      <w:marTop w:val="0"/>
      <w:marBottom w:val="0"/>
      <w:divBdr>
        <w:top w:val="none" w:sz="0" w:space="0" w:color="auto"/>
        <w:left w:val="none" w:sz="0" w:space="0" w:color="auto"/>
        <w:bottom w:val="none" w:sz="0" w:space="0" w:color="auto"/>
        <w:right w:val="none" w:sz="0" w:space="0" w:color="auto"/>
      </w:divBdr>
    </w:div>
    <w:div w:id="2011370933">
      <w:bodyDiv w:val="1"/>
      <w:marLeft w:val="0"/>
      <w:marRight w:val="0"/>
      <w:marTop w:val="0"/>
      <w:marBottom w:val="0"/>
      <w:divBdr>
        <w:top w:val="none" w:sz="0" w:space="0" w:color="auto"/>
        <w:left w:val="none" w:sz="0" w:space="0" w:color="auto"/>
        <w:bottom w:val="none" w:sz="0" w:space="0" w:color="auto"/>
        <w:right w:val="none" w:sz="0" w:space="0" w:color="auto"/>
      </w:divBdr>
    </w:div>
    <w:div w:id="2013334727">
      <w:bodyDiv w:val="1"/>
      <w:marLeft w:val="0"/>
      <w:marRight w:val="0"/>
      <w:marTop w:val="0"/>
      <w:marBottom w:val="0"/>
      <w:divBdr>
        <w:top w:val="none" w:sz="0" w:space="0" w:color="auto"/>
        <w:left w:val="none" w:sz="0" w:space="0" w:color="auto"/>
        <w:bottom w:val="none" w:sz="0" w:space="0" w:color="auto"/>
        <w:right w:val="none" w:sz="0" w:space="0" w:color="auto"/>
      </w:divBdr>
    </w:div>
    <w:div w:id="2034572114">
      <w:bodyDiv w:val="1"/>
      <w:marLeft w:val="0"/>
      <w:marRight w:val="0"/>
      <w:marTop w:val="0"/>
      <w:marBottom w:val="0"/>
      <w:divBdr>
        <w:top w:val="none" w:sz="0" w:space="0" w:color="auto"/>
        <w:left w:val="none" w:sz="0" w:space="0" w:color="auto"/>
        <w:bottom w:val="none" w:sz="0" w:space="0" w:color="auto"/>
        <w:right w:val="none" w:sz="0" w:space="0" w:color="auto"/>
      </w:divBdr>
    </w:div>
    <w:div w:id="2056152565">
      <w:bodyDiv w:val="1"/>
      <w:marLeft w:val="0"/>
      <w:marRight w:val="0"/>
      <w:marTop w:val="0"/>
      <w:marBottom w:val="0"/>
      <w:divBdr>
        <w:top w:val="none" w:sz="0" w:space="0" w:color="auto"/>
        <w:left w:val="none" w:sz="0" w:space="0" w:color="auto"/>
        <w:bottom w:val="none" w:sz="0" w:space="0" w:color="auto"/>
        <w:right w:val="none" w:sz="0" w:space="0" w:color="auto"/>
      </w:divBdr>
    </w:div>
    <w:div w:id="2057316391">
      <w:bodyDiv w:val="1"/>
      <w:marLeft w:val="0"/>
      <w:marRight w:val="0"/>
      <w:marTop w:val="0"/>
      <w:marBottom w:val="0"/>
      <w:divBdr>
        <w:top w:val="none" w:sz="0" w:space="0" w:color="auto"/>
        <w:left w:val="none" w:sz="0" w:space="0" w:color="auto"/>
        <w:bottom w:val="none" w:sz="0" w:space="0" w:color="auto"/>
        <w:right w:val="none" w:sz="0" w:space="0" w:color="auto"/>
      </w:divBdr>
    </w:div>
    <w:div w:id="2057508528">
      <w:bodyDiv w:val="1"/>
      <w:marLeft w:val="0"/>
      <w:marRight w:val="0"/>
      <w:marTop w:val="0"/>
      <w:marBottom w:val="0"/>
      <w:divBdr>
        <w:top w:val="none" w:sz="0" w:space="0" w:color="auto"/>
        <w:left w:val="none" w:sz="0" w:space="0" w:color="auto"/>
        <w:bottom w:val="none" w:sz="0" w:space="0" w:color="auto"/>
        <w:right w:val="none" w:sz="0" w:space="0" w:color="auto"/>
      </w:divBdr>
    </w:div>
    <w:div w:id="2062318394">
      <w:bodyDiv w:val="1"/>
      <w:marLeft w:val="0"/>
      <w:marRight w:val="0"/>
      <w:marTop w:val="0"/>
      <w:marBottom w:val="0"/>
      <w:divBdr>
        <w:top w:val="none" w:sz="0" w:space="0" w:color="auto"/>
        <w:left w:val="none" w:sz="0" w:space="0" w:color="auto"/>
        <w:bottom w:val="none" w:sz="0" w:space="0" w:color="auto"/>
        <w:right w:val="none" w:sz="0" w:space="0" w:color="auto"/>
      </w:divBdr>
    </w:div>
    <w:div w:id="2065251531">
      <w:bodyDiv w:val="1"/>
      <w:marLeft w:val="0"/>
      <w:marRight w:val="0"/>
      <w:marTop w:val="0"/>
      <w:marBottom w:val="0"/>
      <w:divBdr>
        <w:top w:val="none" w:sz="0" w:space="0" w:color="auto"/>
        <w:left w:val="none" w:sz="0" w:space="0" w:color="auto"/>
        <w:bottom w:val="none" w:sz="0" w:space="0" w:color="auto"/>
        <w:right w:val="none" w:sz="0" w:space="0" w:color="auto"/>
      </w:divBdr>
    </w:div>
    <w:div w:id="2079549830">
      <w:bodyDiv w:val="1"/>
      <w:marLeft w:val="0"/>
      <w:marRight w:val="0"/>
      <w:marTop w:val="0"/>
      <w:marBottom w:val="0"/>
      <w:divBdr>
        <w:top w:val="none" w:sz="0" w:space="0" w:color="auto"/>
        <w:left w:val="none" w:sz="0" w:space="0" w:color="auto"/>
        <w:bottom w:val="none" w:sz="0" w:space="0" w:color="auto"/>
        <w:right w:val="none" w:sz="0" w:space="0" w:color="auto"/>
      </w:divBdr>
    </w:div>
    <w:div w:id="2088383961">
      <w:bodyDiv w:val="1"/>
      <w:marLeft w:val="0"/>
      <w:marRight w:val="0"/>
      <w:marTop w:val="0"/>
      <w:marBottom w:val="0"/>
      <w:divBdr>
        <w:top w:val="none" w:sz="0" w:space="0" w:color="auto"/>
        <w:left w:val="none" w:sz="0" w:space="0" w:color="auto"/>
        <w:bottom w:val="none" w:sz="0" w:space="0" w:color="auto"/>
        <w:right w:val="none" w:sz="0" w:space="0" w:color="auto"/>
      </w:divBdr>
    </w:div>
    <w:div w:id="2091349579">
      <w:bodyDiv w:val="1"/>
      <w:marLeft w:val="0"/>
      <w:marRight w:val="0"/>
      <w:marTop w:val="0"/>
      <w:marBottom w:val="0"/>
      <w:divBdr>
        <w:top w:val="none" w:sz="0" w:space="0" w:color="auto"/>
        <w:left w:val="none" w:sz="0" w:space="0" w:color="auto"/>
        <w:bottom w:val="none" w:sz="0" w:space="0" w:color="auto"/>
        <w:right w:val="none" w:sz="0" w:space="0" w:color="auto"/>
      </w:divBdr>
    </w:div>
    <w:div w:id="2104295794">
      <w:bodyDiv w:val="1"/>
      <w:marLeft w:val="0"/>
      <w:marRight w:val="0"/>
      <w:marTop w:val="0"/>
      <w:marBottom w:val="0"/>
      <w:divBdr>
        <w:top w:val="none" w:sz="0" w:space="0" w:color="auto"/>
        <w:left w:val="none" w:sz="0" w:space="0" w:color="auto"/>
        <w:bottom w:val="none" w:sz="0" w:space="0" w:color="auto"/>
        <w:right w:val="none" w:sz="0" w:space="0" w:color="auto"/>
      </w:divBdr>
    </w:div>
    <w:div w:id="2106489214">
      <w:bodyDiv w:val="1"/>
      <w:marLeft w:val="0"/>
      <w:marRight w:val="0"/>
      <w:marTop w:val="0"/>
      <w:marBottom w:val="0"/>
      <w:divBdr>
        <w:top w:val="none" w:sz="0" w:space="0" w:color="auto"/>
        <w:left w:val="none" w:sz="0" w:space="0" w:color="auto"/>
        <w:bottom w:val="none" w:sz="0" w:space="0" w:color="auto"/>
        <w:right w:val="none" w:sz="0" w:space="0" w:color="auto"/>
      </w:divBdr>
    </w:div>
    <w:div w:id="2120634743">
      <w:bodyDiv w:val="1"/>
      <w:marLeft w:val="0"/>
      <w:marRight w:val="0"/>
      <w:marTop w:val="0"/>
      <w:marBottom w:val="0"/>
      <w:divBdr>
        <w:top w:val="none" w:sz="0" w:space="0" w:color="auto"/>
        <w:left w:val="none" w:sz="0" w:space="0" w:color="auto"/>
        <w:bottom w:val="none" w:sz="0" w:space="0" w:color="auto"/>
        <w:right w:val="none" w:sz="0" w:space="0" w:color="auto"/>
      </w:divBdr>
    </w:div>
    <w:div w:id="2121146221">
      <w:bodyDiv w:val="1"/>
      <w:marLeft w:val="0"/>
      <w:marRight w:val="0"/>
      <w:marTop w:val="0"/>
      <w:marBottom w:val="0"/>
      <w:divBdr>
        <w:top w:val="none" w:sz="0" w:space="0" w:color="auto"/>
        <w:left w:val="none" w:sz="0" w:space="0" w:color="auto"/>
        <w:bottom w:val="none" w:sz="0" w:space="0" w:color="auto"/>
        <w:right w:val="none" w:sz="0" w:space="0" w:color="auto"/>
      </w:divBdr>
    </w:div>
    <w:div w:id="2129545383">
      <w:bodyDiv w:val="1"/>
      <w:marLeft w:val="0"/>
      <w:marRight w:val="0"/>
      <w:marTop w:val="0"/>
      <w:marBottom w:val="0"/>
      <w:divBdr>
        <w:top w:val="none" w:sz="0" w:space="0" w:color="auto"/>
        <w:left w:val="none" w:sz="0" w:space="0" w:color="auto"/>
        <w:bottom w:val="none" w:sz="0" w:space="0" w:color="auto"/>
        <w:right w:val="none" w:sz="0" w:space="0" w:color="auto"/>
      </w:divBdr>
    </w:div>
    <w:div w:id="214233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www.cadrim.org/" TargetMode="External"/><Relationship Id="rId39" Type="http://schemas.openxmlformats.org/officeDocument/2006/relationships/hyperlink" Target="https://toolkit.climate.gov/" TargetMode="External"/><Relationship Id="rId21" Type="http://schemas.openxmlformats.org/officeDocument/2006/relationships/hyperlink" Target="http://www.who.int/globalchange/publications/vulnerability-adaptation/en/" TargetMode="External"/><Relationship Id="rId34" Type="http://schemas.openxmlformats.org/officeDocument/2006/relationships/hyperlink" Target="http://www.cimh.edu.bb/" TargetMode="External"/><Relationship Id="rId42" Type="http://schemas.openxmlformats.org/officeDocument/2006/relationships/hyperlink" Target="http://www.cimh.edu.bb/" TargetMode="External"/><Relationship Id="rId47" Type="http://schemas.openxmlformats.org/officeDocument/2006/relationships/hyperlink" Target="https://toolkit.climate.gov/" TargetMode="External"/><Relationship Id="rId50" Type="http://schemas.openxmlformats.org/officeDocument/2006/relationships/hyperlink" Target="http://toolkit.climate.gov/tool/canvis" TargetMode="External"/><Relationship Id="rId55" Type="http://schemas.openxmlformats.org/officeDocument/2006/relationships/hyperlink" Target="http://toolkit.climate.gov/tool/canvis" TargetMode="External"/><Relationship Id="rId63" Type="http://schemas.openxmlformats.org/officeDocument/2006/relationships/image" Target="media/image80.emf"/><Relationship Id="rId68" Type="http://schemas.openxmlformats.org/officeDocument/2006/relationships/hyperlink" Target="http://www.hc-sc.gc.ca/ewh-semt/alt_formats/pdf/pubs/climat/response-intervention/response-intervention-eng.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ealth2016.globalchange.gov/downloads" TargetMode="External"/><Relationship Id="rId29" Type="http://schemas.openxmlformats.org/officeDocument/2006/relationships/hyperlink" Target="https://www.google.at/url?sa=i&amp;rct=j&amp;q=&amp;esrc=s&amp;source=images&amp;cd=&amp;ved=0ahUKEwj04JjImanTAhWD0xoKHa3UCykQjRwIBw&amp;url=https://health2016.globalchange.gov/populations-concern&amp;bvm=bv.152479541,bs.1,d.ZGg&amp;psig=AFQjCNGC5R83vefdJMPxNwkjQp5mVmIq7w&amp;ust=14924397319581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cdema.org/" TargetMode="External"/><Relationship Id="rId32" Type="http://schemas.openxmlformats.org/officeDocument/2006/relationships/hyperlink" Target="http://www1.paho.org/english/DD/PED/SafeHospitalsChecklist.htm" TargetMode="External"/><Relationship Id="rId37" Type="http://schemas.openxmlformats.org/officeDocument/2006/relationships/hyperlink" Target="http://clearinghouse.caribbeanclimate.bz/" TargetMode="External"/><Relationship Id="rId40" Type="http://schemas.openxmlformats.org/officeDocument/2006/relationships/hyperlink" Target="https://health2016.globalchange.gov/" TargetMode="External"/><Relationship Id="rId45" Type="http://schemas.openxmlformats.org/officeDocument/2006/relationships/hyperlink" Target="http://clearinghouse.caribbeanclimate.bz/" TargetMode="External"/><Relationship Id="rId58" Type="http://schemas.openxmlformats.org/officeDocument/2006/relationships/hyperlink" Target="http://www.cimh.edu.bb/?p=research" TargetMode="External"/><Relationship Id="rId66" Type="http://schemas.openxmlformats.org/officeDocument/2006/relationships/footer" Target="footer2.xml"/><Relationship Id="rId7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hyperlink" Target="http://www.cadrim.org/" TargetMode="External"/><Relationship Id="rId28" Type="http://schemas.openxmlformats.org/officeDocument/2006/relationships/hyperlink" Target="http://www.cimh.edu.bb/?p=home" TargetMode="External"/><Relationship Id="rId36" Type="http://schemas.openxmlformats.org/officeDocument/2006/relationships/hyperlink" Target="http://www.caribbeanclimate.bz/" TargetMode="External"/><Relationship Id="rId49" Type="http://schemas.openxmlformats.org/officeDocument/2006/relationships/hyperlink" Target="https://gisclimatechange.ucar.edu/inspector" TargetMode="External"/><Relationship Id="rId57" Type="http://schemas.openxmlformats.org/officeDocument/2006/relationships/hyperlink" Target="https://toolkit.climate.gov/topics/human-health/building-climate-resilience-health-sector" TargetMode="External"/><Relationship Id="rId61" Type="http://schemas.openxmlformats.org/officeDocument/2006/relationships/hyperlink" Target="http://www.cimh.edu.bb/?p=home" TargetMode="External"/><Relationship Id="rId10" Type="http://schemas.openxmlformats.org/officeDocument/2006/relationships/image" Target="media/image1.jpg"/><Relationship Id="rId19" Type="http://schemas.openxmlformats.org/officeDocument/2006/relationships/image" Target="media/image6.jpeg"/><Relationship Id="rId31" Type="http://schemas.openxmlformats.org/officeDocument/2006/relationships/hyperlink" Target="http://www1.paho.org/english/DD/PED/SafeHospitalsChecklist.htm" TargetMode="External"/><Relationship Id="rId44" Type="http://schemas.openxmlformats.org/officeDocument/2006/relationships/hyperlink" Target="http://www.caribbeanclimate.bz/" TargetMode="External"/><Relationship Id="rId52" Type="http://schemas.openxmlformats.org/officeDocument/2006/relationships/hyperlink" Target="https://toolkit.climate.gov/topics/human-health/building-climate-resilience-health-sector" TargetMode="External"/><Relationship Id="rId60" Type="http://schemas.openxmlformats.org/officeDocument/2006/relationships/hyperlink" Target="http://www.cimh.edu.bb/?p=research" TargetMode="External"/><Relationship Id="rId65" Type="http://schemas.openxmlformats.org/officeDocument/2006/relationships/image" Target="media/image90.emf"/><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www.cimh.edu.bb/?p=ccces" TargetMode="External"/><Relationship Id="rId27" Type="http://schemas.openxmlformats.org/officeDocument/2006/relationships/hyperlink" Target="http://www.cdema.org/" TargetMode="External"/><Relationship Id="rId30" Type="http://schemas.openxmlformats.org/officeDocument/2006/relationships/image" Target="media/image8.png"/><Relationship Id="rId35" Type="http://schemas.openxmlformats.org/officeDocument/2006/relationships/hyperlink" Target="http://ccoral.caribbeanclimate.bz/about" TargetMode="External"/><Relationship Id="rId43" Type="http://schemas.openxmlformats.org/officeDocument/2006/relationships/hyperlink" Target="http://ccoral.caribbeanclimate.bz/about" TargetMode="External"/><Relationship Id="rId48" Type="http://schemas.openxmlformats.org/officeDocument/2006/relationships/hyperlink" Target="https://health2016.globalchange.gov/" TargetMode="External"/><Relationship Id="rId56" Type="http://schemas.openxmlformats.org/officeDocument/2006/relationships/hyperlink" Target="https://coast.noaa.gov/digitalcoast/tools/canvis" TargetMode="External"/><Relationship Id="rId64" Type="http://schemas.openxmlformats.org/officeDocument/2006/relationships/image" Target="media/image10.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coast.noaa.gov/digitalcoast/tools/canvis" TargetMode="External"/><Relationship Id="rId3" Type="http://schemas.openxmlformats.org/officeDocument/2006/relationships/styles" Target="styles.xml"/><Relationship Id="rId12" Type="http://schemas.openxmlformats.org/officeDocument/2006/relationships/hyperlink" Target="http://www.who.int/globalchange/publications/vulnerability-adaptation/en/" TargetMode="External"/><Relationship Id="rId17" Type="http://schemas.openxmlformats.org/officeDocument/2006/relationships/image" Target="media/image4.jpeg"/><Relationship Id="rId25" Type="http://schemas.openxmlformats.org/officeDocument/2006/relationships/hyperlink" Target="http://www.cimh.edu.bb/?p=ccces" TargetMode="External"/><Relationship Id="rId33" Type="http://schemas.openxmlformats.org/officeDocument/2006/relationships/hyperlink" Target="http://www.caribbeanclimate.bz/closed-projects/2009-2011-the-caribsave-climate-change-risk-atlas-cccra.html" TargetMode="External"/><Relationship Id="rId38" Type="http://schemas.openxmlformats.org/officeDocument/2006/relationships/hyperlink" Target="http://www.who.int/hac/techguidance/en/" TargetMode="External"/><Relationship Id="rId46" Type="http://schemas.openxmlformats.org/officeDocument/2006/relationships/hyperlink" Target="http://www.who.int/hac/techguidance/en/" TargetMode="External"/><Relationship Id="rId59" Type="http://schemas.openxmlformats.org/officeDocument/2006/relationships/hyperlink" Target="http://www.cimh.edu.bb/?p=home" TargetMode="External"/><Relationship Id="rId67" Type="http://schemas.openxmlformats.org/officeDocument/2006/relationships/image" Target="media/image11.png"/><Relationship Id="rId20" Type="http://schemas.openxmlformats.org/officeDocument/2006/relationships/image" Target="media/image7.jpeg"/><Relationship Id="rId41" Type="http://schemas.openxmlformats.org/officeDocument/2006/relationships/hyperlink" Target="http://www.caribbeanclimate.bz/closed-projects/2009-2011-the-caribsave-climate-change-risk-atlas-cccra.html" TargetMode="External"/><Relationship Id="rId54" Type="http://schemas.openxmlformats.org/officeDocument/2006/relationships/hyperlink" Target="https://gisclimatechange.ucar.edu/inspector" TargetMode="External"/><Relationship Id="rId62" Type="http://schemas.openxmlformats.org/officeDocument/2006/relationships/image" Target="media/image9.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IPCC07</b:Tag>
    <b:SourceType>JournalArticle</b:SourceType>
    <b:Guid>{1685ECFD-B5C2-4229-9A59-8445C258B13E}</b:Guid>
    <b:Author>
      <b:Author>
        <b:NameList>
          <b:Person>
            <b:Last>IPCC</b:Last>
          </b:Person>
        </b:NameList>
      </b:Author>
    </b:Author>
    <b:Title>IPCC Fourth Assessment Report: Climate Change</b:Title>
    <b:Year>2007</b:Year>
    <b:RefOrder>4</b:RefOrder>
  </b:Source>
  <b:Source>
    <b:Tag>Sim12</b:Tag>
    <b:SourceType>Report</b:SourceType>
    <b:Guid>{C86D72FB-C054-4BA9-B2EC-BD6E134921C3}</b:Guid>
    <b:Year>2012</b:Year>
    <b:Author>
      <b:Author>
        <b:NameList>
          <b:Person>
            <b:Last>Simpson</b:Last>
            <b:First>MC</b:First>
          </b:Person>
          <b:Person>
            <b:Last>Clarke</b:Last>
            <b:Middle>F</b:Middle>
            <b:First>J</b:First>
          </b:Person>
          <b:Person>
            <b:Last>Scott</b:Last>
            <b:Middle>J</b:Middle>
            <b:First>D</b:First>
          </b:Person>
          <b:Person>
            <b:Last>New</b:Last>
            <b:First>M</b:First>
          </b:Person>
          <b:Person>
            <b:Last>Karnakjar</b:Last>
            <b:First>A</b:First>
          </b:Person>
          <b:Person>
            <b:Last>Day</b:Last>
            <b:Middle>J</b:Middle>
            <b:First>O</b:First>
          </b:Person>
          <b:Person>
            <b:Last>Charles</b:Last>
            <b:First>S</b:First>
          </b:Person>
        </b:NameList>
      </b:Author>
    </b:Author>
    <b:Title>CARIBSAVE Climate Change Risk Atlas (CCCRA)</b:Title>
    <b:City>Barbados, West Indies</b:City>
    <b:Publisher>DFID, AusAID and The CARIBSAVE Parntership</b:Publisher>
    <b:RefOrder>7</b:RefOrder>
  </b:Source>
  <b:Source>
    <b:Tag>Lau</b:Tag>
    <b:SourceType>JournalArticle</b:SourceType>
    <b:Guid>{BE4B0ABE-3252-4582-8614-A3B477AC65A2}</b:Guid>
    <b:Author>
      <b:Author>
        <b:NameList>
          <b:Person>
            <b:Last>Lau</b:Last>
            <b:First>W</b:First>
            <b:Middle>K M</b:Middle>
          </b:Person>
          <b:Person>
            <b:Last>Shi</b:Last>
            <b:First>J</b:First>
            <b:Middle>J</b:Middle>
          </b:Person>
          <b:Person>
            <b:Last>Tao</b:Last>
            <b:First>W</b:First>
            <b:Middle>K</b:Middle>
          </b:Person>
          <b:Person>
            <b:Last>Kim</b:Last>
            <b:First>K</b:First>
            <b:Middle>M</b:Middle>
          </b:Person>
        </b:NameList>
      </b:Author>
    </b:Author>
    <b:Title>What would happen to Superstorm Sandy under the influence of a substantially warmer Atlantic Ocean?</b:Title>
    <b:Year>2016</b:Year>
    <b:Publisher>Geophysical Research</b:Publisher>
    <b:JournalName>Geophysical Research Letters</b:JournalName>
    <b:Volume>43</b:Volume>
    <b:RefOrder>8</b:RefOrder>
  </b:Source>
  <b:Source>
    <b:Tag>IPCC14</b:Tag>
    <b:SourceType>Report</b:SourceType>
    <b:Guid>{E68934F3-9090-440F-8614-F4787E6E1DD1}</b:Guid>
    <b:Title>Small islands. In: Climate Change 2014: Impacts, Adaptation, and Vulnerability. Part B: Regional Aspects.</b:Title>
    <b:Year>2014</b:Year>
    <b:Pages>1613-1654</b:Pages>
    <b:Author>
      <b:Author>
        <b:NameList>
          <b:Person>
            <b:Last>Nurse</b:Last>
            <b:First>LA</b:First>
          </b:Person>
          <b:Person>
            <b:Last>McLean</b:Last>
            <b:First>RF</b:First>
          </b:Person>
          <b:Person>
            <b:Last>Agard</b:Last>
            <b:First>J</b:First>
          </b:Person>
          <b:Person>
            <b:Last>Briguglio</b:Last>
            <b:First>LP</b:First>
          </b:Person>
          <b:Person>
            <b:Last>Duvat-Magnan</b:Last>
            <b:First>V</b:First>
          </b:Person>
          <b:Person>
            <b:Last>Pelesikoti</b:Last>
            <b:First>N</b:First>
          </b:Person>
          <b:Person>
            <b:Last>Tompkins</b:Last>
            <b:First>E</b:First>
          </b:Person>
          <b:Person>
            <b:Last>Webb</b:Last>
            <b:First>A</b:First>
          </b:Person>
        </b:NameList>
      </b:Author>
    </b:Author>
    <b:Publisher>Cambridge University Press</b:Publisher>
    <b:City>Cambridge, UK and New York, NY USA</b:City>
    <b:RefOrder>9</b:RefOrder>
  </b:Source>
  <b:Source>
    <b:Tag>IPC07</b:Tag>
    <b:SourceType>Report</b:SourceType>
    <b:Guid>{47D82E50-0F4B-4BA7-B3B2-E719463C36A0}</b:Guid>
    <b:Title>Climate Change 2007: The Physical Science Basis Contribution of WGI to AR4 Report of the IPCC</b:Title>
    <b:Year>2007</b:Year>
    <b:Author>
      <b:Author>
        <b:NameList>
          <b:Person>
            <b:Last>Solomon</b:Last>
            <b:First>S</b:First>
          </b:Person>
          <b:Person>
            <b:Last>Qin</b:Last>
            <b:First>D</b:First>
          </b:Person>
          <b:Person>
            <b:Last>Manning</b:Last>
            <b:First>M</b:First>
          </b:Person>
          <b:Person>
            <b:Last>Chen</b:Last>
            <b:First>Z</b:First>
          </b:Person>
          <b:Person>
            <b:Last>Marquis</b:Last>
            <b:First>M</b:First>
          </b:Person>
          <b:Person>
            <b:Last>Averyt</b:Last>
            <b:First>KB</b:First>
          </b:Person>
          <b:Person>
            <b:Last>Tignor</b:Last>
            <b:First>M</b:First>
          </b:Person>
          <b:Person>
            <b:Last>Miller</b:Last>
            <b:First>HL</b:First>
          </b:Person>
        </b:NameList>
      </b:Author>
    </b:Author>
    <b:Comments>https://www.ipcc.ch/publications_and_data/ar4/wg1/en/ch11s11-9-1.html</b:Comments>
    <b:Publisher>Cambridge University Press</b:Publisher>
    <b:City>Cambridge, UK and New York, NY USA</b:City>
    <b:RefOrder>3</b:RefOrder>
  </b:Source>
  <b:Source>
    <b:Tag>Lub15</b:Tag>
    <b:SourceType>Book</b:SourceType>
    <b:Guid>{06C59302-4CA0-444E-9823-1C30C7DA0F01}</b:Guid>
    <b:Title>Global Climate Change and Human Health - From Science to Practice</b:Title>
    <b:Year>2015</b:Year>
    <b:City>San Francisco</b:City>
    <b:Publisher>Jossey Bass</b:Publisher>
    <b:Author>
      <b:Author>
        <b:NameList>
          <b:Person>
            <b:Last>Luber</b:Last>
            <b:First>G</b:First>
          </b:Person>
          <b:Person>
            <b:Last>Lemery</b:Last>
            <b:First>J</b:First>
          </b:Person>
        </b:NameList>
      </b:Author>
    </b:Author>
    <b:RefOrder>2</b:RefOrder>
  </b:Source>
  <b:Source>
    <b:Tag>Ebi06</b:Tag>
    <b:SourceType>JournalArticle</b:SourceType>
    <b:Guid>{B9CAE8F5-6A0F-4797-8B86-FD16721199F9}</b:Guid>
    <b:Title>Climate variability and change and their potential health effects in small island states: information for adaptation planning in the health sector</b:Title>
    <b:Year>2006</b:Year>
    <b:JournalName>Environmental Health Perspectives</b:JournalName>
    <b:Pages>1957-1963</b:Pages>
    <b:Author>
      <b:Author>
        <b:NameList>
          <b:Person>
            <b:Last>Ebi</b:Last>
            <b:First>KL</b:First>
          </b:Person>
          <b:Person>
            <b:Last>Lewis</b:Last>
            <b:First>ND</b:First>
          </b:Person>
          <b:Person>
            <b:Last>Corvalan</b:Last>
            <b:First>C</b:First>
          </b:Person>
        </b:NameList>
      </b:Author>
    </b:Author>
    <b:RefOrder>10</b:RefOrder>
  </b:Source>
  <b:Source>
    <b:Tag>Tay12</b:Tag>
    <b:SourceType>JournalArticle</b:SourceType>
    <b:Guid>{15FDF2A0-AE0B-40A2-9FE0-A9D3092BA933}</b:Guid>
    <b:Author>
      <b:Author>
        <b:NameList>
          <b:Person>
            <b:Last>Taylor</b:Last>
            <b:Middle>A</b:Middle>
            <b:First>M</b:First>
          </b:Person>
          <b:Person>
            <b:Last>Stephenson</b:Last>
            <b:Middle>S</b:Middle>
            <b:First>T</b:First>
          </b:Person>
          <b:Person>
            <b:Last>Chen</b:Last>
            <b:Middle>A</b:Middle>
            <b:First>A</b:First>
          </b:Person>
          <b:Person>
            <b:Last>Stephenson</b:Last>
            <b:Middle>A</b:Middle>
            <b:First>K</b:First>
          </b:Person>
        </b:NameList>
      </b:Author>
    </b:Author>
    <b:Title>Climate Change and the Caribbean: Review and Response</b:Title>
    <b:Year>2012</b:Year>
    <b:JournalName>Caribbean Studies</b:JournalName>
    <b:Pages>169-200</b:Pages>
    <b:Volume>40</b:Volume>
    <b:Issue>2</b:Issue>
    <b:RefOrder>5</b:RefOrder>
  </b:Source>
  <b:Source>
    <b:Tag>PAH15</b:Tag>
    <b:SourceType>Report</b:SourceType>
    <b:Guid>{F0BD784C-43BC-49BE-955D-A07B1AE60798}</b:Guid>
    <b:Title>Health Response Dominica - Tropical Storm Erika - Situation Report No. 6</b:Title>
    <b:Year>8 September 2015</b:Year>
    <b:Publisher>PAHO/WHO</b:Publisher>
    <b:Author>
      <b:Author>
        <b:NameList>
          <b:Person>
            <b:Last>PAHO</b:Last>
          </b:Person>
        </b:NameList>
      </b:Author>
    </b:Author>
    <b:RefOrder>11</b:RefOrder>
  </b:Source>
  <b:Source>
    <b:Tag>CDE15</b:Tag>
    <b:SourceType>Report</b:SourceType>
    <b:Guid>{2D548C50-3705-4C57-BD88-8EDF451ED624}</b:Guid>
    <b:Author>
      <b:Author>
        <b:NameList>
          <b:Person>
            <b:Last>CDEMA</b:Last>
          </b:Person>
        </b:NameList>
      </b:Author>
    </b:Author>
    <b:Title>Tropical Storm Erika - Situation Report No. 12</b:Title>
    <b:Year>28 September 2015</b:Year>
    <b:RefOrder>12</b:RefOrder>
  </b:Source>
  <b:Source>
    <b:Tag>IFR16</b:Tag>
    <b:SourceType>Report</b:SourceType>
    <b:Guid>{B789932E-0024-4791-85B6-EBB0D4F7976A}</b:Guid>
    <b:Author>
      <b:Author>
        <b:NameList>
          <b:Person>
            <b:Last>IFRC</b:Last>
          </b:Person>
        </b:NameList>
      </b:Author>
    </b:Author>
    <b:Title>Operations Update No. 2 Dominica Tropical Storm Erika</b:Title>
    <b:Year>21 January 2016</b:Year>
    <b:RefOrder>13</b:RefOrder>
  </b:Source>
  <b:Source>
    <b:Tag>CDC</b:Tag>
    <b:SourceType>InternetSite</b:SourceType>
    <b:Guid>{1C012CE8-5371-4403-9A82-2A88425E92D1}</b:Guid>
    <b:Title>Chikungunya in the Caribbean</b:Title>
    <b:Author>
      <b:Author>
        <b:NameList>
          <b:Person>
            <b:Last>CDC</b:Last>
          </b:Person>
        </b:NameList>
      </b:Author>
    </b:Author>
    <b:InternetSiteTitle>Center for Disease Control and Prevention</b:InternetSiteTitle>
    <b:URL>http://wwwnc.cdc.gov/travel/notices/watch/chikungunya-caribbean</b:URL>
    <b:RefOrder>14</b:RefOrder>
  </b:Source>
  <b:Source>
    <b:Tag>PAH14</b:Tag>
    <b:SourceType>Report</b:SourceType>
    <b:Guid>{9DE9A43D-24E6-4E1D-A856-BF5196DF753A}</b:Guid>
    <b:Title>Epidemiological Alert Chikungunya and dengue feverin the Americas</b:Title>
    <b:Year>29 August 2014</b:Year>
    <b:Author>
      <b:Author>
        <b:NameList>
          <b:Person>
            <b:Last>PAHO</b:Last>
          </b:Person>
        </b:NameList>
      </b:Author>
    </b:Author>
    <b:RefOrder>15</b:RefOrder>
  </b:Source>
  <b:Source>
    <b:Tag>Kha14</b:Tag>
    <b:SourceType>Report</b:SourceType>
    <b:Guid>{F70097D1-29B6-41DE-AF07-6FFF6D10293B}</b:Guid>
    <b:Title>Assessing the Origin of and Potential for International Spread of Chikungunya Virus from the Caribbean</b:Title>
    <b:Year>2014</b:Year>
    <b:Publisher>PLOS Current Outbreaks</b:Publisher>
    <b:Author>
      <b:Author>
        <b:NameList>
          <b:Person>
            <b:Last>Khan</b:Last>
            <b:First>K</b:First>
          </b:Person>
          <b:Person>
            <b:Last>Bogoch</b:Last>
            <b:First>I</b:First>
          </b:Person>
          <b:Person>
            <b:Last>Brownstein</b:Last>
            <b:Middle>S</b:Middle>
            <b:First>J</b:First>
          </b:Person>
          <b:Person>
            <b:Last>Miniota</b:Last>
            <b:First>J</b:First>
          </b:Person>
          <b:Person>
            <b:Last>Nicolucci</b:Last>
            <b:First>A</b:First>
          </b:Person>
          <b:Person>
            <b:Last>Hu</b:Last>
            <b:First>W</b:First>
          </b:Person>
          <b:Person>
            <b:Last>Nsoesie</b:Last>
            <b:Middle>O</b:Middle>
            <b:First>E</b:First>
          </b:Person>
          <b:Person>
            <b:Last>Cetron</b:Last>
            <b:First>M</b:First>
          </b:Person>
          <b:Person>
            <b:Last>Creatore</b:Last>
            <b:Middle>I</b:Middle>
            <b:First>M</b:First>
          </b:Person>
          <b:Person>
            <b:Last>German</b:Last>
            <b:First>M</b:First>
          </b:Person>
          <b:Person>
            <b:Last>Wilder-Smith</b:Last>
            <b:First>A</b:First>
          </b:Person>
        </b:NameList>
      </b:Author>
    </b:Author>
    <b:RefOrder>16</b:RefOrder>
  </b:Source>
  <b:Source>
    <b:Tag>ECD14</b:Tag>
    <b:SourceType>Report</b:SourceType>
    <b:Guid>{A833BA4F-40B4-43E9-96B1-53FEBA9D64AF}</b:Guid>
    <b:Author>
      <b:Author>
        <b:NameList>
          <b:Person>
            <b:Last>ECDC</b:Last>
          </b:Person>
        </b:NameList>
      </b:Author>
    </b:Author>
    <b:Title>Rapid Risk Assessment: Chikungunya outbreak in Caribbean region</b:Title>
    <b:Year>2014</b:Year>
    <b:Publisher>ECDC</b:Publisher>
    <b:City>Stockholm</b:City>
    <b:RefOrder>17</b:RefOrder>
  </b:Source>
  <b:Source>
    <b:Tag>WHO13</b:Tag>
    <b:SourceType>InternetSite</b:SourceType>
    <b:Guid>{71F8B9FD-243B-4559-BA52-3DF624CAC841}</b:Guid>
    <b:Title>Chikungunya in the French part of the Caribbean isle of Saint Martin </b:Title>
    <b:Year>2013</b:Year>
    <b:Author>
      <b:Author>
        <b:NameList>
          <b:Person>
            <b:Last>WHO</b:Last>
          </b:Person>
        </b:NameList>
      </b:Author>
    </b:Author>
    <b:InternetSiteTitle>Emergencies preparedness, response</b:InternetSiteTitle>
    <b:Month>December</b:Month>
    <b:Day>10</b:Day>
    <b:YearAccessed>2016</b:YearAccessed>
    <b:MonthAccessed>April</b:MonthAccessed>
    <b:DayAccessed>20</b:DayAccessed>
    <b:URL>http://www.who.int/csr/don/2013_12_10a/en/</b:URL>
    <b:RefOrder>18</b:RefOrder>
  </b:Source>
  <b:Source>
    <b:Tag>IPC14</b:Tag>
    <b:SourceType>Report</b:SourceType>
    <b:Guid>{B0B53976-59EB-47E4-A80D-2EC1CDD81A28}</b:Guid>
    <b:Author>
      <b:Author>
        <b:NameList>
          <b:Person>
            <b:Last>IPCC</b:Last>
          </b:Person>
        </b:NameList>
      </b:Author>
    </b:Author>
    <b:Title>Summary for Policymakers. In: Climate Change 2014: Impacts, Adaptation, and Vulnerability</b:Title>
    <b:Year>2014</b:Year>
    <b:Publisher>Cambridge University Press</b:Publisher>
    <b:City>Cambridge, UK and New York, NY USA</b:City>
    <b:RefOrder>6</b:RefOrder>
  </b:Source>
  <b:Source>
    <b:Tag>UNE13</b:Tag>
    <b:SourceType>Report</b:SourceType>
    <b:Guid>{327084E8-6677-4107-8AF8-16F281FC77EE}</b:Guid>
    <b:Author>
      <b:Author>
        <b:Corporate>UNECLAC</b:Corporate>
      </b:Author>
    </b:Author>
    <b:Title>An assessment of the economic and social impacts of climate change on the health sector in the Caribbean</b:Title>
    <b:Year>2013</b:Year>
    <b:Publisher>United Nations Economic Commission for Latin America and the Caribbean</b:Publisher>
    <b:RefOrder>19</b:RefOrder>
  </b:Source>
  <b:Source>
    <b:Tag>WHO131</b:Tag>
    <b:SourceType>Report</b:SourceType>
    <b:Guid>{9067BB04-75E3-4386-9334-E4F30EFC3681}</b:Guid>
    <b:Author>
      <b:Author>
        <b:Corporate>WHO</b:Corporate>
      </b:Author>
    </b:Author>
    <b:Title>Protecting health from climate change: Vulnerability and adaptation assessment</b:Title>
    <b:Year>2013</b:Year>
    <b:Publisher>World Health Organization</b:Publisher>
    <b:City>Geneva</b:City>
    <b:RefOrder>1</b:RefOrder>
  </b:Source>
</b:Sources>
</file>

<file path=customXml/itemProps1.xml><?xml version="1.0" encoding="utf-8"?>
<ds:datastoreItem xmlns:ds="http://schemas.openxmlformats.org/officeDocument/2006/customXml" ds:itemID="{6EC423C5-F969-4A63-8B3D-9A287DBB6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17768</Words>
  <Characters>101282</Characters>
  <Application>Microsoft Office Word</Application>
  <DocSecurity>0</DocSecurity>
  <Lines>844</Lines>
  <Paragraphs>237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NUMBER X</vt:lpstr>
      <vt:lpstr>NUMBER X</vt:lpstr>
    </vt:vector>
  </TitlesOfParts>
  <Company>Health Canada - Santé Canada</Company>
  <LinksUpToDate>false</LinksUpToDate>
  <CharactersWithSpaces>118813</CharactersWithSpaces>
  <SharedDoc>false</SharedDoc>
  <HLinks>
    <vt:vector size="12" baseType="variant">
      <vt:variant>
        <vt:i4>2752610</vt:i4>
      </vt:variant>
      <vt:variant>
        <vt:i4>6</vt:i4>
      </vt:variant>
      <vt:variant>
        <vt:i4>0</vt:i4>
      </vt:variant>
      <vt:variant>
        <vt:i4>5</vt:i4>
      </vt:variant>
      <vt:variant>
        <vt:lpwstr>http://www.hc-sc.gc.ca/contact/pubs-eng.php</vt:lpwstr>
      </vt:variant>
      <vt:variant>
        <vt:lpwstr/>
      </vt:variant>
      <vt:variant>
        <vt:i4>4718595</vt:i4>
      </vt:variant>
      <vt:variant>
        <vt:i4>3</vt:i4>
      </vt:variant>
      <vt:variant>
        <vt:i4>0</vt:i4>
      </vt:variant>
      <vt:variant>
        <vt:i4>5</vt:i4>
      </vt:variant>
      <vt:variant>
        <vt:lpwstr>http://www.hc-sc.gc.ca/ewh-semt/climat/adapt/heat-chaleur-eng.php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NUMBER X</dc:title>
  <dc:creator>AWILK</dc:creator>
  <cp:lastModifiedBy>Joy Shumake-Guillemot</cp:lastModifiedBy>
  <cp:revision>2</cp:revision>
  <cp:lastPrinted>2016-02-19T17:03:00Z</cp:lastPrinted>
  <dcterms:created xsi:type="dcterms:W3CDTF">2017-08-11T14:26:00Z</dcterms:created>
  <dcterms:modified xsi:type="dcterms:W3CDTF">2017-08-11T14:26:00Z</dcterms:modified>
</cp:coreProperties>
</file>