
<file path=[Content_Types].xml><?xml version="1.0" encoding="utf-8"?>
<Types xmlns="http://schemas.openxmlformats.org/package/2006/content-types">
  <Default Extension="xml" ContentType="application/xml"/>
  <Default Extension="png" ContentType="image/png"/>
  <Default Extension="wdp" ContentType="image/vnd.ms-photo"/>
  <Default Extension="tmp"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547B87" w14:textId="57CB08A2" w:rsidR="00354FC3" w:rsidRPr="00042C8B" w:rsidRDefault="00354FC3" w:rsidP="00354FC3">
      <w:pPr>
        <w:spacing w:after="0" w:line="240" w:lineRule="auto"/>
        <w:jc w:val="right"/>
        <w:rPr>
          <w:shd w:val="clear" w:color="auto" w:fill="FFFFFF"/>
        </w:rPr>
      </w:pPr>
    </w:p>
    <w:p w14:paraId="1B13D1D2" w14:textId="231719DA" w:rsidR="00354FC3" w:rsidRPr="00042C8B" w:rsidRDefault="00CE7BA3" w:rsidP="00354FC3">
      <w:pPr>
        <w:spacing w:line="240" w:lineRule="auto"/>
        <w:rPr>
          <w:shd w:val="clear" w:color="auto" w:fill="FFFFFF"/>
        </w:rPr>
      </w:pPr>
      <w:r w:rsidRPr="00042C8B">
        <w:rPr>
          <w:noProof/>
          <w:lang w:val="en-GB" w:eastAsia="en-GB"/>
        </w:rPr>
        <w:drawing>
          <wp:anchor distT="0" distB="0" distL="114300" distR="114300" simplePos="0" relativeHeight="251693056" behindDoc="0" locked="0" layoutInCell="1" allowOverlap="1" wp14:anchorId="2370B811" wp14:editId="4847825B">
            <wp:simplePos x="0" y="0"/>
            <wp:positionH relativeFrom="column">
              <wp:posOffset>1165225</wp:posOffset>
            </wp:positionH>
            <wp:positionV relativeFrom="paragraph">
              <wp:posOffset>36830</wp:posOffset>
            </wp:positionV>
            <wp:extent cx="3714750" cy="228282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07F6F.tmp"/>
                    <pic:cNvPicPr/>
                  </pic:nvPicPr>
                  <pic:blipFill>
                    <a:blip r:embed="rId8" cstate="print">
                      <a:extLst>
                        <a:ext uri="{BEBA8EAE-BF5A-486C-A8C5-ECC9F3942E4B}">
                          <a14:imgProps xmlns:a14="http://schemas.microsoft.com/office/drawing/2010/main">
                            <a14:imgLayer r:embed="rId9">
                              <a14:imgEffect>
                                <a14:backgroundRemoval t="0" b="66171" l="0" r="98934">
                                  <a14:foregroundMark x1="38005" y1="53036" x2="38005" y2="53036"/>
                                  <a14:foregroundMark x1="49733" y1="60967" x2="49733" y2="60967"/>
                                  <a14:foregroundMark x1="34730" y1="34820" x2="34730" y2="34820"/>
                                  <a14:foregroundMark x1="49733" y1="9542" x2="49733" y2="9542"/>
                                  <a14:foregroundMark x1="60396" y1="53903" x2="60396" y2="53903"/>
                                  <a14:foregroundMark x1="38005" y1="15613" x2="38005" y2="15613"/>
                                  <a14:foregroundMark x1="59863" y1="15613" x2="59863" y2="15613"/>
                                  <a14:foregroundMark x1="65804" y1="34820" x2="65804" y2="34820"/>
                                  <a14:backgroundMark x1="84996" y1="32218" x2="84996" y2="32218"/>
                                  <a14:backgroundMark x1="73800" y1="22677" x2="73800" y2="22677"/>
                                  <a14:backgroundMark x1="83397" y1="6939" x2="83397" y2="6939"/>
                                  <a14:backgroundMark x1="93069" y1="59232" x2="93069" y2="59232"/>
                                  <a14:backgroundMark x1="70602" y1="57373" x2="70602" y2="57373"/>
                                  <a14:backgroundMark x1="72734" y1="37423" x2="72734" y2="37423"/>
                                  <a14:backgroundMark x1="65804" y1="11276" x2="65804" y2="11276"/>
                                  <a14:backgroundMark x1="57197" y1="2602" x2="57197" y2="2602"/>
                                  <a14:backgroundMark x1="24067" y1="17348" x2="24067" y2="17348"/>
                                  <a14:backgroundMark x1="47068" y1="38290" x2="47068" y2="38290"/>
                                  <a14:backgroundMark x1="51333" y1="27881" x2="51333" y2="27881"/>
                                </a14:backgroundRemoval>
                              </a14:imgEffect>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0" y="0"/>
                      <a:ext cx="3714750" cy="2282825"/>
                    </a:xfrm>
                    <a:prstGeom prst="rect">
                      <a:avLst/>
                    </a:prstGeom>
                    <a:effectLst>
                      <a:glow rad="101600">
                        <a:srgbClr val="C00000">
                          <a:alpha val="60000"/>
                        </a:srgbClr>
                      </a:glow>
                    </a:effectLst>
                  </pic:spPr>
                </pic:pic>
              </a:graphicData>
            </a:graphic>
            <wp14:sizeRelH relativeFrom="page">
              <wp14:pctWidth>0</wp14:pctWidth>
            </wp14:sizeRelH>
            <wp14:sizeRelV relativeFrom="page">
              <wp14:pctHeight>0</wp14:pctHeight>
            </wp14:sizeRelV>
          </wp:anchor>
        </w:drawing>
      </w:r>
      <w:r w:rsidR="00042C8B" w:rsidRPr="00042C8B">
        <w:rPr>
          <w:noProof/>
          <w:lang w:val="en-GB" w:eastAsia="en-GB"/>
        </w:rPr>
        <w:drawing>
          <wp:anchor distT="0" distB="0" distL="114300" distR="114300" simplePos="0" relativeHeight="251687936" behindDoc="0" locked="0" layoutInCell="1" allowOverlap="1" wp14:anchorId="7A965613" wp14:editId="7975971D">
            <wp:simplePos x="0" y="0"/>
            <wp:positionH relativeFrom="column">
              <wp:posOffset>1172873</wp:posOffset>
            </wp:positionH>
            <wp:positionV relativeFrom="paragraph">
              <wp:posOffset>22860</wp:posOffset>
            </wp:positionV>
            <wp:extent cx="3714750" cy="2282825"/>
            <wp:effectExtent l="0" t="0" r="0"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07F6F.tmp"/>
                    <pic:cNvPicPr/>
                  </pic:nvPicPr>
                  <pic:blipFill>
                    <a:blip r:embed="rId10" cstate="print">
                      <a:biLevel thresh="75000"/>
                      <a:extLst>
                        <a:ext uri="{BEBA8EAE-BF5A-486C-A8C5-ECC9F3942E4B}">
                          <a14:imgProps xmlns:a14="http://schemas.microsoft.com/office/drawing/2010/main">
                            <a14:imgLayer r:embed="rId9">
                              <a14:imgEffect>
                                <a14:sharpenSoften amount="50000"/>
                              </a14:imgEffect>
                              <a14:imgEffect>
                                <a14:saturation sat="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714750" cy="2282825"/>
                    </a:xfrm>
                    <a:prstGeom prst="rect">
                      <a:avLst/>
                    </a:prstGeom>
                  </pic:spPr>
                </pic:pic>
              </a:graphicData>
            </a:graphic>
            <wp14:sizeRelH relativeFrom="page">
              <wp14:pctWidth>0</wp14:pctWidth>
            </wp14:sizeRelH>
            <wp14:sizeRelV relativeFrom="page">
              <wp14:pctHeight>0</wp14:pctHeight>
            </wp14:sizeRelV>
          </wp:anchor>
        </w:drawing>
      </w:r>
    </w:p>
    <w:p w14:paraId="62652EB8" w14:textId="11DB430E" w:rsidR="00354FC3" w:rsidRPr="00042C8B" w:rsidRDefault="00354FC3" w:rsidP="00354FC3">
      <w:pPr>
        <w:spacing w:line="240" w:lineRule="auto"/>
        <w:rPr>
          <w:shd w:val="clear" w:color="auto" w:fill="FFFFFF"/>
        </w:rPr>
      </w:pPr>
    </w:p>
    <w:p w14:paraId="5EBE22FB" w14:textId="5C352797" w:rsidR="00354FC3" w:rsidRPr="00042C8B" w:rsidRDefault="00354FC3" w:rsidP="00354FC3">
      <w:pPr>
        <w:spacing w:line="240" w:lineRule="auto"/>
        <w:rPr>
          <w:sz w:val="72"/>
          <w:szCs w:val="72"/>
          <w:shd w:val="clear" w:color="auto" w:fill="FFFFFF"/>
        </w:rPr>
      </w:pPr>
    </w:p>
    <w:p w14:paraId="3F50E4BB" w14:textId="77777777" w:rsidR="00354FC3" w:rsidRPr="00042C8B" w:rsidRDefault="00354FC3" w:rsidP="00354FC3">
      <w:pPr>
        <w:spacing w:line="240" w:lineRule="auto"/>
        <w:rPr>
          <w:sz w:val="72"/>
          <w:szCs w:val="72"/>
          <w:shd w:val="clear" w:color="auto" w:fill="FFFFFF"/>
        </w:rPr>
      </w:pPr>
    </w:p>
    <w:p w14:paraId="1D63A2D7" w14:textId="77777777" w:rsidR="000D02BC" w:rsidRPr="00042C8B" w:rsidRDefault="000D02BC" w:rsidP="00354FC3">
      <w:pPr>
        <w:spacing w:line="240" w:lineRule="auto"/>
        <w:jc w:val="center"/>
        <w:rPr>
          <w:rFonts w:ascii="Arial Black" w:hAnsi="Arial Black"/>
          <w:color w:val="9A542E" w:themeColor="accent1" w:themeShade="BF"/>
          <w:sz w:val="40"/>
          <w:szCs w:val="40"/>
          <w:shd w:val="clear" w:color="auto" w:fill="FFFFFF"/>
        </w:rPr>
      </w:pPr>
    </w:p>
    <w:p w14:paraId="5865A0A4" w14:textId="054634B9" w:rsidR="00354FC3" w:rsidRPr="00042C8B" w:rsidRDefault="00A57C6B" w:rsidP="009A7DFF">
      <w:pPr>
        <w:spacing w:line="240" w:lineRule="auto"/>
        <w:jc w:val="center"/>
        <w:rPr>
          <w:rFonts w:asciiTheme="majorHAnsi" w:hAnsiTheme="majorHAnsi"/>
          <w:sz w:val="56"/>
          <w:szCs w:val="56"/>
          <w:shd w:val="clear" w:color="auto" w:fill="FFFFFF"/>
        </w:rPr>
      </w:pPr>
      <w:r w:rsidRPr="00042C8B">
        <w:rPr>
          <w:rFonts w:asciiTheme="majorHAnsi" w:hAnsiTheme="majorHAnsi"/>
          <w:sz w:val="56"/>
          <w:szCs w:val="56"/>
          <w:shd w:val="clear" w:color="auto" w:fill="FFFFFF"/>
        </w:rPr>
        <w:t xml:space="preserve">Strategic Engagement </w:t>
      </w:r>
      <w:r w:rsidR="009A7DFF" w:rsidRPr="00042C8B">
        <w:rPr>
          <w:rFonts w:asciiTheme="majorHAnsi" w:hAnsiTheme="majorHAnsi"/>
          <w:sz w:val="56"/>
          <w:szCs w:val="56"/>
          <w:shd w:val="clear" w:color="auto" w:fill="FFFFFF"/>
        </w:rPr>
        <w:t>Plan</w:t>
      </w:r>
    </w:p>
    <w:p w14:paraId="4DD09BF4" w14:textId="75B17469" w:rsidR="00354FC3" w:rsidRPr="00042C8B" w:rsidRDefault="00761100" w:rsidP="008A166D">
      <w:pPr>
        <w:spacing w:line="240" w:lineRule="auto"/>
        <w:jc w:val="center"/>
        <w:rPr>
          <w:shd w:val="clear" w:color="auto" w:fill="FFFFFF"/>
        </w:rPr>
      </w:pPr>
      <w:r w:rsidRPr="00042C8B">
        <w:rPr>
          <w:shd w:val="clear" w:color="auto" w:fill="FFFFFF"/>
        </w:rPr>
        <w:t>Draft Version July</w:t>
      </w:r>
      <w:r w:rsidR="00354FC3" w:rsidRPr="00042C8B">
        <w:rPr>
          <w:shd w:val="clear" w:color="auto" w:fill="FFFFFF"/>
        </w:rPr>
        <w:t xml:space="preserve"> 2017</w:t>
      </w:r>
    </w:p>
    <w:p w14:paraId="245D0676" w14:textId="7F6B6FF2" w:rsidR="008B509C" w:rsidRPr="00042C8B" w:rsidRDefault="00354FC3" w:rsidP="00E0511B">
      <w:pPr>
        <w:spacing w:line="240" w:lineRule="auto"/>
        <w:rPr>
          <w:shd w:val="clear" w:color="auto" w:fill="FFFFFF"/>
        </w:rPr>
      </w:pPr>
      <w:r w:rsidRPr="00042C8B">
        <w:rPr>
          <w:shd w:val="clear" w:color="auto" w:fill="FFFFFF"/>
        </w:rPr>
        <w:br w:type="page"/>
      </w:r>
    </w:p>
    <w:p w14:paraId="51AAB6CD" w14:textId="75E09811" w:rsidR="002B476D" w:rsidRPr="00816CED" w:rsidRDefault="00816CED" w:rsidP="00816CED">
      <w:pPr>
        <w:pStyle w:val="Heading3"/>
        <w:rPr>
          <w:shd w:val="clear" w:color="auto" w:fill="FFFFFF"/>
        </w:rPr>
      </w:pPr>
      <w:r w:rsidRPr="00816CED">
        <w:rPr>
          <w:shd w:val="clear" w:color="auto" w:fill="FFFFFF"/>
        </w:rPr>
        <w:lastRenderedPageBreak/>
        <w:t>Goals and Objectives</w:t>
      </w:r>
      <w:r>
        <w:rPr>
          <w:shd w:val="clear" w:color="auto" w:fill="FFFFFF"/>
        </w:rPr>
        <w:t>………………</w:t>
      </w:r>
    </w:p>
    <w:p w14:paraId="08BE1601" w14:textId="69D3E8BE" w:rsidR="002B476D" w:rsidRPr="00816CED" w:rsidRDefault="00816CED" w:rsidP="00816CED">
      <w:pPr>
        <w:pStyle w:val="Heading3"/>
        <w:rPr>
          <w:shd w:val="clear" w:color="auto" w:fill="FFFFFF"/>
        </w:rPr>
      </w:pPr>
      <w:r w:rsidRPr="00816CED">
        <w:rPr>
          <w:shd w:val="clear" w:color="auto" w:fill="FFFFFF"/>
        </w:rPr>
        <w:t>Part 1: Engagement</w:t>
      </w:r>
      <w:r>
        <w:rPr>
          <w:shd w:val="clear" w:color="auto" w:fill="FFFFFF"/>
        </w:rPr>
        <w:t>…………………………..</w:t>
      </w:r>
    </w:p>
    <w:p w14:paraId="6F8FC89A" w14:textId="04BBB992" w:rsidR="00816CED" w:rsidRPr="00816CED" w:rsidRDefault="00816CED" w:rsidP="00816CED">
      <w:pPr>
        <w:pStyle w:val="Heading3"/>
        <w:rPr>
          <w:shd w:val="clear" w:color="auto" w:fill="FFFFFF"/>
        </w:rPr>
      </w:pPr>
      <w:r w:rsidRPr="00816CED">
        <w:rPr>
          <w:shd w:val="clear" w:color="auto" w:fill="FFFFFF"/>
        </w:rPr>
        <w:t>Part 2: Outreach</w:t>
      </w:r>
      <w:r>
        <w:rPr>
          <w:shd w:val="clear" w:color="auto" w:fill="FFFFFF"/>
        </w:rPr>
        <w:t>………………………..</w:t>
      </w:r>
    </w:p>
    <w:p w14:paraId="4889915D" w14:textId="7E1D4A50" w:rsidR="00816CED" w:rsidRPr="00816CED" w:rsidRDefault="00816CED" w:rsidP="00816CED">
      <w:pPr>
        <w:pStyle w:val="Heading3"/>
        <w:rPr>
          <w:shd w:val="clear" w:color="auto" w:fill="FFFFFF"/>
        </w:rPr>
      </w:pPr>
      <w:r w:rsidRPr="00816CED">
        <w:rPr>
          <w:shd w:val="clear" w:color="auto" w:fill="FFFFFF"/>
        </w:rPr>
        <w:t xml:space="preserve">Part 3: </w:t>
      </w:r>
      <w:r>
        <w:rPr>
          <w:shd w:val="clear" w:color="auto" w:fill="FFFFFF"/>
        </w:rPr>
        <w:t>Communications………………………</w:t>
      </w:r>
    </w:p>
    <w:p w14:paraId="1EE87F44" w14:textId="09B322F9" w:rsidR="00816CED" w:rsidRPr="00816CED" w:rsidRDefault="00816CED" w:rsidP="00816CED">
      <w:pPr>
        <w:pStyle w:val="Heading3"/>
        <w:rPr>
          <w:shd w:val="clear" w:color="auto" w:fill="FFFFFF"/>
        </w:rPr>
      </w:pPr>
      <w:r w:rsidRPr="00816CED">
        <w:rPr>
          <w:shd w:val="clear" w:color="auto" w:fill="FFFFFF"/>
        </w:rPr>
        <w:t>Part 4: Information Management</w:t>
      </w:r>
      <w:r>
        <w:rPr>
          <w:shd w:val="clear" w:color="auto" w:fill="FFFFFF"/>
        </w:rPr>
        <w:t>……………………….</w:t>
      </w:r>
    </w:p>
    <w:p w14:paraId="76F528F8" w14:textId="79429606" w:rsidR="002B476D" w:rsidRPr="00816CED" w:rsidRDefault="002B476D" w:rsidP="00816CED">
      <w:pPr>
        <w:pStyle w:val="Heading3"/>
        <w:rPr>
          <w:shd w:val="clear" w:color="auto" w:fill="FFFFFF"/>
        </w:rPr>
      </w:pPr>
      <w:r w:rsidRPr="00816CED">
        <w:rPr>
          <w:shd w:val="clear" w:color="auto" w:fill="FFFFFF"/>
        </w:rPr>
        <w:t>Appendix</w:t>
      </w:r>
    </w:p>
    <w:p w14:paraId="54A95C9C" w14:textId="1F94A2D9" w:rsidR="00816CED" w:rsidRPr="00816CED" w:rsidRDefault="00816CED" w:rsidP="00816CED">
      <w:pPr>
        <w:pStyle w:val="Heading3"/>
        <w:rPr>
          <w:shd w:val="clear" w:color="auto" w:fill="FFFFFF"/>
        </w:rPr>
      </w:pPr>
      <w:r>
        <w:rPr>
          <w:shd w:val="clear" w:color="auto" w:fill="FFFFFF"/>
        </w:rPr>
        <w:t>Timeline………………………………</w:t>
      </w:r>
    </w:p>
    <w:p w14:paraId="0052A9E3" w14:textId="059562FD" w:rsidR="00816CED" w:rsidRPr="00816CED" w:rsidRDefault="00816CED" w:rsidP="00816CED">
      <w:pPr>
        <w:pStyle w:val="Heading3"/>
        <w:rPr>
          <w:shd w:val="clear" w:color="auto" w:fill="FFFFFF"/>
        </w:rPr>
      </w:pPr>
      <w:r w:rsidRPr="00816CED">
        <w:rPr>
          <w:shd w:val="clear" w:color="auto" w:fill="FFFFFF"/>
        </w:rPr>
        <w:t>Services</w:t>
      </w:r>
      <w:r>
        <w:rPr>
          <w:shd w:val="clear" w:color="auto" w:fill="FFFFFF"/>
        </w:rPr>
        <w:t>…………………………………</w:t>
      </w:r>
    </w:p>
    <w:p w14:paraId="48C59DCF" w14:textId="51D5B49B" w:rsidR="00816CED" w:rsidRPr="00816CED" w:rsidRDefault="00816CED" w:rsidP="00816CED">
      <w:pPr>
        <w:pStyle w:val="Heading3"/>
        <w:rPr>
          <w:shd w:val="clear" w:color="auto" w:fill="FFFFFF"/>
        </w:rPr>
      </w:pPr>
      <w:r w:rsidRPr="00816CED">
        <w:rPr>
          <w:shd w:val="clear" w:color="auto" w:fill="FFFFFF"/>
        </w:rPr>
        <w:t>Management</w:t>
      </w:r>
      <w:r>
        <w:rPr>
          <w:shd w:val="clear" w:color="auto" w:fill="FFFFFF"/>
        </w:rPr>
        <w:t>………………………….</w:t>
      </w:r>
    </w:p>
    <w:p w14:paraId="3AFB7E14" w14:textId="3282E3AD" w:rsidR="00816CED" w:rsidRPr="00816CED" w:rsidRDefault="00816CED" w:rsidP="00816CED">
      <w:pPr>
        <w:pStyle w:val="Heading3"/>
        <w:rPr>
          <w:shd w:val="clear" w:color="auto" w:fill="FFFFFF"/>
        </w:rPr>
      </w:pPr>
      <w:r w:rsidRPr="00816CED">
        <w:rPr>
          <w:shd w:val="clear" w:color="auto" w:fill="FFFFFF"/>
        </w:rPr>
        <w:t>Templates</w:t>
      </w:r>
      <w:r>
        <w:rPr>
          <w:shd w:val="clear" w:color="auto" w:fill="FFFFFF"/>
        </w:rPr>
        <w:t>……………………………….</w:t>
      </w:r>
    </w:p>
    <w:p w14:paraId="6521E629" w14:textId="77777777" w:rsidR="002B476D" w:rsidRPr="00042C8B" w:rsidRDefault="002B476D" w:rsidP="00E0511B">
      <w:pPr>
        <w:spacing w:line="240" w:lineRule="auto"/>
        <w:rPr>
          <w:shd w:val="clear" w:color="auto" w:fill="FFFFFF"/>
        </w:rPr>
      </w:pPr>
    </w:p>
    <w:p w14:paraId="6087A2E9" w14:textId="77777777" w:rsidR="002B476D" w:rsidRPr="00042C8B" w:rsidRDefault="002B476D" w:rsidP="00E0511B">
      <w:pPr>
        <w:spacing w:line="240" w:lineRule="auto"/>
        <w:rPr>
          <w:shd w:val="clear" w:color="auto" w:fill="FFFFFF"/>
        </w:rPr>
      </w:pPr>
    </w:p>
    <w:p w14:paraId="4E81B3B0" w14:textId="77777777" w:rsidR="002B476D" w:rsidRPr="00042C8B" w:rsidRDefault="002B476D" w:rsidP="00E0511B">
      <w:pPr>
        <w:spacing w:line="240" w:lineRule="auto"/>
        <w:rPr>
          <w:shd w:val="clear" w:color="auto" w:fill="FFFFFF"/>
        </w:rPr>
      </w:pPr>
    </w:p>
    <w:p w14:paraId="60D7481E" w14:textId="77777777" w:rsidR="002B476D" w:rsidRPr="00042C8B" w:rsidRDefault="002B476D" w:rsidP="00E0511B">
      <w:pPr>
        <w:spacing w:line="240" w:lineRule="auto"/>
        <w:rPr>
          <w:shd w:val="clear" w:color="auto" w:fill="FFFFFF"/>
        </w:rPr>
      </w:pPr>
    </w:p>
    <w:p w14:paraId="3DF6974B" w14:textId="77777777" w:rsidR="002B476D" w:rsidRPr="00042C8B" w:rsidRDefault="002B476D" w:rsidP="00E0511B">
      <w:pPr>
        <w:spacing w:line="240" w:lineRule="auto"/>
        <w:rPr>
          <w:shd w:val="clear" w:color="auto" w:fill="FFFFFF"/>
        </w:rPr>
      </w:pPr>
    </w:p>
    <w:p w14:paraId="3816DD68" w14:textId="77777777" w:rsidR="002B476D" w:rsidRPr="00042C8B" w:rsidRDefault="002B476D" w:rsidP="00E0511B">
      <w:pPr>
        <w:spacing w:line="240" w:lineRule="auto"/>
        <w:rPr>
          <w:shd w:val="clear" w:color="auto" w:fill="FFFFFF"/>
        </w:rPr>
      </w:pPr>
    </w:p>
    <w:p w14:paraId="6038AB5B" w14:textId="77777777" w:rsidR="002B476D" w:rsidRPr="00042C8B" w:rsidRDefault="002B476D" w:rsidP="00E0511B">
      <w:pPr>
        <w:spacing w:line="240" w:lineRule="auto"/>
        <w:rPr>
          <w:shd w:val="clear" w:color="auto" w:fill="FFFFFF"/>
        </w:rPr>
      </w:pPr>
    </w:p>
    <w:p w14:paraId="7912B452" w14:textId="77777777" w:rsidR="002B476D" w:rsidRPr="00042C8B" w:rsidRDefault="002B476D" w:rsidP="00E0511B">
      <w:pPr>
        <w:spacing w:line="240" w:lineRule="auto"/>
        <w:rPr>
          <w:shd w:val="clear" w:color="auto" w:fill="FFFFFF"/>
        </w:rPr>
      </w:pPr>
    </w:p>
    <w:p w14:paraId="5D9CAE11" w14:textId="77777777" w:rsidR="002B476D" w:rsidRPr="00042C8B" w:rsidRDefault="002B476D" w:rsidP="00E0511B">
      <w:pPr>
        <w:spacing w:line="240" w:lineRule="auto"/>
        <w:rPr>
          <w:shd w:val="clear" w:color="auto" w:fill="FFFFFF"/>
        </w:rPr>
      </w:pPr>
    </w:p>
    <w:p w14:paraId="5ECE9AD0" w14:textId="77777777" w:rsidR="002B476D" w:rsidRPr="00042C8B" w:rsidRDefault="002B476D" w:rsidP="00E0511B">
      <w:pPr>
        <w:spacing w:line="240" w:lineRule="auto"/>
        <w:rPr>
          <w:shd w:val="clear" w:color="auto" w:fill="FFFFFF"/>
        </w:rPr>
      </w:pPr>
    </w:p>
    <w:p w14:paraId="37161932" w14:textId="77777777" w:rsidR="002B476D" w:rsidRPr="00042C8B" w:rsidRDefault="002B476D" w:rsidP="00E0511B">
      <w:pPr>
        <w:spacing w:line="240" w:lineRule="auto"/>
        <w:rPr>
          <w:shd w:val="clear" w:color="auto" w:fill="FFFFFF"/>
        </w:rPr>
      </w:pPr>
    </w:p>
    <w:p w14:paraId="6A5FABEE" w14:textId="77777777" w:rsidR="002B476D" w:rsidRPr="00042C8B" w:rsidRDefault="002B476D" w:rsidP="00E0511B">
      <w:pPr>
        <w:spacing w:line="240" w:lineRule="auto"/>
        <w:rPr>
          <w:shd w:val="clear" w:color="auto" w:fill="FFFFFF"/>
        </w:rPr>
      </w:pPr>
    </w:p>
    <w:p w14:paraId="7353C11E" w14:textId="77777777" w:rsidR="002B476D" w:rsidRPr="00042C8B" w:rsidRDefault="002B476D" w:rsidP="00E0511B">
      <w:pPr>
        <w:spacing w:line="240" w:lineRule="auto"/>
        <w:rPr>
          <w:shd w:val="clear" w:color="auto" w:fill="FFFFFF"/>
        </w:rPr>
      </w:pPr>
    </w:p>
    <w:p w14:paraId="6F249F2C" w14:textId="77777777" w:rsidR="002B476D" w:rsidRPr="00042C8B" w:rsidRDefault="002B476D" w:rsidP="00E0511B">
      <w:pPr>
        <w:spacing w:line="240" w:lineRule="auto"/>
        <w:rPr>
          <w:shd w:val="clear" w:color="auto" w:fill="FFFFFF"/>
        </w:rPr>
      </w:pPr>
    </w:p>
    <w:p w14:paraId="6AFB3DD0" w14:textId="77777777" w:rsidR="002B476D" w:rsidRPr="00042C8B" w:rsidRDefault="002B476D" w:rsidP="00E0511B">
      <w:pPr>
        <w:spacing w:line="240" w:lineRule="auto"/>
        <w:rPr>
          <w:shd w:val="clear" w:color="auto" w:fill="FFFFFF"/>
        </w:rPr>
      </w:pPr>
    </w:p>
    <w:p w14:paraId="437F44E1" w14:textId="77777777" w:rsidR="002B476D" w:rsidRPr="00042C8B" w:rsidRDefault="002B476D" w:rsidP="00E0511B">
      <w:pPr>
        <w:spacing w:line="240" w:lineRule="auto"/>
        <w:rPr>
          <w:shd w:val="clear" w:color="auto" w:fill="FFFFFF"/>
        </w:rPr>
      </w:pPr>
    </w:p>
    <w:p w14:paraId="0482505F" w14:textId="77777777" w:rsidR="002B476D" w:rsidRPr="00042C8B" w:rsidRDefault="002B476D" w:rsidP="00E0511B">
      <w:pPr>
        <w:spacing w:line="240" w:lineRule="auto"/>
        <w:rPr>
          <w:shd w:val="clear" w:color="auto" w:fill="FFFFFF"/>
        </w:rPr>
      </w:pPr>
    </w:p>
    <w:p w14:paraId="6D1DD2C4" w14:textId="622C1B6E" w:rsidR="00354FC3" w:rsidRPr="00042C8B" w:rsidRDefault="00752B51" w:rsidP="00752B51">
      <w:pPr>
        <w:pStyle w:val="Heading1"/>
        <w:rPr>
          <w:shd w:val="clear" w:color="auto" w:fill="FFFFFF"/>
        </w:rPr>
      </w:pPr>
      <w:r>
        <w:rPr>
          <w:shd w:val="clear" w:color="auto" w:fill="FFFFFF"/>
        </w:rPr>
        <w:lastRenderedPageBreak/>
        <w:t>Goals and Objectives</w:t>
      </w:r>
    </w:p>
    <w:p w14:paraId="54231AD4" w14:textId="77777777" w:rsidR="007A056D" w:rsidRDefault="00072835" w:rsidP="00B31D83">
      <w:pPr>
        <w:spacing w:line="240" w:lineRule="auto"/>
        <w:rPr>
          <w:rFonts w:eastAsia="Times New Roman" w:cs="Times New Roman"/>
          <w:bdr w:val="none" w:sz="0" w:space="0" w:color="auto" w:frame="1"/>
        </w:rPr>
      </w:pPr>
      <w:r w:rsidRPr="00042C8B">
        <w:rPr>
          <w:rFonts w:eastAsia="Times New Roman" w:cs="Times New Roman"/>
          <w:bdr w:val="none" w:sz="0" w:space="0" w:color="auto" w:frame="1"/>
        </w:rPr>
        <w:t>The following</w:t>
      </w:r>
      <w:r w:rsidR="00354FC3" w:rsidRPr="00042C8B">
        <w:rPr>
          <w:rFonts w:eastAsia="Times New Roman" w:cs="Times New Roman"/>
          <w:bdr w:val="none" w:sz="0" w:space="0" w:color="auto" w:frame="1"/>
        </w:rPr>
        <w:t xml:space="preserve"> </w:t>
      </w:r>
      <w:r w:rsidR="00724AF6" w:rsidRPr="00042C8B">
        <w:rPr>
          <w:rFonts w:eastAsia="Times New Roman" w:cs="Times New Roman"/>
          <w:bdr w:val="none" w:sz="0" w:space="0" w:color="auto" w:frame="1"/>
        </w:rPr>
        <w:t>strategic engagement</w:t>
      </w:r>
      <w:r w:rsidR="00354FC3" w:rsidRPr="00042C8B">
        <w:rPr>
          <w:rFonts w:eastAsia="Times New Roman" w:cs="Times New Roman"/>
          <w:bdr w:val="none" w:sz="0" w:space="0" w:color="auto" w:frame="1"/>
        </w:rPr>
        <w:t xml:space="preserve"> plan </w:t>
      </w:r>
      <w:r w:rsidRPr="00042C8B">
        <w:rPr>
          <w:rFonts w:eastAsia="Times New Roman" w:cs="Times New Roman"/>
          <w:bdr w:val="none" w:sz="0" w:space="0" w:color="auto" w:frame="1"/>
        </w:rPr>
        <w:t xml:space="preserve">was created to </w:t>
      </w:r>
    </w:p>
    <w:p w14:paraId="5FF27FA2" w14:textId="33561E32" w:rsidR="007A056D" w:rsidRPr="007A056D" w:rsidRDefault="007A056D" w:rsidP="007A056D">
      <w:pPr>
        <w:pStyle w:val="ListParagraph"/>
        <w:numPr>
          <w:ilvl w:val="0"/>
          <w:numId w:val="20"/>
        </w:numPr>
        <w:spacing w:line="240" w:lineRule="auto"/>
        <w:rPr>
          <w:rFonts w:eastAsia="Times New Roman" w:cs="Times New Roman"/>
          <w:bdr w:val="none" w:sz="0" w:space="0" w:color="auto" w:frame="1"/>
        </w:rPr>
      </w:pPr>
      <w:r>
        <w:rPr>
          <w:rFonts w:eastAsia="Times New Roman" w:cs="Times New Roman"/>
          <w:bdr w:val="none" w:sz="0" w:space="0" w:color="auto" w:frame="1"/>
        </w:rPr>
        <w:t>H</w:t>
      </w:r>
      <w:r w:rsidR="00072835" w:rsidRPr="007A056D">
        <w:rPr>
          <w:rFonts w:eastAsia="Times New Roman" w:cs="Times New Roman"/>
          <w:bdr w:val="none" w:sz="0" w:space="0" w:color="auto" w:frame="1"/>
        </w:rPr>
        <w:t>elp steer the development and management of GHHIN</w:t>
      </w:r>
      <w:r w:rsidR="0048666A" w:rsidRPr="007A056D">
        <w:rPr>
          <w:rFonts w:eastAsia="Times New Roman" w:cs="Times New Roman"/>
          <w:bdr w:val="none" w:sz="0" w:space="0" w:color="auto" w:frame="1"/>
        </w:rPr>
        <w:t xml:space="preserve"> </w:t>
      </w:r>
      <w:r w:rsidR="004624E6" w:rsidRPr="007A056D">
        <w:rPr>
          <w:rFonts w:eastAsia="Times New Roman" w:cs="Times New Roman"/>
          <w:bdr w:val="none" w:sz="0" w:space="0" w:color="auto" w:frame="1"/>
        </w:rPr>
        <w:t>from 2017-2021</w:t>
      </w:r>
      <w:r w:rsidR="00724AF6" w:rsidRPr="007A056D">
        <w:rPr>
          <w:rFonts w:eastAsia="Times New Roman" w:cs="Times New Roman"/>
          <w:bdr w:val="none" w:sz="0" w:space="0" w:color="auto" w:frame="1"/>
        </w:rPr>
        <w:t xml:space="preserve">. </w:t>
      </w:r>
    </w:p>
    <w:p w14:paraId="3B891428" w14:textId="64624852" w:rsidR="007A056D" w:rsidRDefault="007A056D" w:rsidP="00621706">
      <w:pPr>
        <w:pStyle w:val="ListParagraph"/>
        <w:numPr>
          <w:ilvl w:val="0"/>
          <w:numId w:val="20"/>
        </w:numPr>
        <w:spacing w:line="240" w:lineRule="auto"/>
        <w:rPr>
          <w:rFonts w:eastAsia="Times New Roman" w:cs="Times New Roman"/>
          <w:bdr w:val="none" w:sz="0" w:space="0" w:color="auto" w:frame="1"/>
        </w:rPr>
      </w:pPr>
      <w:r>
        <w:rPr>
          <w:rFonts w:eastAsia="Times New Roman" w:cs="Times New Roman"/>
          <w:bdr w:val="none" w:sz="0" w:space="0" w:color="auto" w:frame="1"/>
        </w:rPr>
        <w:t>Lay</w:t>
      </w:r>
      <w:r w:rsidR="00DD0D7E" w:rsidRPr="007A056D">
        <w:rPr>
          <w:rFonts w:eastAsia="Times New Roman" w:cs="Times New Roman"/>
          <w:bdr w:val="none" w:sz="0" w:space="0" w:color="auto" w:frame="1"/>
        </w:rPr>
        <w:t xml:space="preserve"> out a </w:t>
      </w:r>
      <w:r w:rsidR="0048666A" w:rsidRPr="007A056D">
        <w:rPr>
          <w:rFonts w:eastAsia="Times New Roman" w:cs="Times New Roman"/>
          <w:bdr w:val="none" w:sz="0" w:space="0" w:color="auto" w:frame="1"/>
        </w:rPr>
        <w:t xml:space="preserve">strategic roadmap for </w:t>
      </w:r>
      <w:r w:rsidR="00DD0D7E" w:rsidRPr="007A056D">
        <w:rPr>
          <w:rFonts w:eastAsia="Times New Roman" w:cs="Times New Roman"/>
          <w:bdr w:val="none" w:sz="0" w:space="0" w:color="auto" w:frame="1"/>
        </w:rPr>
        <w:t xml:space="preserve">engaging stakeholders </w:t>
      </w:r>
      <w:r w:rsidR="00621706">
        <w:rPr>
          <w:rFonts w:eastAsia="Times New Roman" w:cs="Times New Roman"/>
          <w:bdr w:val="none" w:sz="0" w:space="0" w:color="auto" w:frame="1"/>
        </w:rPr>
        <w:t>targeted outreach</w:t>
      </w:r>
      <w:r w:rsidR="00DD0D7E" w:rsidRPr="007A056D">
        <w:rPr>
          <w:rFonts w:eastAsia="Times New Roman" w:cs="Times New Roman"/>
          <w:bdr w:val="none" w:sz="0" w:space="0" w:color="auto" w:frame="1"/>
        </w:rPr>
        <w:t>, key m</w:t>
      </w:r>
      <w:r>
        <w:rPr>
          <w:rFonts w:eastAsia="Times New Roman" w:cs="Times New Roman"/>
          <w:bdr w:val="none" w:sz="0" w:space="0" w:color="auto" w:frame="1"/>
        </w:rPr>
        <w:t>essaging, and services offered</w:t>
      </w:r>
      <w:r w:rsidR="00621706">
        <w:rPr>
          <w:rFonts w:eastAsia="Times New Roman" w:cs="Times New Roman"/>
          <w:bdr w:val="none" w:sz="0" w:space="0" w:color="auto" w:frame="1"/>
        </w:rPr>
        <w:t>.</w:t>
      </w:r>
    </w:p>
    <w:p w14:paraId="7E5470EE" w14:textId="4B1F3E53" w:rsidR="007A056D" w:rsidRDefault="007A056D" w:rsidP="00621706">
      <w:pPr>
        <w:pStyle w:val="ListParagraph"/>
        <w:numPr>
          <w:ilvl w:val="0"/>
          <w:numId w:val="20"/>
        </w:numPr>
        <w:spacing w:line="240" w:lineRule="auto"/>
        <w:rPr>
          <w:rFonts w:eastAsia="Times New Roman" w:cs="Times New Roman"/>
          <w:bdr w:val="none" w:sz="0" w:space="0" w:color="auto" w:frame="1"/>
        </w:rPr>
      </w:pPr>
      <w:r>
        <w:rPr>
          <w:rFonts w:eastAsia="Times New Roman" w:cs="Times New Roman"/>
          <w:bdr w:val="none" w:sz="0" w:space="0" w:color="auto" w:frame="1"/>
        </w:rPr>
        <w:t>P</w:t>
      </w:r>
      <w:r w:rsidR="00DD0D7E" w:rsidRPr="007A056D">
        <w:rPr>
          <w:rFonts w:eastAsia="Times New Roman" w:cs="Times New Roman"/>
          <w:bdr w:val="none" w:sz="0" w:space="0" w:color="auto" w:frame="1"/>
        </w:rPr>
        <w:t>resent network organization and functionality as an integral aspec</w:t>
      </w:r>
      <w:r w:rsidR="00621706">
        <w:rPr>
          <w:rFonts w:eastAsia="Times New Roman" w:cs="Times New Roman"/>
          <w:bdr w:val="none" w:sz="0" w:space="0" w:color="auto" w:frame="1"/>
        </w:rPr>
        <w:t xml:space="preserve">t of engagement, sustainability, </w:t>
      </w:r>
      <w:r w:rsidR="00DD0D7E" w:rsidRPr="007A056D">
        <w:rPr>
          <w:rFonts w:eastAsia="Times New Roman" w:cs="Times New Roman"/>
          <w:bdr w:val="none" w:sz="0" w:space="0" w:color="auto" w:frame="1"/>
        </w:rPr>
        <w:t>and capacity building</w:t>
      </w:r>
      <w:r w:rsidR="0048666A" w:rsidRPr="007A056D">
        <w:rPr>
          <w:rFonts w:eastAsia="Times New Roman" w:cs="Times New Roman"/>
          <w:bdr w:val="none" w:sz="0" w:space="0" w:color="auto" w:frame="1"/>
        </w:rPr>
        <w:t xml:space="preserve">. </w:t>
      </w:r>
    </w:p>
    <w:p w14:paraId="4DC8663C" w14:textId="07DDC0BA" w:rsidR="00724AF6" w:rsidRDefault="005F395B" w:rsidP="001B2CA7">
      <w:pPr>
        <w:spacing w:line="240" w:lineRule="auto"/>
        <w:rPr>
          <w:rFonts w:eastAsia="Times New Roman" w:cs="Times New Roman"/>
          <w:bdr w:val="none" w:sz="0" w:space="0" w:color="auto" w:frame="1"/>
        </w:rPr>
      </w:pPr>
      <w:r w:rsidRPr="001B2CA7">
        <w:rPr>
          <w:rFonts w:eastAsia="Times New Roman" w:cs="Times New Roman"/>
          <w:bdr w:val="none" w:sz="0" w:space="0" w:color="auto" w:frame="1"/>
        </w:rPr>
        <w:t xml:space="preserve">The </w:t>
      </w:r>
      <w:r w:rsidR="001B2CA7" w:rsidRPr="001B2CA7">
        <w:rPr>
          <w:rFonts w:eastAsia="Times New Roman" w:cs="Times New Roman"/>
          <w:bdr w:val="none" w:sz="0" w:space="0" w:color="auto" w:frame="1"/>
        </w:rPr>
        <w:t xml:space="preserve">core components of GHHIN are the </w:t>
      </w:r>
      <w:r w:rsidRPr="001B2CA7">
        <w:rPr>
          <w:rFonts w:eastAsia="Times New Roman" w:cs="Times New Roman"/>
          <w:bdr w:val="none" w:sz="0" w:space="0" w:color="auto" w:frame="1"/>
        </w:rPr>
        <w:t>website and its assoc</w:t>
      </w:r>
      <w:r w:rsidR="001B2CA7" w:rsidRPr="001B2CA7">
        <w:rPr>
          <w:rFonts w:eastAsia="Times New Roman" w:cs="Times New Roman"/>
          <w:bdr w:val="none" w:sz="0" w:space="0" w:color="auto" w:frame="1"/>
        </w:rPr>
        <w:t>iated services. This report</w:t>
      </w:r>
      <w:r w:rsidR="001B2CA7">
        <w:rPr>
          <w:rFonts w:eastAsia="Times New Roman" w:cs="Times New Roman"/>
          <w:bdr w:val="none" w:sz="0" w:space="0" w:color="auto" w:frame="1"/>
        </w:rPr>
        <w:t xml:space="preserve"> provides a roadmap to develop, implement, and sustain</w:t>
      </w:r>
      <w:r w:rsidR="000557E2">
        <w:rPr>
          <w:rFonts w:eastAsia="Times New Roman" w:cs="Times New Roman"/>
          <w:bdr w:val="none" w:sz="0" w:space="0" w:color="auto" w:frame="1"/>
        </w:rPr>
        <w:t xml:space="preserve"> these components. </w:t>
      </w:r>
      <w:r w:rsidR="001B2CA7">
        <w:rPr>
          <w:rFonts w:eastAsia="Times New Roman" w:cs="Times New Roman"/>
          <w:bdr w:val="none" w:sz="0" w:space="0" w:color="auto" w:frame="1"/>
        </w:rPr>
        <w:t xml:space="preserve">This report is broken into  </w:t>
      </w:r>
    </w:p>
    <w:p w14:paraId="766BC730" w14:textId="5BDD4596" w:rsidR="007A056D" w:rsidRDefault="00964D2A" w:rsidP="00264A9A">
      <w:pPr>
        <w:pStyle w:val="ListParagraph"/>
        <w:spacing w:line="360" w:lineRule="auto"/>
        <w:rPr>
          <w:rFonts w:eastAsia="Times New Roman" w:cs="Times New Roman"/>
          <w:bdr w:val="none" w:sz="0" w:space="0" w:color="auto" w:frame="1"/>
        </w:rPr>
      </w:pPr>
      <w:r>
        <w:rPr>
          <w:rFonts w:eastAsia="Times New Roman" w:cs="Times New Roman"/>
          <w:bdr w:val="none" w:sz="0" w:space="0" w:color="auto" w:frame="1"/>
        </w:rPr>
        <w:t xml:space="preserve">Part 1: </w:t>
      </w:r>
      <w:r w:rsidR="007A056D">
        <w:rPr>
          <w:rFonts w:eastAsia="Times New Roman" w:cs="Times New Roman"/>
          <w:bdr w:val="none" w:sz="0" w:space="0" w:color="auto" w:frame="1"/>
        </w:rPr>
        <w:t>Engagement</w:t>
      </w:r>
      <w:r>
        <w:rPr>
          <w:rFonts w:eastAsia="Times New Roman" w:cs="Times New Roman"/>
          <w:bdr w:val="none" w:sz="0" w:space="0" w:color="auto" w:frame="1"/>
        </w:rPr>
        <w:t xml:space="preserve"> </w:t>
      </w:r>
      <w:r w:rsidR="001B2CA7">
        <w:rPr>
          <w:rFonts w:eastAsia="Times New Roman" w:cs="Times New Roman"/>
          <w:bdr w:val="none" w:sz="0" w:space="0" w:color="auto" w:frame="1"/>
        </w:rPr>
        <w:t>– Target audiences, strategies for engagement and participation.</w:t>
      </w:r>
    </w:p>
    <w:p w14:paraId="77BDBDC8" w14:textId="45FB7DAE" w:rsidR="007A056D" w:rsidRDefault="00964D2A" w:rsidP="00264A9A">
      <w:pPr>
        <w:pStyle w:val="ListParagraph"/>
        <w:spacing w:line="360" w:lineRule="auto"/>
        <w:rPr>
          <w:rFonts w:eastAsia="Times New Roman" w:cs="Times New Roman"/>
          <w:bdr w:val="none" w:sz="0" w:space="0" w:color="auto" w:frame="1"/>
        </w:rPr>
      </w:pPr>
      <w:r>
        <w:rPr>
          <w:rFonts w:eastAsia="Times New Roman" w:cs="Times New Roman"/>
          <w:bdr w:val="none" w:sz="0" w:space="0" w:color="auto" w:frame="1"/>
        </w:rPr>
        <w:t xml:space="preserve">Part 2: </w:t>
      </w:r>
      <w:r w:rsidR="007A056D">
        <w:rPr>
          <w:rFonts w:eastAsia="Times New Roman" w:cs="Times New Roman"/>
          <w:bdr w:val="none" w:sz="0" w:space="0" w:color="auto" w:frame="1"/>
        </w:rPr>
        <w:t>Outreac</w:t>
      </w:r>
      <w:r>
        <w:rPr>
          <w:rFonts w:eastAsia="Times New Roman" w:cs="Times New Roman"/>
          <w:bdr w:val="none" w:sz="0" w:space="0" w:color="auto" w:frame="1"/>
        </w:rPr>
        <w:t xml:space="preserve">h </w:t>
      </w:r>
      <w:r w:rsidR="00C409C5">
        <w:rPr>
          <w:rFonts w:eastAsia="Times New Roman" w:cs="Times New Roman"/>
          <w:bdr w:val="none" w:sz="0" w:space="0" w:color="auto" w:frame="1"/>
        </w:rPr>
        <w:t>–</w:t>
      </w:r>
      <w:r w:rsidR="001B2CA7">
        <w:rPr>
          <w:rFonts w:eastAsia="Times New Roman" w:cs="Times New Roman"/>
          <w:bdr w:val="none" w:sz="0" w:space="0" w:color="auto" w:frame="1"/>
        </w:rPr>
        <w:t xml:space="preserve"> Design, marketing, and outreach instruments.</w:t>
      </w:r>
    </w:p>
    <w:p w14:paraId="7328489B" w14:textId="78FA412E" w:rsidR="007A056D" w:rsidRDefault="00964D2A" w:rsidP="00621706">
      <w:pPr>
        <w:pStyle w:val="ListParagraph"/>
        <w:spacing w:line="240" w:lineRule="auto"/>
        <w:rPr>
          <w:rFonts w:eastAsia="Times New Roman" w:cs="Times New Roman"/>
          <w:bdr w:val="none" w:sz="0" w:space="0" w:color="auto" w:frame="1"/>
        </w:rPr>
      </w:pPr>
      <w:r w:rsidRPr="00C409C5">
        <w:rPr>
          <w:rFonts w:eastAsia="Times New Roman" w:cs="Times New Roman"/>
          <w:bdr w:val="none" w:sz="0" w:space="0" w:color="auto" w:frame="1"/>
        </w:rPr>
        <w:t xml:space="preserve">Part 3: </w:t>
      </w:r>
      <w:r w:rsidR="00C409C5" w:rsidRPr="00C409C5">
        <w:rPr>
          <w:rFonts w:eastAsia="Times New Roman" w:cs="Times New Roman"/>
          <w:bdr w:val="none" w:sz="0" w:space="0" w:color="auto" w:frame="1"/>
        </w:rPr>
        <w:t>Communications</w:t>
      </w:r>
      <w:r w:rsidR="001B2CA7">
        <w:rPr>
          <w:rFonts w:eastAsia="Times New Roman" w:cs="Times New Roman"/>
          <w:bdr w:val="none" w:sz="0" w:space="0" w:color="auto" w:frame="1"/>
        </w:rPr>
        <w:t xml:space="preserve"> - Target</w:t>
      </w:r>
      <w:r w:rsidR="00621706">
        <w:rPr>
          <w:rFonts w:eastAsia="Times New Roman" w:cs="Times New Roman"/>
          <w:bdr w:val="none" w:sz="0" w:space="0" w:color="auto" w:frame="1"/>
        </w:rPr>
        <w:t>ed</w:t>
      </w:r>
      <w:r w:rsidR="001B2CA7">
        <w:rPr>
          <w:rFonts w:eastAsia="Times New Roman" w:cs="Times New Roman"/>
          <w:bdr w:val="none" w:sz="0" w:space="0" w:color="auto" w:frame="1"/>
        </w:rPr>
        <w:t xml:space="preserve"> messaging</w:t>
      </w:r>
      <w:del w:id="0" w:author="Parks, Robbie M" w:date="2017-08-01T12:02:00Z">
        <w:r w:rsidR="001B2CA7" w:rsidDel="007564DB">
          <w:rPr>
            <w:rFonts w:eastAsia="Times New Roman" w:cs="Times New Roman"/>
            <w:bdr w:val="none" w:sz="0" w:space="0" w:color="auto" w:frame="1"/>
          </w:rPr>
          <w:delText xml:space="preserve"> </w:delText>
        </w:r>
      </w:del>
      <w:r w:rsidR="00621706">
        <w:rPr>
          <w:rFonts w:eastAsia="Times New Roman" w:cs="Times New Roman"/>
          <w:bdr w:val="none" w:sz="0" w:space="0" w:color="auto" w:frame="1"/>
        </w:rPr>
        <w:t>.</w:t>
      </w:r>
    </w:p>
    <w:tbl>
      <w:tblPr>
        <w:tblStyle w:val="ColorfulList"/>
        <w:tblpPr w:leftFromText="180" w:rightFromText="180" w:vertAnchor="text" w:horzAnchor="margin" w:tblpXSpec="center" w:tblpY="1313"/>
        <w:tblW w:w="0" w:type="auto"/>
        <w:tblLook w:val="04A0" w:firstRow="1" w:lastRow="0" w:firstColumn="1" w:lastColumn="0" w:noHBand="0" w:noVBand="1"/>
      </w:tblPr>
      <w:tblGrid>
        <w:gridCol w:w="7479"/>
      </w:tblGrid>
      <w:tr w:rsidR="004362BA" w:rsidRPr="00042C8B" w14:paraId="5BE59F7C" w14:textId="77777777" w:rsidTr="00621706">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7479" w:type="dxa"/>
            <w:vAlign w:val="center"/>
          </w:tcPr>
          <w:p w14:paraId="76A5C6FF" w14:textId="77777777" w:rsidR="00621706" w:rsidRPr="00621706" w:rsidRDefault="00621706" w:rsidP="00621706">
            <w:pPr>
              <w:pStyle w:val="NoSpacing"/>
              <w:jc w:val="center"/>
              <w:rPr>
                <w:rFonts w:asciiTheme="minorBidi" w:hAnsiTheme="minorBidi"/>
                <w:color w:val="auto"/>
                <w:sz w:val="10"/>
                <w:szCs w:val="10"/>
              </w:rPr>
            </w:pPr>
          </w:p>
          <w:p w14:paraId="50D028E2" w14:textId="77777777" w:rsidR="004362BA" w:rsidRDefault="00621706" w:rsidP="00621706">
            <w:pPr>
              <w:pStyle w:val="NoSpacing"/>
              <w:jc w:val="center"/>
              <w:rPr>
                <w:rFonts w:asciiTheme="minorBidi" w:hAnsiTheme="minorBidi"/>
                <w:color w:val="auto"/>
                <w:sz w:val="18"/>
                <w:szCs w:val="18"/>
              </w:rPr>
            </w:pPr>
            <w:r>
              <w:rPr>
                <w:rFonts w:asciiTheme="minorBidi" w:hAnsiTheme="minorBidi"/>
                <w:color w:val="auto"/>
                <w:sz w:val="18"/>
                <w:szCs w:val="18"/>
              </w:rPr>
              <w:t xml:space="preserve">Report </w:t>
            </w:r>
            <w:r w:rsidR="004362BA" w:rsidRPr="00752B51">
              <w:rPr>
                <w:rFonts w:asciiTheme="minorBidi" w:hAnsiTheme="minorBidi"/>
                <w:color w:val="auto"/>
                <w:sz w:val="18"/>
                <w:szCs w:val="18"/>
              </w:rPr>
              <w:t>Objectives</w:t>
            </w:r>
          </w:p>
          <w:p w14:paraId="01C41EFE" w14:textId="3CF042C7" w:rsidR="00621706" w:rsidRPr="00621706" w:rsidRDefault="00621706" w:rsidP="00621706">
            <w:pPr>
              <w:pStyle w:val="NoSpacing"/>
              <w:jc w:val="center"/>
              <w:rPr>
                <w:rFonts w:asciiTheme="minorBidi" w:hAnsiTheme="minorBidi"/>
                <w:color w:val="auto"/>
                <w:sz w:val="10"/>
                <w:szCs w:val="10"/>
              </w:rPr>
            </w:pPr>
          </w:p>
        </w:tc>
      </w:tr>
      <w:tr w:rsidR="004362BA" w:rsidRPr="00042C8B" w14:paraId="587DDF54" w14:textId="77777777" w:rsidTr="00621706">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7479" w:type="dxa"/>
            <w:vAlign w:val="center"/>
          </w:tcPr>
          <w:p w14:paraId="13242E25" w14:textId="77777777" w:rsidR="004362BA" w:rsidRPr="00752B51" w:rsidRDefault="004362BA" w:rsidP="00621706">
            <w:pPr>
              <w:pStyle w:val="NoSpacing"/>
              <w:jc w:val="center"/>
              <w:rPr>
                <w:rFonts w:asciiTheme="minorBidi" w:hAnsiTheme="minorBidi"/>
                <w:b w:val="0"/>
                <w:bCs w:val="0"/>
                <w:sz w:val="18"/>
                <w:szCs w:val="18"/>
              </w:rPr>
            </w:pPr>
          </w:p>
          <w:p w14:paraId="6E0B009A" w14:textId="77777777" w:rsidR="004362BA" w:rsidRPr="00752B51" w:rsidRDefault="004362BA" w:rsidP="00621706">
            <w:pPr>
              <w:pStyle w:val="NoSpacing"/>
              <w:jc w:val="center"/>
              <w:rPr>
                <w:rFonts w:asciiTheme="minorBidi" w:hAnsiTheme="minorBidi"/>
                <w:b w:val="0"/>
                <w:bCs w:val="0"/>
                <w:sz w:val="18"/>
                <w:szCs w:val="18"/>
              </w:rPr>
            </w:pPr>
            <w:r w:rsidRPr="00752B51">
              <w:rPr>
                <w:rFonts w:asciiTheme="minorBidi" w:hAnsiTheme="minorBidi"/>
                <w:b w:val="0"/>
                <w:bCs w:val="0"/>
                <w:sz w:val="18"/>
                <w:szCs w:val="18"/>
              </w:rPr>
              <w:t>Identify, synthesize, and communicate evidence and lessons learned, and propagate good practices across the network and with other scientists, policy- and decision-makers.</w:t>
            </w:r>
          </w:p>
          <w:p w14:paraId="372318DE" w14:textId="77777777" w:rsidR="004362BA" w:rsidRPr="00752B51" w:rsidRDefault="004362BA" w:rsidP="00621706">
            <w:pPr>
              <w:pStyle w:val="NoSpacing"/>
              <w:jc w:val="center"/>
              <w:rPr>
                <w:rFonts w:asciiTheme="minorBidi" w:hAnsiTheme="minorBidi"/>
                <w:b w:val="0"/>
                <w:bCs w:val="0"/>
                <w:sz w:val="18"/>
                <w:szCs w:val="18"/>
              </w:rPr>
            </w:pPr>
          </w:p>
        </w:tc>
      </w:tr>
      <w:tr w:rsidR="004362BA" w:rsidRPr="00042C8B" w14:paraId="54A2DB29" w14:textId="77777777" w:rsidTr="00621706">
        <w:trPr>
          <w:trHeight w:val="1034"/>
        </w:trPr>
        <w:tc>
          <w:tcPr>
            <w:cnfStyle w:val="001000000000" w:firstRow="0" w:lastRow="0" w:firstColumn="1" w:lastColumn="0" w:oddVBand="0" w:evenVBand="0" w:oddHBand="0" w:evenHBand="0" w:firstRowFirstColumn="0" w:firstRowLastColumn="0" w:lastRowFirstColumn="0" w:lastRowLastColumn="0"/>
            <w:tcW w:w="7479" w:type="dxa"/>
            <w:vAlign w:val="center"/>
          </w:tcPr>
          <w:p w14:paraId="6FED7BD2" w14:textId="77777777" w:rsidR="004362BA" w:rsidRPr="00752B51" w:rsidRDefault="004362BA" w:rsidP="00621706">
            <w:pPr>
              <w:pStyle w:val="NoSpacing"/>
              <w:jc w:val="center"/>
              <w:rPr>
                <w:rFonts w:asciiTheme="minorBidi" w:hAnsiTheme="minorBidi"/>
                <w:b w:val="0"/>
                <w:bCs w:val="0"/>
                <w:sz w:val="18"/>
                <w:szCs w:val="18"/>
              </w:rPr>
            </w:pPr>
          </w:p>
          <w:p w14:paraId="04B40D1F" w14:textId="77777777" w:rsidR="004362BA" w:rsidRPr="00752B51" w:rsidRDefault="004362BA" w:rsidP="00621706">
            <w:pPr>
              <w:pStyle w:val="NoSpacing"/>
              <w:jc w:val="center"/>
              <w:rPr>
                <w:rFonts w:asciiTheme="minorBidi" w:hAnsiTheme="minorBidi"/>
                <w:b w:val="0"/>
                <w:bCs w:val="0"/>
                <w:sz w:val="18"/>
                <w:szCs w:val="18"/>
              </w:rPr>
            </w:pPr>
            <w:r w:rsidRPr="00752B51">
              <w:rPr>
                <w:rFonts w:asciiTheme="minorBidi" w:hAnsiTheme="minorBidi"/>
                <w:b w:val="0"/>
                <w:bCs w:val="0"/>
                <w:sz w:val="18"/>
                <w:szCs w:val="18"/>
              </w:rPr>
              <w:t xml:space="preserve">Mobilize and improve access </w:t>
            </w:r>
            <w:del w:id="1" w:author="Parks, Robbie M" w:date="2017-08-01T13:07:00Z">
              <w:r w:rsidRPr="00752B51" w:rsidDel="00AE1B3F">
                <w:rPr>
                  <w:rFonts w:asciiTheme="minorBidi" w:hAnsiTheme="minorBidi"/>
                  <w:b w:val="0"/>
                  <w:bCs w:val="0"/>
                  <w:sz w:val="18"/>
                  <w:szCs w:val="18"/>
                </w:rPr>
                <w:delText xml:space="preserve"> </w:delText>
              </w:r>
            </w:del>
            <w:r w:rsidRPr="00752B51">
              <w:rPr>
                <w:rFonts w:asciiTheme="minorBidi" w:hAnsiTheme="minorBidi"/>
                <w:b w:val="0"/>
                <w:bCs w:val="0"/>
                <w:sz w:val="18"/>
                <w:szCs w:val="18"/>
              </w:rPr>
              <w:t>to expert resources and opportunities for learning, exchange, and engagement.</w:t>
            </w:r>
          </w:p>
          <w:p w14:paraId="0A680C0C" w14:textId="77777777" w:rsidR="004362BA" w:rsidRPr="00752B51" w:rsidRDefault="004362BA" w:rsidP="00621706">
            <w:pPr>
              <w:pStyle w:val="NoSpacing"/>
              <w:jc w:val="center"/>
              <w:rPr>
                <w:rFonts w:asciiTheme="minorBidi" w:hAnsiTheme="minorBidi"/>
                <w:b w:val="0"/>
                <w:bCs w:val="0"/>
                <w:sz w:val="18"/>
                <w:szCs w:val="18"/>
                <w:highlight w:val="yellow"/>
              </w:rPr>
            </w:pPr>
          </w:p>
        </w:tc>
      </w:tr>
      <w:tr w:rsidR="004362BA" w:rsidRPr="00042C8B" w14:paraId="79D55016" w14:textId="77777777" w:rsidTr="00621706">
        <w:trPr>
          <w:cnfStyle w:val="000000100000" w:firstRow="0" w:lastRow="0" w:firstColumn="0" w:lastColumn="0" w:oddVBand="0" w:evenVBand="0" w:oddHBand="1" w:evenHBand="0" w:firstRowFirstColumn="0" w:firstRowLastColumn="0" w:lastRowFirstColumn="0" w:lastRowLastColumn="0"/>
          <w:trHeight w:val="1034"/>
        </w:trPr>
        <w:tc>
          <w:tcPr>
            <w:cnfStyle w:val="001000000000" w:firstRow="0" w:lastRow="0" w:firstColumn="1" w:lastColumn="0" w:oddVBand="0" w:evenVBand="0" w:oddHBand="0" w:evenHBand="0" w:firstRowFirstColumn="0" w:firstRowLastColumn="0" w:lastRowFirstColumn="0" w:lastRowLastColumn="0"/>
            <w:tcW w:w="7479" w:type="dxa"/>
            <w:vAlign w:val="center"/>
          </w:tcPr>
          <w:p w14:paraId="06BE9395" w14:textId="77777777" w:rsidR="004362BA" w:rsidRPr="00752B51" w:rsidRDefault="004362BA" w:rsidP="00621706">
            <w:pPr>
              <w:pStyle w:val="NoSpacing"/>
              <w:jc w:val="center"/>
              <w:rPr>
                <w:rFonts w:asciiTheme="minorBidi" w:hAnsiTheme="minorBidi"/>
                <w:b w:val="0"/>
                <w:bCs w:val="0"/>
                <w:sz w:val="18"/>
                <w:szCs w:val="18"/>
              </w:rPr>
            </w:pPr>
          </w:p>
          <w:p w14:paraId="58306CE1" w14:textId="77777777" w:rsidR="004362BA" w:rsidRPr="00752B51" w:rsidRDefault="004362BA" w:rsidP="00621706">
            <w:pPr>
              <w:pStyle w:val="NoSpacing"/>
              <w:jc w:val="center"/>
              <w:rPr>
                <w:rFonts w:asciiTheme="minorBidi" w:hAnsiTheme="minorBidi"/>
                <w:b w:val="0"/>
                <w:bCs w:val="0"/>
                <w:sz w:val="18"/>
                <w:szCs w:val="18"/>
              </w:rPr>
            </w:pPr>
            <w:r w:rsidRPr="00752B51">
              <w:rPr>
                <w:rFonts w:asciiTheme="minorBidi" w:hAnsiTheme="minorBidi"/>
                <w:b w:val="0"/>
                <w:bCs w:val="0"/>
                <w:sz w:val="18"/>
                <w:szCs w:val="18"/>
              </w:rPr>
              <w:t>Facilitate the generation of actionable evidence and information vis-à-vis activities to develop, share, and promote standardized technical guidance, research, data, and decision-tools.</w:t>
            </w:r>
          </w:p>
          <w:p w14:paraId="54CDE4F4" w14:textId="77777777" w:rsidR="004362BA" w:rsidRPr="00752B51" w:rsidRDefault="004362BA" w:rsidP="00621706">
            <w:pPr>
              <w:pStyle w:val="NoSpacing"/>
              <w:jc w:val="center"/>
              <w:rPr>
                <w:rFonts w:asciiTheme="minorBidi" w:hAnsiTheme="minorBidi"/>
                <w:b w:val="0"/>
                <w:bCs w:val="0"/>
                <w:sz w:val="18"/>
                <w:szCs w:val="18"/>
                <w:highlight w:val="yellow"/>
              </w:rPr>
            </w:pPr>
          </w:p>
        </w:tc>
      </w:tr>
      <w:tr w:rsidR="004362BA" w:rsidRPr="00042C8B" w14:paraId="7C5BEBB8" w14:textId="77777777" w:rsidTr="00621706">
        <w:trPr>
          <w:trHeight w:val="1034"/>
        </w:trPr>
        <w:tc>
          <w:tcPr>
            <w:cnfStyle w:val="001000000000" w:firstRow="0" w:lastRow="0" w:firstColumn="1" w:lastColumn="0" w:oddVBand="0" w:evenVBand="0" w:oddHBand="0" w:evenHBand="0" w:firstRowFirstColumn="0" w:firstRowLastColumn="0" w:lastRowFirstColumn="0" w:lastRowLastColumn="0"/>
            <w:tcW w:w="7479" w:type="dxa"/>
            <w:vAlign w:val="center"/>
          </w:tcPr>
          <w:p w14:paraId="076E47F8" w14:textId="77777777" w:rsidR="004362BA" w:rsidRPr="00752B51" w:rsidRDefault="004362BA" w:rsidP="00621706">
            <w:pPr>
              <w:pStyle w:val="NoSpacing"/>
              <w:jc w:val="center"/>
              <w:rPr>
                <w:rFonts w:asciiTheme="minorBidi" w:hAnsiTheme="minorBidi"/>
                <w:b w:val="0"/>
                <w:bCs w:val="0"/>
                <w:sz w:val="18"/>
                <w:szCs w:val="18"/>
              </w:rPr>
            </w:pPr>
          </w:p>
          <w:p w14:paraId="2CCB9ED5" w14:textId="77777777" w:rsidR="004362BA" w:rsidRPr="00752B51" w:rsidRDefault="004362BA" w:rsidP="00621706">
            <w:pPr>
              <w:pStyle w:val="NoSpacing"/>
              <w:jc w:val="center"/>
              <w:rPr>
                <w:rFonts w:asciiTheme="minorBidi" w:hAnsiTheme="minorBidi"/>
                <w:b w:val="0"/>
                <w:bCs w:val="0"/>
                <w:sz w:val="18"/>
                <w:szCs w:val="18"/>
              </w:rPr>
            </w:pPr>
            <w:r w:rsidRPr="00752B51">
              <w:rPr>
                <w:rFonts w:asciiTheme="minorBidi" w:hAnsiTheme="minorBidi"/>
                <w:b w:val="0"/>
                <w:bCs w:val="0"/>
                <w:sz w:val="18"/>
                <w:szCs w:val="18"/>
              </w:rPr>
              <w:t>Help members use available evidence to promote critical action for the global network, its partners, and activities</w:t>
            </w:r>
          </w:p>
          <w:p w14:paraId="1A990B87" w14:textId="77777777" w:rsidR="004362BA" w:rsidRPr="00752B51" w:rsidRDefault="004362BA" w:rsidP="00621706">
            <w:pPr>
              <w:pStyle w:val="NoSpacing"/>
              <w:jc w:val="center"/>
              <w:rPr>
                <w:rFonts w:asciiTheme="minorBidi" w:hAnsiTheme="minorBidi"/>
                <w:b w:val="0"/>
                <w:bCs w:val="0"/>
                <w:sz w:val="18"/>
                <w:szCs w:val="18"/>
                <w:highlight w:val="yellow"/>
              </w:rPr>
            </w:pPr>
          </w:p>
        </w:tc>
      </w:tr>
      <w:tr w:rsidR="004362BA" w:rsidRPr="00042C8B" w14:paraId="70006A4B" w14:textId="77777777" w:rsidTr="00621706">
        <w:trPr>
          <w:cnfStyle w:val="000000100000" w:firstRow="0" w:lastRow="0" w:firstColumn="0" w:lastColumn="0" w:oddVBand="0" w:evenVBand="0" w:oddHBand="1" w:evenHBand="0" w:firstRowFirstColumn="0" w:firstRowLastColumn="0" w:lastRowFirstColumn="0" w:lastRowLastColumn="0"/>
          <w:trHeight w:val="776"/>
        </w:trPr>
        <w:tc>
          <w:tcPr>
            <w:cnfStyle w:val="001000000000" w:firstRow="0" w:lastRow="0" w:firstColumn="1" w:lastColumn="0" w:oddVBand="0" w:evenVBand="0" w:oddHBand="0" w:evenHBand="0" w:firstRowFirstColumn="0" w:firstRowLastColumn="0" w:lastRowFirstColumn="0" w:lastRowLastColumn="0"/>
            <w:tcW w:w="7479" w:type="dxa"/>
            <w:vAlign w:val="center"/>
          </w:tcPr>
          <w:p w14:paraId="6D6EDC17" w14:textId="77777777" w:rsidR="004362BA" w:rsidRPr="00752B51" w:rsidRDefault="004362BA" w:rsidP="00621706">
            <w:pPr>
              <w:pStyle w:val="NoSpacing"/>
              <w:jc w:val="center"/>
              <w:rPr>
                <w:rFonts w:asciiTheme="minorBidi" w:hAnsiTheme="minorBidi"/>
                <w:b w:val="0"/>
                <w:bCs w:val="0"/>
                <w:sz w:val="18"/>
                <w:szCs w:val="18"/>
              </w:rPr>
            </w:pPr>
          </w:p>
          <w:p w14:paraId="50FE4DEC" w14:textId="77777777" w:rsidR="004362BA" w:rsidRPr="00752B51" w:rsidRDefault="004362BA" w:rsidP="00621706">
            <w:pPr>
              <w:pStyle w:val="NoSpacing"/>
              <w:jc w:val="center"/>
              <w:rPr>
                <w:rFonts w:asciiTheme="minorBidi" w:hAnsiTheme="minorBidi"/>
                <w:b w:val="0"/>
                <w:bCs w:val="0"/>
                <w:sz w:val="18"/>
                <w:szCs w:val="18"/>
              </w:rPr>
            </w:pPr>
            <w:r w:rsidRPr="00752B51">
              <w:rPr>
                <w:rFonts w:asciiTheme="minorBidi" w:hAnsiTheme="minorBidi"/>
                <w:b w:val="0"/>
                <w:bCs w:val="0"/>
                <w:sz w:val="18"/>
                <w:szCs w:val="18"/>
              </w:rPr>
              <w:t>Produce and manage a centralized information hub for heat health.</w:t>
            </w:r>
          </w:p>
          <w:p w14:paraId="47004268" w14:textId="77777777" w:rsidR="004362BA" w:rsidRPr="00752B51" w:rsidRDefault="004362BA" w:rsidP="00621706">
            <w:pPr>
              <w:pStyle w:val="NoSpacing"/>
              <w:jc w:val="center"/>
              <w:rPr>
                <w:rFonts w:asciiTheme="minorBidi" w:hAnsiTheme="minorBidi"/>
                <w:b w:val="0"/>
                <w:bCs w:val="0"/>
                <w:sz w:val="18"/>
                <w:szCs w:val="18"/>
                <w:highlight w:val="yellow"/>
              </w:rPr>
            </w:pPr>
          </w:p>
        </w:tc>
      </w:tr>
      <w:tr w:rsidR="004362BA" w:rsidRPr="00042C8B" w14:paraId="50777EB8" w14:textId="77777777" w:rsidTr="00621706">
        <w:trPr>
          <w:trHeight w:val="760"/>
        </w:trPr>
        <w:tc>
          <w:tcPr>
            <w:cnfStyle w:val="001000000000" w:firstRow="0" w:lastRow="0" w:firstColumn="1" w:lastColumn="0" w:oddVBand="0" w:evenVBand="0" w:oddHBand="0" w:evenHBand="0" w:firstRowFirstColumn="0" w:firstRowLastColumn="0" w:lastRowFirstColumn="0" w:lastRowLastColumn="0"/>
            <w:tcW w:w="7479" w:type="dxa"/>
            <w:vAlign w:val="center"/>
          </w:tcPr>
          <w:p w14:paraId="5AFAA945" w14:textId="77777777" w:rsidR="004362BA" w:rsidRPr="00752B51" w:rsidRDefault="004362BA" w:rsidP="00621706">
            <w:pPr>
              <w:pStyle w:val="NoSpacing"/>
              <w:jc w:val="center"/>
              <w:rPr>
                <w:rFonts w:asciiTheme="minorBidi" w:hAnsiTheme="minorBidi"/>
                <w:b w:val="0"/>
                <w:bCs w:val="0"/>
                <w:sz w:val="18"/>
                <w:szCs w:val="18"/>
              </w:rPr>
            </w:pPr>
          </w:p>
          <w:p w14:paraId="5D3C96CE" w14:textId="77777777" w:rsidR="004362BA" w:rsidRPr="00752B51" w:rsidRDefault="004362BA" w:rsidP="00621706">
            <w:pPr>
              <w:pStyle w:val="NoSpacing"/>
              <w:jc w:val="center"/>
              <w:rPr>
                <w:rFonts w:asciiTheme="minorBidi" w:hAnsiTheme="minorBidi"/>
                <w:b w:val="0"/>
                <w:bCs w:val="0"/>
                <w:sz w:val="18"/>
                <w:szCs w:val="18"/>
              </w:rPr>
            </w:pPr>
            <w:r w:rsidRPr="00752B51">
              <w:rPr>
                <w:rFonts w:asciiTheme="minorBidi" w:hAnsiTheme="minorBidi"/>
                <w:b w:val="0"/>
                <w:bCs w:val="0"/>
                <w:sz w:val="18"/>
                <w:szCs w:val="18"/>
              </w:rPr>
              <w:t>Identify and communicate pressing heat health research gaps</w:t>
            </w:r>
          </w:p>
          <w:p w14:paraId="78723566" w14:textId="77777777" w:rsidR="004362BA" w:rsidRPr="00752B51" w:rsidRDefault="004362BA" w:rsidP="00621706">
            <w:pPr>
              <w:pStyle w:val="NoSpacing"/>
              <w:jc w:val="center"/>
              <w:rPr>
                <w:rFonts w:asciiTheme="minorBidi" w:hAnsiTheme="minorBidi"/>
                <w:b w:val="0"/>
                <w:bCs w:val="0"/>
                <w:sz w:val="18"/>
                <w:szCs w:val="18"/>
              </w:rPr>
            </w:pPr>
          </w:p>
        </w:tc>
      </w:tr>
    </w:tbl>
    <w:p w14:paraId="334FDF92" w14:textId="1411DD90" w:rsidR="007A056D" w:rsidRPr="007A056D" w:rsidRDefault="00964D2A" w:rsidP="00264A9A">
      <w:pPr>
        <w:pStyle w:val="ListParagraph"/>
        <w:spacing w:line="240" w:lineRule="auto"/>
        <w:rPr>
          <w:rFonts w:eastAsia="Times New Roman" w:cs="Times New Roman"/>
          <w:bdr w:val="none" w:sz="0" w:space="0" w:color="auto" w:frame="1"/>
        </w:rPr>
      </w:pPr>
      <w:r>
        <w:rPr>
          <w:rFonts w:eastAsia="Times New Roman" w:cs="Times New Roman"/>
          <w:bdr w:val="none" w:sz="0" w:space="0" w:color="auto" w:frame="1"/>
        </w:rPr>
        <w:t xml:space="preserve">Part 4: </w:t>
      </w:r>
      <w:r w:rsidR="007A056D">
        <w:rPr>
          <w:rFonts w:eastAsia="Times New Roman" w:cs="Times New Roman"/>
          <w:bdr w:val="none" w:sz="0" w:space="0" w:color="auto" w:frame="1"/>
        </w:rPr>
        <w:t>Information Management</w:t>
      </w:r>
      <w:r>
        <w:rPr>
          <w:rFonts w:eastAsia="Times New Roman" w:cs="Times New Roman"/>
          <w:bdr w:val="none" w:sz="0" w:space="0" w:color="auto" w:frame="1"/>
        </w:rPr>
        <w:t xml:space="preserve"> </w:t>
      </w:r>
      <w:r w:rsidR="001B2CA7">
        <w:rPr>
          <w:rFonts w:eastAsia="Times New Roman" w:cs="Times New Roman"/>
          <w:bdr w:val="none" w:sz="0" w:space="0" w:color="auto" w:frame="1"/>
        </w:rPr>
        <w:t>–</w:t>
      </w:r>
      <w:r>
        <w:rPr>
          <w:rFonts w:eastAsia="Times New Roman" w:cs="Times New Roman"/>
          <w:bdr w:val="none" w:sz="0" w:space="0" w:color="auto" w:frame="1"/>
        </w:rPr>
        <w:t xml:space="preserve"> </w:t>
      </w:r>
      <w:r w:rsidR="001B2CA7">
        <w:rPr>
          <w:rFonts w:eastAsia="Times New Roman" w:cs="Times New Roman"/>
          <w:bdr w:val="none" w:sz="0" w:space="0" w:color="auto" w:frame="1"/>
        </w:rPr>
        <w:t>The process of information collection, synthesis, and dissemination.</w:t>
      </w:r>
    </w:p>
    <w:p w14:paraId="1F480FFF" w14:textId="77777777" w:rsidR="004362BA" w:rsidRDefault="004362BA" w:rsidP="00752B51">
      <w:pPr>
        <w:pStyle w:val="Heading2"/>
        <w:rPr>
          <w:bdr w:val="none" w:sz="0" w:space="0" w:color="auto" w:frame="1"/>
        </w:rPr>
      </w:pPr>
    </w:p>
    <w:p w14:paraId="68DD7914" w14:textId="77777777" w:rsidR="004362BA" w:rsidRDefault="004362BA" w:rsidP="00752B51">
      <w:pPr>
        <w:pStyle w:val="Heading2"/>
        <w:rPr>
          <w:bdr w:val="none" w:sz="0" w:space="0" w:color="auto" w:frame="1"/>
        </w:rPr>
      </w:pPr>
    </w:p>
    <w:p w14:paraId="13452BA4" w14:textId="77777777" w:rsidR="004362BA" w:rsidRDefault="004362BA" w:rsidP="004362BA"/>
    <w:p w14:paraId="5CBD56DE" w14:textId="77777777" w:rsidR="00621706" w:rsidRDefault="00621706" w:rsidP="004362BA"/>
    <w:p w14:paraId="66BA6AA6" w14:textId="77777777" w:rsidR="00621706" w:rsidRDefault="00621706" w:rsidP="004362BA"/>
    <w:p w14:paraId="189A40A4" w14:textId="77777777" w:rsidR="00621706" w:rsidRDefault="00621706" w:rsidP="004362BA"/>
    <w:p w14:paraId="70AEA15A" w14:textId="77777777" w:rsidR="00621706" w:rsidRDefault="00621706" w:rsidP="004362BA"/>
    <w:p w14:paraId="7670E85D" w14:textId="77777777" w:rsidR="00621706" w:rsidRDefault="00621706" w:rsidP="004362BA"/>
    <w:p w14:paraId="648F1C90" w14:textId="77777777" w:rsidR="00621706" w:rsidRDefault="00621706" w:rsidP="004362BA"/>
    <w:p w14:paraId="6147A5FD" w14:textId="77777777" w:rsidR="00621706" w:rsidRDefault="00621706" w:rsidP="004362BA"/>
    <w:p w14:paraId="14B7C769" w14:textId="77777777" w:rsidR="00621706" w:rsidRDefault="00621706" w:rsidP="004362BA"/>
    <w:p w14:paraId="6969BB38" w14:textId="77777777" w:rsidR="00621706" w:rsidRDefault="00621706" w:rsidP="004362BA"/>
    <w:p w14:paraId="18403667" w14:textId="77777777" w:rsidR="00621706" w:rsidRDefault="00621706" w:rsidP="004362BA"/>
    <w:p w14:paraId="5FA80167" w14:textId="77777777" w:rsidR="004362BA" w:rsidRPr="004362BA" w:rsidRDefault="004362BA" w:rsidP="004362BA"/>
    <w:p w14:paraId="0EFB5BC6" w14:textId="2A5D5A1E" w:rsidR="00036F8E" w:rsidRDefault="00036F8E" w:rsidP="00752B51">
      <w:pPr>
        <w:pStyle w:val="Heading2"/>
        <w:rPr>
          <w:bdr w:val="none" w:sz="0" w:space="0" w:color="auto" w:frame="1"/>
        </w:rPr>
      </w:pPr>
      <w:r>
        <w:rPr>
          <w:bdr w:val="none" w:sz="0" w:space="0" w:color="auto" w:frame="1"/>
        </w:rPr>
        <w:lastRenderedPageBreak/>
        <w:t>Phases</w:t>
      </w:r>
    </w:p>
    <w:p w14:paraId="6D1E3B90" w14:textId="203B26EF" w:rsidR="000557E2" w:rsidRPr="000557E2" w:rsidRDefault="000557E2" w:rsidP="00621706">
      <w:r>
        <w:t xml:space="preserve">The development of GHHIN has been broken into three phases </w:t>
      </w:r>
      <w:r w:rsidR="00621706">
        <w:t>which indicate strategic and feasible network objectives and assist in network development and management capacities. The phases are the following:</w:t>
      </w:r>
    </w:p>
    <w:p w14:paraId="3854FF51" w14:textId="1851591F" w:rsidR="00264A9A" w:rsidRDefault="00264A9A" w:rsidP="00264A9A">
      <w:pPr>
        <w:pStyle w:val="ListParagraph"/>
        <w:numPr>
          <w:ilvl w:val="0"/>
          <w:numId w:val="19"/>
        </w:numPr>
        <w:spacing w:line="240" w:lineRule="auto"/>
        <w:rPr>
          <w:rFonts w:eastAsia="Times New Roman" w:cs="Times New Roman"/>
          <w:bdr w:val="none" w:sz="0" w:space="0" w:color="auto" w:frame="1"/>
        </w:rPr>
      </w:pPr>
      <w:r>
        <w:rPr>
          <w:rFonts w:eastAsia="Times New Roman" w:cs="Times New Roman"/>
          <w:bdr w:val="none" w:sz="0" w:space="0" w:color="auto" w:frame="1"/>
        </w:rPr>
        <w:t xml:space="preserve">Pre-implementation: </w:t>
      </w:r>
      <w:r w:rsidR="00036F8E">
        <w:rPr>
          <w:rFonts w:eastAsia="Times New Roman" w:cs="Times New Roman"/>
          <w:bdr w:val="none" w:sz="0" w:space="0" w:color="auto" w:frame="1"/>
        </w:rPr>
        <w:t>tools, strategy, brand</w:t>
      </w:r>
      <w:r w:rsidR="00621706">
        <w:rPr>
          <w:rFonts w:eastAsia="Times New Roman" w:cs="Times New Roman"/>
          <w:bdr w:val="none" w:sz="0" w:space="0" w:color="auto" w:frame="1"/>
        </w:rPr>
        <w:t>.</w:t>
      </w:r>
    </w:p>
    <w:p w14:paraId="64B7755C" w14:textId="597A1A7C" w:rsidR="000557E2" w:rsidRPr="000557E2" w:rsidRDefault="00264A9A" w:rsidP="00621706">
      <w:pPr>
        <w:spacing w:line="240" w:lineRule="auto"/>
        <w:ind w:left="360"/>
        <w:rPr>
          <w:rFonts w:eastAsia="Times New Roman" w:cs="Times New Roman"/>
          <w:bdr w:val="none" w:sz="0" w:space="0" w:color="auto" w:frame="1"/>
        </w:rPr>
      </w:pPr>
      <w:r>
        <w:rPr>
          <w:rFonts w:eastAsia="Times New Roman" w:cs="Times New Roman"/>
          <w:bdr w:val="none" w:sz="0" w:space="0" w:color="auto" w:frame="1"/>
        </w:rPr>
        <w:t>The pre-implementation phase consists of laying the foundation necessary to implement GHHIN successfully. This includes constructing tools, designing and developing services, and creating the GHHIN brand. The GHHIN site will need to be designed and tested, and initial outreach and capacity building will be needed to support the GHHIN steering committee. These tasks will be carried out by the WHO/WMO development and coordination team.</w:t>
      </w:r>
    </w:p>
    <w:p w14:paraId="5FFD634C" w14:textId="2D023962" w:rsidR="00752B51" w:rsidRPr="00752B51" w:rsidRDefault="00752B51" w:rsidP="00752B51">
      <w:pPr>
        <w:pStyle w:val="ListParagraph"/>
        <w:numPr>
          <w:ilvl w:val="0"/>
          <w:numId w:val="19"/>
        </w:numPr>
        <w:spacing w:line="240" w:lineRule="auto"/>
        <w:rPr>
          <w:rFonts w:eastAsia="Times New Roman" w:cs="Times New Roman"/>
          <w:bdr w:val="none" w:sz="0" w:space="0" w:color="auto" w:frame="1"/>
        </w:rPr>
      </w:pPr>
      <w:r w:rsidRPr="00042C8B">
        <w:t>Capacity Building (0-2 years)</w:t>
      </w:r>
    </w:p>
    <w:p w14:paraId="36B16469" w14:textId="77777777" w:rsidR="00752B51" w:rsidRDefault="00752B51" w:rsidP="00621706">
      <w:pPr>
        <w:ind w:left="360"/>
      </w:pPr>
      <w:r w:rsidRPr="00042C8B">
        <w:t>Capacity building outreach will be comprised of targeted outreach to key stakeholders, such as leading experts, policy makers, or institutions/organizations identified through the GHHIN steering committee and online searches. We expect self-selected applicants as a result of GHHIN branding, which will contribute to the diversity of members.</w:t>
      </w:r>
    </w:p>
    <w:p w14:paraId="5DC99A7C" w14:textId="1EC0204A" w:rsidR="00752B51" w:rsidRPr="00752B51" w:rsidRDefault="00752B51" w:rsidP="00752B51">
      <w:pPr>
        <w:pStyle w:val="ListParagraph"/>
        <w:numPr>
          <w:ilvl w:val="0"/>
          <w:numId w:val="19"/>
        </w:numPr>
      </w:pPr>
      <w:r w:rsidRPr="00042C8B">
        <w:t>Sustainability Outreach &amp; Marketing (2-4 years)</w:t>
      </w:r>
    </w:p>
    <w:p w14:paraId="392F2078" w14:textId="4BA38854" w:rsidR="00752B51" w:rsidRPr="00752B51" w:rsidRDefault="00752B51" w:rsidP="00621706">
      <w:pPr>
        <w:ind w:left="360"/>
      </w:pPr>
      <w:r w:rsidRPr="00042C8B">
        <w:t>Once regional nodes have been established, recruitment responsibilities will largely fall on nodes to actively recruit new members from participant’s social and professional networks. WMO/WHO will continue to perform targeted recruitment when the coordination office identifies new stakeholders. However, this will not be a priority focus of the coordination office. The website will provide accessible services to streamline recruitment such as offering links to share content and recruitment resources via social media, email, etc.</w:t>
      </w:r>
    </w:p>
    <w:p w14:paraId="62CA0C42" w14:textId="27963395" w:rsidR="00036F8E" w:rsidRDefault="00036F8E" w:rsidP="00752B51">
      <w:pPr>
        <w:pStyle w:val="Heading2"/>
        <w:rPr>
          <w:bdr w:val="none" w:sz="0" w:space="0" w:color="auto" w:frame="1"/>
        </w:rPr>
      </w:pPr>
      <w:r>
        <w:rPr>
          <w:bdr w:val="none" w:sz="0" w:space="0" w:color="auto" w:frame="1"/>
        </w:rPr>
        <w:t>Performance Indicators</w:t>
      </w:r>
    </w:p>
    <w:p w14:paraId="2C4E94F3" w14:textId="12EBA862" w:rsidR="00964D2A" w:rsidRDefault="00964D2A" w:rsidP="00964D2A">
      <w:r w:rsidRPr="00042C8B">
        <w:t>The success of GHHIN will be based on its direct relevance and usefulness to its target audiences, consistent growth, the q</w:t>
      </w:r>
      <w:r w:rsidR="00621706">
        <w:t xml:space="preserve">uality of interactions between </w:t>
      </w:r>
      <w:r w:rsidRPr="00042C8B">
        <w:t xml:space="preserve">users, and the network’s sustainability. GHHIN utility will be measured on whether the information and knowledge services help to produce measurable change in policies and programs, foster collaborative projects between users, direct research towards heat health research gaps, and ultimately reduce the health impacts of extreme ambient heat.  </w:t>
      </w:r>
    </w:p>
    <w:p w14:paraId="152F15B7" w14:textId="77777777" w:rsidR="004362BA" w:rsidRDefault="004362BA" w:rsidP="004362BA">
      <w:r>
        <w:t>Several potential indicators for GHHIN could be the following:</w:t>
      </w:r>
    </w:p>
    <w:p w14:paraId="45CB88DE" w14:textId="75A7818E" w:rsidR="00964D2A" w:rsidRDefault="004362BA" w:rsidP="004362BA">
      <w:pPr>
        <w:pStyle w:val="ListParagraph"/>
        <w:numPr>
          <w:ilvl w:val="0"/>
          <w:numId w:val="23"/>
        </w:numPr>
      </w:pPr>
      <w:r>
        <w:t>The number</w:t>
      </w:r>
      <w:r w:rsidR="00964D2A">
        <w:t xml:space="preserve"> </w:t>
      </w:r>
      <w:r>
        <w:t>of registered m</w:t>
      </w:r>
      <w:r w:rsidR="00964D2A">
        <w:t>embers</w:t>
      </w:r>
      <w:r w:rsidR="00621706">
        <w:t>.</w:t>
      </w:r>
    </w:p>
    <w:p w14:paraId="5DB5021F" w14:textId="36220924" w:rsidR="00964D2A" w:rsidRDefault="004362BA" w:rsidP="004362BA">
      <w:pPr>
        <w:pStyle w:val="ListParagraph"/>
        <w:numPr>
          <w:ilvl w:val="0"/>
          <w:numId w:val="23"/>
        </w:numPr>
      </w:pPr>
      <w:r>
        <w:t>The number of m</w:t>
      </w:r>
      <w:r w:rsidR="00964D2A">
        <w:t xml:space="preserve">onthly </w:t>
      </w:r>
      <w:r>
        <w:t>c</w:t>
      </w:r>
      <w:r w:rsidR="00964D2A">
        <w:t>ontributions/</w:t>
      </w:r>
      <w:r>
        <w:t>t</w:t>
      </w:r>
      <w:r w:rsidR="00964D2A">
        <w:t xml:space="preserve">raffic to </w:t>
      </w:r>
      <w:r>
        <w:t>s</w:t>
      </w:r>
      <w:r w:rsidR="00964D2A">
        <w:t>ite</w:t>
      </w:r>
      <w:r w:rsidR="00621706">
        <w:t>.</w:t>
      </w:r>
    </w:p>
    <w:p w14:paraId="3E56FB2D" w14:textId="52C57AC6" w:rsidR="00964D2A" w:rsidRDefault="004362BA" w:rsidP="004362BA">
      <w:pPr>
        <w:pStyle w:val="ListParagraph"/>
        <w:numPr>
          <w:ilvl w:val="0"/>
          <w:numId w:val="23"/>
        </w:numPr>
      </w:pPr>
      <w:r>
        <w:t>The number of a</w:t>
      </w:r>
      <w:r w:rsidR="00964D2A">
        <w:t xml:space="preserve">ttendants to </w:t>
      </w:r>
      <w:r>
        <w:t>f</w:t>
      </w:r>
      <w:r w:rsidR="00964D2A">
        <w:t>orum</w:t>
      </w:r>
      <w:r w:rsidR="00621706">
        <w:t>.</w:t>
      </w:r>
    </w:p>
    <w:p w14:paraId="013B53EC" w14:textId="7C510077" w:rsidR="004362BA" w:rsidRPr="00964D2A" w:rsidRDefault="004362BA" w:rsidP="004362BA">
      <w:pPr>
        <w:pStyle w:val="ListParagraph"/>
        <w:numPr>
          <w:ilvl w:val="0"/>
          <w:numId w:val="23"/>
        </w:numPr>
      </w:pPr>
      <w:r>
        <w:t xml:space="preserve">The number of unique intra-network communications between members of unique audience groups. </w:t>
      </w:r>
    </w:p>
    <w:p w14:paraId="4D9CEC9C" w14:textId="77777777" w:rsidR="004624E6" w:rsidRPr="00042C8B" w:rsidRDefault="004624E6" w:rsidP="00CF4618">
      <w:pPr>
        <w:autoSpaceDE w:val="0"/>
        <w:autoSpaceDN w:val="0"/>
        <w:adjustRightInd w:val="0"/>
        <w:spacing w:after="0" w:line="240" w:lineRule="auto"/>
        <w:rPr>
          <w:rFonts w:cs="Avenir-Light"/>
          <w:b/>
          <w:bCs/>
          <w:i/>
          <w:iCs/>
          <w:highlight w:val="yellow"/>
        </w:rPr>
      </w:pPr>
    </w:p>
    <w:p w14:paraId="4C84C51B" w14:textId="77777777" w:rsidR="00752B51" w:rsidRPr="0036581F" w:rsidDel="001267F7" w:rsidRDefault="00752B51" w:rsidP="0036581F">
      <w:pPr>
        <w:spacing w:line="240" w:lineRule="auto"/>
        <w:rPr>
          <w:del w:id="2" w:author="Parks, Robbie M" w:date="2017-08-01T13:46:00Z"/>
          <w:rFonts w:asciiTheme="majorHAnsi" w:hAnsiTheme="majorHAnsi"/>
          <w:b/>
          <w:bCs/>
          <w:sz w:val="24"/>
          <w:szCs w:val="24"/>
          <w:shd w:val="clear" w:color="auto" w:fill="FFFFFF"/>
        </w:rPr>
      </w:pPr>
    </w:p>
    <w:p w14:paraId="1A724769" w14:textId="041729DD" w:rsidR="00354FC3" w:rsidRPr="00042C8B" w:rsidRDefault="00752B51" w:rsidP="004D4375">
      <w:pPr>
        <w:pStyle w:val="Heading1"/>
        <w:rPr>
          <w:shd w:val="clear" w:color="auto" w:fill="FFFFFF"/>
        </w:rPr>
      </w:pPr>
      <w:r>
        <w:rPr>
          <w:shd w:val="clear" w:color="auto" w:fill="FFFFFF"/>
        </w:rPr>
        <w:t>Part 1: Engagement</w:t>
      </w:r>
      <w:r w:rsidR="00CB25CC">
        <w:rPr>
          <w:shd w:val="clear" w:color="auto" w:fill="FFFFFF"/>
        </w:rPr>
        <w:t xml:space="preserve"> </w:t>
      </w:r>
    </w:p>
    <w:p w14:paraId="2D2A5692" w14:textId="77777777" w:rsidR="00354FC3" w:rsidRPr="00042C8B" w:rsidRDefault="00354FC3" w:rsidP="0036581F">
      <w:pPr>
        <w:pStyle w:val="Heading2"/>
        <w:rPr>
          <w:shd w:val="clear" w:color="auto" w:fill="FFFFFF"/>
        </w:rPr>
      </w:pPr>
      <w:r w:rsidRPr="00042C8B">
        <w:rPr>
          <w:shd w:val="clear" w:color="auto" w:fill="FFFFFF"/>
        </w:rPr>
        <w:t>Target Audiences</w:t>
      </w:r>
    </w:p>
    <w:p w14:paraId="4C47F4DA" w14:textId="77777777" w:rsidR="00354FC3" w:rsidRDefault="006434FF" w:rsidP="006434FF">
      <w:pPr>
        <w:spacing w:line="240" w:lineRule="auto"/>
      </w:pPr>
      <w:r w:rsidRPr="00042C8B">
        <w:t>The GHHIN</w:t>
      </w:r>
      <w:r w:rsidR="00354FC3" w:rsidRPr="00042C8B">
        <w:t xml:space="preserve"> </w:t>
      </w:r>
      <w:r w:rsidRPr="00042C8B">
        <w:t xml:space="preserve">aims to bring together </w:t>
      </w:r>
      <w:r w:rsidR="00354FC3" w:rsidRPr="00042C8B">
        <w:t xml:space="preserve">several different audiences </w:t>
      </w:r>
      <w:r w:rsidRPr="00042C8B">
        <w:t>around a common interest in heat health.</w:t>
      </w:r>
    </w:p>
    <w:p w14:paraId="7F892057" w14:textId="4B2920F7" w:rsidR="00354FC3" w:rsidRPr="00042C8B" w:rsidRDefault="00D07174" w:rsidP="00D07174">
      <w:pPr>
        <w:pStyle w:val="Heading2"/>
      </w:pPr>
      <w:r w:rsidRPr="00042C8B">
        <w:t>Primary</w:t>
      </w:r>
      <w:r w:rsidR="00933E51" w:rsidRPr="00042C8B">
        <w:t xml:space="preserve"> audience</w:t>
      </w:r>
      <w:r w:rsidR="00354FC3" w:rsidRPr="00042C8B">
        <w:t xml:space="preserve"> for </w:t>
      </w:r>
      <w:r w:rsidR="006434FF" w:rsidRPr="00042C8B">
        <w:t>GHHIN:</w:t>
      </w:r>
    </w:p>
    <w:p w14:paraId="7ACC742E" w14:textId="4F5707F8" w:rsidR="00301F32" w:rsidRDefault="00301F32" w:rsidP="00DA1884">
      <w:pPr>
        <w:pStyle w:val="ListParagraph"/>
        <w:numPr>
          <w:ilvl w:val="0"/>
          <w:numId w:val="3"/>
        </w:numPr>
        <w:tabs>
          <w:tab w:val="left" w:pos="2268"/>
        </w:tabs>
        <w:spacing w:line="240" w:lineRule="auto"/>
        <w:rPr>
          <w:u w:val="single"/>
        </w:rPr>
      </w:pPr>
      <w:r w:rsidRPr="00042C8B">
        <w:rPr>
          <w:u w:val="single"/>
        </w:rPr>
        <w:t xml:space="preserve">Experts: </w:t>
      </w:r>
    </w:p>
    <w:p w14:paraId="342F39E8" w14:textId="1BACF31D" w:rsidR="00DA1884" w:rsidRDefault="00DA1884" w:rsidP="00105B20">
      <w:pPr>
        <w:pStyle w:val="ListParagraph"/>
        <w:tabs>
          <w:tab w:val="left" w:pos="2268"/>
        </w:tabs>
        <w:spacing w:line="240" w:lineRule="auto"/>
      </w:pPr>
      <w:r>
        <w:t>The expert audience includes</w:t>
      </w:r>
      <w:r w:rsidR="00987142">
        <w:t xml:space="preserve"> all individuals and institutions which produce and disseminate </w:t>
      </w:r>
      <w:r>
        <w:t xml:space="preserve"> </w:t>
      </w:r>
      <w:r w:rsidR="00987142">
        <w:t>research relevant to the GHHIN project. This could include researchers, academic institutions, and experts on topics related to heat health. This audience is important for GHHIN to engage</w:t>
      </w:r>
      <w:r w:rsidR="00105B20">
        <w:t xml:space="preserve"> with,</w:t>
      </w:r>
      <w:r w:rsidR="00987142">
        <w:t xml:space="preserve"> in order to connect decision makers and practitioners with appropriate research and connect researchers with </w:t>
      </w:r>
      <w:r w:rsidR="00105B20">
        <w:t xml:space="preserve">institutional </w:t>
      </w:r>
      <w:r w:rsidR="00987142">
        <w:t>support from practitioners and decision makers.</w:t>
      </w:r>
      <w:r w:rsidR="009C3B0F">
        <w:t xml:space="preserve"> Experts will use GHHIN to share and disseminate their research, engage with other audiences, and find</w:t>
      </w:r>
      <w:r w:rsidR="00105B20">
        <w:t xml:space="preserve"> projects and develop partnerships</w:t>
      </w:r>
      <w:r w:rsidR="009C3B0F">
        <w:t xml:space="preserve">. </w:t>
      </w:r>
    </w:p>
    <w:p w14:paraId="5E74C946" w14:textId="77777777" w:rsidR="00987142" w:rsidRPr="00987142" w:rsidRDefault="00987142" w:rsidP="00987142">
      <w:pPr>
        <w:pStyle w:val="ListParagraph"/>
        <w:tabs>
          <w:tab w:val="left" w:pos="2268"/>
        </w:tabs>
        <w:spacing w:line="240" w:lineRule="auto"/>
      </w:pPr>
    </w:p>
    <w:p w14:paraId="7354B305" w14:textId="288C0B0E" w:rsidR="00987142" w:rsidRDefault="00346352" w:rsidP="00DA1884">
      <w:pPr>
        <w:pStyle w:val="ListParagraph"/>
        <w:numPr>
          <w:ilvl w:val="0"/>
          <w:numId w:val="3"/>
        </w:numPr>
        <w:tabs>
          <w:tab w:val="left" w:pos="2268"/>
        </w:tabs>
        <w:spacing w:line="240" w:lineRule="auto"/>
      </w:pPr>
      <w:r>
        <w:rPr>
          <w:u w:val="single"/>
        </w:rPr>
        <w:t>Decision-</w:t>
      </w:r>
      <w:r w:rsidR="00301F32" w:rsidRPr="00987142">
        <w:rPr>
          <w:u w:val="single"/>
        </w:rPr>
        <w:t>makers:</w:t>
      </w:r>
      <w:r w:rsidR="00301F32" w:rsidRPr="00042C8B">
        <w:t xml:space="preserve"> </w:t>
      </w:r>
    </w:p>
    <w:p w14:paraId="6B8B07CB" w14:textId="50A6D23D" w:rsidR="00DA1884" w:rsidRDefault="00346352" w:rsidP="009C3B0F">
      <w:pPr>
        <w:pStyle w:val="ListParagraph"/>
        <w:tabs>
          <w:tab w:val="left" w:pos="2268"/>
        </w:tabs>
        <w:spacing w:line="240" w:lineRule="auto"/>
      </w:pPr>
      <w:r>
        <w:t>The decision-</w:t>
      </w:r>
      <w:r w:rsidR="00987142">
        <w:t xml:space="preserve">makers audience includes all individuals and institutions which </w:t>
      </w:r>
      <w:r w:rsidR="009C3B0F">
        <w:t>make decisions that influence others</w:t>
      </w:r>
      <w:r>
        <w:t xml:space="preserve"> in regards to GHHIN related topics</w:t>
      </w:r>
      <w:r w:rsidR="009C3B0F">
        <w:t>. This could include politicians, administration, employers, and many more. It is important for GHHIN to engage this audience so that heat health decisions are guided by current research and on-the-grou</w:t>
      </w:r>
      <w:r>
        <w:t>nd practitioner input. Decision-</w:t>
      </w:r>
      <w:r w:rsidR="009C3B0F">
        <w:t>makers will utilize GHHIN to access the research on heat health, work with research to answer pertinent heat health questions, garner input from practitioners, collaborate on projects and develop partnerships.</w:t>
      </w:r>
    </w:p>
    <w:p w14:paraId="72F59CAC" w14:textId="77777777" w:rsidR="009C3B0F" w:rsidRPr="009C3B0F" w:rsidRDefault="009C3B0F" w:rsidP="009C3B0F">
      <w:pPr>
        <w:pStyle w:val="ListParagraph"/>
        <w:tabs>
          <w:tab w:val="left" w:pos="2268"/>
        </w:tabs>
        <w:spacing w:line="240" w:lineRule="auto"/>
      </w:pPr>
    </w:p>
    <w:p w14:paraId="555DAE79" w14:textId="77777777" w:rsidR="009C3B0F" w:rsidRDefault="00301F32" w:rsidP="009C3B0F">
      <w:pPr>
        <w:pStyle w:val="ListParagraph"/>
        <w:numPr>
          <w:ilvl w:val="0"/>
          <w:numId w:val="3"/>
        </w:numPr>
        <w:tabs>
          <w:tab w:val="left" w:pos="2268"/>
        </w:tabs>
        <w:spacing w:line="240" w:lineRule="auto"/>
      </w:pPr>
      <w:r w:rsidRPr="009C3B0F">
        <w:rPr>
          <w:u w:val="single"/>
        </w:rPr>
        <w:t xml:space="preserve">Practitioners: </w:t>
      </w:r>
      <w:r w:rsidRPr="00042C8B">
        <w:t xml:space="preserve"> </w:t>
      </w:r>
    </w:p>
    <w:p w14:paraId="27D17F94" w14:textId="0EEFBEF1" w:rsidR="009C3B0F" w:rsidRPr="009C3B0F" w:rsidRDefault="009C3B0F" w:rsidP="00604BC2">
      <w:pPr>
        <w:pStyle w:val="ListParagraph"/>
        <w:tabs>
          <w:tab w:val="left" w:pos="2268"/>
        </w:tabs>
        <w:spacing w:line="240" w:lineRule="auto"/>
      </w:pPr>
      <w:r>
        <w:t xml:space="preserve">The practitioner audience is comprised of individuals and institutions that work with individuals </w:t>
      </w:r>
      <w:r w:rsidR="00604BC2">
        <w:t>a</w:t>
      </w:r>
      <w:r w:rsidR="004D4375">
        <w:t>ffected</w:t>
      </w:r>
      <w:r>
        <w:t xml:space="preserve"> by extreme ambient heat. This could include medical staff, social service organizations, information users, social workers, emergency service workers, and many more.</w:t>
      </w:r>
      <w:r w:rsidR="004D4375">
        <w:t xml:space="preserve"> GHHIN seeks to engage this audience to </w:t>
      </w:r>
      <w:r w:rsidR="00604BC2">
        <w:t>gather and facilitate the creation of</w:t>
      </w:r>
      <w:r w:rsidR="004D4375">
        <w:t xml:space="preserve"> case studies, input, and lessons learned </w:t>
      </w:r>
      <w:r w:rsidR="00604BC2">
        <w:t xml:space="preserve">materials </w:t>
      </w:r>
      <w:r w:rsidR="004D4375">
        <w:t>from heat health related programs and projects. GHHIN seeks to connect this audience with researchers – to help shape research and practice, and with decision makers, so that decisions on heat health are made with a firm understanding of the on-the-ground realities of hazards, exposure, and vulnerabilities.</w:t>
      </w:r>
    </w:p>
    <w:p w14:paraId="461E68C5" w14:textId="22209C6A" w:rsidR="00103893" w:rsidRPr="00042C8B" w:rsidRDefault="00933E51" w:rsidP="00D07174">
      <w:pPr>
        <w:pStyle w:val="Heading2"/>
      </w:pPr>
      <w:r w:rsidRPr="00042C8B">
        <w:t>Secondary audience</w:t>
      </w:r>
    </w:p>
    <w:p w14:paraId="25CB69EB" w14:textId="7C3F21EB" w:rsidR="00DA1884" w:rsidRPr="004D4375" w:rsidRDefault="00354FC3" w:rsidP="004D4375">
      <w:pPr>
        <w:pStyle w:val="ListParagraph"/>
        <w:numPr>
          <w:ilvl w:val="0"/>
          <w:numId w:val="3"/>
        </w:numPr>
        <w:tabs>
          <w:tab w:val="left" w:pos="2268"/>
        </w:tabs>
        <w:spacing w:line="240" w:lineRule="auto"/>
      </w:pPr>
      <w:r w:rsidRPr="00042C8B">
        <w:rPr>
          <w:u w:val="single"/>
        </w:rPr>
        <w:t>Media</w:t>
      </w:r>
    </w:p>
    <w:p w14:paraId="1D053207" w14:textId="24E5D505" w:rsidR="004D4375" w:rsidRDefault="004D4375" w:rsidP="004D4375">
      <w:pPr>
        <w:pStyle w:val="ListParagraph"/>
        <w:tabs>
          <w:tab w:val="left" w:pos="2268"/>
        </w:tabs>
        <w:spacing w:line="240" w:lineRule="auto"/>
      </w:pPr>
      <w:r>
        <w:t>Media is not a primary audience for GHHIN, but will be indirectly engaged. Through providing resources for media via the GHHIN website, the media will assist in the dissemination of member projects, heat health related research, and other pertinent information.</w:t>
      </w:r>
    </w:p>
    <w:p w14:paraId="2029E694" w14:textId="77777777" w:rsidR="004D4375" w:rsidRPr="004D4375" w:rsidRDefault="004D4375" w:rsidP="004D4375">
      <w:pPr>
        <w:pStyle w:val="ListParagraph"/>
        <w:tabs>
          <w:tab w:val="left" w:pos="2268"/>
        </w:tabs>
        <w:spacing w:line="240" w:lineRule="auto"/>
      </w:pPr>
    </w:p>
    <w:p w14:paraId="55ECFBE7" w14:textId="0900688E" w:rsidR="0036581F" w:rsidRPr="00DA1884" w:rsidRDefault="00275826" w:rsidP="005F395B">
      <w:pPr>
        <w:pStyle w:val="ListParagraph"/>
        <w:numPr>
          <w:ilvl w:val="0"/>
          <w:numId w:val="3"/>
        </w:numPr>
        <w:tabs>
          <w:tab w:val="left" w:pos="2268"/>
        </w:tabs>
        <w:spacing w:line="240" w:lineRule="auto"/>
      </w:pPr>
      <w:r w:rsidRPr="00042C8B">
        <w:rPr>
          <w:u w:val="single"/>
        </w:rPr>
        <w:t>General Public</w:t>
      </w:r>
      <w:ins w:id="3" w:author="Parks, Robbie M" w:date="2017-08-01T13:57:00Z">
        <w:r w:rsidR="006B7E53">
          <w:rPr>
            <w:u w:val="single"/>
          </w:rPr>
          <w:t xml:space="preserve"> </w:t>
        </w:r>
      </w:ins>
    </w:p>
    <w:p w14:paraId="117F361A" w14:textId="7D8DEA7E" w:rsidR="00597C2C" w:rsidRDefault="004D4375" w:rsidP="00604BC2">
      <w:pPr>
        <w:pStyle w:val="ListParagraph"/>
      </w:pPr>
      <w:r>
        <w:t>The general public is not a primary audience of GHHIN, but similar to the media</w:t>
      </w:r>
      <w:r w:rsidR="00604BC2">
        <w:t>,</w:t>
      </w:r>
      <w:r>
        <w:t xml:space="preserve"> will be indirectly engaged through the website and social media accounts. The general public will be able to access information and disseminate information via social media sharing, to spread news about GHHIN activities, research, and the dangers of extreme ambient heat.</w:t>
      </w:r>
      <w:r w:rsidR="00604BC2">
        <w:t xml:space="preserve"> The general public will also assist in GHHIN recruit by informing heat health experts, decision-makers, and </w:t>
      </w:r>
      <w:r w:rsidR="00604BC2">
        <w:lastRenderedPageBreak/>
        <w:t>practitioners who are not within the social networks of GHHIN members.</w:t>
      </w:r>
      <w:ins w:id="4" w:author="Parks, Robbie M" w:date="2017-08-01T13:47:00Z">
        <w:r w:rsidR="001267F7">
          <w:t xml:space="preserve"> Do we need a particular focus on those who will not have access to websites and social med</w:t>
        </w:r>
        <w:r w:rsidR="00D32F52">
          <w:t>ia so easily, e.g. the elderly?</w:t>
        </w:r>
      </w:ins>
      <w:ins w:id="5" w:author="Parks, Robbie M" w:date="2017-08-01T13:50:00Z">
        <w:r w:rsidR="0059294D">
          <w:t xml:space="preserve"> Also material that can be </w:t>
        </w:r>
      </w:ins>
      <w:ins w:id="6" w:author="Parks, Robbie M" w:date="2017-08-01T13:51:00Z">
        <w:r w:rsidR="0059294D">
          <w:t>disseminated</w:t>
        </w:r>
      </w:ins>
      <w:ins w:id="7" w:author="Parks, Robbie M" w:date="2017-08-01T13:50:00Z">
        <w:r w:rsidR="0059294D">
          <w:t xml:space="preserve"> for younger people?</w:t>
        </w:r>
      </w:ins>
    </w:p>
    <w:p w14:paraId="137B4420" w14:textId="56A232BE" w:rsidR="00597C2C" w:rsidRDefault="00597C2C" w:rsidP="00597C2C">
      <w:pPr>
        <w:pStyle w:val="Heading2"/>
      </w:pPr>
      <w:r>
        <w:t>Engagement Terms</w:t>
      </w:r>
    </w:p>
    <w:p w14:paraId="14ED9FD7" w14:textId="43F2CB54" w:rsidR="0036581F" w:rsidRPr="00042C8B" w:rsidRDefault="001F1BF2" w:rsidP="001F1BF2">
      <w:pPr>
        <w:spacing w:line="240" w:lineRule="auto"/>
      </w:pPr>
      <w:r>
        <w:t xml:space="preserve">GHHIN members </w:t>
      </w:r>
      <w:r w:rsidR="00597C2C">
        <w:t xml:space="preserve">will </w:t>
      </w:r>
      <w:r>
        <w:t xml:space="preserve">be </w:t>
      </w:r>
      <w:r w:rsidR="00597C2C">
        <w:t>expected to meet the</w:t>
      </w:r>
      <w:r w:rsidR="0036581F" w:rsidRPr="00042C8B">
        <w:t xml:space="preserve"> following requirements</w:t>
      </w:r>
      <w:r>
        <w:t>, and will be informed of such expectations prior to recruitment</w:t>
      </w:r>
      <w:r w:rsidR="0036581F" w:rsidRPr="00042C8B">
        <w:t>:</w:t>
      </w:r>
    </w:p>
    <w:p w14:paraId="7B19B818" w14:textId="546F3FEA" w:rsidR="0036581F" w:rsidRPr="00042C8B" w:rsidRDefault="0036581F" w:rsidP="0036581F">
      <w:pPr>
        <w:pStyle w:val="ListParagraph"/>
        <w:numPr>
          <w:ilvl w:val="0"/>
          <w:numId w:val="4"/>
        </w:numPr>
        <w:tabs>
          <w:tab w:val="center" w:pos="4680"/>
        </w:tabs>
        <w:spacing w:line="240" w:lineRule="auto"/>
      </w:pPr>
      <w:r w:rsidRPr="00042C8B">
        <w:t>Agree to be contacted by other GHHIN members</w:t>
      </w:r>
      <w:r w:rsidR="001F1BF2">
        <w:t>.</w:t>
      </w:r>
    </w:p>
    <w:p w14:paraId="24B86B61" w14:textId="4AF3CB26" w:rsidR="0036581F" w:rsidRPr="00042C8B" w:rsidRDefault="0036581F" w:rsidP="0036581F">
      <w:pPr>
        <w:pStyle w:val="ListParagraph"/>
        <w:numPr>
          <w:ilvl w:val="0"/>
          <w:numId w:val="4"/>
        </w:numPr>
        <w:tabs>
          <w:tab w:val="center" w:pos="4680"/>
        </w:tabs>
        <w:spacing w:line="240" w:lineRule="auto"/>
      </w:pPr>
      <w:r w:rsidRPr="00042C8B">
        <w:t>Complete the intake form – name, expertise, org, relevant work, what they want from GHHIN</w:t>
      </w:r>
      <w:r w:rsidR="001F1BF2">
        <w:t>.</w:t>
      </w:r>
    </w:p>
    <w:p w14:paraId="51FC290D" w14:textId="5B83A37D" w:rsidR="0036581F" w:rsidRPr="00042C8B" w:rsidRDefault="0036581F" w:rsidP="001F1BF2">
      <w:pPr>
        <w:pStyle w:val="ListParagraph"/>
        <w:numPr>
          <w:ilvl w:val="0"/>
          <w:numId w:val="4"/>
        </w:numPr>
        <w:tabs>
          <w:tab w:val="center" w:pos="4680"/>
        </w:tabs>
        <w:spacing w:line="240" w:lineRule="auto"/>
      </w:pPr>
      <w:r w:rsidRPr="00042C8B">
        <w:t xml:space="preserve">Contribute to the shared knowledge and organization of the database – </w:t>
      </w:r>
      <w:r w:rsidR="001F1BF2">
        <w:t xml:space="preserve">identify and categorize submitted work according to the GHHIN tagging system. </w:t>
      </w:r>
    </w:p>
    <w:p w14:paraId="51BFB622" w14:textId="77777777" w:rsidR="0036581F" w:rsidRPr="00042C8B" w:rsidRDefault="0036581F" w:rsidP="0036581F">
      <w:pPr>
        <w:pStyle w:val="ListParagraph"/>
        <w:numPr>
          <w:ilvl w:val="0"/>
          <w:numId w:val="4"/>
        </w:numPr>
        <w:tabs>
          <w:tab w:val="center" w:pos="4680"/>
        </w:tabs>
        <w:spacing w:line="240" w:lineRule="auto"/>
      </w:pPr>
      <w:r w:rsidRPr="00042C8B">
        <w:t>Invite stakeholder participation from their social network.</w:t>
      </w:r>
    </w:p>
    <w:p w14:paraId="42BB0B18" w14:textId="66B6FC2F" w:rsidR="0036581F" w:rsidRPr="00042C8B" w:rsidRDefault="0036581F" w:rsidP="0036581F">
      <w:pPr>
        <w:pStyle w:val="ListParagraph"/>
        <w:numPr>
          <w:ilvl w:val="0"/>
          <w:numId w:val="4"/>
        </w:numPr>
        <w:tabs>
          <w:tab w:val="center" w:pos="4680"/>
        </w:tabs>
        <w:spacing w:line="240" w:lineRule="auto"/>
      </w:pPr>
      <w:r w:rsidRPr="00042C8B">
        <w:t>Agree to participate in GHHIN</w:t>
      </w:r>
      <w:r w:rsidR="001F1BF2">
        <w:t xml:space="preserve"> events</w:t>
      </w:r>
      <w:r w:rsidRPr="00042C8B">
        <w:t xml:space="preserve"> (</w:t>
      </w:r>
      <w:r w:rsidR="001F1BF2">
        <w:t>website, conferences, webinars).</w:t>
      </w:r>
    </w:p>
    <w:p w14:paraId="512535E2" w14:textId="14834FC9" w:rsidR="00752B51" w:rsidRDefault="00752B51" w:rsidP="0036581F">
      <w:pPr>
        <w:pStyle w:val="Heading1"/>
      </w:pPr>
      <w:r>
        <w:t>Part 2: Outreach</w:t>
      </w:r>
    </w:p>
    <w:p w14:paraId="14F5939C" w14:textId="17982DAD" w:rsidR="001F1BF2" w:rsidRDefault="00DC55DA" w:rsidP="00DC55DA">
      <w:r>
        <w:t>The GHHIN</w:t>
      </w:r>
      <w:r w:rsidR="001F1BF2">
        <w:t xml:space="preserve"> outreach </w:t>
      </w:r>
      <w:r>
        <w:t xml:space="preserve">section </w:t>
      </w:r>
      <w:r w:rsidR="001F1BF2">
        <w:t>is broken into the following subsections:</w:t>
      </w:r>
    </w:p>
    <w:p w14:paraId="004745DF" w14:textId="408EE778" w:rsidR="001F1BF2" w:rsidRDefault="00C65814" w:rsidP="001F1BF2">
      <w:pPr>
        <w:pStyle w:val="ListParagraph"/>
        <w:numPr>
          <w:ilvl w:val="0"/>
          <w:numId w:val="25"/>
        </w:numPr>
      </w:pPr>
      <w:r>
        <w:t>Participant s</w:t>
      </w:r>
      <w:r w:rsidR="001F1BF2">
        <w:t>ervices</w:t>
      </w:r>
    </w:p>
    <w:p w14:paraId="141BDF37" w14:textId="448C3750" w:rsidR="001F1BF2" w:rsidRDefault="00C65814" w:rsidP="001F1BF2">
      <w:pPr>
        <w:pStyle w:val="ListParagraph"/>
        <w:numPr>
          <w:ilvl w:val="0"/>
          <w:numId w:val="25"/>
        </w:numPr>
      </w:pPr>
      <w:r>
        <w:t>Design p</w:t>
      </w:r>
      <w:r w:rsidR="001F1BF2">
        <w:t>rinciples</w:t>
      </w:r>
      <w:r>
        <w:t>, marketing and strategy</w:t>
      </w:r>
    </w:p>
    <w:p w14:paraId="1F05098E" w14:textId="2F18D828" w:rsidR="001F1BF2" w:rsidRDefault="00C65814" w:rsidP="001F1BF2">
      <w:pPr>
        <w:pStyle w:val="ListParagraph"/>
        <w:numPr>
          <w:ilvl w:val="0"/>
          <w:numId w:val="25"/>
        </w:numPr>
      </w:pPr>
      <w:r>
        <w:t>Outreach i</w:t>
      </w:r>
      <w:r w:rsidR="001F1BF2">
        <w:t>nstruments</w:t>
      </w:r>
    </w:p>
    <w:p w14:paraId="5874F713" w14:textId="77777777" w:rsidR="001F1BF2" w:rsidRDefault="00CB25CC" w:rsidP="001F1BF2">
      <w:pPr>
        <w:pStyle w:val="ListParagraph"/>
        <w:numPr>
          <w:ilvl w:val="1"/>
          <w:numId w:val="24"/>
        </w:numPr>
      </w:pPr>
      <w:r>
        <w:t>Website</w:t>
      </w:r>
    </w:p>
    <w:p w14:paraId="7FFFEC44" w14:textId="77777777" w:rsidR="001F1BF2" w:rsidRDefault="00CB25CC" w:rsidP="001F1BF2">
      <w:pPr>
        <w:pStyle w:val="ListParagraph"/>
        <w:numPr>
          <w:ilvl w:val="1"/>
          <w:numId w:val="24"/>
        </w:numPr>
      </w:pPr>
      <w:r>
        <w:t>Social Media</w:t>
      </w:r>
    </w:p>
    <w:p w14:paraId="53E1C7B9" w14:textId="77777777" w:rsidR="001F1BF2" w:rsidRDefault="00CB25CC" w:rsidP="001F1BF2">
      <w:pPr>
        <w:pStyle w:val="ListParagraph"/>
        <w:numPr>
          <w:ilvl w:val="1"/>
          <w:numId w:val="24"/>
        </w:numPr>
      </w:pPr>
      <w:r>
        <w:t>Listserv</w:t>
      </w:r>
    </w:p>
    <w:p w14:paraId="620E2419" w14:textId="17B7F2A7" w:rsidR="00CB25CC" w:rsidRPr="00CB25CC" w:rsidRDefault="00CB25CC" w:rsidP="001F1BF2">
      <w:pPr>
        <w:pStyle w:val="ListParagraph"/>
        <w:numPr>
          <w:ilvl w:val="1"/>
          <w:numId w:val="24"/>
        </w:numPr>
      </w:pPr>
      <w:r>
        <w:t>Forum</w:t>
      </w:r>
    </w:p>
    <w:p w14:paraId="5B5C9CCC" w14:textId="2974800A" w:rsidR="008A166D" w:rsidRPr="00042C8B" w:rsidRDefault="004E4E4E" w:rsidP="00447158">
      <w:pPr>
        <w:pStyle w:val="Heading2"/>
        <w:rPr>
          <w:shd w:val="clear" w:color="auto" w:fill="FFFFFF"/>
        </w:rPr>
      </w:pPr>
      <w:r w:rsidRPr="00042C8B">
        <w:rPr>
          <w:shd w:val="clear" w:color="auto" w:fill="FFFFFF"/>
        </w:rPr>
        <w:t>Participant Services</w:t>
      </w:r>
    </w:p>
    <w:p w14:paraId="1E272CEF" w14:textId="71A1343C" w:rsidR="004E4E4E" w:rsidRPr="00042C8B" w:rsidRDefault="004E4E4E" w:rsidP="00933E51">
      <w:r w:rsidRPr="00042C8B">
        <w:t>To facilitate knowledge</w:t>
      </w:r>
      <w:r w:rsidR="00933E51" w:rsidRPr="00042C8B">
        <w:t>, collaboration, and action</w:t>
      </w:r>
      <w:r w:rsidRPr="00042C8B">
        <w:t xml:space="preserve"> in the </w:t>
      </w:r>
      <w:r w:rsidR="00933E51" w:rsidRPr="00042C8B">
        <w:t>heat health</w:t>
      </w:r>
      <w:r w:rsidRPr="00042C8B">
        <w:t xml:space="preserve"> domain, </w:t>
      </w:r>
      <w:r w:rsidR="00933E51" w:rsidRPr="00042C8B">
        <w:t>GHHIN</w:t>
      </w:r>
      <w:r w:rsidRPr="00042C8B">
        <w:t xml:space="preserve"> offers </w:t>
      </w:r>
      <w:r w:rsidR="00933E51" w:rsidRPr="00042C8B">
        <w:t>the following objectives oriented services:</w:t>
      </w:r>
    </w:p>
    <w:p w14:paraId="1F67CF4A" w14:textId="3FBC4EF6" w:rsidR="004E4E4E" w:rsidRPr="00042C8B" w:rsidRDefault="005D3D37" w:rsidP="00A51388">
      <w:pPr>
        <w:ind w:left="720"/>
      </w:pPr>
      <w:r w:rsidRPr="00042C8B">
        <w:rPr>
          <w:b/>
          <w:bCs/>
        </w:rPr>
        <w:t>Heat</w:t>
      </w:r>
      <w:r w:rsidR="00E42F08" w:rsidRPr="00042C8B">
        <w:rPr>
          <w:b/>
          <w:bCs/>
        </w:rPr>
        <w:t xml:space="preserve"> health </w:t>
      </w:r>
      <w:r w:rsidR="00862DD4" w:rsidRPr="00042C8B">
        <w:rPr>
          <w:b/>
          <w:bCs/>
        </w:rPr>
        <w:t>information hub</w:t>
      </w:r>
      <w:r w:rsidR="004E4E4E" w:rsidRPr="00042C8B">
        <w:rPr>
          <w:b/>
          <w:bCs/>
        </w:rPr>
        <w:t>:</w:t>
      </w:r>
      <w:r w:rsidR="004E4E4E" w:rsidRPr="00042C8B">
        <w:t xml:space="preserve"> </w:t>
      </w:r>
      <w:r w:rsidR="00EF635C" w:rsidRPr="00042C8B">
        <w:t xml:space="preserve"> </w:t>
      </w:r>
      <w:r w:rsidRPr="00042C8B">
        <w:t>GHHIN website will be a heat health information hub, offering tools, services, and resource connections to promote collaborative learning and partnership development between members</w:t>
      </w:r>
      <w:r w:rsidR="00862DD4" w:rsidRPr="00042C8B">
        <w:t xml:space="preserve"> (appendix 1)</w:t>
      </w:r>
      <w:r w:rsidRPr="00042C8B">
        <w:t xml:space="preserve">. The website will highlight identified priorities in action and research, collect user knowledge, track heat health research, and </w:t>
      </w:r>
      <w:del w:id="8" w:author="Parks, Robbie M" w:date="2017-08-01T13:12:00Z">
        <w:r w:rsidR="00E42F08" w:rsidRPr="00042C8B" w:rsidDel="00A51388">
          <w:delText xml:space="preserve"> </w:delText>
        </w:r>
      </w:del>
      <w:r w:rsidRPr="00042C8B">
        <w:t>provide a centralized location for heat health information and information tools.</w:t>
      </w:r>
    </w:p>
    <w:p w14:paraId="38E15AA7" w14:textId="268730C2" w:rsidR="004E4E4E" w:rsidRPr="00042C8B" w:rsidRDefault="00E42F08" w:rsidP="007F6870">
      <w:pPr>
        <w:ind w:left="720"/>
      </w:pPr>
      <w:r w:rsidRPr="00042C8B">
        <w:rPr>
          <w:b/>
          <w:bCs/>
        </w:rPr>
        <w:t>Knowledge broker</w:t>
      </w:r>
      <w:r w:rsidR="003F72A5" w:rsidRPr="00042C8B">
        <w:rPr>
          <w:b/>
          <w:bCs/>
        </w:rPr>
        <w:t xml:space="preserve"> services</w:t>
      </w:r>
      <w:r w:rsidR="004E4E4E" w:rsidRPr="00042C8B">
        <w:rPr>
          <w:b/>
          <w:bCs/>
        </w:rPr>
        <w:t>:</w:t>
      </w:r>
      <w:r w:rsidR="004E4E4E" w:rsidRPr="00042C8B">
        <w:t xml:space="preserve"> </w:t>
      </w:r>
      <w:r w:rsidR="005F395B" w:rsidRPr="00042C8B">
        <w:t xml:space="preserve">The GHHIN will act as a knowledge broker – </w:t>
      </w:r>
      <w:r w:rsidR="00B56EAD" w:rsidRPr="00042C8B">
        <w:t xml:space="preserve">facilitating on-going </w:t>
      </w:r>
      <w:r w:rsidR="005F395B" w:rsidRPr="00042C8B">
        <w:t xml:space="preserve">dialogue between knowledge creators, and knowledge users. The GHHIN instruments – website, social media, etc. will act as vehicles for the exchange and analysis of heat health information. </w:t>
      </w:r>
      <w:r w:rsidR="00B56EAD" w:rsidRPr="00042C8B">
        <w:t xml:space="preserve">GHHIN will prioritize the communication of policy needs and recommendations to key decision-makers, and supporting gap filling activities that add value to member’s work, such as </w:t>
      </w:r>
      <w:r w:rsidR="00A11F96" w:rsidRPr="00042C8B">
        <w:t xml:space="preserve">creating </w:t>
      </w:r>
      <w:del w:id="9" w:author="Parks, Robbie M" w:date="2017-08-01T13:12:00Z">
        <w:r w:rsidR="00A11F96" w:rsidRPr="00042C8B" w:rsidDel="00C25507">
          <w:delText xml:space="preserve">a </w:delText>
        </w:r>
      </w:del>
      <w:r w:rsidR="00B56EAD" w:rsidRPr="00042C8B">
        <w:t>mentoring prog</w:t>
      </w:r>
      <w:r w:rsidR="00A11F96" w:rsidRPr="00042C8B">
        <w:t xml:space="preserve">rams, managing a crowd-sourced heat health action database, and tracking and disseminating heat health news. </w:t>
      </w:r>
      <w:r w:rsidR="00862DD4" w:rsidRPr="00042C8B">
        <w:t xml:space="preserve"> (appendix 1)</w:t>
      </w:r>
    </w:p>
    <w:p w14:paraId="2B7A5107" w14:textId="1F263186" w:rsidR="00752B51" w:rsidRPr="00752B51" w:rsidRDefault="0036581F" w:rsidP="007F6870">
      <w:pPr>
        <w:ind w:left="720"/>
      </w:pPr>
      <w:r w:rsidRPr="0036581F">
        <w:rPr>
          <w:b/>
          <w:bCs/>
        </w:rPr>
        <w:lastRenderedPageBreak/>
        <w:t>Member collaboration</w:t>
      </w:r>
      <w:r>
        <w:t>:</w:t>
      </w:r>
      <w:r w:rsidR="003F72A5" w:rsidRPr="00042C8B">
        <w:t xml:space="preserve"> GHHIN will offer services tailored to the promotion of information sharing and partnership development. These include services such as country, region/city, member, and organization profiles. Through the management of website data – such as tracking capabilities, GHHIN will offer users the ability to identify relevant heat health informants, partners, and research collaborators.</w:t>
      </w:r>
      <w:r w:rsidR="004E4E4E" w:rsidRPr="00042C8B">
        <w:t xml:space="preserve"> </w:t>
      </w:r>
    </w:p>
    <w:p w14:paraId="0A1F84A7" w14:textId="6C99D298" w:rsidR="009E1E15" w:rsidRDefault="00752B51" w:rsidP="007F6870">
      <w:pPr>
        <w:ind w:left="720"/>
      </w:pPr>
      <w:r>
        <w:rPr>
          <w:b/>
          <w:bCs/>
        </w:rPr>
        <w:t>B</w:t>
      </w:r>
      <w:r w:rsidR="009E1E15" w:rsidRPr="00042C8B">
        <w:rPr>
          <w:b/>
          <w:bCs/>
        </w:rPr>
        <w:t>i-annual conference</w:t>
      </w:r>
      <w:r w:rsidR="004E4E4E" w:rsidRPr="00042C8B">
        <w:t xml:space="preserve">: </w:t>
      </w:r>
      <w:r w:rsidR="009E1E15" w:rsidRPr="00042C8B">
        <w:t xml:space="preserve"> A central identified heat health gap is the absence of a global heat health synthesis report, and a forum for global heat health stakeholders to share information on the topic. In addition to the website, GHHIN will fill this gap by hosting a bi-annual global heat health forum, and through the information shared, compiled, and analyzed on the website will create a bi-annual global heat health synthesis report. These activities will be supported by technical heat health working groups comprised of identified GHHIN members with expertise in the respective field of their working group.</w:t>
      </w:r>
    </w:p>
    <w:p w14:paraId="73EF49DF" w14:textId="63C75497" w:rsidR="007F6870" w:rsidRPr="00840262" w:rsidRDefault="00752B51" w:rsidP="007F6870">
      <w:pPr>
        <w:ind w:left="720"/>
        <w:rPr>
          <w:b/>
          <w:bCs/>
        </w:rPr>
      </w:pPr>
      <w:r w:rsidRPr="00042C8B">
        <w:rPr>
          <w:b/>
          <w:bCs/>
        </w:rPr>
        <w:t>Global synthesis report</w:t>
      </w:r>
      <w:r w:rsidR="007F6870">
        <w:rPr>
          <w:b/>
          <w:bCs/>
        </w:rPr>
        <w:t xml:space="preserve">: </w:t>
      </w:r>
      <w:r w:rsidR="007F6870" w:rsidRPr="00042C8B">
        <w:t>A central identified heat health gap is the absence of a global heat health synthesis report, and a forum for global heat health stakeholders to share information on the topic. In addition to the website, GHHIN will fill this gap by hosting a bi-annual global heat health forum, and through the information shared, compiled, and analyzed on the website will create a bi-annual global heat health synthesis report. These activities will be supported by technical heat health working groups comprised of identified GHHIN members with expertise in the respective field of their working group.</w:t>
      </w:r>
    </w:p>
    <w:p w14:paraId="710512C6" w14:textId="6AAE38AD" w:rsidR="007F6870" w:rsidRPr="007F6870" w:rsidRDefault="007F6870" w:rsidP="007F6870">
      <w:pPr>
        <w:pStyle w:val="Heading2"/>
        <w:rPr>
          <w:shd w:val="clear" w:color="auto" w:fill="FFFFFF"/>
        </w:rPr>
      </w:pPr>
      <w:r>
        <w:rPr>
          <w:shd w:val="clear" w:color="auto" w:fill="FFFFFF"/>
        </w:rPr>
        <w:t>Design Principles</w:t>
      </w:r>
    </w:p>
    <w:p w14:paraId="023156BD" w14:textId="4D628B2E" w:rsidR="00752B51" w:rsidRPr="00042C8B" w:rsidRDefault="00752B51" w:rsidP="007F6870">
      <w:r w:rsidRPr="00042C8B">
        <w:rPr>
          <w:b/>
          <w:bCs/>
        </w:rPr>
        <w:t xml:space="preserve">Information Dissemination: </w:t>
      </w:r>
      <w:r w:rsidRPr="00042C8B">
        <w:t>Integral to</w:t>
      </w:r>
      <w:r w:rsidRPr="00042C8B">
        <w:rPr>
          <w:b/>
          <w:bCs/>
        </w:rPr>
        <w:t xml:space="preserve"> </w:t>
      </w:r>
      <w:r w:rsidRPr="00042C8B">
        <w:t>GHHIN’s success is the extent to which the network inspires member participation. Several services (appendix 1) and strategies will be implemented to encourage users</w:t>
      </w:r>
      <w:ins w:id="10" w:author="Parks, Robbie M" w:date="2017-08-01T13:51:00Z">
        <w:r w:rsidR="006E6F30">
          <w:t>’</w:t>
        </w:r>
      </w:ins>
      <w:r w:rsidRPr="00042C8B">
        <w:t xml:space="preserve"> participation: </w:t>
      </w:r>
    </w:p>
    <w:p w14:paraId="39D9323B" w14:textId="77777777" w:rsidR="00752B51" w:rsidRPr="00042C8B" w:rsidRDefault="00752B51" w:rsidP="00752B51">
      <w:pPr>
        <w:pStyle w:val="ListParagraph"/>
        <w:numPr>
          <w:ilvl w:val="0"/>
          <w:numId w:val="17"/>
        </w:numPr>
      </w:pPr>
      <w:r w:rsidRPr="00042C8B">
        <w:t>Website design – which creates shareable content, and allows for accessible sharing and recruitment options.</w:t>
      </w:r>
    </w:p>
    <w:p w14:paraId="5C68C34C" w14:textId="77777777" w:rsidR="00752B51" w:rsidRPr="00042C8B" w:rsidRDefault="00752B51" w:rsidP="00752B51">
      <w:pPr>
        <w:pStyle w:val="ListParagraph"/>
        <w:numPr>
          <w:ilvl w:val="0"/>
          <w:numId w:val="17"/>
        </w:numPr>
      </w:pPr>
      <w:r w:rsidRPr="00042C8B">
        <w:t>User-centered services.</w:t>
      </w:r>
    </w:p>
    <w:p w14:paraId="5EB5DECD" w14:textId="50A3B2E7" w:rsidR="00752B51" w:rsidRDefault="00752B51" w:rsidP="00752B51">
      <w:pPr>
        <w:pStyle w:val="ListParagraph"/>
        <w:numPr>
          <w:ilvl w:val="0"/>
          <w:numId w:val="17"/>
        </w:numPr>
      </w:pPr>
      <w:r w:rsidRPr="00042C8B">
        <w:t>Social media presence that garners brand recognition and attention to member activities.</w:t>
      </w:r>
    </w:p>
    <w:p w14:paraId="31CC9350" w14:textId="788C0295" w:rsidR="004E4E4E" w:rsidRPr="00042C8B" w:rsidRDefault="009F2E9F" w:rsidP="009F2E9F">
      <w:r w:rsidRPr="00042C8B">
        <w:t>GHHIN’s design principles:</w:t>
      </w:r>
    </w:p>
    <w:p w14:paraId="6E87C1F9" w14:textId="57C69A62" w:rsidR="004E4E4E" w:rsidRPr="00042C8B" w:rsidRDefault="009F2E9F" w:rsidP="00B36526">
      <w:pPr>
        <w:pStyle w:val="ListParagraph"/>
        <w:numPr>
          <w:ilvl w:val="0"/>
          <w:numId w:val="5"/>
        </w:numPr>
      </w:pPr>
      <w:r w:rsidRPr="00042C8B">
        <w:t>User-</w:t>
      </w:r>
      <w:r w:rsidR="00410D69" w:rsidRPr="00042C8B">
        <w:t>intuitive</w:t>
      </w:r>
      <w:r w:rsidRPr="00042C8B">
        <w:t xml:space="preserve"> navigation adapted </w:t>
      </w:r>
      <w:r w:rsidR="00EF635C" w:rsidRPr="00042C8B">
        <w:t>for</w:t>
      </w:r>
      <w:r w:rsidRPr="00042C8B">
        <w:t xml:space="preserve"> a diverse set of users</w:t>
      </w:r>
    </w:p>
    <w:p w14:paraId="15E72E98" w14:textId="3DC28F7C" w:rsidR="009F2E9F" w:rsidRPr="00042C8B" w:rsidRDefault="00EF635C" w:rsidP="00B36526">
      <w:pPr>
        <w:pStyle w:val="ListParagraph"/>
        <w:numPr>
          <w:ilvl w:val="0"/>
          <w:numId w:val="5"/>
        </w:numPr>
      </w:pPr>
      <w:r w:rsidRPr="00042C8B">
        <w:t>Provide relevant tools for</w:t>
      </w:r>
      <w:r w:rsidR="009F2E9F" w:rsidRPr="00042C8B">
        <w:t xml:space="preserve"> </w:t>
      </w:r>
      <w:r w:rsidRPr="00042C8B">
        <w:t>varied</w:t>
      </w:r>
      <w:r w:rsidR="009F2E9F" w:rsidRPr="00042C8B">
        <w:t xml:space="preserve"> </w:t>
      </w:r>
      <w:r w:rsidRPr="00042C8B">
        <w:t>heat health stakeholders</w:t>
      </w:r>
    </w:p>
    <w:p w14:paraId="71B7A84C" w14:textId="06681957" w:rsidR="004E4E4E" w:rsidRPr="00042C8B" w:rsidRDefault="004E4E4E" w:rsidP="00B36526">
      <w:pPr>
        <w:pStyle w:val="ListParagraph"/>
        <w:numPr>
          <w:ilvl w:val="0"/>
          <w:numId w:val="5"/>
        </w:numPr>
      </w:pPr>
      <w:r w:rsidRPr="00042C8B">
        <w:t>Pr</w:t>
      </w:r>
      <w:r w:rsidR="009F2E9F" w:rsidRPr="00042C8B">
        <w:t>ovide</w:t>
      </w:r>
      <w:r w:rsidRPr="00042C8B">
        <w:t xml:space="preserve"> access to information and knowledge </w:t>
      </w:r>
      <w:r w:rsidR="009F2E9F" w:rsidRPr="00042C8B">
        <w:t>that can be tailored to local context</w:t>
      </w:r>
    </w:p>
    <w:p w14:paraId="4B0BAFB0" w14:textId="525CB9EE" w:rsidR="004E4E4E" w:rsidRPr="00042C8B" w:rsidRDefault="004E4E4E" w:rsidP="00B36526">
      <w:pPr>
        <w:pStyle w:val="ListParagraph"/>
        <w:numPr>
          <w:ilvl w:val="0"/>
          <w:numId w:val="5"/>
        </w:numPr>
      </w:pPr>
      <w:r w:rsidRPr="00042C8B">
        <w:t xml:space="preserve">Retain </w:t>
      </w:r>
      <w:r w:rsidR="00EF635C" w:rsidRPr="00042C8B">
        <w:t>a</w:t>
      </w:r>
      <w:r w:rsidRPr="00042C8B">
        <w:t xml:space="preserve"> sense of ownership by the </w:t>
      </w:r>
      <w:r w:rsidR="009F2E9F" w:rsidRPr="00042C8B">
        <w:t>heat health community</w:t>
      </w:r>
      <w:r w:rsidRPr="00042C8B">
        <w:t xml:space="preserve"> </w:t>
      </w:r>
    </w:p>
    <w:p w14:paraId="6B843A54" w14:textId="3099E6D0" w:rsidR="004E4E4E" w:rsidRPr="00042C8B" w:rsidRDefault="004E4E4E" w:rsidP="00B36526">
      <w:pPr>
        <w:pStyle w:val="ListParagraph"/>
        <w:numPr>
          <w:ilvl w:val="0"/>
          <w:numId w:val="5"/>
        </w:numPr>
      </w:pPr>
      <w:r w:rsidRPr="00042C8B">
        <w:t xml:space="preserve">Build interest so that users share more knowledge online </w:t>
      </w:r>
    </w:p>
    <w:p w14:paraId="51A227D5" w14:textId="5BB1F422" w:rsidR="00EF635C" w:rsidRPr="00042C8B" w:rsidRDefault="00EF635C" w:rsidP="00B36526">
      <w:pPr>
        <w:pStyle w:val="ListParagraph"/>
        <w:numPr>
          <w:ilvl w:val="0"/>
          <w:numId w:val="5"/>
        </w:numPr>
      </w:pPr>
      <w:r w:rsidRPr="00042C8B">
        <w:t xml:space="preserve">Streamline finding pertinent heat health </w:t>
      </w:r>
      <w:r w:rsidR="004E4E4E" w:rsidRPr="00042C8B">
        <w:t xml:space="preserve">content </w:t>
      </w:r>
    </w:p>
    <w:p w14:paraId="6B56289A" w14:textId="19B53837" w:rsidR="00EF635C" w:rsidRPr="00042C8B" w:rsidRDefault="00EF635C" w:rsidP="00B36526">
      <w:pPr>
        <w:pStyle w:val="ListParagraph"/>
        <w:numPr>
          <w:ilvl w:val="0"/>
          <w:numId w:val="5"/>
        </w:numPr>
      </w:pPr>
      <w:r w:rsidRPr="00042C8B">
        <w:t>Foster inter-organizational and individual member collaboration</w:t>
      </w:r>
    </w:p>
    <w:p w14:paraId="24EEBB03" w14:textId="11B7E49A" w:rsidR="004E4E4E" w:rsidRPr="00042C8B" w:rsidRDefault="009F2E9F" w:rsidP="00B36526">
      <w:pPr>
        <w:pStyle w:val="ListParagraph"/>
        <w:numPr>
          <w:ilvl w:val="0"/>
          <w:numId w:val="5"/>
        </w:numPr>
      </w:pPr>
      <w:r w:rsidRPr="00042C8B">
        <w:t>Create a centralized hub for information retrieval, analysis, and dissemination</w:t>
      </w:r>
    </w:p>
    <w:p w14:paraId="7E5F1DB9" w14:textId="58D60BB1" w:rsidR="004E4E4E" w:rsidRPr="00042C8B" w:rsidRDefault="004E4E4E" w:rsidP="00840262">
      <w:pPr>
        <w:pStyle w:val="ListParagraph"/>
        <w:numPr>
          <w:ilvl w:val="0"/>
          <w:numId w:val="5"/>
        </w:numPr>
      </w:pPr>
      <w:r w:rsidRPr="00042C8B">
        <w:t>Adapt the site contents based on continual user feedback</w:t>
      </w:r>
    </w:p>
    <w:p w14:paraId="4F026E8A" w14:textId="7C4CC193" w:rsidR="004E4E4E" w:rsidRPr="00042C8B" w:rsidRDefault="004E4E4E" w:rsidP="00840262">
      <w:pPr>
        <w:pStyle w:val="Heading2"/>
        <w:rPr>
          <w:shd w:val="clear" w:color="auto" w:fill="FFFFFF"/>
        </w:rPr>
      </w:pPr>
      <w:r w:rsidRPr="00042C8B">
        <w:rPr>
          <w:shd w:val="clear" w:color="auto" w:fill="FFFFFF"/>
        </w:rPr>
        <w:lastRenderedPageBreak/>
        <w:t>Design Process</w:t>
      </w:r>
    </w:p>
    <w:p w14:paraId="65339FD0" w14:textId="7A4496FF" w:rsidR="004E4E4E" w:rsidRPr="00042C8B" w:rsidRDefault="004E4E4E" w:rsidP="00AC287D">
      <w:r w:rsidRPr="00042C8B">
        <w:t xml:space="preserve">The </w:t>
      </w:r>
      <w:r w:rsidR="00410D69" w:rsidRPr="00042C8B">
        <w:t>GHHIN</w:t>
      </w:r>
      <w:r w:rsidRPr="00042C8B">
        <w:t xml:space="preserve"> </w:t>
      </w:r>
      <w:r w:rsidR="00410D69" w:rsidRPr="00042C8B">
        <w:t>development and implementation process</w:t>
      </w:r>
      <w:r w:rsidRPr="00042C8B">
        <w:t xml:space="preserve"> will evolve </w:t>
      </w:r>
      <w:r w:rsidR="00410D69" w:rsidRPr="00042C8B">
        <w:t>between 2017-2021</w:t>
      </w:r>
      <w:r w:rsidRPr="00042C8B">
        <w:t xml:space="preserve">. Fundamental site components will be updated and new services will be added. Priority areas of work include the development of the </w:t>
      </w:r>
      <w:r w:rsidR="00410D69" w:rsidRPr="00042C8B">
        <w:t>website</w:t>
      </w:r>
      <w:r w:rsidRPr="00042C8B">
        <w:t xml:space="preserve">, and </w:t>
      </w:r>
      <w:r w:rsidR="00410D69" w:rsidRPr="00042C8B">
        <w:t>building a social presence amongst heat health decision makers, practitioners, and experts</w:t>
      </w:r>
      <w:r w:rsidRPr="00042C8B">
        <w:t xml:space="preserve">. Selected </w:t>
      </w:r>
      <w:r w:rsidR="00410D69" w:rsidRPr="00042C8B">
        <w:t>services</w:t>
      </w:r>
      <w:r w:rsidRPr="00042C8B">
        <w:t xml:space="preserve"> will gradually be introduced </w:t>
      </w:r>
      <w:r w:rsidR="00410D69" w:rsidRPr="00042C8B">
        <w:t>over the four years, prioritizing services that are tailored to meet GHHIN objectives.</w:t>
      </w:r>
      <w:r w:rsidRPr="00042C8B">
        <w:t xml:space="preserve"> </w:t>
      </w:r>
      <w:r w:rsidR="00862DD4" w:rsidRPr="00042C8B">
        <w:t xml:space="preserve">(appendix 1) </w:t>
      </w:r>
      <w:r w:rsidRPr="00042C8B">
        <w:t xml:space="preserve">A </w:t>
      </w:r>
      <w:r w:rsidR="00410D69" w:rsidRPr="00042C8B">
        <w:t>GHHIN</w:t>
      </w:r>
      <w:r w:rsidRPr="00042C8B">
        <w:t xml:space="preserve"> </w:t>
      </w:r>
      <w:r w:rsidR="00410D69" w:rsidRPr="00042C8B">
        <w:t>steering</w:t>
      </w:r>
      <w:r w:rsidRPr="00042C8B">
        <w:t xml:space="preserve"> committee was </w:t>
      </w:r>
      <w:r w:rsidR="00410D69" w:rsidRPr="00042C8B">
        <w:t xml:space="preserve">formed </w:t>
      </w:r>
      <w:r w:rsidR="00410D69" w:rsidRPr="0027087B">
        <w:t xml:space="preserve">in </w:t>
      </w:r>
      <w:r w:rsidRPr="0027087B">
        <w:t>201</w:t>
      </w:r>
      <w:r w:rsidR="0027087B" w:rsidRPr="0027087B">
        <w:t>5</w:t>
      </w:r>
      <w:r w:rsidRPr="00042C8B">
        <w:t xml:space="preserve">, </w:t>
      </w:r>
      <w:r w:rsidR="00410D69" w:rsidRPr="00042C8B">
        <w:t xml:space="preserve">which has guided the development of the </w:t>
      </w:r>
      <w:r w:rsidR="00AC287D" w:rsidRPr="00042C8B">
        <w:t>network’s</w:t>
      </w:r>
      <w:r w:rsidR="00410D69" w:rsidRPr="00042C8B">
        <w:t xml:space="preserve"> foundational content.</w:t>
      </w:r>
      <w:r w:rsidRPr="00042C8B">
        <w:t xml:space="preserve"> </w:t>
      </w:r>
      <w:r w:rsidR="00410D69" w:rsidRPr="00042C8B">
        <w:t xml:space="preserve">This strategic engagement plan will be </w:t>
      </w:r>
      <w:r w:rsidR="00AC287D" w:rsidRPr="00042C8B">
        <w:t>revisited and updated as needed.</w:t>
      </w:r>
    </w:p>
    <w:p w14:paraId="0D8EC960" w14:textId="397CDDE8" w:rsidR="004E4E4E" w:rsidRPr="00042C8B" w:rsidRDefault="004E4E4E" w:rsidP="00EB5FE0">
      <w:pPr>
        <w:ind w:left="720"/>
      </w:pPr>
      <w:r w:rsidRPr="00042C8B">
        <w:rPr>
          <w:b/>
          <w:bCs/>
        </w:rPr>
        <w:t>Site architecture</w:t>
      </w:r>
      <w:r w:rsidRPr="00042C8B">
        <w:t xml:space="preserve">: </w:t>
      </w:r>
      <w:r w:rsidR="00AC287D" w:rsidRPr="00042C8B">
        <w:t xml:space="preserve">The website </w:t>
      </w:r>
      <w:r w:rsidRPr="00042C8B">
        <w:t xml:space="preserve">architecture will be developed </w:t>
      </w:r>
      <w:r w:rsidR="00AC287D" w:rsidRPr="00042C8B">
        <w:t xml:space="preserve">in two phases. The first phase will provide the base architecture needed for the 0-2 year services (appendix). The second phase will require </w:t>
      </w:r>
      <w:r w:rsidR="000D6914" w:rsidRPr="00042C8B">
        <w:t>a</w:t>
      </w:r>
      <w:r w:rsidR="00AC287D" w:rsidRPr="00042C8B">
        <w:t xml:space="preserve"> web </w:t>
      </w:r>
      <w:r w:rsidR="000D6914" w:rsidRPr="00042C8B">
        <w:t>developer</w:t>
      </w:r>
      <w:r w:rsidR="00AC287D" w:rsidRPr="00042C8B">
        <w:t xml:space="preserve"> </w:t>
      </w:r>
      <w:r w:rsidR="000D6914" w:rsidRPr="00042C8B">
        <w:t>who can create the</w:t>
      </w:r>
      <w:r w:rsidR="00AC287D" w:rsidRPr="00042C8B">
        <w:t xml:space="preserve"> user centered infrastructure needed for the 2-4 year services (appendix). Rigorous </w:t>
      </w:r>
      <w:r w:rsidR="000D6914" w:rsidRPr="00042C8B">
        <w:t xml:space="preserve">site </w:t>
      </w:r>
      <w:r w:rsidR="00AC287D" w:rsidRPr="00042C8B">
        <w:t xml:space="preserve">testing will be implemented </w:t>
      </w:r>
      <w:r w:rsidR="000D6914" w:rsidRPr="00042C8B">
        <w:t>throughout</w:t>
      </w:r>
      <w:r w:rsidR="00AC287D" w:rsidRPr="00042C8B">
        <w:t xml:space="preserve"> phase 1 and phase 2 to ensure </w:t>
      </w:r>
      <w:r w:rsidRPr="00042C8B">
        <w:t>user</w:t>
      </w:r>
      <w:r w:rsidR="00AC287D" w:rsidRPr="00042C8B">
        <w:t xml:space="preserve"> accessibility and service functionality.</w:t>
      </w:r>
      <w:r w:rsidRPr="00042C8B">
        <w:t xml:space="preserve"> </w:t>
      </w:r>
    </w:p>
    <w:p w14:paraId="2249939A" w14:textId="6D061F34" w:rsidR="003D72BD" w:rsidRPr="00042C8B" w:rsidRDefault="004E4E4E" w:rsidP="00EB5FE0">
      <w:pPr>
        <w:ind w:left="720"/>
        <w:rPr>
          <w:rFonts w:ascii="Arial Black" w:eastAsia="Meiryo UI" w:hAnsi="Arial Black" w:cs="Meiryo UI"/>
          <w:color w:val="9A542E" w:themeColor="accent1" w:themeShade="BF"/>
          <w:sz w:val="32"/>
          <w:szCs w:val="32"/>
          <w:shd w:val="clear" w:color="auto" w:fill="FFFFFF"/>
        </w:rPr>
      </w:pPr>
      <w:r w:rsidRPr="00042C8B">
        <w:rPr>
          <w:b/>
          <w:bCs/>
        </w:rPr>
        <w:t>Brand:</w:t>
      </w:r>
      <w:r w:rsidRPr="00042C8B">
        <w:t xml:space="preserve"> </w:t>
      </w:r>
      <w:r w:rsidR="00AC287D" w:rsidRPr="00042C8B">
        <w:t>One of the</w:t>
      </w:r>
      <w:r w:rsidR="00CB25CC">
        <w:t xml:space="preserve"> first</w:t>
      </w:r>
      <w:r w:rsidR="00AC287D" w:rsidRPr="00042C8B">
        <w:t xml:space="preserve"> priorities for GHHIN i</w:t>
      </w:r>
      <w:r w:rsidR="00FC73D3" w:rsidRPr="00042C8B">
        <w:t>s to become</w:t>
      </w:r>
      <w:r w:rsidRPr="00042C8B">
        <w:t xml:space="preserve"> a known and trusted brand</w:t>
      </w:r>
      <w:r w:rsidR="00FC73D3" w:rsidRPr="00042C8B">
        <w:t xml:space="preserve"> amongst the heat health community</w:t>
      </w:r>
      <w:r w:rsidRPr="00042C8B">
        <w:t xml:space="preserve">. </w:t>
      </w:r>
      <w:r w:rsidR="000D6914" w:rsidRPr="00042C8B">
        <w:t xml:space="preserve">GHHIN will foster a reputation </w:t>
      </w:r>
      <w:r w:rsidRPr="00042C8B">
        <w:t>as a</w:t>
      </w:r>
      <w:r w:rsidR="000D6914" w:rsidRPr="00042C8B">
        <w:t xml:space="preserve"> trusted source for heat health information and a</w:t>
      </w:r>
      <w:r w:rsidRPr="00042C8B">
        <w:t xml:space="preserve"> neutral </w:t>
      </w:r>
      <w:r w:rsidR="000D6914" w:rsidRPr="00042C8B">
        <w:t>facilitative platform to connect members and share knowledge</w:t>
      </w:r>
      <w:r w:rsidRPr="00042C8B">
        <w:t xml:space="preserve">. </w:t>
      </w:r>
      <w:r w:rsidR="000D6914" w:rsidRPr="00042C8B">
        <w:t>GHHIN s</w:t>
      </w:r>
      <w:r w:rsidR="00AC287D" w:rsidRPr="00042C8B">
        <w:t xml:space="preserve">ite sections </w:t>
      </w:r>
      <w:r w:rsidR="000D6914" w:rsidRPr="00042C8B">
        <w:t xml:space="preserve">will </w:t>
      </w:r>
      <w:r w:rsidR="00AC056F" w:rsidRPr="00042C8B">
        <w:t>reflect</w:t>
      </w:r>
      <w:r w:rsidR="00AC287D" w:rsidRPr="00042C8B">
        <w:t xml:space="preserve"> </w:t>
      </w:r>
      <w:r w:rsidR="000D6914" w:rsidRPr="00042C8B">
        <w:t>t</w:t>
      </w:r>
      <w:r w:rsidR="00AC056F" w:rsidRPr="00042C8B">
        <w:t xml:space="preserve">he GHHIN brand </w:t>
      </w:r>
      <w:r w:rsidR="000D6914" w:rsidRPr="00042C8B">
        <w:t xml:space="preserve">by offering a user-centered, </w:t>
      </w:r>
      <w:r w:rsidR="00AC056F" w:rsidRPr="00042C8B">
        <w:t xml:space="preserve">organized, </w:t>
      </w:r>
      <w:r w:rsidR="000D6914" w:rsidRPr="00042C8B">
        <w:t>modern look that avoids frivolous materials and graphics</w:t>
      </w:r>
      <w:r w:rsidR="00AC056F" w:rsidRPr="00042C8B">
        <w:t xml:space="preserve">. The website will effectively highlight the GHHIN objectives, </w:t>
      </w:r>
      <w:r w:rsidR="00AC287D" w:rsidRPr="00042C8B">
        <w:t xml:space="preserve">services, </w:t>
      </w:r>
      <w:r w:rsidR="00AC056F" w:rsidRPr="00042C8B">
        <w:t>allow for easy content and site sharing, and provide</w:t>
      </w:r>
      <w:r w:rsidR="00AC287D" w:rsidRPr="00042C8B">
        <w:t xml:space="preserve"> a res</w:t>
      </w:r>
      <w:r w:rsidR="00AC056F" w:rsidRPr="00042C8B">
        <w:t>ponsive design for mobile users.</w:t>
      </w:r>
    </w:p>
    <w:p w14:paraId="7C4E8A80" w14:textId="07492CC5" w:rsidR="007B4FBA" w:rsidRPr="00042C8B" w:rsidRDefault="003064C3" w:rsidP="00840262">
      <w:pPr>
        <w:pStyle w:val="Heading2"/>
        <w:rPr>
          <w:rFonts w:eastAsia="Meiryo UI" w:cs="Meiryo UI"/>
          <w:shd w:val="clear" w:color="auto" w:fill="FFFFFF"/>
        </w:rPr>
      </w:pPr>
      <w:r w:rsidRPr="00042C8B">
        <w:t>Outreach</w:t>
      </w:r>
      <w:r w:rsidR="009A01AD" w:rsidRPr="00042C8B">
        <w:t xml:space="preserve"> Marketing</w:t>
      </w:r>
    </w:p>
    <w:p w14:paraId="15B6F4FD" w14:textId="77777777" w:rsidR="00DC55DA" w:rsidRDefault="00982027" w:rsidP="00DC55DA">
      <w:r w:rsidRPr="00042C8B">
        <w:t xml:space="preserve">The GHHIN outreach marketing </w:t>
      </w:r>
      <w:r w:rsidR="00DC55DA">
        <w:t>is best understood in relation to the GHHIN</w:t>
      </w:r>
      <w:r w:rsidR="00886DB0" w:rsidRPr="00042C8B">
        <w:t xml:space="preserve"> </w:t>
      </w:r>
      <w:r w:rsidR="00DC55DA">
        <w:t>phases</w:t>
      </w:r>
      <w:r w:rsidR="00886DB0" w:rsidRPr="00042C8B">
        <w:t xml:space="preserve">: </w:t>
      </w:r>
    </w:p>
    <w:p w14:paraId="7680D9C0" w14:textId="005BB606" w:rsidR="00DC55DA" w:rsidRPr="00DC55DA" w:rsidRDefault="00DC55DA" w:rsidP="00DC55DA">
      <w:pPr>
        <w:ind w:firstLine="720"/>
        <w:rPr>
          <w:b/>
          <w:bCs/>
        </w:rPr>
      </w:pPr>
      <w:r w:rsidRPr="00DC55DA">
        <w:rPr>
          <w:b/>
          <w:bCs/>
        </w:rPr>
        <w:t>Phase 2 (0-2 years)</w:t>
      </w:r>
    </w:p>
    <w:p w14:paraId="0F71354F" w14:textId="174EA78B" w:rsidR="009A01AD" w:rsidRPr="00042C8B" w:rsidRDefault="00DC55DA" w:rsidP="00DC55DA">
      <w:pPr>
        <w:ind w:left="720"/>
      </w:pPr>
      <w:r>
        <w:t>The f</w:t>
      </w:r>
      <w:r w:rsidR="00886DB0" w:rsidRPr="00042C8B">
        <w:t xml:space="preserve">irst </w:t>
      </w:r>
      <w:r w:rsidR="009A01AD" w:rsidRPr="00042C8B">
        <w:t>phase</w:t>
      </w:r>
      <w:r w:rsidR="00886DB0" w:rsidRPr="00042C8B">
        <w:t xml:space="preserve"> focuses </w:t>
      </w:r>
      <w:r w:rsidR="008C37D0" w:rsidRPr="00042C8B">
        <w:t>on</w:t>
      </w:r>
      <w:r w:rsidR="009A01AD" w:rsidRPr="00042C8B">
        <w:t xml:space="preserve"> building </w:t>
      </w:r>
      <w:r w:rsidR="004F5FFC" w:rsidRPr="00042C8B">
        <w:t xml:space="preserve">the </w:t>
      </w:r>
      <w:r w:rsidR="009A01AD" w:rsidRPr="00042C8B">
        <w:t xml:space="preserve">GHHIN </w:t>
      </w:r>
      <w:r w:rsidR="004F5FFC" w:rsidRPr="00042C8B">
        <w:t xml:space="preserve">brand </w:t>
      </w:r>
      <w:r w:rsidR="009A01AD" w:rsidRPr="00042C8B">
        <w:t xml:space="preserve">and </w:t>
      </w:r>
      <w:r w:rsidR="008C37D0" w:rsidRPr="00042C8B">
        <w:t xml:space="preserve">recruiting </w:t>
      </w:r>
      <w:r w:rsidR="00886DB0" w:rsidRPr="00042C8B">
        <w:t xml:space="preserve">a </w:t>
      </w:r>
      <w:r w:rsidR="008C37D0" w:rsidRPr="00042C8B">
        <w:t xml:space="preserve">diverse and competent assembly of active members.  This is addressed through key messaging tailored to the interests of target GHHIN audiences, and an evolving iterative outreach process that changes according to the capacity and sustainability of the network. </w:t>
      </w:r>
      <w:r w:rsidR="009A01AD" w:rsidRPr="00042C8B">
        <w:t xml:space="preserve">Outreach marketing and recruitment during phase 1 will be the primary responsibility of the WHO/WMO coordinating office. </w:t>
      </w:r>
    </w:p>
    <w:p w14:paraId="24B15E56" w14:textId="77777777" w:rsidR="00DC55DA" w:rsidRPr="00DC55DA" w:rsidRDefault="00DC55DA" w:rsidP="00DC55DA">
      <w:pPr>
        <w:ind w:firstLine="720"/>
        <w:rPr>
          <w:b/>
          <w:bCs/>
        </w:rPr>
      </w:pPr>
      <w:r w:rsidRPr="00DC55DA">
        <w:rPr>
          <w:b/>
          <w:bCs/>
        </w:rPr>
        <w:t>Phase 3 (2-4 years)</w:t>
      </w:r>
    </w:p>
    <w:p w14:paraId="6C244B15" w14:textId="437CD632" w:rsidR="007B4FBA" w:rsidRPr="00042C8B" w:rsidRDefault="009A01AD" w:rsidP="00DC55DA">
      <w:pPr>
        <w:ind w:left="720"/>
      </w:pPr>
      <w:r w:rsidRPr="00042C8B">
        <w:t>The second phase</w:t>
      </w:r>
      <w:r w:rsidR="008C37D0" w:rsidRPr="00042C8B">
        <w:t xml:space="preserve"> </w:t>
      </w:r>
      <w:r w:rsidRPr="00042C8B">
        <w:t>focuses on a</w:t>
      </w:r>
      <w:r w:rsidR="008C37D0" w:rsidRPr="00042C8B">
        <w:t xml:space="preserve"> process of </w:t>
      </w:r>
      <w:r w:rsidRPr="00042C8B">
        <w:t xml:space="preserve">management </w:t>
      </w:r>
      <w:r w:rsidR="008C37D0" w:rsidRPr="00042C8B">
        <w:t xml:space="preserve">decentralization </w:t>
      </w:r>
      <w:r w:rsidRPr="00042C8B">
        <w:t>shifting</w:t>
      </w:r>
      <w:r w:rsidR="008C37D0" w:rsidRPr="00042C8B">
        <w:t xml:space="preserve"> responsibilities</w:t>
      </w:r>
      <w:r w:rsidRPr="00042C8B">
        <w:t>, such as decision making</w:t>
      </w:r>
      <w:r w:rsidR="008C37D0" w:rsidRPr="00042C8B">
        <w:t xml:space="preserve"> to</w:t>
      </w:r>
      <w:r w:rsidRPr="00042C8B">
        <w:t xml:space="preserve"> regional node</w:t>
      </w:r>
      <w:r w:rsidR="008C37D0" w:rsidRPr="00042C8B">
        <w:t xml:space="preserve"> control. </w:t>
      </w:r>
      <w:r w:rsidRPr="00042C8B">
        <w:t>During</w:t>
      </w:r>
      <w:r w:rsidR="008C37D0" w:rsidRPr="00042C8B">
        <w:t xml:space="preserve"> </w:t>
      </w:r>
      <w:r w:rsidRPr="00042C8B">
        <w:t xml:space="preserve">phase 2 marketing outreach and recruitment </w:t>
      </w:r>
      <w:del w:id="11" w:author="Parks, Robbie M" w:date="2017-08-01T13:19:00Z">
        <w:r w:rsidR="008C37D0" w:rsidRPr="00042C8B" w:rsidDel="001B1C2A">
          <w:delText xml:space="preserve"> </w:delText>
        </w:r>
      </w:del>
      <w:r w:rsidRPr="00042C8B">
        <w:t>will become the primary responsibility of the regional nodes and respective members.</w:t>
      </w:r>
      <w:r w:rsidR="008C37D0" w:rsidRPr="00042C8B">
        <w:t xml:space="preserve"> </w:t>
      </w:r>
      <w:r w:rsidRPr="00042C8B">
        <w:t>The two phase system will require</w:t>
      </w:r>
      <w:r w:rsidR="008C37D0" w:rsidRPr="00042C8B">
        <w:t xml:space="preserve"> periodic assessment </w:t>
      </w:r>
      <w:del w:id="12" w:author="Parks, Robbie M" w:date="2017-08-01T13:19:00Z">
        <w:r w:rsidR="008C37D0" w:rsidRPr="00042C8B" w:rsidDel="001B1C2A">
          <w:delText xml:space="preserve"> </w:delText>
        </w:r>
      </w:del>
      <w:r w:rsidR="008C37D0" w:rsidRPr="00042C8B">
        <w:t xml:space="preserve">and adaptation according to the evolving needs of </w:t>
      </w:r>
      <w:r w:rsidRPr="00042C8B">
        <w:t xml:space="preserve">the </w:t>
      </w:r>
      <w:r w:rsidR="008C37D0" w:rsidRPr="00042C8B">
        <w:t xml:space="preserve">network. </w:t>
      </w:r>
      <w:r w:rsidR="00350026" w:rsidRPr="00042C8B">
        <w:t>(Appendix 2</w:t>
      </w:r>
      <w:r w:rsidR="0069125D" w:rsidRPr="00042C8B">
        <w:t>, 4</w:t>
      </w:r>
      <w:r w:rsidR="00350026" w:rsidRPr="00042C8B">
        <w:t>)</w:t>
      </w:r>
    </w:p>
    <w:p w14:paraId="0D631CC8" w14:textId="0E9DB1A8" w:rsidR="006C655C" w:rsidRPr="00042C8B" w:rsidRDefault="0036581F" w:rsidP="006C655C">
      <w:pPr>
        <w:pStyle w:val="Heading2"/>
      </w:pPr>
      <w:r>
        <w:lastRenderedPageBreak/>
        <w:t>Member</w:t>
      </w:r>
      <w:r w:rsidR="006C655C" w:rsidRPr="00042C8B">
        <w:t xml:space="preserve"> Strategy</w:t>
      </w:r>
    </w:p>
    <w:p w14:paraId="4C705B15" w14:textId="645A8235" w:rsidR="006C655C" w:rsidRPr="00042C8B" w:rsidRDefault="006C655C" w:rsidP="006C655C">
      <w:r w:rsidRPr="00042C8B">
        <w:t>The initial capacity building stage of GHHIN recruitment will consist primarily of targeted outreach/snowballing recruitment methods, member’s social and professional networks, and relevant applicants who register via the website. This will build regional capacity, expertise, and guarantee a level of diversity required to promote an interdisciplinary</w:t>
      </w:r>
      <w:del w:id="13" w:author="Parks, Robbie M" w:date="2017-08-01T13:20:00Z">
        <w:r w:rsidRPr="00042C8B" w:rsidDel="001B1C2A">
          <w:delText xml:space="preserve"> </w:delText>
        </w:r>
      </w:del>
      <w:r w:rsidRPr="00042C8B">
        <w:t xml:space="preserve"> network of heat health stakeholders. Targeted outreach will be focused on GHHIN steering committee recommendations and generated contact list. </w:t>
      </w:r>
    </w:p>
    <w:p w14:paraId="43622E63" w14:textId="77777777" w:rsidR="00964D2A" w:rsidRPr="00042C8B" w:rsidRDefault="00964D2A" w:rsidP="00964D2A">
      <w:pPr>
        <w:pStyle w:val="Heading2"/>
      </w:pPr>
      <w:r w:rsidRPr="00042C8B">
        <w:t>Website</w:t>
      </w:r>
    </w:p>
    <w:p w14:paraId="289A75FD" w14:textId="77777777" w:rsidR="00964D2A" w:rsidRPr="00042C8B" w:rsidRDefault="00964D2A" w:rsidP="00964D2A">
      <w:pPr>
        <w:spacing w:line="240" w:lineRule="auto"/>
      </w:pPr>
      <w:r w:rsidRPr="00042C8B">
        <w:t>The website is a central product of GHHIN – acting as a virtual meeting space that facilitates member collaboration, intra-network communication, knowledge sharing, and the development/dissemination of best practices.  The website is designed to support the overall objectives of the GHHIN, however more specifically the website aims to:</w:t>
      </w:r>
    </w:p>
    <w:p w14:paraId="48AD4593" w14:textId="77777777" w:rsidR="00964D2A" w:rsidRPr="00042C8B" w:rsidRDefault="00964D2A" w:rsidP="00964D2A">
      <w:pPr>
        <w:pStyle w:val="ListParagraph"/>
        <w:numPr>
          <w:ilvl w:val="0"/>
          <w:numId w:val="2"/>
        </w:numPr>
        <w:spacing w:after="0" w:line="240" w:lineRule="auto"/>
        <w:rPr>
          <w:rFonts w:cs="Avenir-Light"/>
        </w:rPr>
      </w:pPr>
      <w:r w:rsidRPr="00042C8B">
        <w:rPr>
          <w:rFonts w:cs="Avenir-Light"/>
        </w:rPr>
        <w:t>Improve access to heat health information for diverse professional communities in the same place and thereby improve connectivity of multiple disciplines and sectors.</w:t>
      </w:r>
    </w:p>
    <w:p w14:paraId="3A52EA00" w14:textId="77777777" w:rsidR="00964D2A" w:rsidRPr="00042C8B" w:rsidRDefault="00964D2A" w:rsidP="00964D2A">
      <w:pPr>
        <w:pStyle w:val="ListParagraph"/>
        <w:numPr>
          <w:ilvl w:val="0"/>
          <w:numId w:val="2"/>
        </w:numPr>
        <w:spacing w:after="0" w:line="240" w:lineRule="auto"/>
        <w:rPr>
          <w:rFonts w:cs="Avenir-Light"/>
        </w:rPr>
      </w:pPr>
      <w:r w:rsidRPr="00042C8B">
        <w:rPr>
          <w:rFonts w:cs="Avenir-Light"/>
        </w:rPr>
        <w:t xml:space="preserve">Raise awareness of the interconnectivity of climate, extreme ambient heat, and health and the value of climate and health information in decision making. </w:t>
      </w:r>
    </w:p>
    <w:p w14:paraId="19E7D46C" w14:textId="77777777" w:rsidR="00964D2A" w:rsidRPr="00042C8B" w:rsidRDefault="00964D2A" w:rsidP="00964D2A">
      <w:pPr>
        <w:pStyle w:val="ListParagraph"/>
        <w:numPr>
          <w:ilvl w:val="0"/>
          <w:numId w:val="2"/>
        </w:numPr>
        <w:spacing w:after="0" w:line="240" w:lineRule="auto"/>
        <w:rPr>
          <w:rFonts w:cs="Avenir-Light"/>
        </w:rPr>
      </w:pPr>
      <w:r w:rsidRPr="00042C8B">
        <w:rPr>
          <w:rFonts w:cs="Avenir-Light"/>
        </w:rPr>
        <w:t xml:space="preserve">Promote and provide evidence-driven interventions, shared-learning, and the co-production of information through participant collaboration.  </w:t>
      </w:r>
    </w:p>
    <w:p w14:paraId="6DCD0594" w14:textId="77777777" w:rsidR="00964D2A" w:rsidRPr="00042C8B" w:rsidRDefault="00964D2A" w:rsidP="00964D2A">
      <w:pPr>
        <w:pStyle w:val="ListParagraph"/>
        <w:numPr>
          <w:ilvl w:val="0"/>
          <w:numId w:val="2"/>
        </w:numPr>
        <w:spacing w:after="0" w:line="240" w:lineRule="auto"/>
        <w:rPr>
          <w:rFonts w:cs="Avenir-Light"/>
        </w:rPr>
      </w:pPr>
      <w:r w:rsidRPr="00042C8B">
        <w:rPr>
          <w:rFonts w:cs="Avenir-Light"/>
        </w:rPr>
        <w:t xml:space="preserve">Provide decision support and learning tools to help members identify services and resources; help partners appropriately tailor their products to meet the needs of various sectors. </w:t>
      </w:r>
    </w:p>
    <w:p w14:paraId="6D5BF081" w14:textId="77777777" w:rsidR="00964D2A" w:rsidRPr="00042C8B" w:rsidRDefault="00964D2A" w:rsidP="00964D2A">
      <w:pPr>
        <w:pStyle w:val="ListParagraph"/>
        <w:numPr>
          <w:ilvl w:val="0"/>
          <w:numId w:val="2"/>
        </w:numPr>
        <w:spacing w:after="0" w:line="240" w:lineRule="auto"/>
        <w:rPr>
          <w:rFonts w:cs="Avenir-Light"/>
        </w:rPr>
      </w:pPr>
      <w:r w:rsidRPr="00042C8B">
        <w:rPr>
          <w:rFonts w:cs="Avenir-Light"/>
        </w:rPr>
        <w:t>Compile and showcase experiences, best practice, and opportunities to develop heat related</w:t>
      </w:r>
      <w:del w:id="14" w:author="Parks, Robbie M" w:date="2017-08-01T13:23:00Z">
        <w:r w:rsidRPr="00042C8B" w:rsidDel="002807C9">
          <w:rPr>
            <w:rFonts w:cs="Avenir-Light"/>
          </w:rPr>
          <w:delText xml:space="preserve"> </w:delText>
        </w:r>
      </w:del>
      <w:r w:rsidRPr="00042C8B">
        <w:rPr>
          <w:rFonts w:cs="Avenir-Light"/>
        </w:rPr>
        <w:t xml:space="preserve"> services.</w:t>
      </w:r>
    </w:p>
    <w:p w14:paraId="7B267AB9" w14:textId="77777777" w:rsidR="00964D2A" w:rsidRPr="00042C8B" w:rsidRDefault="00964D2A" w:rsidP="00964D2A">
      <w:pPr>
        <w:pStyle w:val="ListParagraph"/>
        <w:numPr>
          <w:ilvl w:val="0"/>
          <w:numId w:val="2"/>
        </w:numPr>
        <w:spacing w:after="0" w:line="240" w:lineRule="auto"/>
        <w:rPr>
          <w:rFonts w:cs="Avenir-Light"/>
        </w:rPr>
      </w:pPr>
      <w:r w:rsidRPr="00042C8B">
        <w:rPr>
          <w:rFonts w:cs="Avenir-Light"/>
        </w:rPr>
        <w:t xml:space="preserve">Compile and synthesize research and in-field experiences from a variety of sectors, to promote the development of best practices, and more effective and informed life-saving preparedness </w:t>
      </w:r>
      <w:del w:id="15" w:author="Parks, Robbie M" w:date="2017-08-01T13:23:00Z">
        <w:r w:rsidRPr="00042C8B" w:rsidDel="002807C9">
          <w:rPr>
            <w:rFonts w:cs="Avenir-Light"/>
          </w:rPr>
          <w:delText xml:space="preserve"> </w:delText>
        </w:r>
      </w:del>
      <w:r w:rsidRPr="00042C8B">
        <w:rPr>
          <w:rFonts w:cs="Avenir-Light"/>
        </w:rPr>
        <w:t xml:space="preserve">and planning measures. </w:t>
      </w:r>
    </w:p>
    <w:p w14:paraId="0E3F00C6" w14:textId="77777777" w:rsidR="00964D2A" w:rsidRPr="00042C8B" w:rsidRDefault="00964D2A" w:rsidP="00964D2A">
      <w:pPr>
        <w:pStyle w:val="ListParagraph"/>
        <w:numPr>
          <w:ilvl w:val="0"/>
          <w:numId w:val="2"/>
        </w:numPr>
        <w:spacing w:after="0" w:line="240" w:lineRule="auto"/>
        <w:rPr>
          <w:rFonts w:cs="Avenir-Light"/>
        </w:rPr>
      </w:pPr>
      <w:r w:rsidRPr="00042C8B">
        <w:rPr>
          <w:rFonts w:cs="Avenir-Light"/>
        </w:rPr>
        <w:t xml:space="preserve">Identify human resource and expertise through submissions, member profiles, and regional nodes. </w:t>
      </w:r>
    </w:p>
    <w:p w14:paraId="220D5F42" w14:textId="77777777" w:rsidR="00964D2A" w:rsidRPr="00042C8B" w:rsidRDefault="00964D2A" w:rsidP="00964D2A">
      <w:pPr>
        <w:pStyle w:val="ListParagraph"/>
        <w:numPr>
          <w:ilvl w:val="0"/>
          <w:numId w:val="2"/>
        </w:numPr>
        <w:spacing w:after="0" w:line="240" w:lineRule="auto"/>
        <w:rPr>
          <w:rFonts w:cs="Avenir-Light"/>
        </w:rPr>
      </w:pPr>
      <w:r w:rsidRPr="00042C8B">
        <w:rPr>
          <w:rFonts w:cs="Avenir-Light"/>
        </w:rPr>
        <w:t>Inform the creation of a bi-annual global heat health information report.</w:t>
      </w:r>
    </w:p>
    <w:p w14:paraId="760C2AB5" w14:textId="77777777" w:rsidR="00964D2A" w:rsidRPr="00042C8B" w:rsidRDefault="00964D2A" w:rsidP="00964D2A">
      <w:pPr>
        <w:pStyle w:val="ListParagraph"/>
        <w:numPr>
          <w:ilvl w:val="0"/>
          <w:numId w:val="2"/>
        </w:numPr>
        <w:spacing w:after="0" w:line="240" w:lineRule="auto"/>
        <w:rPr>
          <w:rFonts w:cs="Avenir-Light"/>
        </w:rPr>
      </w:pPr>
      <w:r w:rsidRPr="00042C8B">
        <w:rPr>
          <w:rFonts w:cs="Avenir-Light"/>
        </w:rPr>
        <w:t xml:space="preserve">Build research capacity, identify research gaps, and act as a knowledge broker between sectors and institutions. </w:t>
      </w:r>
    </w:p>
    <w:p w14:paraId="4BCF69C0" w14:textId="77777777" w:rsidR="00964D2A" w:rsidRPr="00042C8B" w:rsidRDefault="00964D2A" w:rsidP="00964D2A">
      <w:pPr>
        <w:pStyle w:val="ListParagraph"/>
        <w:numPr>
          <w:ilvl w:val="0"/>
          <w:numId w:val="2"/>
        </w:numPr>
        <w:spacing w:after="0" w:line="240" w:lineRule="auto"/>
        <w:rPr>
          <w:rFonts w:cs="Avenir-Light"/>
        </w:rPr>
      </w:pPr>
      <w:r w:rsidRPr="00042C8B">
        <w:rPr>
          <w:rFonts w:cs="Avenir-Light"/>
        </w:rPr>
        <w:t xml:space="preserve">Promote and highlight member research, </w:t>
      </w:r>
      <w:del w:id="16" w:author="Parks, Robbie M" w:date="2017-08-01T13:23:00Z">
        <w:r w:rsidRPr="00042C8B" w:rsidDel="002807C9">
          <w:rPr>
            <w:rFonts w:cs="Avenir-Light"/>
          </w:rPr>
          <w:delText xml:space="preserve"> </w:delText>
        </w:r>
      </w:del>
      <w:r w:rsidRPr="00042C8B">
        <w:rPr>
          <w:rFonts w:cs="Avenir-Light"/>
        </w:rPr>
        <w:t xml:space="preserve">program implementation, and collaborations that address issue related to heat health. </w:t>
      </w:r>
    </w:p>
    <w:p w14:paraId="6F18B84C" w14:textId="77777777" w:rsidR="00964D2A" w:rsidRPr="00042C8B" w:rsidRDefault="00964D2A" w:rsidP="00964D2A">
      <w:pPr>
        <w:spacing w:line="240" w:lineRule="auto"/>
      </w:pPr>
    </w:p>
    <w:p w14:paraId="22633BBD" w14:textId="77777777" w:rsidR="00964D2A" w:rsidRPr="00042C8B" w:rsidRDefault="00964D2A" w:rsidP="00964D2A">
      <w:pPr>
        <w:spacing w:line="240" w:lineRule="auto"/>
      </w:pPr>
      <w:r w:rsidRPr="00042C8B">
        <w:t xml:space="preserve">The website will achieve these aims and objectives through its content, features and recruitment strategies. </w:t>
      </w:r>
    </w:p>
    <w:p w14:paraId="53F78C5D" w14:textId="77777777" w:rsidR="00964D2A" w:rsidRPr="00042C8B" w:rsidRDefault="00964D2A" w:rsidP="00964D2A">
      <w:pPr>
        <w:pStyle w:val="Heading2"/>
      </w:pPr>
      <w:r w:rsidRPr="00042C8B">
        <w:rPr>
          <w:shd w:val="clear" w:color="auto" w:fill="FFFFFF"/>
        </w:rPr>
        <w:t>Website Aspiration</w:t>
      </w:r>
      <w:r w:rsidRPr="00042C8B">
        <w:t xml:space="preserve"> </w:t>
      </w:r>
    </w:p>
    <w:p w14:paraId="5AD0A94B" w14:textId="77777777" w:rsidR="00964D2A" w:rsidRPr="00042C8B" w:rsidRDefault="00964D2A" w:rsidP="00964D2A">
      <w:pPr>
        <w:spacing w:line="240" w:lineRule="auto"/>
      </w:pPr>
      <w:r w:rsidRPr="00042C8B">
        <w:t xml:space="preserve">To establish the GHHIN brand as a user-friendly, credible, information sharing collaborative platform for the heat health community. As the go-to reference site for global heat health information – the website will help </w:t>
      </w:r>
      <w:r w:rsidRPr="00042C8B">
        <w:rPr>
          <w:rFonts w:cs="Avenir-Light"/>
        </w:rPr>
        <w:t>harmonize and improve information and opportunity sharing across burgeoning local communities of health professionals, decision makers and scientists motivated to address this issue</w:t>
      </w:r>
      <w:r w:rsidRPr="00042C8B">
        <w:t xml:space="preserve">. It will enable users to collaborate on projects, disseminate heat health research, contribute to the bi-annual global heat health synthesis report, and help accelerate progress in the field. </w:t>
      </w:r>
    </w:p>
    <w:p w14:paraId="11FB9677" w14:textId="77777777" w:rsidR="00964D2A" w:rsidRPr="00042C8B" w:rsidRDefault="00964D2A" w:rsidP="00964D2A">
      <w:pPr>
        <w:pStyle w:val="Heading2"/>
      </w:pPr>
      <w:r w:rsidRPr="00042C8B">
        <w:lastRenderedPageBreak/>
        <w:t xml:space="preserve">Website Content </w:t>
      </w:r>
    </w:p>
    <w:p w14:paraId="7BC7FC23" w14:textId="77777777" w:rsidR="00964D2A" w:rsidRPr="00042C8B" w:rsidRDefault="00964D2A" w:rsidP="00964D2A">
      <w:pPr>
        <w:spacing w:line="240" w:lineRule="auto"/>
      </w:pPr>
      <w:r w:rsidRPr="00042C8B">
        <w:rPr>
          <w:b/>
        </w:rPr>
        <w:t xml:space="preserve"> </w:t>
      </w:r>
      <w:r w:rsidRPr="00042C8B">
        <w:t xml:space="preserve">The site will contain three main categories of content areas: 1) the public content area – which will be accessible to everyone; 2) GHHIN member only content area – which will only be accessible to GHHIN members assigned a password; 3) the node-only member content area – which will only be accessible to GHHIN members with node specific passwords. </w:t>
      </w:r>
    </w:p>
    <w:p w14:paraId="4220D1A9" w14:textId="77777777" w:rsidR="00964D2A" w:rsidRPr="00042C8B" w:rsidRDefault="00964D2A" w:rsidP="00964D2A">
      <w:pPr>
        <w:spacing w:line="240" w:lineRule="auto"/>
      </w:pPr>
      <w:r w:rsidRPr="00042C8B">
        <w:t xml:space="preserve">These content areas will be comprised of the following pages: </w:t>
      </w:r>
    </w:p>
    <w:p w14:paraId="00181F7C" w14:textId="77777777" w:rsidR="00964D2A" w:rsidRPr="00042C8B" w:rsidRDefault="00964D2A" w:rsidP="00964D2A">
      <w:pPr>
        <w:pStyle w:val="Subtitle"/>
        <w:rPr>
          <w:b/>
        </w:rPr>
      </w:pPr>
      <w:r w:rsidRPr="00042C8B">
        <w:t>General Public:</w:t>
      </w:r>
    </w:p>
    <w:p w14:paraId="387C786B" w14:textId="77777777" w:rsidR="00964D2A" w:rsidRPr="00042C8B" w:rsidRDefault="00964D2A" w:rsidP="00964D2A">
      <w:pPr>
        <w:pStyle w:val="ListParagraph"/>
        <w:numPr>
          <w:ilvl w:val="0"/>
          <w:numId w:val="1"/>
        </w:numPr>
        <w:spacing w:line="240" w:lineRule="auto"/>
      </w:pPr>
      <w:r w:rsidRPr="00042C8B">
        <w:rPr>
          <w:u w:val="single"/>
        </w:rPr>
        <w:t xml:space="preserve">GHHIN website home </w:t>
      </w:r>
      <w:r w:rsidRPr="00042C8B">
        <w:t xml:space="preserve">page will provide a summary of the network, </w:t>
      </w:r>
      <w:del w:id="17" w:author="Parks, Robbie M" w:date="2017-08-01T13:24:00Z">
        <w:r w:rsidRPr="00042C8B" w:rsidDel="00DC56C6">
          <w:delText xml:space="preserve"> </w:delText>
        </w:r>
      </w:del>
      <w:r w:rsidRPr="00042C8B">
        <w:t>login link for members, and display live feed. The home screen page will also contain navigation links to the other public pages found below. (Appendix 3)</w:t>
      </w:r>
    </w:p>
    <w:p w14:paraId="1A246655" w14:textId="77777777" w:rsidR="00964D2A" w:rsidRPr="00042C8B" w:rsidRDefault="00964D2A" w:rsidP="00964D2A">
      <w:pPr>
        <w:pStyle w:val="ListParagraph"/>
        <w:numPr>
          <w:ilvl w:val="0"/>
          <w:numId w:val="1"/>
        </w:numPr>
        <w:spacing w:line="240" w:lineRule="auto"/>
      </w:pPr>
      <w:r w:rsidRPr="00042C8B">
        <w:rPr>
          <w:u w:val="single"/>
        </w:rPr>
        <w:t>Live-feed banner</w:t>
      </w:r>
      <w:r w:rsidRPr="00042C8B">
        <w:t xml:space="preserve"> of relevant news, events, and highlighted projects. </w:t>
      </w:r>
    </w:p>
    <w:p w14:paraId="01769A9B" w14:textId="77777777" w:rsidR="00964D2A" w:rsidRPr="00042C8B" w:rsidRDefault="00964D2A" w:rsidP="00964D2A">
      <w:pPr>
        <w:pStyle w:val="ListParagraph"/>
        <w:numPr>
          <w:ilvl w:val="0"/>
          <w:numId w:val="1"/>
        </w:numPr>
        <w:spacing w:line="240" w:lineRule="auto"/>
      </w:pPr>
      <w:r w:rsidRPr="00042C8B">
        <w:rPr>
          <w:u w:val="single"/>
        </w:rPr>
        <w:t>WHO/WMO Heat health page</w:t>
      </w:r>
      <w:r w:rsidRPr="00042C8B">
        <w:t xml:space="preserve"> providing an overview of the link between heat and health, why it is important and how it will become more important in the face of a changing climate.</w:t>
      </w:r>
    </w:p>
    <w:p w14:paraId="3E15E9FA" w14:textId="77777777" w:rsidR="00964D2A" w:rsidRPr="00042C8B" w:rsidRDefault="00964D2A" w:rsidP="00964D2A">
      <w:pPr>
        <w:pStyle w:val="ListParagraph"/>
        <w:numPr>
          <w:ilvl w:val="0"/>
          <w:numId w:val="1"/>
        </w:numPr>
        <w:spacing w:line="240" w:lineRule="auto"/>
      </w:pPr>
      <w:r w:rsidRPr="00042C8B">
        <w:rPr>
          <w:u w:val="single"/>
        </w:rPr>
        <w:t>GHHIN background</w:t>
      </w:r>
      <w:r w:rsidRPr="00042C8B">
        <w:t xml:space="preserve"> page explaining the purpose of the network, who can join, and its history.</w:t>
      </w:r>
    </w:p>
    <w:p w14:paraId="69BDE21A" w14:textId="77777777" w:rsidR="00964D2A" w:rsidRPr="00042C8B" w:rsidRDefault="00964D2A" w:rsidP="00964D2A">
      <w:pPr>
        <w:pStyle w:val="ListParagraph"/>
        <w:numPr>
          <w:ilvl w:val="0"/>
          <w:numId w:val="1"/>
        </w:numPr>
        <w:spacing w:line="240" w:lineRule="auto"/>
      </w:pPr>
      <w:r w:rsidRPr="00042C8B">
        <w:rPr>
          <w:u w:val="single"/>
        </w:rPr>
        <w:t xml:space="preserve">Node information </w:t>
      </w:r>
      <w:r w:rsidRPr="00042C8B">
        <w:t>page which shows functioning nodes, and explains node functions. This will promote regional node projects.</w:t>
      </w:r>
    </w:p>
    <w:p w14:paraId="3497F349" w14:textId="77777777" w:rsidR="00964D2A" w:rsidRPr="00042C8B" w:rsidRDefault="00964D2A" w:rsidP="00964D2A">
      <w:pPr>
        <w:pStyle w:val="ListParagraph"/>
        <w:numPr>
          <w:ilvl w:val="0"/>
          <w:numId w:val="1"/>
        </w:numPr>
        <w:spacing w:line="240" w:lineRule="auto"/>
      </w:pPr>
      <w:r w:rsidRPr="00042C8B">
        <w:rPr>
          <w:u w:val="single"/>
        </w:rPr>
        <w:t>Conference and Synthesis Reports</w:t>
      </w:r>
      <w:r w:rsidRPr="00042C8B">
        <w:t xml:space="preserve"> page which will provide a central location for the general public to access past and current GHHIN synthesis reports and past conference reports.</w:t>
      </w:r>
    </w:p>
    <w:p w14:paraId="445D0A51" w14:textId="77777777" w:rsidR="00964D2A" w:rsidRPr="00042C8B" w:rsidRDefault="00964D2A" w:rsidP="00964D2A">
      <w:pPr>
        <w:pStyle w:val="ListParagraph"/>
        <w:numPr>
          <w:ilvl w:val="0"/>
          <w:numId w:val="1"/>
        </w:numPr>
        <w:spacing w:line="240" w:lineRule="auto"/>
      </w:pPr>
      <w:r w:rsidRPr="00042C8B">
        <w:rPr>
          <w:u w:val="single"/>
        </w:rPr>
        <w:t xml:space="preserve">Membership application </w:t>
      </w:r>
      <w:r w:rsidRPr="00042C8B">
        <w:t xml:space="preserve">page which will explain who can become GHHIN members and provide a short, in page application process that will automatically send submissions to the managing team. </w:t>
      </w:r>
      <w:r w:rsidRPr="00042C8B">
        <w:rPr>
          <w:strike/>
        </w:rPr>
        <w:t xml:space="preserve"> </w:t>
      </w:r>
    </w:p>
    <w:p w14:paraId="40619440" w14:textId="77777777" w:rsidR="00964D2A" w:rsidRDefault="00964D2A" w:rsidP="00964D2A">
      <w:pPr>
        <w:pStyle w:val="ListParagraph"/>
        <w:numPr>
          <w:ilvl w:val="0"/>
          <w:numId w:val="1"/>
        </w:numPr>
        <w:spacing w:line="240" w:lineRule="auto"/>
        <w:rPr>
          <w:ins w:id="18" w:author="Parks, Robbie M" w:date="2017-08-01T13:54:00Z"/>
        </w:rPr>
      </w:pPr>
      <w:r w:rsidRPr="00042C8B">
        <w:rPr>
          <w:u w:val="single"/>
        </w:rPr>
        <w:t xml:space="preserve">Join GHHIN </w:t>
      </w:r>
      <w:r w:rsidRPr="00042C8B">
        <w:t>page will consist of the strategic engagement key messaging points, and provide a link to the online application form.</w:t>
      </w:r>
    </w:p>
    <w:p w14:paraId="5A01F40E" w14:textId="3F2C057D" w:rsidR="0069111E" w:rsidRPr="00042C8B" w:rsidRDefault="00766F2E" w:rsidP="00964D2A">
      <w:pPr>
        <w:pStyle w:val="ListParagraph"/>
        <w:numPr>
          <w:ilvl w:val="0"/>
          <w:numId w:val="1"/>
        </w:numPr>
        <w:spacing w:line="240" w:lineRule="auto"/>
      </w:pPr>
      <w:ins w:id="19" w:author="Parks, Robbie M" w:date="2017-08-01T13:59:00Z">
        <w:r>
          <w:rPr>
            <w:u w:val="single"/>
          </w:rPr>
          <w:t>Resources</w:t>
        </w:r>
      </w:ins>
      <w:bookmarkStart w:id="20" w:name="_GoBack"/>
      <w:bookmarkEnd w:id="20"/>
      <w:ins w:id="21" w:author="Parks, Robbie M" w:date="2017-08-01T13:54:00Z">
        <w:r w:rsidR="0069111E">
          <w:rPr>
            <w:u w:val="single"/>
          </w:rPr>
          <w:t xml:space="preserve"> page? PDF versions of flyer, perhaps something for children.</w:t>
        </w:r>
      </w:ins>
    </w:p>
    <w:p w14:paraId="7A813862" w14:textId="77777777" w:rsidR="00964D2A" w:rsidRPr="00042C8B" w:rsidRDefault="00964D2A" w:rsidP="00964D2A">
      <w:pPr>
        <w:pStyle w:val="Subtitle"/>
      </w:pPr>
      <w:r w:rsidRPr="00042C8B">
        <w:t>GHHIN Members:</w:t>
      </w:r>
    </w:p>
    <w:p w14:paraId="4A5CFF56" w14:textId="77777777" w:rsidR="00964D2A" w:rsidRPr="00042C8B" w:rsidRDefault="00964D2A" w:rsidP="00964D2A">
      <w:pPr>
        <w:pStyle w:val="ListParagraph"/>
        <w:numPr>
          <w:ilvl w:val="0"/>
          <w:numId w:val="1"/>
        </w:numPr>
        <w:spacing w:line="240" w:lineRule="auto"/>
      </w:pPr>
      <w:r w:rsidRPr="00042C8B">
        <w:rPr>
          <w:u w:val="single"/>
        </w:rPr>
        <w:t xml:space="preserve">Members Log-in </w:t>
      </w:r>
      <w:r w:rsidRPr="00042C8B">
        <w:t xml:space="preserve">page will be password protected. The page will be directly accessible from the GHHIN home screen (Appendix 3). Each member will have a unique password assigned to them upon becoming a member. Members who are assigned to nodes – recognized through the application process, will be able to access node specific pages with their login passwords. Members who are not assigned to a node, will only be able to access the member pages, but not the node pages. </w:t>
      </w:r>
    </w:p>
    <w:p w14:paraId="6CBC6A1F" w14:textId="77777777" w:rsidR="00964D2A" w:rsidRPr="00042C8B" w:rsidRDefault="00964D2A" w:rsidP="00964D2A">
      <w:pPr>
        <w:pStyle w:val="ListParagraph"/>
        <w:numPr>
          <w:ilvl w:val="0"/>
          <w:numId w:val="1"/>
        </w:numPr>
        <w:spacing w:line="240" w:lineRule="auto"/>
      </w:pPr>
      <w:r w:rsidRPr="00042C8B">
        <w:rPr>
          <w:u w:val="single"/>
        </w:rPr>
        <w:t xml:space="preserve">Members-only home screen </w:t>
      </w:r>
      <w:r w:rsidRPr="00042C8B">
        <w:t>page will provide a centralized “news feed” of important information regarding heat health and GHHIN, such as relevant forecasts,</w:t>
      </w:r>
      <w:del w:id="22" w:author="Parks, Robbie M" w:date="2017-08-01T13:25:00Z">
        <w:r w:rsidRPr="00042C8B" w:rsidDel="00DC56C6">
          <w:delText xml:space="preserve"> </w:delText>
        </w:r>
      </w:del>
      <w:r w:rsidRPr="00042C8B">
        <w:t xml:space="preserve"> upcoming GHHIN events and conferences, and posts from the GHHIN twitter account. The members-only home screen will provide a navigation bar containing links to the members-only pages below. (Appendix 5) </w:t>
      </w:r>
    </w:p>
    <w:p w14:paraId="134005F9" w14:textId="77777777" w:rsidR="00964D2A" w:rsidRPr="00042C8B" w:rsidRDefault="00964D2A" w:rsidP="00964D2A">
      <w:pPr>
        <w:pStyle w:val="ListParagraph"/>
        <w:numPr>
          <w:ilvl w:val="0"/>
          <w:numId w:val="1"/>
        </w:numPr>
        <w:spacing w:line="240" w:lineRule="auto"/>
      </w:pPr>
      <w:r w:rsidRPr="00042C8B">
        <w:rPr>
          <w:u w:val="single"/>
        </w:rPr>
        <w:t xml:space="preserve">How-to-use GHHIN </w:t>
      </w:r>
      <w:r w:rsidRPr="00042C8B">
        <w:t>page will offer instructions on how to navigate and use the GHHIN platform, such as tagging posts for visibility of content. This page will be recommended for new members, and a link to the page will be provided in the membership acceptance email.</w:t>
      </w:r>
      <w:r w:rsidRPr="00042C8B">
        <w:rPr>
          <w:u w:val="single"/>
        </w:rPr>
        <w:t xml:space="preserve"> </w:t>
      </w:r>
    </w:p>
    <w:p w14:paraId="1A31EBB7" w14:textId="77777777" w:rsidR="00964D2A" w:rsidRPr="00042C8B" w:rsidRDefault="00964D2A" w:rsidP="00964D2A">
      <w:pPr>
        <w:pStyle w:val="ListParagraph"/>
        <w:numPr>
          <w:ilvl w:val="0"/>
          <w:numId w:val="1"/>
        </w:numPr>
        <w:spacing w:line="240" w:lineRule="auto"/>
      </w:pPr>
      <w:r w:rsidRPr="00042C8B">
        <w:rPr>
          <w:u w:val="single"/>
        </w:rPr>
        <w:t xml:space="preserve">Member Profiles </w:t>
      </w:r>
      <w:r w:rsidRPr="00042C8B">
        <w:t xml:space="preserve">page will list all GHHIN members according to node, with a section of non-node assigned members. Each member name will offer contact information, obtained through the membership application process. All participating GHHIN members will agree to be contacted by </w:t>
      </w:r>
      <w:r w:rsidRPr="00042C8B">
        <w:lastRenderedPageBreak/>
        <w:t>fellow members. Each member will select which tags they are associated with – expertise, interests, profession, location. Profiles will also directly link to submitted content. (Appendix 10)</w:t>
      </w:r>
    </w:p>
    <w:p w14:paraId="082C7F2F" w14:textId="77777777" w:rsidR="00964D2A" w:rsidRPr="00042C8B" w:rsidRDefault="00964D2A" w:rsidP="00964D2A">
      <w:pPr>
        <w:pStyle w:val="ListParagraph"/>
        <w:numPr>
          <w:ilvl w:val="0"/>
          <w:numId w:val="1"/>
        </w:numPr>
        <w:spacing w:line="240" w:lineRule="auto"/>
      </w:pPr>
      <w:r w:rsidRPr="00042C8B">
        <w:rPr>
          <w:u w:val="single"/>
        </w:rPr>
        <w:t>Country Profiles</w:t>
      </w:r>
      <w:r w:rsidRPr="00042C8B">
        <w:t xml:space="preserve"> page (appendix 6, 7)</w:t>
      </w:r>
    </w:p>
    <w:p w14:paraId="2E17EE4A" w14:textId="77777777" w:rsidR="00964D2A" w:rsidRPr="00042C8B" w:rsidRDefault="00964D2A" w:rsidP="00964D2A">
      <w:pPr>
        <w:pStyle w:val="ListParagraph"/>
        <w:numPr>
          <w:ilvl w:val="0"/>
          <w:numId w:val="1"/>
        </w:numPr>
        <w:spacing w:line="240" w:lineRule="auto"/>
      </w:pPr>
      <w:r w:rsidRPr="00042C8B">
        <w:rPr>
          <w:u w:val="single"/>
        </w:rPr>
        <w:t>Heat health database (appendix 9)</w:t>
      </w:r>
    </w:p>
    <w:p w14:paraId="671D59E8" w14:textId="77777777" w:rsidR="00964D2A" w:rsidRPr="00042C8B" w:rsidRDefault="00964D2A" w:rsidP="00964D2A">
      <w:pPr>
        <w:pStyle w:val="ListParagraph"/>
        <w:numPr>
          <w:ilvl w:val="0"/>
          <w:numId w:val="1"/>
        </w:numPr>
        <w:spacing w:line="240" w:lineRule="auto"/>
      </w:pPr>
      <w:r w:rsidRPr="00042C8B">
        <w:rPr>
          <w:u w:val="single"/>
        </w:rPr>
        <w:t xml:space="preserve">GHHIN Publications </w:t>
      </w:r>
      <w:r w:rsidRPr="00042C8B">
        <w:t>page will offer a centralized location for all the GHHIN synthesis reports, with the most recent report being most prominent. The page will also provide conference reports (Appendix)</w:t>
      </w:r>
    </w:p>
    <w:p w14:paraId="6C0F0EFE" w14:textId="77777777" w:rsidR="00964D2A" w:rsidRPr="00042C8B" w:rsidRDefault="00964D2A" w:rsidP="00964D2A">
      <w:pPr>
        <w:pStyle w:val="ListParagraph"/>
        <w:numPr>
          <w:ilvl w:val="0"/>
          <w:numId w:val="1"/>
        </w:numPr>
        <w:spacing w:line="240" w:lineRule="auto"/>
      </w:pPr>
      <w:commentRangeStart w:id="23"/>
      <w:r w:rsidRPr="00042C8B">
        <w:rPr>
          <w:u w:val="single"/>
        </w:rPr>
        <w:t xml:space="preserve">GHHIN Calendar </w:t>
      </w:r>
      <w:r w:rsidRPr="00042C8B">
        <w:t xml:space="preserve">page will provide an embedded google calendar, displaying </w:t>
      </w:r>
      <w:del w:id="24" w:author="Parks, Robbie M" w:date="2017-08-01T13:26:00Z">
        <w:r w:rsidRPr="00042C8B" w:rsidDel="00DC56C6">
          <w:delText xml:space="preserve"> </w:delText>
        </w:r>
      </w:del>
      <w:r w:rsidRPr="00042C8B">
        <w:t>upcoming GHHIN video calls, and upcoming conferences. This will include node specific meetings. The calendar will provide a link for users to automatically get alerts when there is an upcoming event.</w:t>
      </w:r>
      <w:commentRangeEnd w:id="23"/>
      <w:r w:rsidR="00DC56C6">
        <w:rPr>
          <w:rStyle w:val="CommentReference"/>
        </w:rPr>
        <w:commentReference w:id="23"/>
      </w:r>
    </w:p>
    <w:p w14:paraId="18BF0DD4" w14:textId="77777777" w:rsidR="00964D2A" w:rsidRPr="00042C8B" w:rsidRDefault="00964D2A" w:rsidP="00964D2A">
      <w:pPr>
        <w:pStyle w:val="ListParagraph"/>
        <w:numPr>
          <w:ilvl w:val="0"/>
          <w:numId w:val="1"/>
        </w:numPr>
        <w:spacing w:line="240" w:lineRule="auto"/>
      </w:pPr>
      <w:r w:rsidRPr="00042C8B">
        <w:rPr>
          <w:u w:val="single"/>
        </w:rPr>
        <w:t xml:space="preserve">Information sharing </w:t>
      </w:r>
      <w:r w:rsidRPr="00042C8B">
        <w:t>page will provide links to relevant databases, and heat health tools.</w:t>
      </w:r>
    </w:p>
    <w:p w14:paraId="7482328A" w14:textId="5CC33ACC" w:rsidR="00964D2A" w:rsidRPr="00042C8B" w:rsidRDefault="00964D2A" w:rsidP="0042174A">
      <w:pPr>
        <w:pStyle w:val="ListParagraph"/>
        <w:numPr>
          <w:ilvl w:val="0"/>
          <w:numId w:val="1"/>
        </w:numPr>
        <w:spacing w:line="240" w:lineRule="auto"/>
      </w:pPr>
      <w:r w:rsidRPr="00042C8B">
        <w:rPr>
          <w:u w:val="single"/>
        </w:rPr>
        <w:t xml:space="preserve">Support Desk </w:t>
      </w:r>
      <w:r w:rsidRPr="00042C8B">
        <w:t xml:space="preserve">page will </w:t>
      </w:r>
      <w:r w:rsidR="0042174A">
        <w:t xml:space="preserve">provide a phone number and/or direct email link to the live support desk service. </w:t>
      </w:r>
    </w:p>
    <w:p w14:paraId="41D9BEA3" w14:textId="77777777" w:rsidR="00964D2A" w:rsidRPr="00042C8B" w:rsidRDefault="00964D2A" w:rsidP="00964D2A">
      <w:pPr>
        <w:pStyle w:val="ListParagraph"/>
        <w:numPr>
          <w:ilvl w:val="0"/>
          <w:numId w:val="1"/>
        </w:numPr>
        <w:spacing w:line="240" w:lineRule="auto"/>
      </w:pPr>
      <w:r w:rsidRPr="00042C8B">
        <w:rPr>
          <w:u w:val="single"/>
        </w:rPr>
        <w:t xml:space="preserve">GHHIN Regional Node </w:t>
      </w:r>
      <w:r w:rsidRPr="00042C8B">
        <w:t>page will provide a link to all participating GHHIN nodes – represented by the node name overlaid onto an image of the node region. The node page will also contain dulled out images of non-participating nodes – which when selected will offer instructions on how to set up a new node (directing interested parties to contact the GHHIN support desk). Each node image will be a link to the node-specific pages, only accessible to members with node accessible passwords. (Appendix 5)</w:t>
      </w:r>
    </w:p>
    <w:p w14:paraId="59733946" w14:textId="77777777" w:rsidR="00964D2A" w:rsidRPr="00042C8B" w:rsidRDefault="00964D2A" w:rsidP="00964D2A">
      <w:pPr>
        <w:pStyle w:val="Subtitle"/>
        <w:numPr>
          <w:ilvl w:val="0"/>
          <w:numId w:val="0"/>
        </w:numPr>
      </w:pPr>
      <w:r w:rsidRPr="00042C8B">
        <w:t>Node Members</w:t>
      </w:r>
    </w:p>
    <w:p w14:paraId="346905E7" w14:textId="77777777" w:rsidR="00964D2A" w:rsidRPr="00042C8B" w:rsidRDefault="00964D2A" w:rsidP="00964D2A">
      <w:pPr>
        <w:pStyle w:val="ListParagraph"/>
        <w:numPr>
          <w:ilvl w:val="0"/>
          <w:numId w:val="1"/>
        </w:numPr>
        <w:spacing w:line="240" w:lineRule="auto"/>
      </w:pPr>
      <w:r w:rsidRPr="00042C8B">
        <w:t>The node content areas will have access to the same content areas/services as the main GHHIN members pages, however, node content and content areas will be tailored to node needs and capacities and these development responsibilities will be up to the identified node host organization to carry out.</w:t>
      </w:r>
    </w:p>
    <w:p w14:paraId="3C142FBB" w14:textId="77777777" w:rsidR="00964D2A" w:rsidRPr="00042C8B" w:rsidRDefault="00964D2A" w:rsidP="00964D2A">
      <w:pPr>
        <w:pStyle w:val="ListParagraph"/>
        <w:spacing w:line="240" w:lineRule="auto"/>
        <w:rPr>
          <w:strike/>
        </w:rPr>
      </w:pPr>
    </w:p>
    <w:p w14:paraId="6D77F757" w14:textId="77777777" w:rsidR="00964D2A" w:rsidRPr="00042C8B" w:rsidRDefault="00964D2A" w:rsidP="00964D2A">
      <w:pPr>
        <w:spacing w:line="240" w:lineRule="auto"/>
      </w:pPr>
      <w:r w:rsidRPr="00042C8B">
        <w:t xml:space="preserve">Each GHHIN content area will be developed with the goal of strategically meeting the GHHIN objectives -  creating a useful, user-friendly, </w:t>
      </w:r>
      <w:del w:id="25" w:author="Parks, Robbie M" w:date="2017-08-01T13:27:00Z">
        <w:r w:rsidRPr="00042C8B" w:rsidDel="00D90E26">
          <w:delText xml:space="preserve"> </w:delText>
        </w:r>
      </w:del>
      <w:r w:rsidRPr="00042C8B">
        <w:t>seamless website that promotes user participation, collaboration, and information analysis and dissemination.</w:t>
      </w:r>
    </w:p>
    <w:p w14:paraId="2E58BFB7" w14:textId="77777777" w:rsidR="00964D2A" w:rsidRPr="00042C8B" w:rsidRDefault="00964D2A" w:rsidP="00964D2A">
      <w:pPr>
        <w:pStyle w:val="Heading2"/>
        <w:rPr>
          <w:shd w:val="clear" w:color="auto" w:fill="FFFFFF"/>
        </w:rPr>
      </w:pPr>
      <w:r w:rsidRPr="00042C8B">
        <w:rPr>
          <w:shd w:val="clear" w:color="auto" w:fill="FFFFFF"/>
        </w:rPr>
        <w:t xml:space="preserve">Website development and growth  </w:t>
      </w:r>
    </w:p>
    <w:p w14:paraId="77C7B470" w14:textId="5993A5B5" w:rsidR="00964D2A" w:rsidRPr="00964D2A" w:rsidRDefault="00964D2A" w:rsidP="00964D2A">
      <w:pPr>
        <w:tabs>
          <w:tab w:val="center" w:pos="4680"/>
        </w:tabs>
        <w:spacing w:line="240" w:lineRule="auto"/>
      </w:pPr>
      <w:r w:rsidRPr="00042C8B">
        <w:t xml:space="preserve">The website will continue to grow and develop over the next 5-10 years after the initial framework has been created and launched. This content will partially be initially generated and maintained by the WHO/WMO office, but will transition to sharing management and funding to the regional node. Feedback from GHHIN users will dictate the content and framework that is needed and most useful.  The development of the new content can occur concurrently to the development of the initial website with the idea that the new content will be added shortly after the initial launch.  This content development will require dedicated human resources.  Other content can be created alongside other work e.g. video content of projects, meetings, and explanatory videos/animations. </w:t>
      </w:r>
    </w:p>
    <w:p w14:paraId="1E073088" w14:textId="556F354A" w:rsidR="000A619C" w:rsidRPr="00964D2A" w:rsidRDefault="000A619C" w:rsidP="00964D2A">
      <w:pPr>
        <w:pStyle w:val="Heading2"/>
        <w:rPr>
          <w:rStyle w:val="Heading2Char"/>
        </w:rPr>
      </w:pPr>
      <w:r w:rsidRPr="00042C8B">
        <w:rPr>
          <w:shd w:val="clear" w:color="auto" w:fill="FFFFFF"/>
        </w:rPr>
        <w:t>Social Media</w:t>
      </w:r>
      <w:r w:rsidRPr="00042C8B">
        <w:t xml:space="preserve">  </w:t>
      </w:r>
    </w:p>
    <w:p w14:paraId="07A982B1" w14:textId="573E01DA" w:rsidR="00993A03" w:rsidRPr="00042C8B" w:rsidRDefault="000A619C" w:rsidP="00242C8F">
      <w:pPr>
        <w:tabs>
          <w:tab w:val="center" w:pos="4680"/>
        </w:tabs>
        <w:spacing w:line="240" w:lineRule="auto"/>
      </w:pPr>
      <w:r w:rsidRPr="00042C8B">
        <w:t xml:space="preserve">The </w:t>
      </w:r>
      <w:r w:rsidR="007F3108" w:rsidRPr="00042C8B">
        <w:t>WHO/WMO coordination office</w:t>
      </w:r>
      <w:r w:rsidRPr="00042C8B">
        <w:t xml:space="preserve"> will create a specific social media Twitter account, to share </w:t>
      </w:r>
      <w:r w:rsidR="007F3108" w:rsidRPr="00042C8B">
        <w:t xml:space="preserve">up to date information on heat health, </w:t>
      </w:r>
      <w:r w:rsidR="00993A03" w:rsidRPr="00042C8B">
        <w:t>showcase</w:t>
      </w:r>
      <w:r w:rsidR="007F3108" w:rsidRPr="00042C8B">
        <w:t xml:space="preserve"> </w:t>
      </w:r>
      <w:r w:rsidRPr="00042C8B">
        <w:t xml:space="preserve">GHHIN member projects, collaboration, </w:t>
      </w:r>
      <w:r w:rsidR="00993A03" w:rsidRPr="00042C8B">
        <w:t>and research, and</w:t>
      </w:r>
      <w:r w:rsidRPr="00042C8B">
        <w:t xml:space="preserve"> </w:t>
      </w:r>
      <w:r w:rsidR="007F3108" w:rsidRPr="00042C8B">
        <w:t>establish a presence amongst heat health stakeholders</w:t>
      </w:r>
      <w:r w:rsidRPr="00042C8B">
        <w:t xml:space="preserve">. </w:t>
      </w:r>
      <w:r w:rsidR="00993A03" w:rsidRPr="00042C8B">
        <w:t>As such there needs to be mechanisms to source and collate this information. Two possible methods include setting up automatic and dir</w:t>
      </w:r>
      <w:r w:rsidR="00242C8F">
        <w:t xml:space="preserve">ected </w:t>
      </w:r>
      <w:r w:rsidR="00242C8F">
        <w:lastRenderedPageBreak/>
        <w:t xml:space="preserve">feeds from google alerts, </w:t>
      </w:r>
      <w:r w:rsidR="00993A03" w:rsidRPr="00042C8B">
        <w:t>google scholar</w:t>
      </w:r>
      <w:r w:rsidR="00242C8F">
        <w:t>, and others,</w:t>
      </w:r>
      <w:r w:rsidR="00993A03" w:rsidRPr="00042C8B">
        <w:t xml:space="preserve"> through established methods (widgets and RSS feeds).</w:t>
      </w:r>
    </w:p>
    <w:p w14:paraId="12ACB35A" w14:textId="1060CD64" w:rsidR="000A619C" w:rsidRPr="00042C8B" w:rsidRDefault="0069125D" w:rsidP="0069125D">
      <w:pPr>
        <w:tabs>
          <w:tab w:val="center" w:pos="4680"/>
        </w:tabs>
        <w:spacing w:line="240" w:lineRule="auto"/>
      </w:pPr>
      <w:r w:rsidRPr="00042C8B">
        <w:t xml:space="preserve">The Twitter account will also be used to recruit members, and provide a communications line to interested parties, practitioners, media, and the general public. The Twitter </w:t>
      </w:r>
      <w:r w:rsidR="000A619C" w:rsidRPr="00042C8B">
        <w:t xml:space="preserve">feed will be directly displayed on the GHHIN website (public and member pages): share GHHIN content, </w:t>
      </w:r>
      <w:r w:rsidR="007F3108" w:rsidRPr="00042C8B">
        <w:t>and will also</w:t>
      </w:r>
      <w:r w:rsidR="000A619C" w:rsidRPr="00042C8B">
        <w:t xml:space="preserve"> populate a filtered </w:t>
      </w:r>
      <w:r w:rsidR="007F3108" w:rsidRPr="00042C8B">
        <w:t xml:space="preserve">RSS </w:t>
      </w:r>
      <w:r w:rsidR="000A619C" w:rsidRPr="00042C8B">
        <w:t>feed from input websites to automatically share</w:t>
      </w:r>
      <w:r w:rsidR="007F3108" w:rsidRPr="00042C8B">
        <w:t xml:space="preserve"> up-to-date</w:t>
      </w:r>
      <w:r w:rsidR="000A619C" w:rsidRPr="00042C8B">
        <w:t xml:space="preserve"> information on heatwaves and heat health.</w:t>
      </w:r>
    </w:p>
    <w:p w14:paraId="0F732DC5" w14:textId="2DCA39F9" w:rsidR="000A619C" w:rsidRPr="00042C8B" w:rsidRDefault="000A619C" w:rsidP="00964D2A">
      <w:pPr>
        <w:pStyle w:val="Heading2"/>
      </w:pPr>
      <w:r w:rsidRPr="00042C8B">
        <w:t>Listserv</w:t>
      </w:r>
    </w:p>
    <w:p w14:paraId="393E0C5D" w14:textId="614C491F" w:rsidR="000A619C" w:rsidRPr="00042C8B" w:rsidRDefault="000A619C" w:rsidP="007F3108">
      <w:pPr>
        <w:tabs>
          <w:tab w:val="center" w:pos="4680"/>
        </w:tabs>
        <w:spacing w:line="240" w:lineRule="auto"/>
      </w:pPr>
      <w:r w:rsidRPr="00042C8B">
        <w:t xml:space="preserve">The </w:t>
      </w:r>
      <w:r w:rsidR="007F3108" w:rsidRPr="00042C8B">
        <w:t xml:space="preserve">WHO/WMO coordination office will create a </w:t>
      </w:r>
      <w:r w:rsidRPr="00042C8B">
        <w:t>GHHIN listserv</w:t>
      </w:r>
      <w:r w:rsidR="007F3108" w:rsidRPr="00042C8B">
        <w:t xml:space="preserve"> which will provide bi-weekly digests to members and the general public, containing relevant heat health news, updates on GHHIN, and promoting the work of GHHIN members.  </w:t>
      </w:r>
    </w:p>
    <w:p w14:paraId="43452B50" w14:textId="3762EAD9" w:rsidR="002B476D" w:rsidRDefault="00B31D83" w:rsidP="00B31D83">
      <w:pPr>
        <w:pStyle w:val="Heading2"/>
      </w:pPr>
      <w:r>
        <w:t>Forum</w:t>
      </w:r>
    </w:p>
    <w:p w14:paraId="3173289A" w14:textId="725355F8" w:rsidR="00447158" w:rsidRDefault="0027087B" w:rsidP="00816CED">
      <w:r>
        <w:t xml:space="preserve">The GHHIN bi-annual forum will provide a space for leading experts, practitioners, and decision makers to discuss new developments in the field of heat health, and contribute to the next edition of the bi-annual global synthesis report. </w:t>
      </w:r>
    </w:p>
    <w:p w14:paraId="2FAF73C5" w14:textId="4EAAB5EE" w:rsidR="00447158" w:rsidRDefault="00447158" w:rsidP="00816CED">
      <w:pPr>
        <w:pStyle w:val="Heading1"/>
      </w:pPr>
      <w:r>
        <w:t xml:space="preserve">Part 3: </w:t>
      </w:r>
      <w:r w:rsidR="00816CED">
        <w:t>Communications</w:t>
      </w:r>
    </w:p>
    <w:p w14:paraId="357F0CD7" w14:textId="77777777" w:rsidR="00447158" w:rsidRPr="00042C8B" w:rsidRDefault="00447158" w:rsidP="00447158">
      <w:pPr>
        <w:pStyle w:val="Heading2"/>
        <w:rPr>
          <w:rFonts w:eastAsiaTheme="minorHAnsi" w:cs="Times New Roman"/>
          <w:color w:val="auto"/>
          <w:szCs w:val="24"/>
        </w:rPr>
      </w:pPr>
      <w:r w:rsidRPr="00042C8B">
        <w:t>Understanding Stakeholder Needs</w:t>
      </w:r>
    </w:p>
    <w:p w14:paraId="661C6C38" w14:textId="77777777" w:rsidR="00447158" w:rsidRPr="00042C8B" w:rsidRDefault="00447158" w:rsidP="00447158">
      <w:r w:rsidRPr="00042C8B">
        <w:t>In recognizing that GHHIN members will have different objectives and needs, this document has organized the targeted key messages for recruitment and outreach according to specific demographic needs —policymakers; healthcare professionals; met services, academics, and the private sectors. The objective of these key messages are to frame GHHIN in a way that speaks to the needs of different sectors, highlighting the potential benefits of joining and actively participating in GHHIN. All outreach to target participants will include key messages that highlight the personal and institutional advantages of becoming a member.</w:t>
      </w:r>
    </w:p>
    <w:p w14:paraId="6B70918F" w14:textId="77777777" w:rsidR="00447158" w:rsidRPr="00042C8B" w:rsidRDefault="00447158" w:rsidP="00447158">
      <w:pPr>
        <w:pStyle w:val="Heading2"/>
        <w:rPr>
          <w:rStyle w:val="Strong"/>
          <w:b/>
          <w:bCs/>
        </w:rPr>
      </w:pPr>
      <w:r w:rsidRPr="00042C8B">
        <w:rPr>
          <w:rStyle w:val="Strong"/>
          <w:b/>
          <w:bCs/>
        </w:rPr>
        <w:t>Recruitment Messaging</w:t>
      </w:r>
    </w:p>
    <w:p w14:paraId="588D0665" w14:textId="77777777" w:rsidR="00447158" w:rsidRPr="00042C8B" w:rsidRDefault="00447158" w:rsidP="00447158">
      <w:pPr>
        <w:pStyle w:val="Heading5"/>
      </w:pPr>
      <w:r w:rsidRPr="00042C8B">
        <w:t>Decision makers</w:t>
      </w:r>
    </w:p>
    <w:p w14:paraId="353B3CAA" w14:textId="77777777" w:rsidR="00447158" w:rsidRPr="00042C8B" w:rsidRDefault="00447158" w:rsidP="00447158">
      <w:pPr>
        <w:pStyle w:val="ListParagraph"/>
        <w:numPr>
          <w:ilvl w:val="1"/>
          <w:numId w:val="14"/>
        </w:numPr>
        <w:shd w:val="clear" w:color="auto" w:fill="FDE9D9" w:themeFill="accent6" w:themeFillTint="33"/>
        <w:ind w:left="426" w:hanging="196"/>
      </w:pPr>
      <w:r w:rsidRPr="00042C8B">
        <w:t>Access empirically supported “best practices” to support effective decisions making.</w:t>
      </w:r>
    </w:p>
    <w:p w14:paraId="3C9315C8" w14:textId="77777777" w:rsidR="00447158" w:rsidRPr="00042C8B" w:rsidRDefault="00447158" w:rsidP="00447158">
      <w:pPr>
        <w:pStyle w:val="ListParagraph"/>
        <w:numPr>
          <w:ilvl w:val="1"/>
          <w:numId w:val="14"/>
        </w:numPr>
        <w:shd w:val="clear" w:color="auto" w:fill="FDE9D9" w:themeFill="accent6" w:themeFillTint="33"/>
        <w:ind w:left="426" w:hanging="196"/>
      </w:pPr>
      <w:r w:rsidRPr="00042C8B">
        <w:t>Drive forward thinking economic development and innovation.</w:t>
      </w:r>
    </w:p>
    <w:p w14:paraId="71B77331" w14:textId="77777777" w:rsidR="00447158" w:rsidRPr="00042C8B" w:rsidRDefault="00447158" w:rsidP="00447158">
      <w:pPr>
        <w:pStyle w:val="ListParagraph"/>
        <w:numPr>
          <w:ilvl w:val="1"/>
          <w:numId w:val="14"/>
        </w:numPr>
        <w:shd w:val="clear" w:color="auto" w:fill="FDE9D9" w:themeFill="accent6" w:themeFillTint="33"/>
        <w:ind w:left="426" w:hanging="196"/>
      </w:pPr>
      <w:r w:rsidRPr="00042C8B">
        <w:t>Garner attention to current and future climate change adaptation efforts.</w:t>
      </w:r>
    </w:p>
    <w:p w14:paraId="25CB2154" w14:textId="77777777" w:rsidR="00447158" w:rsidRPr="00042C8B" w:rsidRDefault="00447158" w:rsidP="00447158">
      <w:pPr>
        <w:pStyle w:val="ListParagraph"/>
        <w:numPr>
          <w:ilvl w:val="1"/>
          <w:numId w:val="14"/>
        </w:numPr>
        <w:shd w:val="clear" w:color="auto" w:fill="FDE9D9" w:themeFill="accent6" w:themeFillTint="33"/>
        <w:ind w:left="426" w:hanging="196"/>
      </w:pPr>
      <w:r w:rsidRPr="00042C8B">
        <w:t>Develop and strengthen multi-sectoral collaboration and support.</w:t>
      </w:r>
    </w:p>
    <w:p w14:paraId="7CCA5706" w14:textId="77777777" w:rsidR="00447158" w:rsidRPr="00042C8B" w:rsidRDefault="00447158" w:rsidP="00447158">
      <w:pPr>
        <w:pStyle w:val="ListParagraph"/>
        <w:numPr>
          <w:ilvl w:val="1"/>
          <w:numId w:val="14"/>
        </w:numPr>
        <w:shd w:val="clear" w:color="auto" w:fill="FDE9D9" w:themeFill="accent6" w:themeFillTint="33"/>
        <w:ind w:left="426" w:hanging="196"/>
      </w:pPr>
      <w:r w:rsidRPr="00042C8B">
        <w:t>Connect to potential funding partners.</w:t>
      </w:r>
    </w:p>
    <w:p w14:paraId="79797444" w14:textId="77777777" w:rsidR="00447158" w:rsidRPr="00042C8B" w:rsidRDefault="00447158" w:rsidP="00447158">
      <w:pPr>
        <w:pStyle w:val="ListParagraph"/>
        <w:numPr>
          <w:ilvl w:val="1"/>
          <w:numId w:val="14"/>
        </w:numPr>
        <w:shd w:val="clear" w:color="auto" w:fill="FDE9D9" w:themeFill="accent6" w:themeFillTint="33"/>
        <w:ind w:left="426" w:hanging="196"/>
      </w:pPr>
      <w:r w:rsidRPr="00042C8B">
        <w:t>Have access to leading experts and practitioners to help inform effective heat health policies.</w:t>
      </w:r>
    </w:p>
    <w:p w14:paraId="436E54E8" w14:textId="77777777" w:rsidR="00447158" w:rsidRPr="00042C8B" w:rsidRDefault="00447158" w:rsidP="00447158">
      <w:pPr>
        <w:pStyle w:val="Heading5"/>
      </w:pPr>
      <w:r w:rsidRPr="00042C8B">
        <w:t>Experts</w:t>
      </w:r>
    </w:p>
    <w:p w14:paraId="7ABC1A06" w14:textId="77777777" w:rsidR="00447158" w:rsidRPr="00042C8B" w:rsidRDefault="00447158" w:rsidP="00447158">
      <w:pPr>
        <w:pStyle w:val="ListParagraph"/>
        <w:numPr>
          <w:ilvl w:val="1"/>
          <w:numId w:val="16"/>
        </w:numPr>
        <w:shd w:val="clear" w:color="auto" w:fill="FDE9D9" w:themeFill="accent6" w:themeFillTint="33"/>
        <w:ind w:left="426" w:hanging="196"/>
      </w:pPr>
      <w:r w:rsidRPr="00042C8B">
        <w:t>Create working relationships with heat health decision makers and potential funding sources.</w:t>
      </w:r>
    </w:p>
    <w:p w14:paraId="1D3F5EE7" w14:textId="77777777" w:rsidR="00447158" w:rsidRPr="00042C8B" w:rsidRDefault="00447158" w:rsidP="00447158">
      <w:pPr>
        <w:pStyle w:val="ListParagraph"/>
        <w:numPr>
          <w:ilvl w:val="1"/>
          <w:numId w:val="16"/>
        </w:numPr>
        <w:shd w:val="clear" w:color="auto" w:fill="FDE9D9" w:themeFill="accent6" w:themeFillTint="33"/>
        <w:ind w:left="426" w:hanging="196"/>
      </w:pPr>
      <w:r w:rsidRPr="00042C8B">
        <w:t>Garner attention from decision makers and practitioners to your research and projects.</w:t>
      </w:r>
    </w:p>
    <w:p w14:paraId="23288E06" w14:textId="77777777" w:rsidR="00447158" w:rsidRPr="00042C8B" w:rsidRDefault="00447158" w:rsidP="00447158">
      <w:pPr>
        <w:pStyle w:val="ListParagraph"/>
        <w:numPr>
          <w:ilvl w:val="1"/>
          <w:numId w:val="16"/>
        </w:numPr>
        <w:shd w:val="clear" w:color="auto" w:fill="FDE9D9" w:themeFill="accent6" w:themeFillTint="33"/>
        <w:ind w:left="426" w:hanging="196"/>
      </w:pPr>
      <w:r w:rsidRPr="00042C8B">
        <w:lastRenderedPageBreak/>
        <w:t xml:space="preserve">Collaborate with leading experts in a variety of heat related fields, decision makers, and practitioners. </w:t>
      </w:r>
    </w:p>
    <w:p w14:paraId="65DD484E" w14:textId="77777777" w:rsidR="00447158" w:rsidRPr="00042C8B" w:rsidRDefault="00447158" w:rsidP="00447158">
      <w:pPr>
        <w:pStyle w:val="ListParagraph"/>
        <w:numPr>
          <w:ilvl w:val="1"/>
          <w:numId w:val="16"/>
        </w:numPr>
        <w:shd w:val="clear" w:color="auto" w:fill="FDE9D9" w:themeFill="accent6" w:themeFillTint="33"/>
        <w:ind w:left="426" w:hanging="196"/>
      </w:pPr>
      <w:r w:rsidRPr="00042C8B">
        <w:t xml:space="preserve">Access to a growing database of heat health information and services. </w:t>
      </w:r>
    </w:p>
    <w:p w14:paraId="752BC727" w14:textId="77777777" w:rsidR="00447158" w:rsidRPr="00042C8B" w:rsidRDefault="00447158" w:rsidP="00447158">
      <w:pPr>
        <w:pStyle w:val="ListParagraph"/>
        <w:numPr>
          <w:ilvl w:val="1"/>
          <w:numId w:val="16"/>
        </w:numPr>
        <w:shd w:val="clear" w:color="auto" w:fill="FDE9D9" w:themeFill="accent6" w:themeFillTint="33"/>
        <w:ind w:left="426" w:hanging="196"/>
      </w:pPr>
      <w:r w:rsidRPr="00042C8B">
        <w:t>Opportunities to put research into practice through collaboration.</w:t>
      </w:r>
    </w:p>
    <w:p w14:paraId="2B8415CF" w14:textId="77777777" w:rsidR="00447158" w:rsidRPr="00042C8B" w:rsidRDefault="00447158" w:rsidP="00447158">
      <w:pPr>
        <w:pStyle w:val="Heading5"/>
      </w:pPr>
      <w:r w:rsidRPr="00042C8B">
        <w:t>Practitioners</w:t>
      </w:r>
    </w:p>
    <w:p w14:paraId="05457C98" w14:textId="77777777" w:rsidR="00447158" w:rsidRPr="00042C8B" w:rsidRDefault="00447158" w:rsidP="00447158">
      <w:pPr>
        <w:pStyle w:val="ListParagraph"/>
        <w:numPr>
          <w:ilvl w:val="1"/>
          <w:numId w:val="15"/>
        </w:numPr>
        <w:shd w:val="clear" w:color="auto" w:fill="FDE9D9" w:themeFill="accent6" w:themeFillTint="33"/>
        <w:ind w:left="426" w:hanging="196"/>
      </w:pPr>
      <w:r w:rsidRPr="00042C8B">
        <w:t>Garner support from experts, decision makers, and potential funders.</w:t>
      </w:r>
    </w:p>
    <w:p w14:paraId="55C99741" w14:textId="77777777" w:rsidR="00447158" w:rsidRPr="00042C8B" w:rsidRDefault="00447158" w:rsidP="00447158">
      <w:pPr>
        <w:pStyle w:val="ListParagraph"/>
        <w:numPr>
          <w:ilvl w:val="1"/>
          <w:numId w:val="15"/>
        </w:numPr>
        <w:shd w:val="clear" w:color="auto" w:fill="FDE9D9" w:themeFill="accent6" w:themeFillTint="33"/>
        <w:ind w:left="426" w:hanging="196"/>
      </w:pPr>
      <w:r w:rsidRPr="00042C8B">
        <w:t>Contribute to policy and research.</w:t>
      </w:r>
    </w:p>
    <w:p w14:paraId="31BC6FC2" w14:textId="77777777" w:rsidR="00447158" w:rsidRPr="00042C8B" w:rsidRDefault="00447158" w:rsidP="00447158">
      <w:pPr>
        <w:pStyle w:val="ListParagraph"/>
        <w:numPr>
          <w:ilvl w:val="1"/>
          <w:numId w:val="15"/>
        </w:numPr>
        <w:shd w:val="clear" w:color="auto" w:fill="FDE9D9" w:themeFill="accent6" w:themeFillTint="33"/>
        <w:ind w:left="426" w:hanging="196"/>
      </w:pPr>
      <w:r w:rsidRPr="00042C8B">
        <w:t>Utilize cutting edge research and prevent strategies.</w:t>
      </w:r>
    </w:p>
    <w:p w14:paraId="78F920B5" w14:textId="55830BB0" w:rsidR="00447158" w:rsidRPr="00447158" w:rsidRDefault="00447158" w:rsidP="00447158">
      <w:pPr>
        <w:pStyle w:val="ListParagraph"/>
        <w:numPr>
          <w:ilvl w:val="1"/>
          <w:numId w:val="15"/>
        </w:numPr>
        <w:shd w:val="clear" w:color="auto" w:fill="FDE9D9" w:themeFill="accent6" w:themeFillTint="33"/>
        <w:ind w:left="426" w:hanging="196"/>
      </w:pPr>
      <w:r w:rsidRPr="00042C8B">
        <w:t>Improve multi-sectoral communications and collaboration.</w:t>
      </w:r>
    </w:p>
    <w:p w14:paraId="2767848B" w14:textId="3EE05E62" w:rsidR="00E73AA9" w:rsidRPr="00042C8B" w:rsidRDefault="00840262" w:rsidP="00840262">
      <w:pPr>
        <w:pStyle w:val="Heading1"/>
      </w:pPr>
      <w:r>
        <w:t xml:space="preserve">Part 4: </w:t>
      </w:r>
      <w:r w:rsidR="00C63744" w:rsidRPr="00840262">
        <w:t>Information Management</w:t>
      </w:r>
    </w:p>
    <w:p w14:paraId="3EB95607" w14:textId="665A818B" w:rsidR="00E73AA9" w:rsidRPr="00042C8B" w:rsidRDefault="00E73AA9" w:rsidP="00E73AA9">
      <w:r w:rsidRPr="00042C8B">
        <w:t>GHHIN will act as an information generator, compiler, analyzer, and disseminator. The following input, analysis, and output sections will describe how information is collective, analyzed, and disseminated, but also how this information process will be managed for user accessibility and efficiency. GHHIN will use a tracking system comprised of user generated tags, that will categorize information according to theme, topic, or content. Tags will be created</w:t>
      </w:r>
      <w:r w:rsidR="00B87C9C" w:rsidRPr="00042C8B">
        <w:t xml:space="preserve"> by the WHO/WMO coordinating office</w:t>
      </w:r>
      <w:r w:rsidRPr="00042C8B">
        <w:t xml:space="preserve"> to reflect the categories of the GHHIN synthesis report, so that information can be easily extracted from the network and used to update the bi-annual global heat health synthesis report.</w:t>
      </w:r>
    </w:p>
    <w:p w14:paraId="4D295651" w14:textId="6C15F819" w:rsidR="00C63744" w:rsidRPr="00042C8B" w:rsidRDefault="00C63744" w:rsidP="00840262">
      <w:pPr>
        <w:pStyle w:val="Heading2"/>
      </w:pPr>
      <w:r w:rsidRPr="00042C8B">
        <w:t>Input</w:t>
      </w:r>
    </w:p>
    <w:p w14:paraId="7E10307C" w14:textId="15DBD91D" w:rsidR="00E73AA9" w:rsidRPr="00042C8B" w:rsidRDefault="00E73AA9" w:rsidP="00993A03">
      <w:r w:rsidRPr="00042C8B">
        <w:t xml:space="preserve">Information will be generated and collected by GHHIN in several ways. Key identified information hubs, such as EM-DAT, </w:t>
      </w:r>
      <w:r w:rsidR="00993A03" w:rsidRPr="00042C8B">
        <w:t xml:space="preserve">Reliefweb, ProVentium Consortium, </w:t>
      </w:r>
      <w:r w:rsidRPr="00042C8B">
        <w:t>the Climate Change and Human Health Literature Portal, and others will be identified and contacted to create a knowledge exchange with GHHIN. During the early GHHIN website, these sites will be linked to from the GHHIN content areas, and information will be collected from these sites to share in the network and disseminate through GHHIN social media. Additionally, information will be contributed to GHHIN from user created and identified content. Members will be encouraged to submit research, case studies, and policy papers for member feedback, analysis, and collaboration. All input information will be tagged for categorization and accessibility.</w:t>
      </w:r>
    </w:p>
    <w:p w14:paraId="21DBC6F4" w14:textId="5DE52DE5" w:rsidR="00C63744" w:rsidRPr="00042C8B" w:rsidRDefault="00C63744" w:rsidP="00840262">
      <w:pPr>
        <w:pStyle w:val="Heading2"/>
      </w:pPr>
      <w:r w:rsidRPr="00042C8B">
        <w:t>Analysis</w:t>
      </w:r>
    </w:p>
    <w:p w14:paraId="7DFA239C" w14:textId="48685A3C" w:rsidR="00C63744" w:rsidRPr="00042C8B" w:rsidRDefault="00E73AA9" w:rsidP="00B87C9C">
      <w:r w:rsidRPr="00042C8B">
        <w:t xml:space="preserve">Information input into GHHIN will be analyzed in a variety of ways. Members will be encouraged to utilize shared content in their own work and reach out to fellow members to collaborate, disseminate, and corroborate </w:t>
      </w:r>
      <w:r w:rsidR="00B87C9C" w:rsidRPr="00042C8B">
        <w:t>content. The GHHIN working groups will scrutinize content for the global synthesis reports to promote a high degree of reliability. The WHO/WMO coordinating office will gather information from a variety of sources (see input section) relevant to the GHHIN objectives and focusing on topics related to heat health, and utilize this information to encourage network analysis and feedback.</w:t>
      </w:r>
    </w:p>
    <w:p w14:paraId="3C1E95B7" w14:textId="7C625A0E" w:rsidR="00C63744" w:rsidRPr="00042C8B" w:rsidRDefault="00C63744" w:rsidP="00840262">
      <w:pPr>
        <w:pStyle w:val="Heading2"/>
      </w:pPr>
      <w:r w:rsidRPr="00042C8B">
        <w:lastRenderedPageBreak/>
        <w:t>Output</w:t>
      </w:r>
    </w:p>
    <w:p w14:paraId="1ED43A4D" w14:textId="1B490B0B" w:rsidR="00354FC3" w:rsidRPr="00042C8B" w:rsidRDefault="00B87C9C" w:rsidP="00993A03">
      <w:r w:rsidRPr="00042C8B">
        <w:t xml:space="preserve">Information gathered and analyzed by GHHIN will be disseminated through GHHIN members, GHHIN facilitated content, and the GHHIN website and social media. GHHIN members will be introduced to content via the GHHIN website, social media feeds, and listserv – which will encourage members to share this content or disseminate via word of mouth. </w:t>
      </w:r>
      <w:r w:rsidR="00993A03" w:rsidRPr="00042C8B">
        <w:t>Members who produce content facilit</w:t>
      </w:r>
      <w:ins w:id="26" w:author="Parks, Robbie M" w:date="2017-08-01T13:35:00Z">
        <w:r w:rsidR="00BC6417">
          <w:t>at</w:t>
        </w:r>
      </w:ins>
      <w:r w:rsidR="00993A03" w:rsidRPr="00042C8B">
        <w:t xml:space="preserve">ed by GHHIN – will reflect this information via their research, policies, case studies, etc. GHHIN social media and general public content areas will disseminate information moderated by the WHO/WMO coordinating desk. Lastly, information which has been reviewed, categorized, synthesized, and vetted by an expert team will be disseminated via the bi-annual global heat health synthesis report. This publication will be of limited print, primarily be shared as an online document. </w:t>
      </w:r>
      <w:r w:rsidR="00354FC3" w:rsidRPr="00042C8B">
        <w:t xml:space="preserve"> </w:t>
      </w:r>
    </w:p>
    <w:p w14:paraId="3F128370" w14:textId="77777777" w:rsidR="0069125D" w:rsidRPr="00042C8B" w:rsidRDefault="0069125D" w:rsidP="00993A03"/>
    <w:p w14:paraId="1CD9BAB7" w14:textId="77777777" w:rsidR="00CE7BA3" w:rsidRDefault="00CE7BA3" w:rsidP="007A056D">
      <w:pPr>
        <w:spacing w:line="240" w:lineRule="auto"/>
        <w:rPr>
          <w:rFonts w:asciiTheme="majorHAnsi" w:hAnsiTheme="majorHAnsi"/>
          <w:sz w:val="36"/>
          <w:szCs w:val="36"/>
          <w:shd w:val="clear" w:color="auto" w:fill="FFFFFF"/>
        </w:rPr>
      </w:pPr>
    </w:p>
    <w:p w14:paraId="7180D6BB" w14:textId="77777777" w:rsidR="00EB5FE0" w:rsidRDefault="00EB5FE0" w:rsidP="007A056D">
      <w:pPr>
        <w:spacing w:line="240" w:lineRule="auto"/>
        <w:rPr>
          <w:rFonts w:asciiTheme="majorHAnsi" w:hAnsiTheme="majorHAnsi"/>
          <w:sz w:val="36"/>
          <w:szCs w:val="36"/>
          <w:shd w:val="clear" w:color="auto" w:fill="FFFFFF"/>
        </w:rPr>
      </w:pPr>
    </w:p>
    <w:p w14:paraId="76BAB453" w14:textId="77777777" w:rsidR="00EB5FE0" w:rsidRDefault="00EB5FE0" w:rsidP="007A056D">
      <w:pPr>
        <w:spacing w:line="240" w:lineRule="auto"/>
        <w:rPr>
          <w:rFonts w:asciiTheme="majorHAnsi" w:hAnsiTheme="majorHAnsi"/>
          <w:sz w:val="36"/>
          <w:szCs w:val="36"/>
          <w:shd w:val="clear" w:color="auto" w:fill="FFFFFF"/>
        </w:rPr>
      </w:pPr>
    </w:p>
    <w:p w14:paraId="73A4BFAC" w14:textId="77777777" w:rsidR="00EB5FE0" w:rsidRDefault="00EB5FE0" w:rsidP="007A056D">
      <w:pPr>
        <w:spacing w:line="240" w:lineRule="auto"/>
        <w:rPr>
          <w:rFonts w:asciiTheme="majorHAnsi" w:hAnsiTheme="majorHAnsi"/>
          <w:sz w:val="36"/>
          <w:szCs w:val="36"/>
          <w:shd w:val="clear" w:color="auto" w:fill="FFFFFF"/>
        </w:rPr>
      </w:pPr>
    </w:p>
    <w:p w14:paraId="64BBAC3D" w14:textId="77777777" w:rsidR="00DE4446" w:rsidRDefault="00DE4446" w:rsidP="007A056D">
      <w:pPr>
        <w:spacing w:line="240" w:lineRule="auto"/>
        <w:rPr>
          <w:rFonts w:asciiTheme="majorHAnsi" w:hAnsiTheme="majorHAnsi"/>
          <w:sz w:val="36"/>
          <w:szCs w:val="36"/>
          <w:shd w:val="clear" w:color="auto" w:fill="FFFFFF"/>
        </w:rPr>
      </w:pPr>
    </w:p>
    <w:p w14:paraId="0ECB9906" w14:textId="77777777" w:rsidR="00DE4446" w:rsidRDefault="00DE4446" w:rsidP="007A056D">
      <w:pPr>
        <w:spacing w:line="240" w:lineRule="auto"/>
        <w:rPr>
          <w:rFonts w:asciiTheme="majorHAnsi" w:hAnsiTheme="majorHAnsi"/>
          <w:sz w:val="36"/>
          <w:szCs w:val="36"/>
          <w:shd w:val="clear" w:color="auto" w:fill="FFFFFF"/>
        </w:rPr>
      </w:pPr>
    </w:p>
    <w:p w14:paraId="33BA2E22" w14:textId="77777777" w:rsidR="00DE4446" w:rsidRDefault="00DE4446" w:rsidP="007A056D">
      <w:pPr>
        <w:spacing w:line="240" w:lineRule="auto"/>
        <w:rPr>
          <w:rFonts w:asciiTheme="majorHAnsi" w:hAnsiTheme="majorHAnsi"/>
          <w:sz w:val="36"/>
          <w:szCs w:val="36"/>
          <w:shd w:val="clear" w:color="auto" w:fill="FFFFFF"/>
        </w:rPr>
      </w:pPr>
    </w:p>
    <w:p w14:paraId="0888959D" w14:textId="77777777" w:rsidR="00DE4446" w:rsidRDefault="00DE4446" w:rsidP="007A056D">
      <w:pPr>
        <w:spacing w:line="240" w:lineRule="auto"/>
        <w:rPr>
          <w:rFonts w:asciiTheme="majorHAnsi" w:hAnsiTheme="majorHAnsi"/>
          <w:sz w:val="36"/>
          <w:szCs w:val="36"/>
          <w:shd w:val="clear" w:color="auto" w:fill="FFFFFF"/>
        </w:rPr>
      </w:pPr>
    </w:p>
    <w:p w14:paraId="7AE0518B" w14:textId="77777777" w:rsidR="00DE4446" w:rsidRDefault="00DE4446" w:rsidP="007A056D">
      <w:pPr>
        <w:spacing w:line="240" w:lineRule="auto"/>
        <w:rPr>
          <w:rFonts w:asciiTheme="majorHAnsi" w:hAnsiTheme="majorHAnsi"/>
          <w:sz w:val="36"/>
          <w:szCs w:val="36"/>
          <w:shd w:val="clear" w:color="auto" w:fill="FFFFFF"/>
        </w:rPr>
      </w:pPr>
    </w:p>
    <w:p w14:paraId="0AA53377" w14:textId="77777777" w:rsidR="00DE4446" w:rsidRDefault="00DE4446" w:rsidP="007A056D">
      <w:pPr>
        <w:spacing w:line="240" w:lineRule="auto"/>
        <w:rPr>
          <w:rFonts w:asciiTheme="majorHAnsi" w:hAnsiTheme="majorHAnsi"/>
          <w:sz w:val="36"/>
          <w:szCs w:val="36"/>
          <w:shd w:val="clear" w:color="auto" w:fill="FFFFFF"/>
        </w:rPr>
      </w:pPr>
    </w:p>
    <w:p w14:paraId="7EB41A58" w14:textId="77777777" w:rsidR="00DE4446" w:rsidRDefault="00DE4446" w:rsidP="007A056D">
      <w:pPr>
        <w:spacing w:line="240" w:lineRule="auto"/>
        <w:rPr>
          <w:rFonts w:asciiTheme="majorHAnsi" w:hAnsiTheme="majorHAnsi"/>
          <w:sz w:val="36"/>
          <w:szCs w:val="36"/>
          <w:shd w:val="clear" w:color="auto" w:fill="FFFFFF"/>
        </w:rPr>
      </w:pPr>
    </w:p>
    <w:p w14:paraId="5E63920F" w14:textId="77777777" w:rsidR="00DE4446" w:rsidRDefault="00DE4446" w:rsidP="007A056D">
      <w:pPr>
        <w:spacing w:line="240" w:lineRule="auto"/>
        <w:rPr>
          <w:rFonts w:asciiTheme="majorHAnsi" w:hAnsiTheme="majorHAnsi"/>
          <w:sz w:val="36"/>
          <w:szCs w:val="36"/>
          <w:shd w:val="clear" w:color="auto" w:fill="FFFFFF"/>
        </w:rPr>
      </w:pPr>
    </w:p>
    <w:p w14:paraId="2CE73F76" w14:textId="77777777" w:rsidR="00DE4446" w:rsidRDefault="00DE4446" w:rsidP="007A056D">
      <w:pPr>
        <w:spacing w:line="240" w:lineRule="auto"/>
        <w:rPr>
          <w:rFonts w:asciiTheme="majorHAnsi" w:hAnsiTheme="majorHAnsi"/>
          <w:sz w:val="36"/>
          <w:szCs w:val="36"/>
          <w:shd w:val="clear" w:color="auto" w:fill="FFFFFF"/>
        </w:rPr>
      </w:pPr>
    </w:p>
    <w:p w14:paraId="3E7A6EEE" w14:textId="77777777" w:rsidR="00DE4446" w:rsidRDefault="00DE4446" w:rsidP="007A056D">
      <w:pPr>
        <w:spacing w:line="240" w:lineRule="auto"/>
        <w:rPr>
          <w:rFonts w:asciiTheme="majorHAnsi" w:hAnsiTheme="majorHAnsi"/>
          <w:sz w:val="36"/>
          <w:szCs w:val="36"/>
          <w:shd w:val="clear" w:color="auto" w:fill="FFFFFF"/>
        </w:rPr>
      </w:pPr>
    </w:p>
    <w:p w14:paraId="79FE6ADD" w14:textId="77777777" w:rsidR="00DE4446" w:rsidRDefault="00DE4446" w:rsidP="007A056D">
      <w:pPr>
        <w:spacing w:line="240" w:lineRule="auto"/>
        <w:rPr>
          <w:rFonts w:asciiTheme="majorHAnsi" w:hAnsiTheme="majorHAnsi"/>
          <w:sz w:val="36"/>
          <w:szCs w:val="36"/>
          <w:shd w:val="clear" w:color="auto" w:fill="FFFFFF"/>
        </w:rPr>
      </w:pPr>
    </w:p>
    <w:p w14:paraId="30568849" w14:textId="77777777" w:rsidR="00DE4446" w:rsidRDefault="00DE4446" w:rsidP="007A056D">
      <w:pPr>
        <w:spacing w:line="240" w:lineRule="auto"/>
        <w:rPr>
          <w:rFonts w:asciiTheme="majorHAnsi" w:hAnsiTheme="majorHAnsi"/>
          <w:sz w:val="36"/>
          <w:szCs w:val="36"/>
          <w:shd w:val="clear" w:color="auto" w:fill="FFFFFF"/>
        </w:rPr>
      </w:pPr>
    </w:p>
    <w:p w14:paraId="02B736DC" w14:textId="77777777" w:rsidR="00DE4446" w:rsidRPr="00CE7BA3" w:rsidRDefault="00DE4446" w:rsidP="007A056D">
      <w:pPr>
        <w:spacing w:line="240" w:lineRule="auto"/>
        <w:rPr>
          <w:rFonts w:asciiTheme="majorHAnsi" w:hAnsiTheme="majorHAnsi"/>
          <w:sz w:val="36"/>
          <w:szCs w:val="36"/>
          <w:shd w:val="clear" w:color="auto" w:fill="FFFFFF"/>
        </w:rPr>
      </w:pPr>
    </w:p>
    <w:p w14:paraId="737B6AB9" w14:textId="2FB5F12F" w:rsidR="0069125D" w:rsidRPr="009A27FC" w:rsidRDefault="002B476D" w:rsidP="002B476D">
      <w:pPr>
        <w:spacing w:line="240" w:lineRule="auto"/>
        <w:jc w:val="center"/>
        <w:rPr>
          <w:rFonts w:asciiTheme="majorHAnsi" w:hAnsiTheme="majorHAnsi"/>
          <w:b/>
          <w:bCs/>
          <w:sz w:val="24"/>
          <w:szCs w:val="24"/>
          <w:shd w:val="clear" w:color="auto" w:fill="FFFFFF"/>
        </w:rPr>
      </w:pPr>
      <w:r w:rsidRPr="009A27FC">
        <w:rPr>
          <w:rFonts w:asciiTheme="majorHAnsi" w:hAnsiTheme="majorHAnsi"/>
          <w:b/>
          <w:bCs/>
          <w:sz w:val="24"/>
          <w:szCs w:val="24"/>
          <w:shd w:val="clear" w:color="auto" w:fill="FFFFFF"/>
        </w:rPr>
        <w:t>Appendix</w:t>
      </w:r>
    </w:p>
    <w:p w14:paraId="6DA8350D" w14:textId="2D7C7A04" w:rsidR="009D1CD2" w:rsidRPr="009A27FC" w:rsidRDefault="00862DD4" w:rsidP="009A27FC">
      <w:pPr>
        <w:rPr>
          <w:b/>
          <w:color w:val="9A542E" w:themeColor="accent1" w:themeShade="BF"/>
          <w:shd w:val="clear" w:color="auto" w:fill="FFFFFF"/>
        </w:rPr>
      </w:pPr>
      <w:r w:rsidRPr="00042C8B">
        <w:rPr>
          <w:b/>
          <w:color w:val="9A542E" w:themeColor="accent1" w:themeShade="BF"/>
          <w:shd w:val="clear" w:color="auto" w:fill="FFFFFF"/>
        </w:rPr>
        <w:t>Appendix 1</w:t>
      </w:r>
    </w:p>
    <w:tbl>
      <w:tblPr>
        <w:tblStyle w:val="TableGrid"/>
        <w:tblW w:w="0" w:type="auto"/>
        <w:tblInd w:w="108" w:type="dxa"/>
        <w:tblLook w:val="04A0" w:firstRow="1" w:lastRow="0" w:firstColumn="1" w:lastColumn="0" w:noHBand="0" w:noVBand="1"/>
      </w:tblPr>
      <w:tblGrid>
        <w:gridCol w:w="4680"/>
        <w:gridCol w:w="4676"/>
      </w:tblGrid>
      <w:tr w:rsidR="009D1CD2" w:rsidRPr="00042C8B" w14:paraId="3F17BA8D" w14:textId="77777777" w:rsidTr="009A27FC">
        <w:tc>
          <w:tcPr>
            <w:tcW w:w="4680" w:type="dxa"/>
          </w:tcPr>
          <w:p w14:paraId="17ED90C0" w14:textId="55CA6E6A" w:rsidR="009D1CD2" w:rsidRPr="00042C8B" w:rsidRDefault="009D1CD2" w:rsidP="00CF2E4D">
            <w:pPr>
              <w:pStyle w:val="NormalWeb"/>
              <w:spacing w:before="0" w:beforeAutospacing="0" w:after="0" w:afterAutospacing="0"/>
              <w:jc w:val="center"/>
              <w:textAlignment w:val="baseline"/>
              <w:rPr>
                <w:rFonts w:asciiTheme="minorHAnsi" w:hAnsiTheme="minorHAnsi"/>
                <w:sz w:val="22"/>
                <w:szCs w:val="22"/>
              </w:rPr>
            </w:pPr>
            <w:r w:rsidRPr="00042C8B">
              <w:rPr>
                <w:rFonts w:asciiTheme="minorHAnsi" w:hAnsiTheme="minorHAnsi"/>
                <w:sz w:val="22"/>
                <w:szCs w:val="22"/>
              </w:rPr>
              <w:t>GHHIN Services</w:t>
            </w:r>
          </w:p>
        </w:tc>
        <w:tc>
          <w:tcPr>
            <w:tcW w:w="4676" w:type="dxa"/>
          </w:tcPr>
          <w:p w14:paraId="0FD6D0DF" w14:textId="3697C191" w:rsidR="009D1CD2" w:rsidRPr="00042C8B" w:rsidRDefault="006A0855" w:rsidP="00CF2E4D">
            <w:pPr>
              <w:pStyle w:val="NormalWeb"/>
              <w:spacing w:before="0" w:beforeAutospacing="0" w:after="0" w:afterAutospacing="0"/>
              <w:jc w:val="center"/>
              <w:textAlignment w:val="baseline"/>
              <w:rPr>
                <w:rFonts w:asciiTheme="minorHAnsi" w:hAnsiTheme="minorHAnsi" w:cs="Arial"/>
                <w:color w:val="000000"/>
                <w:sz w:val="22"/>
                <w:szCs w:val="22"/>
              </w:rPr>
            </w:pPr>
            <w:r w:rsidRPr="00042C8B">
              <w:rPr>
                <w:rFonts w:asciiTheme="minorHAnsi" w:hAnsiTheme="minorHAnsi" w:cs="Arial"/>
                <w:color w:val="000000"/>
                <w:sz w:val="22"/>
                <w:szCs w:val="22"/>
              </w:rPr>
              <w:t>Purpose</w:t>
            </w:r>
          </w:p>
        </w:tc>
      </w:tr>
      <w:tr w:rsidR="000977EE" w:rsidRPr="00042C8B" w14:paraId="045B61F6" w14:textId="77777777" w:rsidTr="009A27FC">
        <w:tc>
          <w:tcPr>
            <w:tcW w:w="9356" w:type="dxa"/>
            <w:gridSpan w:val="2"/>
            <w:shd w:val="clear" w:color="auto" w:fill="FDE9D9" w:themeFill="accent6" w:themeFillTint="33"/>
          </w:tcPr>
          <w:p w14:paraId="104D6654" w14:textId="1C11AB50" w:rsidR="000977EE" w:rsidRPr="00042C8B" w:rsidRDefault="000977EE" w:rsidP="009D1CD2">
            <w:pPr>
              <w:pStyle w:val="NormalWeb"/>
              <w:spacing w:before="0" w:beforeAutospacing="0" w:after="0" w:afterAutospacing="0"/>
              <w:textAlignment w:val="baseline"/>
              <w:rPr>
                <w:rFonts w:ascii="Arial" w:hAnsi="Arial" w:cs="Arial"/>
                <w:color w:val="000000"/>
                <w:sz w:val="22"/>
                <w:szCs w:val="22"/>
              </w:rPr>
            </w:pPr>
            <w:r w:rsidRPr="00042C8B">
              <w:rPr>
                <w:b/>
                <w:bCs/>
                <w:sz w:val="22"/>
                <w:szCs w:val="22"/>
              </w:rPr>
              <w:t>0-1 years</w:t>
            </w:r>
          </w:p>
        </w:tc>
      </w:tr>
      <w:tr w:rsidR="009D1CD2" w:rsidRPr="00042C8B" w14:paraId="6DB40E87" w14:textId="77777777" w:rsidTr="009A27FC">
        <w:tc>
          <w:tcPr>
            <w:tcW w:w="4680" w:type="dxa"/>
          </w:tcPr>
          <w:p w14:paraId="40C9CBBF" w14:textId="6B884B35" w:rsidR="009D1CD2" w:rsidRPr="00042C8B" w:rsidRDefault="009D1CD2" w:rsidP="000F2A01">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 xml:space="preserve">Establish </w:t>
            </w:r>
            <w:r w:rsidR="000F2A01" w:rsidRPr="00042C8B">
              <w:rPr>
                <w:rFonts w:asciiTheme="minorHAnsi" w:hAnsiTheme="minorHAnsi"/>
                <w:sz w:val="22"/>
                <w:szCs w:val="22"/>
              </w:rPr>
              <w:t xml:space="preserve">capabilities to track and map </w:t>
            </w:r>
            <w:r w:rsidRPr="00042C8B">
              <w:rPr>
                <w:rFonts w:asciiTheme="minorHAnsi" w:hAnsiTheme="minorHAnsi"/>
                <w:sz w:val="22"/>
                <w:szCs w:val="22"/>
              </w:rPr>
              <w:t>active heat waves</w:t>
            </w:r>
            <w:r w:rsidR="000F2A01" w:rsidRPr="00042C8B">
              <w:rPr>
                <w:rFonts w:asciiTheme="minorHAnsi" w:hAnsiTheme="minorHAnsi"/>
                <w:sz w:val="22"/>
                <w:szCs w:val="22"/>
              </w:rPr>
              <w:t xml:space="preserve"> and their impacts</w:t>
            </w:r>
          </w:p>
        </w:tc>
        <w:tc>
          <w:tcPr>
            <w:tcW w:w="4676" w:type="dxa"/>
          </w:tcPr>
          <w:p w14:paraId="189A2CC4" w14:textId="71D64A08" w:rsidR="009D1CD2" w:rsidRPr="00042C8B" w:rsidRDefault="000977EE" w:rsidP="009D1CD2">
            <w:pPr>
              <w:pStyle w:val="NormalWeb"/>
              <w:spacing w:before="0" w:beforeAutospacing="0" w:after="0" w:afterAutospacing="0"/>
              <w:textAlignment w:val="baseline"/>
              <w:rPr>
                <w:rFonts w:asciiTheme="majorHAnsi" w:hAnsiTheme="majorHAnsi" w:cs="Arial"/>
                <w:color w:val="000000"/>
                <w:sz w:val="22"/>
                <w:szCs w:val="22"/>
              </w:rPr>
            </w:pPr>
            <w:r w:rsidRPr="00042C8B">
              <w:rPr>
                <w:rFonts w:asciiTheme="majorHAnsi" w:hAnsiTheme="majorHAnsi" w:cs="Arial"/>
                <w:color w:val="000000"/>
                <w:sz w:val="22"/>
                <w:szCs w:val="22"/>
              </w:rPr>
              <w:t>Provide centralized location for up to date heat and heat health information.</w:t>
            </w:r>
          </w:p>
        </w:tc>
      </w:tr>
      <w:tr w:rsidR="009D1CD2" w:rsidRPr="00042C8B" w14:paraId="60FAD497" w14:textId="77777777" w:rsidTr="009A27FC">
        <w:tc>
          <w:tcPr>
            <w:tcW w:w="4680" w:type="dxa"/>
          </w:tcPr>
          <w:p w14:paraId="2F9E3B25" w14:textId="2E2D5064" w:rsidR="009D1CD2" w:rsidRPr="00042C8B" w:rsidRDefault="000F2A01" w:rsidP="009D1CD2">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Information dissemination – RSS feed, newsletter, twitter account, mailing list.</w:t>
            </w:r>
          </w:p>
        </w:tc>
        <w:tc>
          <w:tcPr>
            <w:tcW w:w="4676" w:type="dxa"/>
          </w:tcPr>
          <w:p w14:paraId="644FB5B5" w14:textId="4F1B607D" w:rsidR="009D1CD2" w:rsidRPr="00042C8B" w:rsidRDefault="000977EE" w:rsidP="000977EE">
            <w:pPr>
              <w:pStyle w:val="NormalWeb"/>
              <w:spacing w:before="0" w:beforeAutospacing="0" w:after="0" w:afterAutospacing="0"/>
              <w:textAlignment w:val="baseline"/>
              <w:rPr>
                <w:rFonts w:asciiTheme="majorHAnsi" w:hAnsiTheme="majorHAnsi" w:cs="Arial"/>
                <w:color w:val="000000"/>
                <w:sz w:val="22"/>
                <w:szCs w:val="22"/>
              </w:rPr>
            </w:pPr>
            <w:r w:rsidRPr="00042C8B">
              <w:rPr>
                <w:rFonts w:asciiTheme="majorHAnsi" w:hAnsiTheme="majorHAnsi" w:cs="Arial"/>
                <w:color w:val="000000"/>
                <w:sz w:val="22"/>
                <w:szCs w:val="22"/>
              </w:rPr>
              <w:t>Establish a social presence amongst ongoing heat health conversations. Disseminate up to date heat health information to stakeholders.</w:t>
            </w:r>
          </w:p>
        </w:tc>
      </w:tr>
      <w:tr w:rsidR="009D1CD2" w:rsidRPr="00042C8B" w14:paraId="009256EF" w14:textId="77777777" w:rsidTr="009A27FC">
        <w:tc>
          <w:tcPr>
            <w:tcW w:w="4680" w:type="dxa"/>
          </w:tcPr>
          <w:p w14:paraId="11BA9E05" w14:textId="4B9BE841" w:rsidR="009D1CD2" w:rsidRPr="00042C8B" w:rsidRDefault="000F2A01" w:rsidP="009D1CD2">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cs="Arial"/>
                <w:color w:val="000000"/>
                <w:sz w:val="22"/>
                <w:szCs w:val="22"/>
              </w:rPr>
              <w:t>Link website to relevant global heat tools and resources</w:t>
            </w:r>
          </w:p>
        </w:tc>
        <w:tc>
          <w:tcPr>
            <w:tcW w:w="4676" w:type="dxa"/>
          </w:tcPr>
          <w:p w14:paraId="3F4CCE47" w14:textId="1C38F93C" w:rsidR="009D1CD2" w:rsidRPr="00042C8B" w:rsidRDefault="000977EE" w:rsidP="009D1CD2">
            <w:pPr>
              <w:pStyle w:val="NormalWeb"/>
              <w:spacing w:before="0" w:beforeAutospacing="0" w:after="0" w:afterAutospacing="0"/>
              <w:textAlignment w:val="baseline"/>
              <w:rPr>
                <w:rFonts w:asciiTheme="majorHAnsi" w:hAnsiTheme="majorHAnsi" w:cs="Arial"/>
                <w:color w:val="000000"/>
                <w:sz w:val="22"/>
                <w:szCs w:val="22"/>
              </w:rPr>
            </w:pPr>
            <w:r w:rsidRPr="00042C8B">
              <w:rPr>
                <w:rFonts w:asciiTheme="majorHAnsi" w:hAnsiTheme="majorHAnsi" w:cs="Arial"/>
                <w:color w:val="000000"/>
                <w:sz w:val="22"/>
                <w:szCs w:val="22"/>
              </w:rPr>
              <w:t>Connect heat health stakeholders relevant resources and heat health tools.</w:t>
            </w:r>
          </w:p>
        </w:tc>
      </w:tr>
      <w:tr w:rsidR="009D1CD2" w:rsidRPr="00042C8B" w14:paraId="439188B5" w14:textId="77777777" w:rsidTr="009A27FC">
        <w:tc>
          <w:tcPr>
            <w:tcW w:w="4680" w:type="dxa"/>
          </w:tcPr>
          <w:p w14:paraId="30811A33" w14:textId="57966D5E" w:rsidR="009D1CD2" w:rsidRPr="00042C8B" w:rsidRDefault="000F2A01" w:rsidP="009D1CD2">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Develop i</w:t>
            </w:r>
            <w:r w:rsidR="009D1CD2" w:rsidRPr="00042C8B">
              <w:rPr>
                <w:rFonts w:asciiTheme="minorHAnsi" w:hAnsiTheme="minorHAnsi"/>
                <w:sz w:val="22"/>
                <w:szCs w:val="22"/>
              </w:rPr>
              <w:t>nitial working groups</w:t>
            </w:r>
          </w:p>
        </w:tc>
        <w:tc>
          <w:tcPr>
            <w:tcW w:w="4676" w:type="dxa"/>
          </w:tcPr>
          <w:p w14:paraId="63D6D40B" w14:textId="38CC3672" w:rsidR="009D1CD2" w:rsidRPr="00042C8B" w:rsidRDefault="000977EE" w:rsidP="009D1CD2">
            <w:pPr>
              <w:pStyle w:val="NormalWeb"/>
              <w:spacing w:before="0" w:beforeAutospacing="0" w:after="0" w:afterAutospacing="0"/>
              <w:textAlignment w:val="baseline"/>
              <w:rPr>
                <w:rFonts w:asciiTheme="majorHAnsi" w:hAnsiTheme="majorHAnsi" w:cs="Arial"/>
                <w:color w:val="000000"/>
                <w:sz w:val="22"/>
                <w:szCs w:val="22"/>
              </w:rPr>
            </w:pPr>
            <w:r w:rsidRPr="00042C8B">
              <w:rPr>
                <w:rFonts w:asciiTheme="majorHAnsi" w:hAnsiTheme="majorHAnsi" w:cs="Arial"/>
                <w:color w:val="000000"/>
                <w:sz w:val="22"/>
                <w:szCs w:val="22"/>
              </w:rPr>
              <w:t xml:space="preserve">Establish </w:t>
            </w:r>
            <w:r w:rsidR="006A0855" w:rsidRPr="00042C8B">
              <w:rPr>
                <w:rFonts w:asciiTheme="majorHAnsi" w:hAnsiTheme="majorHAnsi" w:cs="Arial"/>
                <w:color w:val="000000"/>
                <w:sz w:val="22"/>
                <w:szCs w:val="22"/>
              </w:rPr>
              <w:t xml:space="preserve">expert </w:t>
            </w:r>
            <w:r w:rsidRPr="00042C8B">
              <w:rPr>
                <w:rFonts w:asciiTheme="majorHAnsi" w:hAnsiTheme="majorHAnsi" w:cs="Arial"/>
                <w:color w:val="000000"/>
                <w:sz w:val="22"/>
                <w:szCs w:val="22"/>
              </w:rPr>
              <w:t>working groups for the first global synthesis report.</w:t>
            </w:r>
          </w:p>
        </w:tc>
      </w:tr>
      <w:tr w:rsidR="009D1CD2" w:rsidRPr="00042C8B" w14:paraId="1C1DCCC6" w14:textId="77777777" w:rsidTr="009A27FC">
        <w:tc>
          <w:tcPr>
            <w:tcW w:w="4680" w:type="dxa"/>
          </w:tcPr>
          <w:p w14:paraId="18E35716" w14:textId="00222403" w:rsidR="009D1CD2" w:rsidRPr="00042C8B" w:rsidRDefault="000F2A01" w:rsidP="006A0855">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Design and populate b</w:t>
            </w:r>
            <w:r w:rsidR="009D1CD2" w:rsidRPr="00042C8B">
              <w:rPr>
                <w:rFonts w:asciiTheme="minorHAnsi" w:hAnsiTheme="minorHAnsi"/>
                <w:sz w:val="22"/>
                <w:szCs w:val="22"/>
              </w:rPr>
              <w:t>as</w:t>
            </w:r>
            <w:r w:rsidR="006A0855" w:rsidRPr="00042C8B">
              <w:rPr>
                <w:rFonts w:asciiTheme="minorHAnsi" w:hAnsiTheme="minorHAnsi"/>
                <w:sz w:val="22"/>
                <w:szCs w:val="22"/>
              </w:rPr>
              <w:t>eline</w:t>
            </w:r>
            <w:r w:rsidR="009D1CD2" w:rsidRPr="00042C8B">
              <w:rPr>
                <w:rFonts w:asciiTheme="minorHAnsi" w:hAnsiTheme="minorHAnsi"/>
                <w:sz w:val="22"/>
                <w:szCs w:val="22"/>
              </w:rPr>
              <w:t xml:space="preserve"> country profiles </w:t>
            </w:r>
          </w:p>
        </w:tc>
        <w:tc>
          <w:tcPr>
            <w:tcW w:w="4676" w:type="dxa"/>
          </w:tcPr>
          <w:p w14:paraId="6490A52E" w14:textId="580C35C9" w:rsidR="009D1CD2" w:rsidRPr="00042C8B" w:rsidRDefault="006A0855" w:rsidP="00E63B29">
            <w:pPr>
              <w:pStyle w:val="NormalWeb"/>
              <w:spacing w:before="0" w:beforeAutospacing="0" w:after="0" w:afterAutospacing="0"/>
              <w:textAlignment w:val="baseline"/>
              <w:rPr>
                <w:rFonts w:asciiTheme="majorHAnsi" w:hAnsiTheme="majorHAnsi" w:cs="Arial"/>
                <w:color w:val="000000"/>
                <w:sz w:val="22"/>
                <w:szCs w:val="22"/>
              </w:rPr>
            </w:pPr>
            <w:r w:rsidRPr="00042C8B">
              <w:rPr>
                <w:rFonts w:asciiTheme="majorHAnsi" w:hAnsiTheme="majorHAnsi" w:cs="Arial"/>
                <w:color w:val="000000"/>
                <w:sz w:val="22"/>
                <w:szCs w:val="22"/>
              </w:rPr>
              <w:t>Provide a central location for country specific  heat</w:t>
            </w:r>
            <w:r w:rsidR="009A27FC">
              <w:rPr>
                <w:rFonts w:asciiTheme="majorHAnsi" w:hAnsiTheme="majorHAnsi" w:cs="Arial"/>
                <w:color w:val="000000"/>
                <w:sz w:val="22"/>
                <w:szCs w:val="22"/>
              </w:rPr>
              <w:t xml:space="preserve"> </w:t>
            </w:r>
            <w:del w:id="27" w:author="Parks, Robbie M" w:date="2017-08-01T13:38:00Z">
              <w:r w:rsidRPr="00042C8B" w:rsidDel="00E63B29">
                <w:rPr>
                  <w:rFonts w:asciiTheme="majorHAnsi" w:hAnsiTheme="majorHAnsi" w:cs="Arial"/>
                  <w:color w:val="000000"/>
                  <w:sz w:val="22"/>
                  <w:szCs w:val="22"/>
                </w:rPr>
                <w:delText xml:space="preserve">heat </w:delText>
              </w:r>
            </w:del>
            <w:r w:rsidRPr="00042C8B">
              <w:rPr>
                <w:rFonts w:asciiTheme="majorHAnsi" w:hAnsiTheme="majorHAnsi" w:cs="Arial"/>
                <w:color w:val="000000"/>
                <w:sz w:val="22"/>
                <w:szCs w:val="22"/>
              </w:rPr>
              <w:t>health information</w:t>
            </w:r>
          </w:p>
        </w:tc>
      </w:tr>
      <w:tr w:rsidR="009D1CD2" w:rsidRPr="00042C8B" w14:paraId="5164BB10" w14:textId="77777777" w:rsidTr="009A27FC">
        <w:tc>
          <w:tcPr>
            <w:tcW w:w="4680" w:type="dxa"/>
          </w:tcPr>
          <w:p w14:paraId="61603940" w14:textId="72AB5D4F" w:rsidR="009D1CD2" w:rsidRPr="00042C8B" w:rsidRDefault="000F2A01" w:rsidP="000F2A01">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 xml:space="preserve">Create a public GHHIN </w:t>
            </w:r>
            <w:r w:rsidR="009D1CD2" w:rsidRPr="00042C8B">
              <w:rPr>
                <w:rFonts w:asciiTheme="minorHAnsi" w:hAnsiTheme="minorHAnsi"/>
                <w:sz w:val="22"/>
                <w:szCs w:val="22"/>
              </w:rPr>
              <w:t xml:space="preserve">event calendar </w:t>
            </w:r>
          </w:p>
        </w:tc>
        <w:tc>
          <w:tcPr>
            <w:tcW w:w="4676" w:type="dxa"/>
          </w:tcPr>
          <w:p w14:paraId="438145EF" w14:textId="25819BCB" w:rsidR="009D1CD2" w:rsidRPr="00042C8B" w:rsidRDefault="006A0855" w:rsidP="009D1CD2">
            <w:pPr>
              <w:pStyle w:val="NormalWeb"/>
              <w:spacing w:before="0" w:beforeAutospacing="0" w:after="0" w:afterAutospacing="0"/>
              <w:textAlignment w:val="baseline"/>
              <w:rPr>
                <w:rFonts w:asciiTheme="majorHAnsi" w:hAnsiTheme="majorHAnsi" w:cs="Arial"/>
                <w:color w:val="000000"/>
                <w:sz w:val="22"/>
                <w:szCs w:val="22"/>
              </w:rPr>
            </w:pPr>
            <w:r w:rsidRPr="00042C8B">
              <w:rPr>
                <w:rFonts w:asciiTheme="majorHAnsi" w:hAnsiTheme="majorHAnsi" w:cs="Arial"/>
                <w:color w:val="000000"/>
                <w:sz w:val="22"/>
                <w:szCs w:val="22"/>
              </w:rPr>
              <w:t>Create and maintain a public calendar for relevant heat and heat health events.</w:t>
            </w:r>
          </w:p>
        </w:tc>
      </w:tr>
      <w:tr w:rsidR="005C7324" w:rsidRPr="00042C8B" w14:paraId="2CC00458" w14:textId="77777777" w:rsidTr="009A27FC">
        <w:trPr>
          <w:trHeight w:val="560"/>
        </w:trPr>
        <w:tc>
          <w:tcPr>
            <w:tcW w:w="4680" w:type="dxa"/>
          </w:tcPr>
          <w:p w14:paraId="66900416" w14:textId="28857F48" w:rsidR="005C7324" w:rsidRPr="00042C8B" w:rsidRDefault="005C7324" w:rsidP="000F2A01">
            <w:pPr>
              <w:pStyle w:val="NormalWeb"/>
              <w:spacing w:before="0" w:beforeAutospacing="0" w:after="0" w:afterAutospacing="0"/>
              <w:textAlignment w:val="baseline"/>
              <w:rPr>
                <w:rFonts w:asciiTheme="minorHAnsi" w:hAnsiTheme="minorHAnsi"/>
                <w:sz w:val="22"/>
                <w:szCs w:val="22"/>
              </w:rPr>
            </w:pPr>
            <w:r w:rsidRPr="00042C8B">
              <w:rPr>
                <w:rFonts w:asciiTheme="minorHAnsi" w:hAnsiTheme="minorHAnsi"/>
                <w:sz w:val="22"/>
                <w:szCs w:val="22"/>
              </w:rPr>
              <w:t>Publish first global heat health synthesis report</w:t>
            </w:r>
          </w:p>
        </w:tc>
        <w:tc>
          <w:tcPr>
            <w:tcW w:w="4676" w:type="dxa"/>
          </w:tcPr>
          <w:p w14:paraId="3DF9A1C6" w14:textId="45E97F88" w:rsidR="005C7324" w:rsidRPr="00042C8B" w:rsidRDefault="009A27FC" w:rsidP="009D1CD2">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Provide a centralized source for the most up-to-date and comprehensive heat health information.</w:t>
            </w:r>
          </w:p>
        </w:tc>
      </w:tr>
      <w:tr w:rsidR="000977EE" w:rsidRPr="00042C8B" w14:paraId="631E078C" w14:textId="77777777" w:rsidTr="009A27FC">
        <w:tc>
          <w:tcPr>
            <w:tcW w:w="9356" w:type="dxa"/>
            <w:gridSpan w:val="2"/>
            <w:shd w:val="clear" w:color="auto" w:fill="FDE9D9" w:themeFill="accent6" w:themeFillTint="33"/>
          </w:tcPr>
          <w:p w14:paraId="3F4C09BA" w14:textId="73CC9163" w:rsidR="000977EE" w:rsidRPr="00042C8B" w:rsidRDefault="000977EE" w:rsidP="009D1CD2">
            <w:pPr>
              <w:pStyle w:val="NormalWeb"/>
              <w:spacing w:before="0" w:beforeAutospacing="0" w:after="0" w:afterAutospacing="0"/>
              <w:textAlignment w:val="baseline"/>
              <w:rPr>
                <w:rFonts w:asciiTheme="majorHAnsi" w:hAnsiTheme="majorHAnsi" w:cs="Arial"/>
                <w:color w:val="000000"/>
                <w:sz w:val="22"/>
                <w:szCs w:val="22"/>
              </w:rPr>
            </w:pPr>
            <w:r w:rsidRPr="00042C8B">
              <w:rPr>
                <w:rFonts w:asciiTheme="majorHAnsi" w:hAnsiTheme="majorHAnsi"/>
                <w:b/>
                <w:bCs/>
                <w:sz w:val="22"/>
                <w:szCs w:val="22"/>
              </w:rPr>
              <w:t>1-2 years</w:t>
            </w:r>
          </w:p>
        </w:tc>
      </w:tr>
      <w:tr w:rsidR="009D1CD2" w:rsidRPr="00042C8B" w14:paraId="3C0F7ACC" w14:textId="77777777" w:rsidTr="009A27FC">
        <w:tc>
          <w:tcPr>
            <w:tcW w:w="4680" w:type="dxa"/>
          </w:tcPr>
          <w:p w14:paraId="636E7463" w14:textId="5DF588BE" w:rsidR="009D1CD2" w:rsidRPr="00042C8B" w:rsidRDefault="000F2A01" w:rsidP="000F2A01">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 xml:space="preserve">Develop and populate </w:t>
            </w:r>
            <w:r w:rsidR="009D1CD2" w:rsidRPr="00042C8B">
              <w:rPr>
                <w:rFonts w:asciiTheme="minorHAnsi" w:hAnsiTheme="minorHAnsi"/>
                <w:sz w:val="22"/>
                <w:szCs w:val="22"/>
              </w:rPr>
              <w:t>member profiles</w:t>
            </w:r>
          </w:p>
        </w:tc>
        <w:tc>
          <w:tcPr>
            <w:tcW w:w="4676" w:type="dxa"/>
          </w:tcPr>
          <w:p w14:paraId="1F73E471" w14:textId="48310B54" w:rsidR="009D1CD2" w:rsidRPr="00042C8B" w:rsidRDefault="009A27FC" w:rsidP="009A27FC">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Provide information on GHHIN members to facilitate partnership development</w:t>
            </w:r>
          </w:p>
        </w:tc>
      </w:tr>
      <w:tr w:rsidR="009D1CD2" w:rsidRPr="00042C8B" w14:paraId="483EB9A7" w14:textId="77777777" w:rsidTr="009A27FC">
        <w:tc>
          <w:tcPr>
            <w:tcW w:w="4680" w:type="dxa"/>
          </w:tcPr>
          <w:p w14:paraId="5856DFCB" w14:textId="49FD4499" w:rsidR="009D1CD2" w:rsidRPr="00042C8B" w:rsidRDefault="000F2A01" w:rsidP="009D1CD2">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Set up</w:t>
            </w:r>
            <w:r w:rsidR="009D1CD2" w:rsidRPr="00042C8B">
              <w:rPr>
                <w:rFonts w:asciiTheme="minorHAnsi" w:hAnsiTheme="minorHAnsi"/>
                <w:sz w:val="22"/>
                <w:szCs w:val="22"/>
              </w:rPr>
              <w:t xml:space="preserve"> individual and group security permissions</w:t>
            </w:r>
          </w:p>
        </w:tc>
        <w:tc>
          <w:tcPr>
            <w:tcW w:w="4676" w:type="dxa"/>
          </w:tcPr>
          <w:p w14:paraId="17D457F3" w14:textId="408AFB68" w:rsidR="009D1CD2" w:rsidRPr="00042C8B" w:rsidRDefault="009A27FC" w:rsidP="009D1CD2">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Provide tailored website access</w:t>
            </w:r>
          </w:p>
        </w:tc>
      </w:tr>
      <w:tr w:rsidR="009D1CD2" w:rsidRPr="00042C8B" w14:paraId="4813DE8F" w14:textId="77777777" w:rsidTr="009A27FC">
        <w:tc>
          <w:tcPr>
            <w:tcW w:w="4680" w:type="dxa"/>
          </w:tcPr>
          <w:p w14:paraId="3A6461CE" w14:textId="0279DD5D" w:rsidR="009D1CD2" w:rsidRPr="00042C8B" w:rsidRDefault="000F2A01" w:rsidP="000F2A01">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Establish capabilities to automatically populate c</w:t>
            </w:r>
            <w:r w:rsidR="009D1CD2" w:rsidRPr="00042C8B">
              <w:rPr>
                <w:rFonts w:asciiTheme="minorHAnsi" w:hAnsiTheme="minorHAnsi"/>
                <w:sz w:val="22"/>
                <w:szCs w:val="22"/>
              </w:rPr>
              <w:t xml:space="preserve">ountry profiles </w:t>
            </w:r>
            <w:r w:rsidRPr="00042C8B">
              <w:rPr>
                <w:rFonts w:asciiTheme="minorHAnsi" w:hAnsiTheme="minorHAnsi"/>
                <w:sz w:val="22"/>
                <w:szCs w:val="22"/>
              </w:rPr>
              <w:t>from multiple data streams.</w:t>
            </w:r>
          </w:p>
        </w:tc>
        <w:tc>
          <w:tcPr>
            <w:tcW w:w="4676" w:type="dxa"/>
          </w:tcPr>
          <w:p w14:paraId="3808E3B1" w14:textId="2EDB8BF7" w:rsidR="009D1CD2" w:rsidRPr="00042C8B" w:rsidRDefault="009A27FC" w:rsidP="009D1CD2">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Offer up-to-date information on countries</w:t>
            </w:r>
          </w:p>
        </w:tc>
      </w:tr>
      <w:tr w:rsidR="009D1CD2" w:rsidRPr="00042C8B" w14:paraId="07BF50F2" w14:textId="77777777" w:rsidTr="009A27FC">
        <w:tc>
          <w:tcPr>
            <w:tcW w:w="4680" w:type="dxa"/>
          </w:tcPr>
          <w:p w14:paraId="07D39362" w14:textId="655D0974" w:rsidR="009D1CD2" w:rsidRPr="00042C8B" w:rsidRDefault="000F2A01" w:rsidP="000F2A01">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Develop and populate sub-country</w:t>
            </w:r>
            <w:r w:rsidR="009D1CD2" w:rsidRPr="00042C8B">
              <w:rPr>
                <w:rFonts w:asciiTheme="minorHAnsi" w:hAnsiTheme="minorHAnsi"/>
                <w:sz w:val="22"/>
                <w:szCs w:val="22"/>
              </w:rPr>
              <w:t xml:space="preserve"> profiles</w:t>
            </w:r>
            <w:r w:rsidRPr="00042C8B">
              <w:rPr>
                <w:rFonts w:asciiTheme="minorHAnsi" w:hAnsiTheme="minorHAnsi"/>
                <w:sz w:val="22"/>
                <w:szCs w:val="22"/>
              </w:rPr>
              <w:t xml:space="preserve"> (cities, regions)</w:t>
            </w:r>
          </w:p>
        </w:tc>
        <w:tc>
          <w:tcPr>
            <w:tcW w:w="4676" w:type="dxa"/>
          </w:tcPr>
          <w:p w14:paraId="5AC9B8B1" w14:textId="37954BA3" w:rsidR="009D1CD2" w:rsidRPr="00042C8B" w:rsidRDefault="009A27FC" w:rsidP="009D1CD2">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Offer information on sub-country specific information.</w:t>
            </w:r>
          </w:p>
        </w:tc>
      </w:tr>
      <w:tr w:rsidR="009D1CD2" w:rsidRPr="00042C8B" w14:paraId="5F4DE05D" w14:textId="77777777" w:rsidTr="009A27FC">
        <w:tc>
          <w:tcPr>
            <w:tcW w:w="4680" w:type="dxa"/>
          </w:tcPr>
          <w:p w14:paraId="1A1D276C" w14:textId="4058F7D2" w:rsidR="009D1CD2" w:rsidRPr="00042C8B" w:rsidRDefault="000F2A01" w:rsidP="009D1CD2">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Develop a r</w:t>
            </w:r>
            <w:r w:rsidR="009D1CD2" w:rsidRPr="00042C8B">
              <w:rPr>
                <w:rFonts w:asciiTheme="minorHAnsi" w:hAnsiTheme="minorHAnsi"/>
                <w:sz w:val="22"/>
                <w:szCs w:val="22"/>
              </w:rPr>
              <w:t>anking by similarity</w:t>
            </w:r>
            <w:r w:rsidRPr="00042C8B">
              <w:rPr>
                <w:rFonts w:asciiTheme="minorHAnsi" w:hAnsiTheme="minorHAnsi"/>
                <w:sz w:val="22"/>
                <w:szCs w:val="22"/>
              </w:rPr>
              <w:t xml:space="preserve"> system to compare countries</w:t>
            </w:r>
          </w:p>
        </w:tc>
        <w:tc>
          <w:tcPr>
            <w:tcW w:w="4676" w:type="dxa"/>
          </w:tcPr>
          <w:p w14:paraId="6B7E1739" w14:textId="75837BF0" w:rsidR="009D1CD2" w:rsidRPr="00042C8B" w:rsidRDefault="009A27FC" w:rsidP="009D1CD2">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Provide the ability for countries and members to compare countries based on similarities.</w:t>
            </w:r>
          </w:p>
        </w:tc>
      </w:tr>
      <w:tr w:rsidR="009D1CD2" w:rsidRPr="00042C8B" w14:paraId="53C06A01" w14:textId="77777777" w:rsidTr="009A27FC">
        <w:tc>
          <w:tcPr>
            <w:tcW w:w="4680" w:type="dxa"/>
          </w:tcPr>
          <w:p w14:paraId="7392FC09" w14:textId="2FFCC9D0" w:rsidR="009D1CD2" w:rsidRPr="00042C8B" w:rsidRDefault="009D1CD2" w:rsidP="009D1CD2">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Create a centralized database of HH research that feeds from several sources.</w:t>
            </w:r>
          </w:p>
        </w:tc>
        <w:tc>
          <w:tcPr>
            <w:tcW w:w="4676" w:type="dxa"/>
          </w:tcPr>
          <w:p w14:paraId="68DBCFD1" w14:textId="50368A37" w:rsidR="009D1CD2" w:rsidRPr="00042C8B" w:rsidRDefault="009A27FC" w:rsidP="009D1CD2">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Centralize heat health information for easy access.</w:t>
            </w:r>
          </w:p>
        </w:tc>
      </w:tr>
      <w:tr w:rsidR="000F2A01" w:rsidRPr="00042C8B" w14:paraId="1D0C64BC" w14:textId="77777777" w:rsidTr="009A27FC">
        <w:tc>
          <w:tcPr>
            <w:tcW w:w="4680" w:type="dxa"/>
          </w:tcPr>
          <w:p w14:paraId="501FFAFF" w14:textId="0945DF5D" w:rsidR="000F2A01" w:rsidRPr="00042C8B" w:rsidRDefault="000F2A01" w:rsidP="009D1CD2">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Regional nodes (page and node directed requirements)</w:t>
            </w:r>
          </w:p>
        </w:tc>
        <w:tc>
          <w:tcPr>
            <w:tcW w:w="4676" w:type="dxa"/>
          </w:tcPr>
          <w:p w14:paraId="75ECEB50" w14:textId="57614CB3" w:rsidR="000F2A01" w:rsidRPr="00042C8B" w:rsidRDefault="009A27FC" w:rsidP="009D1CD2">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Create regional node pages for information sharing tailored to nodular needs.</w:t>
            </w:r>
          </w:p>
        </w:tc>
      </w:tr>
      <w:tr w:rsidR="000F2A01" w:rsidRPr="00042C8B" w14:paraId="44EAD863" w14:textId="77777777" w:rsidTr="009A27FC">
        <w:tc>
          <w:tcPr>
            <w:tcW w:w="4680" w:type="dxa"/>
          </w:tcPr>
          <w:p w14:paraId="403B8FD7" w14:textId="261C0E06" w:rsidR="000F2A01" w:rsidRPr="00042C8B" w:rsidRDefault="000F2A01" w:rsidP="009D1CD2">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Mentoring exchange program</w:t>
            </w:r>
          </w:p>
        </w:tc>
        <w:tc>
          <w:tcPr>
            <w:tcW w:w="4676" w:type="dxa"/>
          </w:tcPr>
          <w:p w14:paraId="480A0EE9" w14:textId="0C3A90D8" w:rsidR="000F2A01" w:rsidRPr="00042C8B" w:rsidRDefault="009A27FC" w:rsidP="009A27FC">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Offer opportunities for career development.</w:t>
            </w:r>
          </w:p>
        </w:tc>
      </w:tr>
      <w:tr w:rsidR="000F2A01" w:rsidRPr="00042C8B" w14:paraId="360D3492" w14:textId="77777777" w:rsidTr="009A27FC">
        <w:tc>
          <w:tcPr>
            <w:tcW w:w="4680" w:type="dxa"/>
          </w:tcPr>
          <w:p w14:paraId="314F9A59" w14:textId="09FE1CA0" w:rsidR="000F2A01" w:rsidRPr="00042C8B" w:rsidRDefault="000F2A01" w:rsidP="009D1CD2">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Profiles of opportunities from hosts</w:t>
            </w:r>
          </w:p>
        </w:tc>
        <w:tc>
          <w:tcPr>
            <w:tcW w:w="4676" w:type="dxa"/>
          </w:tcPr>
          <w:p w14:paraId="55E10F1A" w14:textId="22CD618F" w:rsidR="000F2A01" w:rsidRPr="00042C8B" w:rsidRDefault="009A27FC" w:rsidP="009D1CD2">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Offer a central location for internship opportunities</w:t>
            </w:r>
          </w:p>
        </w:tc>
      </w:tr>
      <w:tr w:rsidR="000F2A01" w:rsidRPr="00042C8B" w14:paraId="16AC36B5" w14:textId="77777777" w:rsidTr="009A27FC">
        <w:tc>
          <w:tcPr>
            <w:tcW w:w="4680" w:type="dxa"/>
          </w:tcPr>
          <w:p w14:paraId="2DBF33A2" w14:textId="2512B4B9" w:rsidR="000F2A01" w:rsidRPr="00042C8B" w:rsidRDefault="000F2A01" w:rsidP="000F2A01">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Database of GHHIN publications</w:t>
            </w:r>
          </w:p>
        </w:tc>
        <w:tc>
          <w:tcPr>
            <w:tcW w:w="4676" w:type="dxa"/>
          </w:tcPr>
          <w:p w14:paraId="1B2C89B9" w14:textId="3C24611F" w:rsidR="000F2A01" w:rsidRPr="00042C8B" w:rsidRDefault="009A27FC" w:rsidP="009D1CD2">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Central location for GHHIN reports</w:t>
            </w:r>
          </w:p>
        </w:tc>
      </w:tr>
      <w:tr w:rsidR="000F2A01" w:rsidRPr="00042C8B" w14:paraId="75F7FABF" w14:textId="77777777" w:rsidTr="009A27FC">
        <w:tc>
          <w:tcPr>
            <w:tcW w:w="4680" w:type="dxa"/>
          </w:tcPr>
          <w:p w14:paraId="5290E99A" w14:textId="5AAEC89D" w:rsidR="000F2A01" w:rsidRPr="00042C8B" w:rsidRDefault="000F2A01" w:rsidP="009A27FC">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 xml:space="preserve">Support desk </w:t>
            </w:r>
          </w:p>
        </w:tc>
        <w:tc>
          <w:tcPr>
            <w:tcW w:w="4676" w:type="dxa"/>
          </w:tcPr>
          <w:p w14:paraId="1C5EA54B" w14:textId="7E530D84" w:rsidR="000F2A01" w:rsidRPr="00042C8B" w:rsidRDefault="009A27FC" w:rsidP="009D1CD2">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Provide live support for members</w:t>
            </w:r>
          </w:p>
        </w:tc>
      </w:tr>
      <w:tr w:rsidR="000F2A01" w:rsidRPr="00042C8B" w14:paraId="77B3EB0B" w14:textId="77777777" w:rsidTr="009A27FC">
        <w:tc>
          <w:tcPr>
            <w:tcW w:w="4680" w:type="dxa"/>
          </w:tcPr>
          <w:p w14:paraId="6EEB821D" w14:textId="33706245" w:rsidR="000F2A01" w:rsidRPr="00042C8B" w:rsidRDefault="000F2A01" w:rsidP="009D1CD2">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lastRenderedPageBreak/>
              <w:t>Indicators dashboard</w:t>
            </w:r>
          </w:p>
        </w:tc>
        <w:tc>
          <w:tcPr>
            <w:tcW w:w="4676" w:type="dxa"/>
          </w:tcPr>
          <w:p w14:paraId="5BEB94AF" w14:textId="533A8307" w:rsidR="000F2A01" w:rsidRPr="00042C8B" w:rsidRDefault="009A27FC" w:rsidP="009D1CD2">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Offer heat health related indicators</w:t>
            </w:r>
          </w:p>
        </w:tc>
      </w:tr>
      <w:tr w:rsidR="000F2A01" w:rsidRPr="00042C8B" w14:paraId="2DC0B3A0" w14:textId="77777777" w:rsidTr="009A27FC">
        <w:tc>
          <w:tcPr>
            <w:tcW w:w="4680" w:type="dxa"/>
          </w:tcPr>
          <w:p w14:paraId="117355CC" w14:textId="5DAEF3D0" w:rsidR="000F2A01" w:rsidRPr="00042C8B" w:rsidRDefault="000F2A01" w:rsidP="009D1CD2">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Multiple Language Support</w:t>
            </w:r>
          </w:p>
        </w:tc>
        <w:tc>
          <w:tcPr>
            <w:tcW w:w="4676" w:type="dxa"/>
          </w:tcPr>
          <w:p w14:paraId="10AF3CEB" w14:textId="06C189F9" w:rsidR="000F2A01" w:rsidRPr="00042C8B" w:rsidRDefault="009A27FC" w:rsidP="009D1CD2">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Support diverse participation</w:t>
            </w:r>
          </w:p>
        </w:tc>
      </w:tr>
      <w:tr w:rsidR="000977EE" w:rsidRPr="00042C8B" w14:paraId="765D5AEB" w14:textId="77777777" w:rsidTr="009A27FC">
        <w:tc>
          <w:tcPr>
            <w:tcW w:w="9356" w:type="dxa"/>
            <w:gridSpan w:val="2"/>
            <w:shd w:val="clear" w:color="auto" w:fill="FDE9D9" w:themeFill="accent6" w:themeFillTint="33"/>
          </w:tcPr>
          <w:p w14:paraId="06D6B7FF" w14:textId="326B04C3" w:rsidR="000977EE" w:rsidRPr="00042C8B" w:rsidRDefault="000977EE" w:rsidP="009D1CD2">
            <w:pPr>
              <w:pStyle w:val="NormalWeb"/>
              <w:spacing w:before="0" w:beforeAutospacing="0" w:after="0" w:afterAutospacing="0"/>
              <w:textAlignment w:val="baseline"/>
              <w:rPr>
                <w:rFonts w:asciiTheme="majorHAnsi" w:hAnsiTheme="majorHAnsi" w:cs="Arial"/>
                <w:color w:val="000000"/>
                <w:sz w:val="22"/>
                <w:szCs w:val="22"/>
              </w:rPr>
            </w:pPr>
            <w:r w:rsidRPr="00042C8B">
              <w:rPr>
                <w:rFonts w:asciiTheme="majorHAnsi" w:hAnsiTheme="majorHAnsi" w:cs="Arial"/>
                <w:b/>
                <w:bCs/>
                <w:color w:val="000000"/>
                <w:sz w:val="22"/>
                <w:szCs w:val="22"/>
              </w:rPr>
              <w:t>2-4 years</w:t>
            </w:r>
          </w:p>
        </w:tc>
      </w:tr>
      <w:tr w:rsidR="000F2A01" w:rsidRPr="00042C8B" w14:paraId="16BCBB78" w14:textId="77777777" w:rsidTr="009A27FC">
        <w:tc>
          <w:tcPr>
            <w:tcW w:w="4680" w:type="dxa"/>
          </w:tcPr>
          <w:p w14:paraId="0F5B41AB" w14:textId="576AF5CA" w:rsidR="000F2A01" w:rsidRPr="00042C8B" w:rsidRDefault="000F2A01" w:rsidP="009D1CD2">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 xml:space="preserve">Heat-health research </w:t>
            </w:r>
            <w:r w:rsidR="005C4E58" w:rsidRPr="00042C8B">
              <w:rPr>
                <w:rFonts w:asciiTheme="minorHAnsi" w:hAnsiTheme="minorHAnsi"/>
                <w:sz w:val="22"/>
                <w:szCs w:val="22"/>
              </w:rPr>
              <w:t>bibliometric</w:t>
            </w:r>
          </w:p>
        </w:tc>
        <w:tc>
          <w:tcPr>
            <w:tcW w:w="4676" w:type="dxa"/>
          </w:tcPr>
          <w:p w14:paraId="3AF2FC10" w14:textId="46ECC898" w:rsidR="000F2A01" w:rsidRPr="00042C8B" w:rsidRDefault="005C4E58" w:rsidP="009D1CD2">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Provide statistical information on HH research</w:t>
            </w:r>
          </w:p>
        </w:tc>
      </w:tr>
      <w:tr w:rsidR="000F2A01" w:rsidRPr="00042C8B" w14:paraId="4BECAED2" w14:textId="77777777" w:rsidTr="009A27FC">
        <w:tc>
          <w:tcPr>
            <w:tcW w:w="4680" w:type="dxa"/>
          </w:tcPr>
          <w:p w14:paraId="2D390211" w14:textId="04D837E7" w:rsidR="000F2A01" w:rsidRPr="00042C8B" w:rsidRDefault="000F2A01" w:rsidP="005C4E58">
            <w:pPr>
              <w:pStyle w:val="NormalWeb"/>
              <w:spacing w:before="0" w:beforeAutospacing="0" w:after="0" w:afterAutospacing="0"/>
              <w:textAlignment w:val="baseline"/>
              <w:rPr>
                <w:rFonts w:asciiTheme="minorHAnsi" w:hAnsiTheme="minorHAnsi" w:cs="Arial"/>
                <w:b/>
                <w:bCs/>
                <w:color w:val="000000"/>
                <w:sz w:val="22"/>
                <w:szCs w:val="22"/>
              </w:rPr>
            </w:pPr>
            <w:r w:rsidRPr="00042C8B">
              <w:rPr>
                <w:rFonts w:asciiTheme="minorHAnsi" w:hAnsiTheme="minorHAnsi"/>
                <w:sz w:val="22"/>
                <w:szCs w:val="22"/>
              </w:rPr>
              <w:t>Toolkit</w:t>
            </w:r>
          </w:p>
        </w:tc>
        <w:tc>
          <w:tcPr>
            <w:tcW w:w="4676" w:type="dxa"/>
            <w:shd w:val="clear" w:color="auto" w:fill="auto"/>
          </w:tcPr>
          <w:p w14:paraId="7F110B55" w14:textId="75E553BC" w:rsidR="000F2A01" w:rsidRPr="00042C8B" w:rsidRDefault="005C4E58" w:rsidP="009D1CD2">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Central location for heat health related tools</w:t>
            </w:r>
          </w:p>
        </w:tc>
      </w:tr>
      <w:tr w:rsidR="000F2A01" w:rsidRPr="00042C8B" w14:paraId="1E373E02" w14:textId="77777777" w:rsidTr="009A27FC">
        <w:tc>
          <w:tcPr>
            <w:tcW w:w="4680" w:type="dxa"/>
          </w:tcPr>
          <w:p w14:paraId="7E48DC1E" w14:textId="7D51210F" w:rsidR="000F2A01" w:rsidRPr="00042C8B" w:rsidRDefault="000F2A01" w:rsidP="009D1CD2">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Interactive GIS maps with real-time and historical information</w:t>
            </w:r>
          </w:p>
        </w:tc>
        <w:tc>
          <w:tcPr>
            <w:tcW w:w="4676" w:type="dxa"/>
          </w:tcPr>
          <w:p w14:paraId="4C316688" w14:textId="543838C6" w:rsidR="000F2A01" w:rsidRPr="00042C8B" w:rsidRDefault="005C4E58" w:rsidP="009D1CD2">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Create a map that allows users to understand historical, real-time, and heat projections.</w:t>
            </w:r>
          </w:p>
        </w:tc>
      </w:tr>
    </w:tbl>
    <w:p w14:paraId="3A5EF9AA" w14:textId="5740D7EB" w:rsidR="000F369F" w:rsidRPr="00042C8B" w:rsidRDefault="000F369F" w:rsidP="009D1CD2">
      <w:pPr>
        <w:pStyle w:val="NormalWeb"/>
        <w:spacing w:before="0" w:beforeAutospacing="0" w:after="0" w:afterAutospacing="0"/>
        <w:textAlignment w:val="baseline"/>
        <w:rPr>
          <w:rFonts w:ascii="Arial" w:hAnsi="Arial" w:cs="Arial"/>
          <w:color w:val="000000"/>
          <w:sz w:val="22"/>
          <w:szCs w:val="22"/>
        </w:rPr>
      </w:pPr>
    </w:p>
    <w:p w14:paraId="0ABED29F" w14:textId="56C6D6B1" w:rsidR="009D1CD2" w:rsidRPr="00042C8B" w:rsidRDefault="00862DD4" w:rsidP="00862DD4">
      <w:pPr>
        <w:rPr>
          <w:b/>
          <w:color w:val="9A542E" w:themeColor="accent1" w:themeShade="BF"/>
          <w:shd w:val="clear" w:color="auto" w:fill="FFFFFF"/>
        </w:rPr>
      </w:pPr>
      <w:r w:rsidRPr="00042C8B">
        <w:rPr>
          <w:b/>
          <w:color w:val="9A542E" w:themeColor="accent1" w:themeShade="BF"/>
          <w:shd w:val="clear" w:color="auto" w:fill="FFFFFF"/>
        </w:rPr>
        <w:t>Appendix 2</w:t>
      </w:r>
    </w:p>
    <w:tbl>
      <w:tblPr>
        <w:tblStyle w:val="TableGrid"/>
        <w:tblW w:w="0" w:type="auto"/>
        <w:tblInd w:w="108" w:type="dxa"/>
        <w:tblLayout w:type="fixed"/>
        <w:tblLook w:val="04A0" w:firstRow="1" w:lastRow="0" w:firstColumn="1" w:lastColumn="0" w:noHBand="0" w:noVBand="1"/>
      </w:tblPr>
      <w:tblGrid>
        <w:gridCol w:w="7371"/>
        <w:gridCol w:w="709"/>
        <w:gridCol w:w="709"/>
      </w:tblGrid>
      <w:tr w:rsidR="009D1CD2" w:rsidRPr="00042C8B" w14:paraId="5B80CE34" w14:textId="77777777" w:rsidTr="006A0855">
        <w:trPr>
          <w:cantSplit/>
          <w:trHeight w:val="1243"/>
        </w:trPr>
        <w:tc>
          <w:tcPr>
            <w:tcW w:w="7371" w:type="dxa"/>
            <w:vAlign w:val="center"/>
          </w:tcPr>
          <w:p w14:paraId="3367A64D" w14:textId="3B069412" w:rsidR="00547CD4" w:rsidRPr="00042C8B" w:rsidRDefault="009D1CD2" w:rsidP="00547CD4">
            <w:pPr>
              <w:jc w:val="center"/>
              <w:rPr>
                <w:b/>
                <w:bCs/>
              </w:rPr>
            </w:pPr>
            <w:r w:rsidRPr="00042C8B">
              <w:rPr>
                <w:b/>
                <w:bCs/>
              </w:rPr>
              <w:t xml:space="preserve">GHHIN </w:t>
            </w:r>
            <w:r w:rsidR="00547CD4" w:rsidRPr="00042C8B">
              <w:rPr>
                <w:b/>
                <w:bCs/>
              </w:rPr>
              <w:t xml:space="preserve">Management </w:t>
            </w:r>
            <w:del w:id="28" w:author="Parks, Robbie M" w:date="2017-08-01T13:40:00Z">
              <w:r w:rsidR="00547CD4" w:rsidRPr="00042C8B" w:rsidDel="00503C33">
                <w:rPr>
                  <w:b/>
                  <w:bCs/>
                </w:rPr>
                <w:delText xml:space="preserve"> </w:delText>
              </w:r>
            </w:del>
            <w:r w:rsidR="00547CD4" w:rsidRPr="00042C8B">
              <w:rPr>
                <w:b/>
                <w:bCs/>
              </w:rPr>
              <w:t>Timeline</w:t>
            </w:r>
          </w:p>
        </w:tc>
        <w:tc>
          <w:tcPr>
            <w:tcW w:w="709" w:type="dxa"/>
            <w:textDirection w:val="tbRl"/>
          </w:tcPr>
          <w:p w14:paraId="2A639B2F" w14:textId="45FB26F5" w:rsidR="00547CD4" w:rsidRPr="00042C8B" w:rsidRDefault="00547CD4" w:rsidP="00547CD4">
            <w:pPr>
              <w:ind w:left="113" w:right="113"/>
              <w:rPr>
                <w:b/>
                <w:bCs/>
              </w:rPr>
            </w:pPr>
            <w:r w:rsidRPr="00042C8B">
              <w:rPr>
                <w:b/>
                <w:bCs/>
              </w:rPr>
              <w:t>WMO-WHO</w:t>
            </w:r>
          </w:p>
        </w:tc>
        <w:tc>
          <w:tcPr>
            <w:tcW w:w="709" w:type="dxa"/>
            <w:textDirection w:val="tbRl"/>
          </w:tcPr>
          <w:p w14:paraId="26FCA902" w14:textId="77777777" w:rsidR="00547CD4" w:rsidRPr="00042C8B" w:rsidRDefault="00547CD4" w:rsidP="00547CD4">
            <w:pPr>
              <w:ind w:left="113" w:right="113"/>
              <w:rPr>
                <w:b/>
                <w:bCs/>
              </w:rPr>
            </w:pPr>
            <w:r w:rsidRPr="00042C8B">
              <w:rPr>
                <w:b/>
                <w:bCs/>
              </w:rPr>
              <w:t>REGIONAL</w:t>
            </w:r>
          </w:p>
          <w:p w14:paraId="4A45314A" w14:textId="6C093B99" w:rsidR="00547CD4" w:rsidRPr="00042C8B" w:rsidRDefault="00547CD4" w:rsidP="00547CD4">
            <w:pPr>
              <w:ind w:left="113" w:right="113"/>
              <w:rPr>
                <w:b/>
                <w:bCs/>
              </w:rPr>
            </w:pPr>
            <w:r w:rsidRPr="00042C8B">
              <w:rPr>
                <w:b/>
                <w:bCs/>
              </w:rPr>
              <w:t>NODE</w:t>
            </w:r>
          </w:p>
        </w:tc>
      </w:tr>
      <w:tr w:rsidR="009D1CD2" w:rsidRPr="00042C8B" w14:paraId="3EA096C8" w14:textId="77777777" w:rsidTr="006A0855">
        <w:tc>
          <w:tcPr>
            <w:tcW w:w="7371" w:type="dxa"/>
            <w:shd w:val="clear" w:color="auto" w:fill="FDE9D9" w:themeFill="accent6" w:themeFillTint="33"/>
          </w:tcPr>
          <w:p w14:paraId="7773976D" w14:textId="07619EB4" w:rsidR="00547CD4" w:rsidRPr="00042C8B" w:rsidRDefault="009A01AD" w:rsidP="00D50541">
            <w:pPr>
              <w:rPr>
                <w:b/>
                <w:bCs/>
              </w:rPr>
            </w:pPr>
            <w:r w:rsidRPr="00042C8B">
              <w:rPr>
                <w:b/>
                <w:bCs/>
              </w:rPr>
              <w:t xml:space="preserve">PHASE I: </w:t>
            </w:r>
            <w:r w:rsidR="00547CD4" w:rsidRPr="00042C8B">
              <w:rPr>
                <w:b/>
                <w:bCs/>
              </w:rPr>
              <w:t>0-1 years</w:t>
            </w:r>
            <w:r w:rsidRPr="00042C8B">
              <w:rPr>
                <w:b/>
                <w:bCs/>
              </w:rPr>
              <w:t xml:space="preserve"> </w:t>
            </w:r>
          </w:p>
        </w:tc>
        <w:tc>
          <w:tcPr>
            <w:tcW w:w="709" w:type="dxa"/>
            <w:shd w:val="clear" w:color="auto" w:fill="FDE9D9" w:themeFill="accent6" w:themeFillTint="33"/>
          </w:tcPr>
          <w:p w14:paraId="28851813" w14:textId="77777777" w:rsidR="00547CD4" w:rsidRPr="00042C8B" w:rsidRDefault="00547CD4" w:rsidP="00D50541">
            <w:pPr>
              <w:rPr>
                <w:b/>
                <w:bCs/>
              </w:rPr>
            </w:pPr>
          </w:p>
        </w:tc>
        <w:tc>
          <w:tcPr>
            <w:tcW w:w="709" w:type="dxa"/>
            <w:shd w:val="clear" w:color="auto" w:fill="FDE9D9" w:themeFill="accent6" w:themeFillTint="33"/>
          </w:tcPr>
          <w:p w14:paraId="14F964E6" w14:textId="77777777" w:rsidR="00547CD4" w:rsidRPr="00042C8B" w:rsidRDefault="00547CD4" w:rsidP="00D50541">
            <w:pPr>
              <w:rPr>
                <w:b/>
                <w:bCs/>
              </w:rPr>
            </w:pPr>
          </w:p>
        </w:tc>
      </w:tr>
      <w:tr w:rsidR="009D1CD2" w:rsidRPr="00042C8B" w14:paraId="2EA2EC47" w14:textId="77777777" w:rsidTr="006A0855">
        <w:tc>
          <w:tcPr>
            <w:tcW w:w="7371" w:type="dxa"/>
            <w:shd w:val="clear" w:color="auto" w:fill="auto"/>
          </w:tcPr>
          <w:p w14:paraId="31C55E95" w14:textId="41F31E7C" w:rsidR="00547CD4" w:rsidRPr="00042C8B" w:rsidRDefault="00547CD4" w:rsidP="00B36526">
            <w:pPr>
              <w:pStyle w:val="ListParagraph"/>
              <w:numPr>
                <w:ilvl w:val="0"/>
                <w:numId w:val="12"/>
              </w:numPr>
              <w:ind w:left="459"/>
            </w:pPr>
            <w:r w:rsidRPr="00042C8B">
              <w:t xml:space="preserve">Develop and </w:t>
            </w:r>
            <w:r w:rsidR="00061D96" w:rsidRPr="00042C8B">
              <w:t>manage the</w:t>
            </w:r>
            <w:r w:rsidRPr="00042C8B">
              <w:t xml:space="preserve"> GHHIN online website,</w:t>
            </w:r>
            <w:del w:id="29" w:author="Parks, Robbie M" w:date="2017-08-01T13:40:00Z">
              <w:r w:rsidRPr="00042C8B" w:rsidDel="00503C33">
                <w:delText xml:space="preserve"> </w:delText>
              </w:r>
            </w:del>
            <w:r w:rsidRPr="00042C8B">
              <w:t xml:space="preserve"> portal, social media presence, and GHHIN listserv</w:t>
            </w:r>
          </w:p>
        </w:tc>
        <w:tc>
          <w:tcPr>
            <w:tcW w:w="709" w:type="dxa"/>
            <w:vAlign w:val="center"/>
          </w:tcPr>
          <w:p w14:paraId="7BCA517E" w14:textId="0AF4AE26" w:rsidR="00547CD4" w:rsidRPr="00042C8B" w:rsidRDefault="00547CD4" w:rsidP="009D1CD2">
            <w:pPr>
              <w:jc w:val="center"/>
              <w:rPr>
                <w:b/>
                <w:bCs/>
              </w:rPr>
            </w:pPr>
            <w:r w:rsidRPr="00042C8B">
              <w:rPr>
                <w:b/>
                <w:bCs/>
              </w:rPr>
              <w:t>X</w:t>
            </w:r>
          </w:p>
        </w:tc>
        <w:tc>
          <w:tcPr>
            <w:tcW w:w="709" w:type="dxa"/>
            <w:vAlign w:val="center"/>
          </w:tcPr>
          <w:p w14:paraId="1BA54709" w14:textId="77777777" w:rsidR="00547CD4" w:rsidRPr="00042C8B" w:rsidRDefault="00547CD4" w:rsidP="009D1CD2">
            <w:pPr>
              <w:jc w:val="center"/>
              <w:rPr>
                <w:b/>
                <w:bCs/>
              </w:rPr>
            </w:pPr>
          </w:p>
        </w:tc>
      </w:tr>
      <w:tr w:rsidR="009D1CD2" w:rsidRPr="00042C8B" w14:paraId="0F9ACDBD" w14:textId="77777777" w:rsidTr="006A0855">
        <w:tc>
          <w:tcPr>
            <w:tcW w:w="7371" w:type="dxa"/>
            <w:shd w:val="clear" w:color="auto" w:fill="FFFFFF" w:themeFill="background1"/>
          </w:tcPr>
          <w:p w14:paraId="3B4F28A0" w14:textId="16609785" w:rsidR="00547CD4" w:rsidRPr="00042C8B" w:rsidRDefault="00547CD4" w:rsidP="00B36526">
            <w:pPr>
              <w:pStyle w:val="ListParagraph"/>
              <w:numPr>
                <w:ilvl w:val="0"/>
                <w:numId w:val="12"/>
              </w:numPr>
              <w:ind w:left="459"/>
              <w:rPr>
                <w:highlight w:val="lightGray"/>
              </w:rPr>
            </w:pPr>
            <w:r w:rsidRPr="00042C8B">
              <w:t>Actively recruit GHHIN members</w:t>
            </w:r>
          </w:p>
        </w:tc>
        <w:tc>
          <w:tcPr>
            <w:tcW w:w="709" w:type="dxa"/>
            <w:vAlign w:val="center"/>
          </w:tcPr>
          <w:p w14:paraId="66D64AE1" w14:textId="523C65B5" w:rsidR="00547CD4" w:rsidRPr="00042C8B" w:rsidRDefault="00061D96" w:rsidP="009D1CD2">
            <w:pPr>
              <w:jc w:val="center"/>
              <w:rPr>
                <w:b/>
                <w:bCs/>
              </w:rPr>
            </w:pPr>
            <w:r w:rsidRPr="00042C8B">
              <w:rPr>
                <w:b/>
                <w:bCs/>
              </w:rPr>
              <w:t>X</w:t>
            </w:r>
          </w:p>
        </w:tc>
        <w:tc>
          <w:tcPr>
            <w:tcW w:w="709" w:type="dxa"/>
            <w:vAlign w:val="center"/>
          </w:tcPr>
          <w:p w14:paraId="460381E3" w14:textId="75F64598" w:rsidR="00547CD4" w:rsidRPr="00042C8B" w:rsidRDefault="00061D96" w:rsidP="009D1CD2">
            <w:pPr>
              <w:jc w:val="center"/>
              <w:rPr>
                <w:b/>
                <w:bCs/>
              </w:rPr>
            </w:pPr>
            <w:r w:rsidRPr="00042C8B">
              <w:rPr>
                <w:b/>
                <w:bCs/>
              </w:rPr>
              <w:t>X</w:t>
            </w:r>
          </w:p>
        </w:tc>
      </w:tr>
      <w:tr w:rsidR="00547CD4" w:rsidRPr="00042C8B" w14:paraId="74E53A49" w14:textId="77777777" w:rsidTr="006A0855">
        <w:tc>
          <w:tcPr>
            <w:tcW w:w="7371" w:type="dxa"/>
            <w:shd w:val="clear" w:color="auto" w:fill="FFFFFF" w:themeFill="background1"/>
          </w:tcPr>
          <w:p w14:paraId="1E63E6F4" w14:textId="4617ABBC" w:rsidR="00547CD4" w:rsidRPr="00042C8B" w:rsidRDefault="00547CD4" w:rsidP="00B36526">
            <w:pPr>
              <w:pStyle w:val="ListParagraph"/>
              <w:numPr>
                <w:ilvl w:val="0"/>
                <w:numId w:val="12"/>
              </w:numPr>
              <w:ind w:left="459"/>
              <w:rPr>
                <w:highlight w:val="lightGray"/>
              </w:rPr>
            </w:pPr>
            <w:r w:rsidRPr="00042C8B">
              <w:t>Staff the GHHIN support desk</w:t>
            </w:r>
          </w:p>
        </w:tc>
        <w:tc>
          <w:tcPr>
            <w:tcW w:w="709" w:type="dxa"/>
            <w:vAlign w:val="center"/>
          </w:tcPr>
          <w:p w14:paraId="799FF1BC" w14:textId="7216BA53" w:rsidR="00547CD4" w:rsidRPr="00042C8B" w:rsidRDefault="00061D96" w:rsidP="009D1CD2">
            <w:pPr>
              <w:jc w:val="center"/>
              <w:rPr>
                <w:b/>
                <w:bCs/>
              </w:rPr>
            </w:pPr>
            <w:r w:rsidRPr="00042C8B">
              <w:rPr>
                <w:b/>
                <w:bCs/>
              </w:rPr>
              <w:t>X</w:t>
            </w:r>
          </w:p>
        </w:tc>
        <w:tc>
          <w:tcPr>
            <w:tcW w:w="709" w:type="dxa"/>
            <w:vAlign w:val="center"/>
          </w:tcPr>
          <w:p w14:paraId="0809A400" w14:textId="77777777" w:rsidR="00547CD4" w:rsidRPr="00042C8B" w:rsidRDefault="00547CD4" w:rsidP="009D1CD2">
            <w:pPr>
              <w:jc w:val="center"/>
              <w:rPr>
                <w:b/>
                <w:bCs/>
              </w:rPr>
            </w:pPr>
          </w:p>
        </w:tc>
      </w:tr>
      <w:tr w:rsidR="009D1CD2" w:rsidRPr="00042C8B" w14:paraId="5E529026" w14:textId="77777777" w:rsidTr="006A0855">
        <w:tc>
          <w:tcPr>
            <w:tcW w:w="7371" w:type="dxa"/>
            <w:shd w:val="clear" w:color="auto" w:fill="FFFFFF" w:themeFill="background1"/>
          </w:tcPr>
          <w:p w14:paraId="40D39132" w14:textId="5B94ECC1" w:rsidR="00547CD4" w:rsidRPr="00042C8B" w:rsidRDefault="00547CD4" w:rsidP="00B36526">
            <w:pPr>
              <w:pStyle w:val="ListParagraph"/>
              <w:numPr>
                <w:ilvl w:val="0"/>
                <w:numId w:val="12"/>
              </w:numPr>
              <w:ind w:left="459"/>
              <w:rPr>
                <w:highlight w:val="lightGray"/>
              </w:rPr>
            </w:pPr>
            <w:r w:rsidRPr="00042C8B">
              <w:t>Organize the GHHIN webinars and bi-annual conference</w:t>
            </w:r>
          </w:p>
        </w:tc>
        <w:tc>
          <w:tcPr>
            <w:tcW w:w="709" w:type="dxa"/>
            <w:vAlign w:val="center"/>
          </w:tcPr>
          <w:p w14:paraId="0F75F439" w14:textId="6CF6FFBB" w:rsidR="00547CD4" w:rsidRPr="00042C8B" w:rsidRDefault="00061D96" w:rsidP="009D1CD2">
            <w:pPr>
              <w:jc w:val="center"/>
              <w:rPr>
                <w:b/>
                <w:bCs/>
              </w:rPr>
            </w:pPr>
            <w:r w:rsidRPr="00042C8B">
              <w:rPr>
                <w:b/>
                <w:bCs/>
              </w:rPr>
              <w:t>X</w:t>
            </w:r>
          </w:p>
        </w:tc>
        <w:tc>
          <w:tcPr>
            <w:tcW w:w="709" w:type="dxa"/>
            <w:vAlign w:val="center"/>
          </w:tcPr>
          <w:p w14:paraId="3B26E601" w14:textId="77777777" w:rsidR="00547CD4" w:rsidRPr="00042C8B" w:rsidRDefault="00547CD4" w:rsidP="009D1CD2">
            <w:pPr>
              <w:jc w:val="center"/>
              <w:rPr>
                <w:b/>
                <w:bCs/>
              </w:rPr>
            </w:pPr>
          </w:p>
        </w:tc>
      </w:tr>
      <w:tr w:rsidR="00547CD4" w:rsidRPr="00042C8B" w14:paraId="5F59A975" w14:textId="77777777" w:rsidTr="006A0855">
        <w:tc>
          <w:tcPr>
            <w:tcW w:w="7371" w:type="dxa"/>
            <w:shd w:val="clear" w:color="auto" w:fill="FFFFFF" w:themeFill="background1"/>
          </w:tcPr>
          <w:p w14:paraId="0F36DD5F" w14:textId="0AA36521" w:rsidR="00547CD4" w:rsidRPr="00042C8B" w:rsidRDefault="00547CD4" w:rsidP="00B36526">
            <w:pPr>
              <w:pStyle w:val="ListParagraph"/>
              <w:numPr>
                <w:ilvl w:val="0"/>
                <w:numId w:val="12"/>
              </w:numPr>
              <w:ind w:left="459"/>
              <w:rPr>
                <w:highlight w:val="lightGray"/>
              </w:rPr>
            </w:pPr>
            <w:r w:rsidRPr="00042C8B">
              <w:t>Write and disseminate the first global synthesis report</w:t>
            </w:r>
          </w:p>
        </w:tc>
        <w:tc>
          <w:tcPr>
            <w:tcW w:w="709" w:type="dxa"/>
            <w:vAlign w:val="center"/>
          </w:tcPr>
          <w:p w14:paraId="46D73B16" w14:textId="5ABD9341" w:rsidR="00547CD4" w:rsidRPr="00042C8B" w:rsidRDefault="00061D96" w:rsidP="009D1CD2">
            <w:pPr>
              <w:jc w:val="center"/>
              <w:rPr>
                <w:b/>
                <w:bCs/>
              </w:rPr>
            </w:pPr>
            <w:r w:rsidRPr="00042C8B">
              <w:rPr>
                <w:b/>
                <w:bCs/>
              </w:rPr>
              <w:t>X</w:t>
            </w:r>
          </w:p>
        </w:tc>
        <w:tc>
          <w:tcPr>
            <w:tcW w:w="709" w:type="dxa"/>
            <w:vAlign w:val="center"/>
          </w:tcPr>
          <w:p w14:paraId="4A028FF6" w14:textId="77777777" w:rsidR="00547CD4" w:rsidRPr="00042C8B" w:rsidRDefault="00547CD4" w:rsidP="009D1CD2">
            <w:pPr>
              <w:jc w:val="center"/>
              <w:rPr>
                <w:b/>
                <w:bCs/>
              </w:rPr>
            </w:pPr>
          </w:p>
        </w:tc>
      </w:tr>
      <w:tr w:rsidR="00547CD4" w:rsidRPr="00042C8B" w14:paraId="00B4BD87" w14:textId="77777777" w:rsidTr="006A0855">
        <w:tc>
          <w:tcPr>
            <w:tcW w:w="7371" w:type="dxa"/>
            <w:shd w:val="clear" w:color="auto" w:fill="FFFFFF" w:themeFill="background1"/>
          </w:tcPr>
          <w:p w14:paraId="22DB2D48" w14:textId="1498B001" w:rsidR="00547CD4" w:rsidRPr="00042C8B" w:rsidRDefault="00547CD4" w:rsidP="00B36526">
            <w:pPr>
              <w:pStyle w:val="ListParagraph"/>
              <w:numPr>
                <w:ilvl w:val="0"/>
                <w:numId w:val="12"/>
              </w:numPr>
              <w:ind w:left="459"/>
              <w:rPr>
                <w:highlight w:val="lightGray"/>
              </w:rPr>
            </w:pPr>
            <w:r w:rsidRPr="00042C8B">
              <w:t>Identify regional node host organization</w:t>
            </w:r>
          </w:p>
        </w:tc>
        <w:tc>
          <w:tcPr>
            <w:tcW w:w="709" w:type="dxa"/>
            <w:vAlign w:val="center"/>
          </w:tcPr>
          <w:p w14:paraId="4D64D702" w14:textId="35C71B3A" w:rsidR="00547CD4" w:rsidRPr="00042C8B" w:rsidRDefault="00061D96" w:rsidP="009D1CD2">
            <w:pPr>
              <w:jc w:val="center"/>
              <w:rPr>
                <w:b/>
                <w:bCs/>
              </w:rPr>
            </w:pPr>
            <w:r w:rsidRPr="00042C8B">
              <w:rPr>
                <w:b/>
                <w:bCs/>
              </w:rPr>
              <w:t>X</w:t>
            </w:r>
          </w:p>
        </w:tc>
        <w:tc>
          <w:tcPr>
            <w:tcW w:w="709" w:type="dxa"/>
            <w:vAlign w:val="center"/>
          </w:tcPr>
          <w:p w14:paraId="309935E1" w14:textId="77777777" w:rsidR="00547CD4" w:rsidRPr="00042C8B" w:rsidRDefault="00547CD4" w:rsidP="009D1CD2">
            <w:pPr>
              <w:jc w:val="center"/>
              <w:rPr>
                <w:b/>
                <w:bCs/>
              </w:rPr>
            </w:pPr>
          </w:p>
        </w:tc>
      </w:tr>
      <w:tr w:rsidR="009D1CD2" w:rsidRPr="00042C8B" w14:paraId="26C46241" w14:textId="77777777" w:rsidTr="006A0855">
        <w:tc>
          <w:tcPr>
            <w:tcW w:w="7371" w:type="dxa"/>
            <w:shd w:val="clear" w:color="auto" w:fill="FFFFFF" w:themeFill="background1"/>
          </w:tcPr>
          <w:p w14:paraId="26D60E37" w14:textId="17077E06" w:rsidR="009D1CD2" w:rsidRPr="00042C8B" w:rsidRDefault="009D1CD2" w:rsidP="00B36526">
            <w:pPr>
              <w:pStyle w:val="ListParagraph"/>
              <w:numPr>
                <w:ilvl w:val="0"/>
                <w:numId w:val="12"/>
              </w:numPr>
              <w:ind w:left="459"/>
            </w:pPr>
            <w:r w:rsidRPr="00042C8B">
              <w:t>GHHIN development budget</w:t>
            </w:r>
          </w:p>
        </w:tc>
        <w:tc>
          <w:tcPr>
            <w:tcW w:w="709" w:type="dxa"/>
            <w:vAlign w:val="center"/>
          </w:tcPr>
          <w:p w14:paraId="7CEC21D4" w14:textId="046A4F96" w:rsidR="009D1CD2" w:rsidRPr="00042C8B" w:rsidRDefault="009D1CD2" w:rsidP="009D1CD2">
            <w:pPr>
              <w:jc w:val="center"/>
              <w:rPr>
                <w:b/>
                <w:bCs/>
              </w:rPr>
            </w:pPr>
            <w:r w:rsidRPr="00042C8B">
              <w:rPr>
                <w:b/>
                <w:bCs/>
              </w:rPr>
              <w:t>X</w:t>
            </w:r>
          </w:p>
        </w:tc>
        <w:tc>
          <w:tcPr>
            <w:tcW w:w="709" w:type="dxa"/>
            <w:vAlign w:val="center"/>
          </w:tcPr>
          <w:p w14:paraId="09DAB7A8" w14:textId="77777777" w:rsidR="009D1CD2" w:rsidRPr="00042C8B" w:rsidRDefault="009D1CD2" w:rsidP="009D1CD2">
            <w:pPr>
              <w:jc w:val="center"/>
              <w:rPr>
                <w:b/>
                <w:bCs/>
              </w:rPr>
            </w:pPr>
          </w:p>
        </w:tc>
      </w:tr>
      <w:tr w:rsidR="00061D96" w:rsidRPr="00042C8B" w14:paraId="0AA39B66" w14:textId="77777777" w:rsidTr="006A0855">
        <w:tc>
          <w:tcPr>
            <w:tcW w:w="7371" w:type="dxa"/>
            <w:shd w:val="clear" w:color="auto" w:fill="FDE9D9" w:themeFill="accent6" w:themeFillTint="33"/>
          </w:tcPr>
          <w:p w14:paraId="2C5A9B07" w14:textId="7D774D29" w:rsidR="00061D96" w:rsidRPr="00042C8B" w:rsidRDefault="009A01AD" w:rsidP="009A01AD">
            <w:pPr>
              <w:rPr>
                <w:highlight w:val="lightGray"/>
              </w:rPr>
            </w:pPr>
            <w:r w:rsidRPr="00042C8B">
              <w:rPr>
                <w:b/>
                <w:bCs/>
              </w:rPr>
              <w:t xml:space="preserve">PHASE I to PHASE II (Transition period): </w:t>
            </w:r>
            <w:r w:rsidR="00061D96" w:rsidRPr="00042C8B">
              <w:rPr>
                <w:b/>
                <w:bCs/>
              </w:rPr>
              <w:t>1-2 years</w:t>
            </w:r>
          </w:p>
        </w:tc>
        <w:tc>
          <w:tcPr>
            <w:tcW w:w="709" w:type="dxa"/>
            <w:shd w:val="clear" w:color="auto" w:fill="FDE9D9" w:themeFill="accent6" w:themeFillTint="33"/>
            <w:vAlign w:val="center"/>
          </w:tcPr>
          <w:p w14:paraId="2AFA1577" w14:textId="77777777" w:rsidR="00061D96" w:rsidRPr="00042C8B" w:rsidRDefault="00061D96" w:rsidP="009D1CD2">
            <w:pPr>
              <w:jc w:val="center"/>
              <w:rPr>
                <w:b/>
                <w:bCs/>
              </w:rPr>
            </w:pPr>
          </w:p>
        </w:tc>
        <w:tc>
          <w:tcPr>
            <w:tcW w:w="709" w:type="dxa"/>
            <w:shd w:val="clear" w:color="auto" w:fill="FDE9D9" w:themeFill="accent6" w:themeFillTint="33"/>
            <w:vAlign w:val="center"/>
          </w:tcPr>
          <w:p w14:paraId="5716395D" w14:textId="4180478E" w:rsidR="00061D96" w:rsidRPr="00042C8B" w:rsidRDefault="00061D96" w:rsidP="009D1CD2">
            <w:pPr>
              <w:jc w:val="center"/>
              <w:rPr>
                <w:b/>
                <w:bCs/>
              </w:rPr>
            </w:pPr>
          </w:p>
        </w:tc>
      </w:tr>
      <w:tr w:rsidR="00061D96" w:rsidRPr="00042C8B" w14:paraId="4A14D102" w14:textId="77777777" w:rsidTr="006A0855">
        <w:tc>
          <w:tcPr>
            <w:tcW w:w="7371" w:type="dxa"/>
            <w:shd w:val="clear" w:color="auto" w:fill="FFFFFF" w:themeFill="background1"/>
          </w:tcPr>
          <w:p w14:paraId="6A342E27" w14:textId="11CD1498" w:rsidR="00061D96" w:rsidRPr="00042C8B" w:rsidRDefault="00061D96" w:rsidP="00B36526">
            <w:pPr>
              <w:pStyle w:val="ListParagraph"/>
              <w:numPr>
                <w:ilvl w:val="0"/>
                <w:numId w:val="11"/>
              </w:numPr>
              <w:ind w:left="459"/>
              <w:rPr>
                <w:highlight w:val="lightGray"/>
              </w:rPr>
            </w:pPr>
            <w:r w:rsidRPr="00042C8B">
              <w:t xml:space="preserve">Develop and manage the GHHIN online website, </w:t>
            </w:r>
            <w:del w:id="30" w:author="Parks, Robbie M" w:date="2017-08-01T13:40:00Z">
              <w:r w:rsidRPr="00042C8B" w:rsidDel="00503C33">
                <w:delText xml:space="preserve"> </w:delText>
              </w:r>
            </w:del>
            <w:r w:rsidRPr="00042C8B">
              <w:t>portal, social media presence, and GHHIN listserv</w:t>
            </w:r>
          </w:p>
        </w:tc>
        <w:tc>
          <w:tcPr>
            <w:tcW w:w="709" w:type="dxa"/>
            <w:vAlign w:val="center"/>
          </w:tcPr>
          <w:p w14:paraId="6EDB6D19" w14:textId="226964D3" w:rsidR="00061D96" w:rsidRPr="00042C8B" w:rsidRDefault="00061D96" w:rsidP="009D1CD2">
            <w:pPr>
              <w:jc w:val="center"/>
              <w:rPr>
                <w:b/>
                <w:bCs/>
              </w:rPr>
            </w:pPr>
            <w:r w:rsidRPr="00042C8B">
              <w:rPr>
                <w:b/>
                <w:bCs/>
              </w:rPr>
              <w:t>X</w:t>
            </w:r>
          </w:p>
        </w:tc>
        <w:tc>
          <w:tcPr>
            <w:tcW w:w="709" w:type="dxa"/>
            <w:vAlign w:val="center"/>
          </w:tcPr>
          <w:p w14:paraId="72F55D9A" w14:textId="404DB0C5" w:rsidR="00061D96" w:rsidRPr="00042C8B" w:rsidRDefault="00061D96" w:rsidP="009D1CD2">
            <w:pPr>
              <w:jc w:val="center"/>
              <w:rPr>
                <w:b/>
                <w:bCs/>
              </w:rPr>
            </w:pPr>
          </w:p>
        </w:tc>
      </w:tr>
      <w:tr w:rsidR="00061D96" w:rsidRPr="00042C8B" w14:paraId="76FB1B11" w14:textId="77777777" w:rsidTr="006A0855">
        <w:tc>
          <w:tcPr>
            <w:tcW w:w="7371" w:type="dxa"/>
            <w:shd w:val="clear" w:color="auto" w:fill="FFFFFF" w:themeFill="background1"/>
          </w:tcPr>
          <w:p w14:paraId="453B8828" w14:textId="0ABE4F85" w:rsidR="00061D96" w:rsidRPr="00042C8B" w:rsidRDefault="00061D96" w:rsidP="00B36526">
            <w:pPr>
              <w:pStyle w:val="ListParagraph"/>
              <w:numPr>
                <w:ilvl w:val="0"/>
                <w:numId w:val="11"/>
              </w:numPr>
              <w:ind w:left="459"/>
              <w:rPr>
                <w:highlight w:val="lightGray"/>
              </w:rPr>
            </w:pPr>
            <w:r w:rsidRPr="00042C8B">
              <w:t>Actively recruit GHHIN members</w:t>
            </w:r>
          </w:p>
        </w:tc>
        <w:tc>
          <w:tcPr>
            <w:tcW w:w="709" w:type="dxa"/>
            <w:vAlign w:val="center"/>
          </w:tcPr>
          <w:p w14:paraId="17E3391B" w14:textId="69201642" w:rsidR="00061D96" w:rsidRPr="00042C8B" w:rsidRDefault="00061D96" w:rsidP="009D1CD2">
            <w:pPr>
              <w:jc w:val="center"/>
              <w:rPr>
                <w:b/>
                <w:bCs/>
              </w:rPr>
            </w:pPr>
            <w:r w:rsidRPr="00042C8B">
              <w:rPr>
                <w:b/>
                <w:bCs/>
              </w:rPr>
              <w:t>X</w:t>
            </w:r>
          </w:p>
        </w:tc>
        <w:tc>
          <w:tcPr>
            <w:tcW w:w="709" w:type="dxa"/>
            <w:vAlign w:val="center"/>
          </w:tcPr>
          <w:p w14:paraId="03127ABB" w14:textId="283AC5CE" w:rsidR="00061D96" w:rsidRPr="00042C8B" w:rsidRDefault="00061D96" w:rsidP="009D1CD2">
            <w:pPr>
              <w:jc w:val="center"/>
              <w:rPr>
                <w:b/>
                <w:bCs/>
              </w:rPr>
            </w:pPr>
            <w:r w:rsidRPr="00042C8B">
              <w:rPr>
                <w:b/>
                <w:bCs/>
              </w:rPr>
              <w:t>X</w:t>
            </w:r>
          </w:p>
        </w:tc>
      </w:tr>
      <w:tr w:rsidR="00061D96" w:rsidRPr="00042C8B" w14:paraId="34FBED3A" w14:textId="77777777" w:rsidTr="006A0855">
        <w:tc>
          <w:tcPr>
            <w:tcW w:w="7371" w:type="dxa"/>
            <w:shd w:val="clear" w:color="auto" w:fill="FFFFFF" w:themeFill="background1"/>
          </w:tcPr>
          <w:p w14:paraId="6640AEF9" w14:textId="2CE775B9" w:rsidR="00061D96" w:rsidRPr="00042C8B" w:rsidRDefault="00061D96" w:rsidP="00B36526">
            <w:pPr>
              <w:pStyle w:val="ListParagraph"/>
              <w:numPr>
                <w:ilvl w:val="0"/>
                <w:numId w:val="11"/>
              </w:numPr>
              <w:ind w:left="459"/>
              <w:rPr>
                <w:highlight w:val="lightGray"/>
              </w:rPr>
            </w:pPr>
            <w:r w:rsidRPr="00042C8B">
              <w:t>Staff the GHHIN support desk</w:t>
            </w:r>
          </w:p>
        </w:tc>
        <w:tc>
          <w:tcPr>
            <w:tcW w:w="709" w:type="dxa"/>
            <w:vAlign w:val="center"/>
          </w:tcPr>
          <w:p w14:paraId="5A856EE8" w14:textId="4DAC8429" w:rsidR="00061D96" w:rsidRPr="00042C8B" w:rsidRDefault="00061D96" w:rsidP="009D1CD2">
            <w:pPr>
              <w:jc w:val="center"/>
              <w:rPr>
                <w:b/>
                <w:bCs/>
              </w:rPr>
            </w:pPr>
            <w:r w:rsidRPr="00042C8B">
              <w:rPr>
                <w:b/>
                <w:bCs/>
              </w:rPr>
              <w:t>X</w:t>
            </w:r>
          </w:p>
        </w:tc>
        <w:tc>
          <w:tcPr>
            <w:tcW w:w="709" w:type="dxa"/>
            <w:vAlign w:val="center"/>
          </w:tcPr>
          <w:p w14:paraId="4BFC9C10" w14:textId="6E56F7AD" w:rsidR="00061D96" w:rsidRPr="00042C8B" w:rsidRDefault="00061D96" w:rsidP="009D1CD2">
            <w:pPr>
              <w:jc w:val="center"/>
              <w:rPr>
                <w:b/>
                <w:bCs/>
              </w:rPr>
            </w:pPr>
          </w:p>
        </w:tc>
      </w:tr>
      <w:tr w:rsidR="00061D96" w:rsidRPr="00042C8B" w14:paraId="713AE361" w14:textId="77777777" w:rsidTr="006A0855">
        <w:tc>
          <w:tcPr>
            <w:tcW w:w="7371" w:type="dxa"/>
            <w:shd w:val="clear" w:color="auto" w:fill="FFFFFF" w:themeFill="background1"/>
          </w:tcPr>
          <w:p w14:paraId="57065B10" w14:textId="6BE24BBA" w:rsidR="00061D96" w:rsidRPr="00042C8B" w:rsidRDefault="00061D96" w:rsidP="00B36526">
            <w:pPr>
              <w:pStyle w:val="ListParagraph"/>
              <w:numPr>
                <w:ilvl w:val="0"/>
                <w:numId w:val="11"/>
              </w:numPr>
              <w:ind w:left="459"/>
              <w:rPr>
                <w:b/>
                <w:bCs/>
              </w:rPr>
            </w:pPr>
            <w:r w:rsidRPr="00042C8B">
              <w:t>Organize the GHHIN webinars and bi-annual conference</w:t>
            </w:r>
          </w:p>
        </w:tc>
        <w:tc>
          <w:tcPr>
            <w:tcW w:w="709" w:type="dxa"/>
            <w:vAlign w:val="center"/>
          </w:tcPr>
          <w:p w14:paraId="29E0686E" w14:textId="0A01BD11" w:rsidR="00061D96" w:rsidRPr="00042C8B" w:rsidRDefault="00061D96" w:rsidP="009D1CD2">
            <w:pPr>
              <w:jc w:val="center"/>
              <w:rPr>
                <w:b/>
                <w:bCs/>
              </w:rPr>
            </w:pPr>
            <w:r w:rsidRPr="00042C8B">
              <w:rPr>
                <w:b/>
                <w:bCs/>
              </w:rPr>
              <w:t>X</w:t>
            </w:r>
          </w:p>
        </w:tc>
        <w:tc>
          <w:tcPr>
            <w:tcW w:w="709" w:type="dxa"/>
            <w:vAlign w:val="center"/>
          </w:tcPr>
          <w:p w14:paraId="211301DB" w14:textId="672B7A5A" w:rsidR="00061D96" w:rsidRPr="00042C8B" w:rsidRDefault="00061D96" w:rsidP="009D1CD2">
            <w:pPr>
              <w:jc w:val="center"/>
              <w:rPr>
                <w:b/>
                <w:bCs/>
              </w:rPr>
            </w:pPr>
            <w:r w:rsidRPr="00042C8B">
              <w:rPr>
                <w:b/>
                <w:bCs/>
              </w:rPr>
              <w:t>X</w:t>
            </w:r>
          </w:p>
        </w:tc>
      </w:tr>
      <w:tr w:rsidR="00061D96" w:rsidRPr="00042C8B" w14:paraId="1632F76E" w14:textId="77777777" w:rsidTr="006A0855">
        <w:tc>
          <w:tcPr>
            <w:tcW w:w="7371" w:type="dxa"/>
            <w:shd w:val="clear" w:color="auto" w:fill="FFFFFF" w:themeFill="background1"/>
          </w:tcPr>
          <w:p w14:paraId="574A7B8F" w14:textId="5F24260B" w:rsidR="00061D96" w:rsidRPr="00042C8B" w:rsidRDefault="00061D96" w:rsidP="00521F41">
            <w:pPr>
              <w:pStyle w:val="ListParagraph"/>
              <w:numPr>
                <w:ilvl w:val="0"/>
                <w:numId w:val="11"/>
              </w:numPr>
              <w:ind w:left="459"/>
            </w:pPr>
            <w:r w:rsidRPr="00042C8B">
              <w:t xml:space="preserve">Write and disseminate </w:t>
            </w:r>
            <w:ins w:id="31" w:author="Parks, Robbie M" w:date="2017-08-01T13:40:00Z">
              <w:r w:rsidR="00DB372C">
                <w:t xml:space="preserve">the </w:t>
              </w:r>
            </w:ins>
            <w:del w:id="32" w:author="Parks, Robbie M" w:date="2017-08-01T13:40:00Z">
              <w:r w:rsidRPr="00042C8B" w:rsidDel="00521F41">
                <w:delText>the first global</w:delText>
              </w:r>
            </w:del>
            <w:ins w:id="33" w:author="Parks, Robbie M" w:date="2017-08-01T13:40:00Z">
              <w:r w:rsidR="00521F41">
                <w:t>second</w:t>
              </w:r>
            </w:ins>
            <w:r w:rsidRPr="00042C8B">
              <w:t xml:space="preserve"> synthesis report</w:t>
            </w:r>
          </w:p>
        </w:tc>
        <w:tc>
          <w:tcPr>
            <w:tcW w:w="709" w:type="dxa"/>
            <w:vAlign w:val="center"/>
          </w:tcPr>
          <w:p w14:paraId="5F72F18B" w14:textId="262386A8" w:rsidR="00061D96" w:rsidRPr="00042C8B" w:rsidRDefault="00061D96" w:rsidP="009D1CD2">
            <w:pPr>
              <w:jc w:val="center"/>
              <w:rPr>
                <w:b/>
                <w:bCs/>
              </w:rPr>
            </w:pPr>
            <w:r w:rsidRPr="00042C8B">
              <w:rPr>
                <w:b/>
                <w:bCs/>
              </w:rPr>
              <w:t>X</w:t>
            </w:r>
          </w:p>
        </w:tc>
        <w:tc>
          <w:tcPr>
            <w:tcW w:w="709" w:type="dxa"/>
            <w:vAlign w:val="center"/>
          </w:tcPr>
          <w:p w14:paraId="57A9551C" w14:textId="77777777" w:rsidR="00061D96" w:rsidRPr="00042C8B" w:rsidRDefault="00061D96" w:rsidP="009D1CD2">
            <w:pPr>
              <w:jc w:val="center"/>
              <w:rPr>
                <w:b/>
                <w:bCs/>
              </w:rPr>
            </w:pPr>
          </w:p>
        </w:tc>
      </w:tr>
      <w:tr w:rsidR="00061D96" w:rsidRPr="00042C8B" w14:paraId="21446FF7" w14:textId="77777777" w:rsidTr="006A0855">
        <w:tc>
          <w:tcPr>
            <w:tcW w:w="7371" w:type="dxa"/>
            <w:shd w:val="clear" w:color="auto" w:fill="FFFFFF" w:themeFill="background1"/>
          </w:tcPr>
          <w:p w14:paraId="4078F370" w14:textId="50C5BA21" w:rsidR="00061D96" w:rsidRPr="00042C8B" w:rsidRDefault="00061D96" w:rsidP="00B36526">
            <w:pPr>
              <w:pStyle w:val="ListParagraph"/>
              <w:numPr>
                <w:ilvl w:val="0"/>
                <w:numId w:val="11"/>
              </w:numPr>
              <w:ind w:left="459"/>
            </w:pPr>
            <w:r w:rsidRPr="00042C8B">
              <w:t>Identify regional node host organization</w:t>
            </w:r>
          </w:p>
        </w:tc>
        <w:tc>
          <w:tcPr>
            <w:tcW w:w="709" w:type="dxa"/>
            <w:vAlign w:val="center"/>
          </w:tcPr>
          <w:p w14:paraId="7B1FE8C6" w14:textId="7FBEFE01" w:rsidR="00061D96" w:rsidRPr="00042C8B" w:rsidRDefault="00061D96" w:rsidP="009D1CD2">
            <w:pPr>
              <w:jc w:val="center"/>
              <w:rPr>
                <w:b/>
                <w:bCs/>
              </w:rPr>
            </w:pPr>
          </w:p>
        </w:tc>
        <w:tc>
          <w:tcPr>
            <w:tcW w:w="709" w:type="dxa"/>
            <w:vAlign w:val="center"/>
          </w:tcPr>
          <w:p w14:paraId="1231F303" w14:textId="5D235B7B" w:rsidR="00061D96" w:rsidRPr="00042C8B" w:rsidRDefault="00061D96" w:rsidP="009D1CD2">
            <w:pPr>
              <w:jc w:val="center"/>
              <w:rPr>
                <w:b/>
                <w:bCs/>
              </w:rPr>
            </w:pPr>
            <w:r w:rsidRPr="00042C8B">
              <w:rPr>
                <w:b/>
                <w:bCs/>
              </w:rPr>
              <w:t>X</w:t>
            </w:r>
          </w:p>
        </w:tc>
      </w:tr>
      <w:tr w:rsidR="009D1CD2" w:rsidRPr="00042C8B" w14:paraId="16CB9827" w14:textId="77777777" w:rsidTr="006A0855">
        <w:tc>
          <w:tcPr>
            <w:tcW w:w="7371" w:type="dxa"/>
            <w:shd w:val="clear" w:color="auto" w:fill="FFFFFF" w:themeFill="background1"/>
          </w:tcPr>
          <w:p w14:paraId="7D400909" w14:textId="157A6A73" w:rsidR="009D1CD2" w:rsidRPr="00042C8B" w:rsidRDefault="009D1CD2" w:rsidP="00B36526">
            <w:pPr>
              <w:pStyle w:val="ListParagraph"/>
              <w:numPr>
                <w:ilvl w:val="0"/>
                <w:numId w:val="11"/>
              </w:numPr>
              <w:ind w:left="459"/>
            </w:pPr>
            <w:r w:rsidRPr="00042C8B">
              <w:t>GHHIN management budget</w:t>
            </w:r>
          </w:p>
        </w:tc>
        <w:tc>
          <w:tcPr>
            <w:tcW w:w="709" w:type="dxa"/>
            <w:vAlign w:val="center"/>
          </w:tcPr>
          <w:p w14:paraId="1CA7A9F0" w14:textId="14526F15" w:rsidR="009D1CD2" w:rsidRPr="00042C8B" w:rsidRDefault="009D1CD2" w:rsidP="009D1CD2">
            <w:pPr>
              <w:jc w:val="center"/>
              <w:rPr>
                <w:b/>
                <w:bCs/>
              </w:rPr>
            </w:pPr>
            <w:r w:rsidRPr="00042C8B">
              <w:rPr>
                <w:b/>
                <w:bCs/>
              </w:rPr>
              <w:t>X</w:t>
            </w:r>
          </w:p>
        </w:tc>
        <w:tc>
          <w:tcPr>
            <w:tcW w:w="709" w:type="dxa"/>
            <w:vAlign w:val="center"/>
          </w:tcPr>
          <w:p w14:paraId="672F25D7" w14:textId="397C4009" w:rsidR="009D1CD2" w:rsidRPr="00042C8B" w:rsidRDefault="009D1CD2" w:rsidP="009D1CD2">
            <w:pPr>
              <w:jc w:val="center"/>
              <w:rPr>
                <w:b/>
                <w:bCs/>
              </w:rPr>
            </w:pPr>
            <w:r w:rsidRPr="00042C8B">
              <w:rPr>
                <w:b/>
                <w:bCs/>
              </w:rPr>
              <w:t>X</w:t>
            </w:r>
          </w:p>
        </w:tc>
      </w:tr>
      <w:tr w:rsidR="00061D96" w:rsidRPr="00042C8B" w14:paraId="0418F0BC" w14:textId="77777777" w:rsidTr="006A0855">
        <w:tc>
          <w:tcPr>
            <w:tcW w:w="7371" w:type="dxa"/>
            <w:shd w:val="clear" w:color="auto" w:fill="FDE9D9" w:themeFill="accent6" w:themeFillTint="33"/>
          </w:tcPr>
          <w:p w14:paraId="380204E3" w14:textId="1AB58878" w:rsidR="00061D96" w:rsidRPr="00042C8B" w:rsidRDefault="009A01AD" w:rsidP="009A01AD">
            <w:r w:rsidRPr="00042C8B">
              <w:rPr>
                <w:b/>
                <w:bCs/>
              </w:rPr>
              <w:t xml:space="preserve">PHASE II: </w:t>
            </w:r>
            <w:r w:rsidR="00061D96" w:rsidRPr="00042C8B">
              <w:rPr>
                <w:b/>
                <w:bCs/>
              </w:rPr>
              <w:t>2-4 years</w:t>
            </w:r>
          </w:p>
        </w:tc>
        <w:tc>
          <w:tcPr>
            <w:tcW w:w="709" w:type="dxa"/>
            <w:shd w:val="clear" w:color="auto" w:fill="FDE9D9" w:themeFill="accent6" w:themeFillTint="33"/>
            <w:vAlign w:val="center"/>
          </w:tcPr>
          <w:p w14:paraId="40823D53" w14:textId="73FB5E99" w:rsidR="00061D96" w:rsidRPr="00042C8B" w:rsidRDefault="00061D96" w:rsidP="009D1CD2">
            <w:pPr>
              <w:jc w:val="center"/>
              <w:rPr>
                <w:b/>
                <w:bCs/>
              </w:rPr>
            </w:pPr>
          </w:p>
        </w:tc>
        <w:tc>
          <w:tcPr>
            <w:tcW w:w="709" w:type="dxa"/>
            <w:shd w:val="clear" w:color="auto" w:fill="FDE9D9" w:themeFill="accent6" w:themeFillTint="33"/>
            <w:vAlign w:val="center"/>
          </w:tcPr>
          <w:p w14:paraId="5F777038" w14:textId="0D690733" w:rsidR="00061D96" w:rsidRPr="00042C8B" w:rsidRDefault="00061D96" w:rsidP="009D1CD2">
            <w:pPr>
              <w:jc w:val="center"/>
              <w:rPr>
                <w:b/>
                <w:bCs/>
              </w:rPr>
            </w:pPr>
          </w:p>
        </w:tc>
      </w:tr>
      <w:tr w:rsidR="009D1CD2" w:rsidRPr="00042C8B" w14:paraId="78112FA5" w14:textId="77777777" w:rsidTr="006A0855">
        <w:tc>
          <w:tcPr>
            <w:tcW w:w="7371" w:type="dxa"/>
            <w:shd w:val="clear" w:color="auto" w:fill="FFFFFF" w:themeFill="background1"/>
          </w:tcPr>
          <w:p w14:paraId="2740469E" w14:textId="251DC081" w:rsidR="009D1CD2" w:rsidRPr="00042C8B" w:rsidRDefault="009D1CD2" w:rsidP="00B36526">
            <w:pPr>
              <w:pStyle w:val="ListParagraph"/>
              <w:numPr>
                <w:ilvl w:val="0"/>
                <w:numId w:val="10"/>
              </w:numPr>
              <w:ind w:left="459"/>
            </w:pPr>
            <w:r w:rsidRPr="00042C8B">
              <w:t>Develop and manage the GHHIN online website,  portal, social media presence, and GHHIN listserv</w:t>
            </w:r>
          </w:p>
        </w:tc>
        <w:tc>
          <w:tcPr>
            <w:tcW w:w="709" w:type="dxa"/>
            <w:vAlign w:val="center"/>
          </w:tcPr>
          <w:p w14:paraId="67E1DD55" w14:textId="621F6462" w:rsidR="009D1CD2" w:rsidRPr="00042C8B" w:rsidRDefault="009D1CD2" w:rsidP="009D1CD2">
            <w:pPr>
              <w:jc w:val="center"/>
              <w:rPr>
                <w:b/>
                <w:bCs/>
              </w:rPr>
            </w:pPr>
          </w:p>
        </w:tc>
        <w:tc>
          <w:tcPr>
            <w:tcW w:w="709" w:type="dxa"/>
            <w:vAlign w:val="center"/>
          </w:tcPr>
          <w:p w14:paraId="5EF50016" w14:textId="55A2D056" w:rsidR="009D1CD2" w:rsidRPr="00042C8B" w:rsidRDefault="009D1CD2" w:rsidP="009D1CD2">
            <w:pPr>
              <w:jc w:val="center"/>
              <w:rPr>
                <w:b/>
                <w:bCs/>
              </w:rPr>
            </w:pPr>
            <w:r w:rsidRPr="00042C8B">
              <w:rPr>
                <w:b/>
                <w:bCs/>
              </w:rPr>
              <w:t>X</w:t>
            </w:r>
          </w:p>
        </w:tc>
      </w:tr>
      <w:tr w:rsidR="009D1CD2" w:rsidRPr="00042C8B" w14:paraId="253A0C8D" w14:textId="77777777" w:rsidTr="006A0855">
        <w:tc>
          <w:tcPr>
            <w:tcW w:w="7371" w:type="dxa"/>
            <w:shd w:val="clear" w:color="auto" w:fill="FFFFFF" w:themeFill="background1"/>
          </w:tcPr>
          <w:p w14:paraId="7C4183D1" w14:textId="12E01995" w:rsidR="009D1CD2" w:rsidRPr="00042C8B" w:rsidRDefault="009D1CD2" w:rsidP="00B36526">
            <w:pPr>
              <w:pStyle w:val="ListParagraph"/>
              <w:numPr>
                <w:ilvl w:val="0"/>
                <w:numId w:val="10"/>
              </w:numPr>
              <w:ind w:left="459"/>
            </w:pPr>
            <w:r w:rsidRPr="00042C8B">
              <w:t>Actively recruit GHHIN members</w:t>
            </w:r>
          </w:p>
        </w:tc>
        <w:tc>
          <w:tcPr>
            <w:tcW w:w="709" w:type="dxa"/>
            <w:vAlign w:val="center"/>
          </w:tcPr>
          <w:p w14:paraId="786AF437" w14:textId="05BE77A7" w:rsidR="009D1CD2" w:rsidRPr="00042C8B" w:rsidRDefault="009D1CD2" w:rsidP="009D1CD2">
            <w:pPr>
              <w:jc w:val="center"/>
              <w:rPr>
                <w:b/>
                <w:bCs/>
              </w:rPr>
            </w:pPr>
          </w:p>
        </w:tc>
        <w:tc>
          <w:tcPr>
            <w:tcW w:w="709" w:type="dxa"/>
            <w:vAlign w:val="center"/>
          </w:tcPr>
          <w:p w14:paraId="3A27D598" w14:textId="7700F690" w:rsidR="009D1CD2" w:rsidRPr="00042C8B" w:rsidRDefault="009D1CD2" w:rsidP="009D1CD2">
            <w:pPr>
              <w:jc w:val="center"/>
              <w:rPr>
                <w:b/>
                <w:bCs/>
              </w:rPr>
            </w:pPr>
            <w:r w:rsidRPr="00042C8B">
              <w:rPr>
                <w:b/>
                <w:bCs/>
              </w:rPr>
              <w:t>X</w:t>
            </w:r>
          </w:p>
        </w:tc>
      </w:tr>
      <w:tr w:rsidR="009D1CD2" w:rsidRPr="00042C8B" w14:paraId="49678ADF" w14:textId="77777777" w:rsidTr="006A0855">
        <w:tc>
          <w:tcPr>
            <w:tcW w:w="7371" w:type="dxa"/>
            <w:shd w:val="clear" w:color="auto" w:fill="FFFFFF" w:themeFill="background1"/>
          </w:tcPr>
          <w:p w14:paraId="2CD9CD9B" w14:textId="14EBA803" w:rsidR="009D1CD2" w:rsidRPr="00042C8B" w:rsidRDefault="009D1CD2" w:rsidP="00B36526">
            <w:pPr>
              <w:pStyle w:val="ListParagraph"/>
              <w:numPr>
                <w:ilvl w:val="0"/>
                <w:numId w:val="10"/>
              </w:numPr>
              <w:ind w:left="459"/>
            </w:pPr>
            <w:r w:rsidRPr="00042C8B">
              <w:t>Staff the GHHIN support desk</w:t>
            </w:r>
          </w:p>
        </w:tc>
        <w:tc>
          <w:tcPr>
            <w:tcW w:w="709" w:type="dxa"/>
            <w:vAlign w:val="center"/>
          </w:tcPr>
          <w:p w14:paraId="3AB177CB" w14:textId="7AFFFBA7" w:rsidR="009D1CD2" w:rsidRPr="00042C8B" w:rsidRDefault="009D1CD2" w:rsidP="009D1CD2">
            <w:pPr>
              <w:jc w:val="center"/>
              <w:rPr>
                <w:b/>
                <w:bCs/>
              </w:rPr>
            </w:pPr>
          </w:p>
        </w:tc>
        <w:tc>
          <w:tcPr>
            <w:tcW w:w="709" w:type="dxa"/>
            <w:vAlign w:val="center"/>
          </w:tcPr>
          <w:p w14:paraId="454D8156" w14:textId="496633EC" w:rsidR="009D1CD2" w:rsidRPr="00042C8B" w:rsidRDefault="009D1CD2" w:rsidP="009D1CD2">
            <w:pPr>
              <w:jc w:val="center"/>
              <w:rPr>
                <w:b/>
                <w:bCs/>
              </w:rPr>
            </w:pPr>
            <w:r w:rsidRPr="00042C8B">
              <w:rPr>
                <w:b/>
                <w:bCs/>
              </w:rPr>
              <w:t>X</w:t>
            </w:r>
          </w:p>
        </w:tc>
      </w:tr>
      <w:tr w:rsidR="009D1CD2" w:rsidRPr="00042C8B" w14:paraId="3A0E2CBD" w14:textId="77777777" w:rsidTr="006A0855">
        <w:tc>
          <w:tcPr>
            <w:tcW w:w="7371" w:type="dxa"/>
            <w:shd w:val="clear" w:color="auto" w:fill="FFFFFF" w:themeFill="background1"/>
          </w:tcPr>
          <w:p w14:paraId="407CC4F0" w14:textId="235CD9AF" w:rsidR="009D1CD2" w:rsidRPr="00042C8B" w:rsidRDefault="009D1CD2" w:rsidP="00B36526">
            <w:pPr>
              <w:pStyle w:val="ListParagraph"/>
              <w:numPr>
                <w:ilvl w:val="0"/>
                <w:numId w:val="10"/>
              </w:numPr>
              <w:ind w:left="459"/>
            </w:pPr>
            <w:r w:rsidRPr="00042C8B">
              <w:t>Organize the GHHIN webinars and bi-annual conference</w:t>
            </w:r>
          </w:p>
        </w:tc>
        <w:tc>
          <w:tcPr>
            <w:tcW w:w="709" w:type="dxa"/>
            <w:vAlign w:val="center"/>
          </w:tcPr>
          <w:p w14:paraId="0D9BF871" w14:textId="70E2C11E" w:rsidR="009D1CD2" w:rsidRPr="00042C8B" w:rsidRDefault="009D1CD2" w:rsidP="009D1CD2">
            <w:pPr>
              <w:jc w:val="center"/>
              <w:rPr>
                <w:b/>
                <w:bCs/>
              </w:rPr>
            </w:pPr>
          </w:p>
        </w:tc>
        <w:tc>
          <w:tcPr>
            <w:tcW w:w="709" w:type="dxa"/>
            <w:vAlign w:val="center"/>
          </w:tcPr>
          <w:p w14:paraId="3396C4F1" w14:textId="46179AAD" w:rsidR="009D1CD2" w:rsidRPr="00042C8B" w:rsidRDefault="009D1CD2" w:rsidP="009D1CD2">
            <w:pPr>
              <w:jc w:val="center"/>
              <w:rPr>
                <w:b/>
                <w:bCs/>
              </w:rPr>
            </w:pPr>
            <w:r w:rsidRPr="00042C8B">
              <w:rPr>
                <w:b/>
                <w:bCs/>
              </w:rPr>
              <w:t>X</w:t>
            </w:r>
          </w:p>
        </w:tc>
      </w:tr>
      <w:tr w:rsidR="009D1CD2" w:rsidRPr="00042C8B" w14:paraId="7997C14C" w14:textId="77777777" w:rsidTr="006A0855">
        <w:tc>
          <w:tcPr>
            <w:tcW w:w="7371" w:type="dxa"/>
            <w:shd w:val="clear" w:color="auto" w:fill="FFFFFF" w:themeFill="background1"/>
          </w:tcPr>
          <w:p w14:paraId="2F2A1BFB" w14:textId="08D45E8C" w:rsidR="009D1CD2" w:rsidRPr="00042C8B" w:rsidRDefault="009D1CD2" w:rsidP="00521F41">
            <w:pPr>
              <w:pStyle w:val="ListParagraph"/>
              <w:numPr>
                <w:ilvl w:val="0"/>
                <w:numId w:val="10"/>
              </w:numPr>
              <w:ind w:left="459"/>
            </w:pPr>
            <w:r w:rsidRPr="00042C8B">
              <w:t xml:space="preserve">Write and disseminate </w:t>
            </w:r>
            <w:ins w:id="34" w:author="Parks, Robbie M" w:date="2017-08-01T13:40:00Z">
              <w:r w:rsidR="00DB372C">
                <w:t xml:space="preserve">the </w:t>
              </w:r>
            </w:ins>
            <w:del w:id="35" w:author="Parks, Robbie M" w:date="2017-08-01T13:40:00Z">
              <w:r w:rsidRPr="00042C8B" w:rsidDel="00521F41">
                <w:delText>the first</w:delText>
              </w:r>
            </w:del>
            <w:ins w:id="36" w:author="Parks, Robbie M" w:date="2017-08-01T13:40:00Z">
              <w:r w:rsidR="00521F41">
                <w:t>third</w:t>
              </w:r>
            </w:ins>
            <w:r w:rsidRPr="00042C8B">
              <w:t xml:space="preserve"> global synthesis report</w:t>
            </w:r>
          </w:p>
        </w:tc>
        <w:tc>
          <w:tcPr>
            <w:tcW w:w="709" w:type="dxa"/>
            <w:vAlign w:val="center"/>
          </w:tcPr>
          <w:p w14:paraId="7D8044E5" w14:textId="730596B8" w:rsidR="009D1CD2" w:rsidRPr="00042C8B" w:rsidRDefault="009D1CD2" w:rsidP="009D1CD2">
            <w:pPr>
              <w:jc w:val="center"/>
              <w:rPr>
                <w:b/>
                <w:bCs/>
              </w:rPr>
            </w:pPr>
            <w:r w:rsidRPr="00042C8B">
              <w:rPr>
                <w:b/>
                <w:bCs/>
              </w:rPr>
              <w:t>X</w:t>
            </w:r>
          </w:p>
        </w:tc>
        <w:tc>
          <w:tcPr>
            <w:tcW w:w="709" w:type="dxa"/>
            <w:vAlign w:val="center"/>
          </w:tcPr>
          <w:p w14:paraId="3CE007CB" w14:textId="695AE814" w:rsidR="009D1CD2" w:rsidRPr="00042C8B" w:rsidRDefault="009D1CD2" w:rsidP="009D1CD2">
            <w:pPr>
              <w:jc w:val="center"/>
              <w:rPr>
                <w:b/>
                <w:bCs/>
              </w:rPr>
            </w:pPr>
            <w:r w:rsidRPr="00042C8B">
              <w:rPr>
                <w:b/>
                <w:bCs/>
              </w:rPr>
              <w:t>X</w:t>
            </w:r>
          </w:p>
        </w:tc>
      </w:tr>
      <w:tr w:rsidR="009D1CD2" w:rsidRPr="00042C8B" w14:paraId="2D44C766" w14:textId="77777777" w:rsidTr="006A0855">
        <w:tc>
          <w:tcPr>
            <w:tcW w:w="7371" w:type="dxa"/>
            <w:shd w:val="clear" w:color="auto" w:fill="FFFFFF" w:themeFill="background1"/>
          </w:tcPr>
          <w:p w14:paraId="1FC653E3" w14:textId="56B00FF9" w:rsidR="009D1CD2" w:rsidRPr="00042C8B" w:rsidRDefault="009D1CD2" w:rsidP="00B36526">
            <w:pPr>
              <w:pStyle w:val="ListParagraph"/>
              <w:numPr>
                <w:ilvl w:val="0"/>
                <w:numId w:val="10"/>
              </w:numPr>
              <w:ind w:left="459"/>
            </w:pPr>
            <w:r w:rsidRPr="00042C8B">
              <w:t>Identify regional node host organization</w:t>
            </w:r>
          </w:p>
        </w:tc>
        <w:tc>
          <w:tcPr>
            <w:tcW w:w="709" w:type="dxa"/>
            <w:vAlign w:val="center"/>
          </w:tcPr>
          <w:p w14:paraId="168CE6F6" w14:textId="1295C594" w:rsidR="009D1CD2" w:rsidRPr="00042C8B" w:rsidRDefault="009D1CD2" w:rsidP="009D1CD2">
            <w:pPr>
              <w:jc w:val="center"/>
              <w:rPr>
                <w:b/>
                <w:bCs/>
              </w:rPr>
            </w:pPr>
          </w:p>
        </w:tc>
        <w:tc>
          <w:tcPr>
            <w:tcW w:w="709" w:type="dxa"/>
            <w:vAlign w:val="center"/>
          </w:tcPr>
          <w:p w14:paraId="36852763" w14:textId="16C9735E" w:rsidR="009D1CD2" w:rsidRPr="00042C8B" w:rsidRDefault="009D1CD2" w:rsidP="009D1CD2">
            <w:pPr>
              <w:jc w:val="center"/>
              <w:rPr>
                <w:b/>
                <w:bCs/>
              </w:rPr>
            </w:pPr>
            <w:r w:rsidRPr="00042C8B">
              <w:rPr>
                <w:b/>
                <w:bCs/>
              </w:rPr>
              <w:t>X</w:t>
            </w:r>
          </w:p>
        </w:tc>
      </w:tr>
      <w:tr w:rsidR="009D1CD2" w:rsidRPr="00042C8B" w14:paraId="3B61A25E" w14:textId="77777777" w:rsidTr="006A0855">
        <w:tc>
          <w:tcPr>
            <w:tcW w:w="7371" w:type="dxa"/>
            <w:shd w:val="clear" w:color="auto" w:fill="FFFFFF" w:themeFill="background1"/>
          </w:tcPr>
          <w:p w14:paraId="7937A9B1" w14:textId="6EB17714" w:rsidR="009D1CD2" w:rsidRPr="00042C8B" w:rsidRDefault="009D1CD2" w:rsidP="00B36526">
            <w:pPr>
              <w:pStyle w:val="ListParagraph"/>
              <w:numPr>
                <w:ilvl w:val="0"/>
                <w:numId w:val="10"/>
              </w:numPr>
              <w:ind w:left="459"/>
            </w:pPr>
            <w:r w:rsidRPr="00042C8B">
              <w:t>GHHIN management budget</w:t>
            </w:r>
          </w:p>
        </w:tc>
        <w:tc>
          <w:tcPr>
            <w:tcW w:w="709" w:type="dxa"/>
            <w:vAlign w:val="center"/>
          </w:tcPr>
          <w:p w14:paraId="6775DD90" w14:textId="77777777" w:rsidR="009D1CD2" w:rsidRPr="00042C8B" w:rsidRDefault="009D1CD2" w:rsidP="009D1CD2">
            <w:pPr>
              <w:jc w:val="center"/>
              <w:rPr>
                <w:b/>
                <w:bCs/>
              </w:rPr>
            </w:pPr>
          </w:p>
        </w:tc>
        <w:tc>
          <w:tcPr>
            <w:tcW w:w="709" w:type="dxa"/>
            <w:vAlign w:val="center"/>
          </w:tcPr>
          <w:p w14:paraId="2FC1DDAA" w14:textId="293223FE" w:rsidR="009D1CD2" w:rsidRPr="00042C8B" w:rsidRDefault="009D1CD2" w:rsidP="009D1CD2">
            <w:pPr>
              <w:jc w:val="center"/>
              <w:rPr>
                <w:b/>
                <w:bCs/>
              </w:rPr>
            </w:pPr>
            <w:r w:rsidRPr="00042C8B">
              <w:rPr>
                <w:b/>
                <w:bCs/>
              </w:rPr>
              <w:t>X</w:t>
            </w:r>
          </w:p>
        </w:tc>
      </w:tr>
    </w:tbl>
    <w:p w14:paraId="145B476A" w14:textId="77777777" w:rsidR="00862DD4" w:rsidRPr="00042C8B" w:rsidRDefault="00862DD4" w:rsidP="00694EEA"/>
    <w:p w14:paraId="232F4121" w14:textId="77777777" w:rsidR="003064C3" w:rsidRPr="00042C8B" w:rsidRDefault="003064C3" w:rsidP="00694EEA"/>
    <w:p w14:paraId="040DF0A7" w14:textId="77777777" w:rsidR="0069125D" w:rsidRPr="00042C8B" w:rsidRDefault="0069125D" w:rsidP="00694EEA"/>
    <w:p w14:paraId="25D5E101" w14:textId="77777777" w:rsidR="0069125D" w:rsidRPr="00042C8B" w:rsidRDefault="0069125D" w:rsidP="00694EEA"/>
    <w:p w14:paraId="1925AEE5" w14:textId="77777777" w:rsidR="0069125D" w:rsidRPr="00042C8B" w:rsidRDefault="0069125D" w:rsidP="00694EEA"/>
    <w:p w14:paraId="55B33E43" w14:textId="77777777" w:rsidR="0069125D" w:rsidRPr="00042C8B" w:rsidRDefault="0069125D" w:rsidP="00694EEA"/>
    <w:p w14:paraId="58687D96" w14:textId="77777777" w:rsidR="0069125D" w:rsidRPr="00042C8B" w:rsidRDefault="0069125D" w:rsidP="00694EEA"/>
    <w:p w14:paraId="469B6100" w14:textId="6F16059D" w:rsidR="00964E6F" w:rsidRPr="00042C8B" w:rsidRDefault="00862DD4" w:rsidP="004E7F1B">
      <w:pPr>
        <w:rPr>
          <w:b/>
          <w:color w:val="9A542E" w:themeColor="accent1" w:themeShade="BF"/>
          <w:shd w:val="clear" w:color="auto" w:fill="FFFFFF"/>
        </w:rPr>
      </w:pPr>
      <w:r w:rsidRPr="00042C8B">
        <w:rPr>
          <w:b/>
          <w:color w:val="9A542E" w:themeColor="accent1" w:themeShade="BF"/>
          <w:shd w:val="clear" w:color="auto" w:fill="FFFFFF"/>
        </w:rPr>
        <w:t>Appendix</w:t>
      </w:r>
      <w:r w:rsidR="004E7F1B" w:rsidRPr="00042C8B">
        <w:rPr>
          <w:b/>
          <w:color w:val="9A542E" w:themeColor="accent1" w:themeShade="BF"/>
          <w:shd w:val="clear" w:color="auto" w:fill="FFFFFF"/>
        </w:rPr>
        <w:t xml:space="preserve"> </w:t>
      </w:r>
      <w:r w:rsidRPr="00042C8B">
        <w:rPr>
          <w:b/>
          <w:color w:val="9A542E" w:themeColor="accent1" w:themeShade="BF"/>
          <w:shd w:val="clear" w:color="auto" w:fill="FFFFFF"/>
        </w:rPr>
        <w:t>3</w:t>
      </w:r>
      <w:r w:rsidR="0063657A" w:rsidRPr="00042C8B">
        <w:rPr>
          <w:noProof/>
          <w:lang w:val="en-GB" w:eastAsia="en-GB"/>
        </w:rPr>
        <w:drawing>
          <wp:anchor distT="0" distB="0" distL="114300" distR="114300" simplePos="0" relativeHeight="251661312" behindDoc="0" locked="0" layoutInCell="1" allowOverlap="1" wp14:anchorId="77EB078D" wp14:editId="0E8DB0C6">
            <wp:simplePos x="0" y="0"/>
            <wp:positionH relativeFrom="column">
              <wp:posOffset>-329892</wp:posOffset>
            </wp:positionH>
            <wp:positionV relativeFrom="paragraph">
              <wp:posOffset>171810</wp:posOffset>
            </wp:positionV>
            <wp:extent cx="5732145" cy="3949065"/>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CE0.tmp"/>
                    <pic:cNvPicPr/>
                  </pic:nvPicPr>
                  <pic:blipFill>
                    <a:blip r:embed="rId13">
                      <a:extLst>
                        <a:ext uri="{28A0092B-C50C-407E-A947-70E740481C1C}">
                          <a14:useLocalDpi xmlns:a14="http://schemas.microsoft.com/office/drawing/2010/main" val="0"/>
                        </a:ext>
                      </a:extLst>
                    </a:blip>
                    <a:stretch>
                      <a:fillRect/>
                    </a:stretch>
                  </pic:blipFill>
                  <pic:spPr>
                    <a:xfrm>
                      <a:off x="0" y="0"/>
                      <a:ext cx="5732145" cy="3949065"/>
                    </a:xfrm>
                    <a:prstGeom prst="rect">
                      <a:avLst/>
                    </a:prstGeom>
                  </pic:spPr>
                </pic:pic>
              </a:graphicData>
            </a:graphic>
            <wp14:sizeRelH relativeFrom="page">
              <wp14:pctWidth>0</wp14:pctWidth>
            </wp14:sizeRelH>
            <wp14:sizeRelV relativeFrom="page">
              <wp14:pctHeight>0</wp14:pctHeight>
            </wp14:sizeRelV>
          </wp:anchor>
        </w:drawing>
      </w:r>
      <w:r w:rsidRPr="00042C8B">
        <w:rPr>
          <w:b/>
          <w:color w:val="9A542E" w:themeColor="accent1" w:themeShade="BF"/>
          <w:shd w:val="clear" w:color="auto" w:fill="FFFFFF"/>
        </w:rPr>
        <w:t xml:space="preserve"> </w:t>
      </w:r>
      <w:r w:rsidR="008C7F45" w:rsidRPr="00042C8B">
        <w:t xml:space="preserve"> – Example GHHIN home webpage</w:t>
      </w:r>
    </w:p>
    <w:p w14:paraId="51E51650" w14:textId="77777777" w:rsidR="0063657A" w:rsidRPr="00042C8B" w:rsidRDefault="0063657A" w:rsidP="00DE1CF9"/>
    <w:p w14:paraId="5C95E8AE" w14:textId="77777777" w:rsidR="0063657A" w:rsidRPr="00042C8B" w:rsidRDefault="0063657A" w:rsidP="00DE1CF9"/>
    <w:p w14:paraId="7E0C5172" w14:textId="77777777" w:rsidR="0063657A" w:rsidRPr="00042C8B" w:rsidRDefault="0063657A" w:rsidP="00DE1CF9"/>
    <w:p w14:paraId="399D7461" w14:textId="77777777" w:rsidR="0063657A" w:rsidRPr="00042C8B" w:rsidRDefault="0063657A" w:rsidP="00DE1CF9"/>
    <w:p w14:paraId="688691B7" w14:textId="77777777" w:rsidR="0063657A" w:rsidRPr="00042C8B" w:rsidRDefault="0063657A" w:rsidP="00DE1CF9"/>
    <w:p w14:paraId="0D910994" w14:textId="77777777" w:rsidR="0063657A" w:rsidRPr="00042C8B" w:rsidRDefault="0063657A" w:rsidP="00DE1CF9"/>
    <w:p w14:paraId="10291C0E" w14:textId="77777777" w:rsidR="0063657A" w:rsidRPr="00042C8B" w:rsidRDefault="0063657A" w:rsidP="00DE1CF9"/>
    <w:p w14:paraId="1425FBC9" w14:textId="77777777" w:rsidR="0063657A" w:rsidRPr="00042C8B" w:rsidRDefault="0063657A" w:rsidP="00DE1CF9"/>
    <w:p w14:paraId="1039186D" w14:textId="77777777" w:rsidR="0063657A" w:rsidRPr="00042C8B" w:rsidRDefault="0063657A" w:rsidP="00DE1CF9"/>
    <w:p w14:paraId="796ACF3B" w14:textId="77777777" w:rsidR="0063657A" w:rsidRPr="00042C8B" w:rsidRDefault="0063657A" w:rsidP="00DE1CF9"/>
    <w:p w14:paraId="119D0F22" w14:textId="77777777" w:rsidR="0063657A" w:rsidRPr="00042C8B" w:rsidRDefault="0063657A" w:rsidP="00DE1CF9"/>
    <w:p w14:paraId="515A5934" w14:textId="77777777" w:rsidR="0063657A" w:rsidRPr="00042C8B" w:rsidRDefault="0063657A" w:rsidP="00DE1CF9"/>
    <w:p w14:paraId="0603C51F" w14:textId="77777777" w:rsidR="00B55CE2" w:rsidRPr="00042C8B" w:rsidRDefault="00B55CE2" w:rsidP="00DE1CF9"/>
    <w:p w14:paraId="204D1A88" w14:textId="77777777" w:rsidR="00A11A64" w:rsidRPr="00042C8B" w:rsidRDefault="00A11A64" w:rsidP="00DE1CF9"/>
    <w:p w14:paraId="7B0FFED6" w14:textId="0FC61EE2" w:rsidR="00964E6F" w:rsidRPr="00042C8B" w:rsidRDefault="004E7F1B" w:rsidP="0063657A">
      <w:r w:rsidRPr="00042C8B">
        <w:rPr>
          <w:b/>
          <w:color w:val="9A542E" w:themeColor="accent1" w:themeShade="BF"/>
          <w:shd w:val="clear" w:color="auto" w:fill="FFFFFF"/>
        </w:rPr>
        <w:t>Appendix  4</w:t>
      </w:r>
      <w:r w:rsidR="008C7F45" w:rsidRPr="00042C8B">
        <w:t xml:space="preserve"> – Changes in responsibilities over time</w:t>
      </w:r>
    </w:p>
    <w:p w14:paraId="2FB05D1E" w14:textId="3BCED9F2" w:rsidR="00964E6F" w:rsidRPr="00042C8B" w:rsidRDefault="00350026" w:rsidP="00DE1CF9">
      <w:r w:rsidRPr="00042C8B">
        <w:rPr>
          <w:noProof/>
          <w:lang w:val="en-GB" w:eastAsia="en-GB"/>
        </w:rPr>
        <w:drawing>
          <wp:anchor distT="0" distB="0" distL="114300" distR="114300" simplePos="0" relativeHeight="251660288" behindDoc="0" locked="0" layoutInCell="1" allowOverlap="1" wp14:anchorId="6CC35BD7" wp14:editId="098BDBD4">
            <wp:simplePos x="0" y="0"/>
            <wp:positionH relativeFrom="column">
              <wp:posOffset>866775</wp:posOffset>
            </wp:positionH>
            <wp:positionV relativeFrom="paragraph">
              <wp:posOffset>127000</wp:posOffset>
            </wp:positionV>
            <wp:extent cx="2924810" cy="2866390"/>
            <wp:effectExtent l="0" t="0" r="889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CA484.tmp"/>
                    <pic:cNvPicPr/>
                  </pic:nvPicPr>
                  <pic:blipFill>
                    <a:blip r:embed="rId14">
                      <a:extLst>
                        <a:ext uri="{28A0092B-C50C-407E-A947-70E740481C1C}">
                          <a14:useLocalDpi xmlns:a14="http://schemas.microsoft.com/office/drawing/2010/main" val="0"/>
                        </a:ext>
                      </a:extLst>
                    </a:blip>
                    <a:stretch>
                      <a:fillRect/>
                    </a:stretch>
                  </pic:blipFill>
                  <pic:spPr>
                    <a:xfrm>
                      <a:off x="0" y="0"/>
                      <a:ext cx="2924810" cy="2866390"/>
                    </a:xfrm>
                    <a:prstGeom prst="rect">
                      <a:avLst/>
                    </a:prstGeom>
                  </pic:spPr>
                </pic:pic>
              </a:graphicData>
            </a:graphic>
            <wp14:sizeRelH relativeFrom="page">
              <wp14:pctWidth>0</wp14:pctWidth>
            </wp14:sizeRelH>
            <wp14:sizeRelV relativeFrom="page">
              <wp14:pctHeight>0</wp14:pctHeight>
            </wp14:sizeRelV>
          </wp:anchor>
        </w:drawing>
      </w:r>
    </w:p>
    <w:p w14:paraId="1BF107AA" w14:textId="7A0C1000" w:rsidR="005D55D0" w:rsidRPr="00042C8B" w:rsidRDefault="005D55D0" w:rsidP="00DE1CF9"/>
    <w:p w14:paraId="08BFCE57" w14:textId="77777777" w:rsidR="005D55D0" w:rsidRPr="00042C8B" w:rsidRDefault="005D55D0" w:rsidP="00DE1CF9"/>
    <w:p w14:paraId="415BA151" w14:textId="77777777" w:rsidR="005D55D0" w:rsidRPr="00042C8B" w:rsidRDefault="005D55D0" w:rsidP="00DE1CF9"/>
    <w:p w14:paraId="4B965DF4" w14:textId="77777777" w:rsidR="004E7F1B" w:rsidRPr="00042C8B" w:rsidRDefault="004E7F1B" w:rsidP="00DE1CF9"/>
    <w:p w14:paraId="629F307B" w14:textId="77777777" w:rsidR="004E7F1B" w:rsidRPr="00042C8B" w:rsidRDefault="004E7F1B" w:rsidP="00DE1CF9"/>
    <w:p w14:paraId="1013CC88" w14:textId="77777777" w:rsidR="004E7F1B" w:rsidRPr="00042C8B" w:rsidRDefault="004E7F1B" w:rsidP="00DE1CF9"/>
    <w:p w14:paraId="629A3BD2" w14:textId="77777777" w:rsidR="004E7F1B" w:rsidRPr="00042C8B" w:rsidRDefault="004E7F1B" w:rsidP="00DE1CF9"/>
    <w:p w14:paraId="51F5CCE4" w14:textId="77777777" w:rsidR="004E7F1B" w:rsidRPr="00042C8B" w:rsidRDefault="004E7F1B" w:rsidP="00DE1CF9"/>
    <w:p w14:paraId="557D0F5C" w14:textId="77777777" w:rsidR="00350026" w:rsidRPr="00042C8B" w:rsidRDefault="00350026" w:rsidP="00DE1CF9"/>
    <w:p w14:paraId="40B9B36E" w14:textId="2EDBF915" w:rsidR="00DF0FBD" w:rsidRPr="00042C8B" w:rsidRDefault="004E7F1B" w:rsidP="00DE1CF9">
      <w:r w:rsidRPr="00042C8B">
        <w:rPr>
          <w:b/>
          <w:color w:val="9A542E" w:themeColor="accent1" w:themeShade="BF"/>
          <w:shd w:val="clear" w:color="auto" w:fill="FFFFFF"/>
        </w:rPr>
        <w:t>Appendix 5</w:t>
      </w:r>
      <w:r w:rsidR="008C7F45" w:rsidRPr="00042C8B">
        <w:t>– Example regional node page</w:t>
      </w:r>
    </w:p>
    <w:p w14:paraId="2F2564AB" w14:textId="77777777" w:rsidR="005D55D0" w:rsidRPr="00042C8B" w:rsidRDefault="00DF0FBD" w:rsidP="00DE1CF9">
      <w:r w:rsidRPr="00042C8B">
        <w:rPr>
          <w:noProof/>
          <w:lang w:val="en-GB" w:eastAsia="en-GB"/>
        </w:rPr>
        <w:drawing>
          <wp:anchor distT="0" distB="0" distL="114300" distR="114300" simplePos="0" relativeHeight="251662336" behindDoc="1" locked="0" layoutInCell="1" allowOverlap="1" wp14:anchorId="350E5762" wp14:editId="023B0A4B">
            <wp:simplePos x="0" y="0"/>
            <wp:positionH relativeFrom="column">
              <wp:posOffset>-359410</wp:posOffset>
            </wp:positionH>
            <wp:positionV relativeFrom="paragraph">
              <wp:posOffset>133350</wp:posOffset>
            </wp:positionV>
            <wp:extent cx="5732145" cy="2901950"/>
            <wp:effectExtent l="19050" t="19050" r="20955" b="127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8CC0B.tmp"/>
                    <pic:cNvPicPr/>
                  </pic:nvPicPr>
                  <pic:blipFill>
                    <a:blip r:embed="rId15" cstate="print">
                      <a:extLst>
                        <a:ext uri="{BEBA8EAE-BF5A-486C-A8C5-ECC9F3942E4B}">
                          <a14:imgProps xmlns:a14="http://schemas.microsoft.com/office/drawing/2010/main">
                            <a14:imgLayer r:embed="rId16">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732145" cy="29019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893C891" w14:textId="77777777" w:rsidR="005D55D0" w:rsidRPr="00042C8B" w:rsidRDefault="005D55D0" w:rsidP="00DE1CF9"/>
    <w:p w14:paraId="68823159" w14:textId="77777777" w:rsidR="00DF0FBD" w:rsidRPr="00042C8B" w:rsidRDefault="00DF0FBD" w:rsidP="00DE1CF9"/>
    <w:p w14:paraId="65AC18E4" w14:textId="77777777" w:rsidR="00DF0FBD" w:rsidRPr="00042C8B" w:rsidRDefault="00DF0FBD" w:rsidP="00DE1CF9"/>
    <w:p w14:paraId="1643E2CF" w14:textId="77777777" w:rsidR="00DF0FBD" w:rsidRPr="00042C8B" w:rsidRDefault="00DF0FBD" w:rsidP="00DE1CF9"/>
    <w:p w14:paraId="4560DBF7" w14:textId="77777777" w:rsidR="00DF0FBD" w:rsidRPr="00042C8B" w:rsidRDefault="00DF0FBD" w:rsidP="00DE1CF9"/>
    <w:p w14:paraId="2FE3787C" w14:textId="77777777" w:rsidR="00DF0FBD" w:rsidRPr="00042C8B" w:rsidRDefault="00DF0FBD" w:rsidP="00DE1CF9"/>
    <w:p w14:paraId="4491FA26" w14:textId="77777777" w:rsidR="00DF0FBD" w:rsidRPr="00042C8B" w:rsidRDefault="00DF0FBD" w:rsidP="00DE1CF9"/>
    <w:p w14:paraId="2F365A20" w14:textId="77777777" w:rsidR="00DF0FBD" w:rsidRPr="00042C8B" w:rsidRDefault="00DF0FBD" w:rsidP="00DE1CF9"/>
    <w:p w14:paraId="65E2F69B" w14:textId="77777777" w:rsidR="004E7F1B" w:rsidRPr="00042C8B" w:rsidRDefault="004E7F1B" w:rsidP="00DE1CF9"/>
    <w:p w14:paraId="62D47390" w14:textId="5B33005B" w:rsidR="00DF0FBD" w:rsidRPr="00042C8B" w:rsidRDefault="004B5CF5" w:rsidP="00DE1CF9">
      <w:r w:rsidRPr="00042C8B">
        <w:rPr>
          <w:noProof/>
          <w:lang w:val="en-GB" w:eastAsia="en-GB"/>
        </w:rPr>
        <w:drawing>
          <wp:anchor distT="0" distB="0" distL="114300" distR="114300" simplePos="0" relativeHeight="251668480" behindDoc="1" locked="0" layoutInCell="1" allowOverlap="1" wp14:anchorId="718A4457" wp14:editId="3D603705">
            <wp:simplePos x="0" y="0"/>
            <wp:positionH relativeFrom="column">
              <wp:posOffset>-360938</wp:posOffset>
            </wp:positionH>
            <wp:positionV relativeFrom="paragraph">
              <wp:posOffset>258445</wp:posOffset>
            </wp:positionV>
            <wp:extent cx="5732145" cy="3834765"/>
            <wp:effectExtent l="19050" t="19050" r="20955" b="133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0CBE46.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38347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E7F1B" w:rsidRPr="00042C8B">
        <w:rPr>
          <w:b/>
          <w:color w:val="9A542E" w:themeColor="accent1" w:themeShade="BF"/>
          <w:shd w:val="clear" w:color="auto" w:fill="FFFFFF"/>
        </w:rPr>
        <w:t xml:space="preserve"> Appendix 6</w:t>
      </w:r>
      <w:r w:rsidRPr="00042C8B">
        <w:t xml:space="preserve"> – Country profiles</w:t>
      </w:r>
    </w:p>
    <w:p w14:paraId="5B525B08" w14:textId="77777777" w:rsidR="004B5CF5" w:rsidRPr="00042C8B" w:rsidRDefault="004B5CF5" w:rsidP="00DE1CF9"/>
    <w:p w14:paraId="017B17A1" w14:textId="6B6AB647" w:rsidR="004B5CF5" w:rsidRPr="00042C8B" w:rsidRDefault="004B5CF5" w:rsidP="00DE1CF9">
      <w:r w:rsidRPr="00042C8B">
        <w:rPr>
          <w:noProof/>
          <w:lang w:val="en-GB" w:eastAsia="en-GB"/>
        </w:rPr>
        <mc:AlternateContent>
          <mc:Choice Requires="wps">
            <w:drawing>
              <wp:anchor distT="0" distB="0" distL="114300" distR="114300" simplePos="0" relativeHeight="251677696" behindDoc="0" locked="0" layoutInCell="1" allowOverlap="1" wp14:anchorId="77DFA332" wp14:editId="7B895948">
                <wp:simplePos x="0" y="0"/>
                <wp:positionH relativeFrom="column">
                  <wp:posOffset>494036</wp:posOffset>
                </wp:positionH>
                <wp:positionV relativeFrom="paragraph">
                  <wp:posOffset>253669</wp:posOffset>
                </wp:positionV>
                <wp:extent cx="1195783" cy="546040"/>
                <wp:effectExtent l="0" t="0" r="23495" b="26035"/>
                <wp:wrapNone/>
                <wp:docPr id="18" name="Text Box 18"/>
                <wp:cNvGraphicFramePr/>
                <a:graphic xmlns:a="http://schemas.openxmlformats.org/drawingml/2006/main">
                  <a:graphicData uri="http://schemas.microsoft.com/office/word/2010/wordprocessingShape">
                    <wps:wsp>
                      <wps:cNvSpPr txBox="1"/>
                      <wps:spPr>
                        <a:xfrm>
                          <a:off x="0" y="0"/>
                          <a:ext cx="1195783" cy="546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C65A1E" w14:textId="349A2A5D" w:rsidR="006B7E53" w:rsidRPr="004B5CF5" w:rsidRDefault="006B7E53" w:rsidP="004B5CF5">
                            <w:pPr>
                              <w:jc w:val="center"/>
                              <w:rPr>
                                <w:sz w:val="16"/>
                                <w:szCs w:val="16"/>
                              </w:rPr>
                            </w:pPr>
                            <w:r>
                              <w:rPr>
                                <w:sz w:val="16"/>
                                <w:szCs w:val="16"/>
                              </w:rPr>
                              <w:t>Demographics, and trends.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7DFA332" id="_x0000_t202" coordsize="21600,21600" o:spt="202" path="m0,0l0,21600,21600,21600,21600,0xe">
                <v:stroke joinstyle="miter"/>
                <v:path gradientshapeok="t" o:connecttype="rect"/>
              </v:shapetype>
              <v:shape id="Text Box 18" o:spid="_x0000_s1026" type="#_x0000_t202" style="position:absolute;margin-left:38.9pt;margin-top:19.95pt;width:94.15pt;height:43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" fillcolor="white [3201]" strokeweight=".5pt">
                <v:textbox>
                  <w:txbxContent>
                    <w:p w14:paraId="0AC65A1E" w14:textId="349A2A5D" w:rsidR="006B7E53" w:rsidRPr="004B5CF5" w:rsidRDefault="006B7E53" w:rsidP="004B5CF5">
                      <w:pPr>
                        <w:jc w:val="center"/>
                        <w:rPr>
                          <w:sz w:val="16"/>
                          <w:szCs w:val="16"/>
                        </w:rPr>
                      </w:pPr>
                      <w:r>
                        <w:rPr>
                          <w:sz w:val="16"/>
                          <w:szCs w:val="16"/>
                        </w:rPr>
                        <w:t>Demographics, and trends.</w:t>
                      </w:r>
                    </w:p>
                  </w:txbxContent>
                </v:textbox>
              </v:shape>
            </w:pict>
          </mc:Fallback>
        </mc:AlternateContent>
      </w:r>
    </w:p>
    <w:p w14:paraId="6A46272B" w14:textId="77777777" w:rsidR="004B5CF5" w:rsidRPr="00042C8B" w:rsidRDefault="004B5CF5" w:rsidP="00DE1CF9"/>
    <w:p w14:paraId="205998DB" w14:textId="77777777" w:rsidR="004B5CF5" w:rsidRPr="00042C8B" w:rsidRDefault="004B5CF5" w:rsidP="00DE1CF9"/>
    <w:p w14:paraId="2849CEA5" w14:textId="77777777" w:rsidR="004B5CF5" w:rsidRPr="00042C8B" w:rsidRDefault="004B5CF5" w:rsidP="00DE1CF9"/>
    <w:p w14:paraId="3289558D" w14:textId="4D0DCA5A" w:rsidR="004B5CF5" w:rsidRPr="00042C8B" w:rsidRDefault="004B5CF5" w:rsidP="00DE1CF9">
      <w:r w:rsidRPr="00042C8B">
        <w:rPr>
          <w:noProof/>
          <w:lang w:val="en-GB" w:eastAsia="en-GB"/>
        </w:rPr>
        <mc:AlternateContent>
          <mc:Choice Requires="wps">
            <w:drawing>
              <wp:anchor distT="0" distB="0" distL="114300" distR="114300" simplePos="0" relativeHeight="251674624" behindDoc="0" locked="0" layoutInCell="1" allowOverlap="1" wp14:anchorId="2518AC19" wp14:editId="53CCDF7C">
                <wp:simplePos x="0" y="0"/>
                <wp:positionH relativeFrom="column">
                  <wp:posOffset>2899524</wp:posOffset>
                </wp:positionH>
                <wp:positionV relativeFrom="paragraph">
                  <wp:posOffset>313143</wp:posOffset>
                </wp:positionV>
                <wp:extent cx="485369" cy="381210"/>
                <wp:effectExtent l="0" t="0" r="10160" b="19050"/>
                <wp:wrapNone/>
                <wp:docPr id="15" name="Donut 15"/>
                <wp:cNvGraphicFramePr/>
                <a:graphic xmlns:a="http://schemas.openxmlformats.org/drawingml/2006/main">
                  <a:graphicData uri="http://schemas.microsoft.com/office/word/2010/wordprocessingShape">
                    <wps:wsp>
                      <wps:cNvSpPr/>
                      <wps:spPr>
                        <a:xfrm>
                          <a:off x="0" y="0"/>
                          <a:ext cx="485369" cy="381210"/>
                        </a:xfrm>
                        <a:prstGeom prst="donut">
                          <a:avLst>
                            <a:gd name="adj" fmla="val 4177"/>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5" o:spid="_x0000_s1026" type="#_x0000_t23" style="position:absolute;margin-left:228.3pt;margin-top:24.65pt;width:38.2pt;height:3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" adj="709" fillcolor="#fdeada [3205]" strokecolor="#de6b0c [1605]" strokeweight="2pt"/>
            </w:pict>
          </mc:Fallback>
        </mc:AlternateContent>
      </w:r>
      <w:r w:rsidRPr="00042C8B">
        <w:rPr>
          <w:noProof/>
          <w:lang w:val="en-GB" w:eastAsia="en-GB"/>
        </w:rPr>
        <mc:AlternateContent>
          <mc:Choice Requires="wps">
            <w:drawing>
              <wp:anchor distT="0" distB="0" distL="114300" distR="114300" simplePos="0" relativeHeight="251672576" behindDoc="0" locked="0" layoutInCell="1" allowOverlap="1" wp14:anchorId="0C8AA386" wp14:editId="671F217A">
                <wp:simplePos x="0" y="0"/>
                <wp:positionH relativeFrom="column">
                  <wp:posOffset>2504849</wp:posOffset>
                </wp:positionH>
                <wp:positionV relativeFrom="paragraph">
                  <wp:posOffset>312908</wp:posOffset>
                </wp:positionV>
                <wp:extent cx="485369" cy="381210"/>
                <wp:effectExtent l="0" t="0" r="10160" b="19050"/>
                <wp:wrapNone/>
                <wp:docPr id="14" name="Donut 14"/>
                <wp:cNvGraphicFramePr/>
                <a:graphic xmlns:a="http://schemas.openxmlformats.org/drawingml/2006/main">
                  <a:graphicData uri="http://schemas.microsoft.com/office/word/2010/wordprocessingShape">
                    <wps:wsp>
                      <wps:cNvSpPr/>
                      <wps:spPr>
                        <a:xfrm>
                          <a:off x="0" y="0"/>
                          <a:ext cx="485369" cy="381210"/>
                        </a:xfrm>
                        <a:prstGeom prst="donut">
                          <a:avLst>
                            <a:gd name="adj" fmla="val 4177"/>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14" o:spid="_x0000_s1026" type="#_x0000_t23" style="position:absolute;margin-left:197.25pt;margin-top:24.65pt;width:38.2pt;height: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" adj="709" fillcolor="#9bbb59 [3208]" strokecolor="#4e6128 [1608]" strokeweight="2pt"/>
            </w:pict>
          </mc:Fallback>
        </mc:AlternateContent>
      </w:r>
    </w:p>
    <w:p w14:paraId="4796E920" w14:textId="5B4A33B8" w:rsidR="004B5CF5" w:rsidRPr="00042C8B" w:rsidRDefault="004B5CF5" w:rsidP="00DE1CF9">
      <w:r w:rsidRPr="00042C8B">
        <w:rPr>
          <w:noProof/>
          <w:lang w:val="en-GB" w:eastAsia="en-GB"/>
        </w:rPr>
        <mc:AlternateContent>
          <mc:Choice Requires="wps">
            <w:drawing>
              <wp:anchor distT="0" distB="0" distL="114300" distR="114300" simplePos="0" relativeHeight="251671552" behindDoc="0" locked="0" layoutInCell="1" allowOverlap="1" wp14:anchorId="48AF13AE" wp14:editId="75C1A353">
                <wp:simplePos x="0" y="0"/>
                <wp:positionH relativeFrom="column">
                  <wp:posOffset>2613190</wp:posOffset>
                </wp:positionH>
                <wp:positionV relativeFrom="paragraph">
                  <wp:posOffset>85668</wp:posOffset>
                </wp:positionV>
                <wp:extent cx="351025" cy="182013"/>
                <wp:effectExtent l="0" t="0" r="11430" b="27940"/>
                <wp:wrapNone/>
                <wp:docPr id="13" name="Text Box 13"/>
                <wp:cNvGraphicFramePr/>
                <a:graphic xmlns:a="http://schemas.openxmlformats.org/drawingml/2006/main">
                  <a:graphicData uri="http://schemas.microsoft.com/office/word/2010/wordprocessingShape">
                    <wps:wsp>
                      <wps:cNvSpPr txBox="1"/>
                      <wps:spPr>
                        <a:xfrm>
                          <a:off x="0" y="0"/>
                          <a:ext cx="351025" cy="182013"/>
                        </a:xfrm>
                        <a:prstGeom prst="rect">
                          <a:avLst/>
                        </a:prstGeom>
                        <a:solidFill>
                          <a:srgbClr val="7030A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F0791C" w14:textId="4EFAE1E5" w:rsidR="006B7E53" w:rsidRPr="004B5CF5" w:rsidRDefault="006B7E53">
                            <w:pPr>
                              <w:rPr>
                                <w:color w:val="FFFFFF" w:themeColor="background1"/>
                                <w:sz w:val="10"/>
                                <w:szCs w:val="10"/>
                              </w:rPr>
                            </w:pPr>
                            <w:r>
                              <w:rPr>
                                <w:color w:val="FFFFFF" w:themeColor="background1"/>
                                <w:sz w:val="10"/>
                                <w:szCs w:val="10"/>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AF13AE" id="Text Box 13" o:spid="_x0000_s1027" type="#_x0000_t202" style="position:absolute;margin-left:205.75pt;margin-top:6.75pt;width:27.65pt;height:14.3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" fillcolor="#7030a0" strokeweight=".5pt">
                <v:textbox>
                  <w:txbxContent>
                    <w:p w14:paraId="3BF0791C" w14:textId="4EFAE1E5" w:rsidR="006B7E53" w:rsidRPr="004B5CF5" w:rsidRDefault="006B7E53">
                      <w:pPr>
                        <w:rPr>
                          <w:color w:val="FFFFFF" w:themeColor="background1"/>
                          <w:sz w:val="10"/>
                          <w:szCs w:val="10"/>
                        </w:rPr>
                      </w:pPr>
                      <w:r>
                        <w:rPr>
                          <w:color w:val="FFFFFF" w:themeColor="background1"/>
                          <w:sz w:val="10"/>
                          <w:szCs w:val="10"/>
                        </w:rPr>
                        <w:t>Zone</w:t>
                      </w:r>
                    </w:p>
                  </w:txbxContent>
                </v:textbox>
              </v:shape>
            </w:pict>
          </mc:Fallback>
        </mc:AlternateContent>
      </w:r>
      <w:r w:rsidRPr="00042C8B">
        <w:rPr>
          <w:noProof/>
          <w:lang w:val="en-GB" w:eastAsia="en-GB"/>
        </w:rPr>
        <mc:AlternateContent>
          <mc:Choice Requires="wps">
            <w:drawing>
              <wp:anchor distT="0" distB="0" distL="114300" distR="114300" simplePos="0" relativeHeight="251670528" behindDoc="0" locked="0" layoutInCell="1" allowOverlap="1" wp14:anchorId="23830E6D" wp14:editId="56AE96E5">
                <wp:simplePos x="0" y="0"/>
                <wp:positionH relativeFrom="column">
                  <wp:posOffset>2613191</wp:posOffset>
                </wp:positionH>
                <wp:positionV relativeFrom="paragraph">
                  <wp:posOffset>85668</wp:posOffset>
                </wp:positionV>
                <wp:extent cx="316356" cy="1451772"/>
                <wp:effectExtent l="0" t="0" r="26670" b="15240"/>
                <wp:wrapNone/>
                <wp:docPr id="12" name="Rectangle 12"/>
                <wp:cNvGraphicFramePr/>
                <a:graphic xmlns:a="http://schemas.openxmlformats.org/drawingml/2006/main">
                  <a:graphicData uri="http://schemas.microsoft.com/office/word/2010/wordprocessingShape">
                    <wps:wsp>
                      <wps:cNvSpPr/>
                      <wps:spPr>
                        <a:xfrm>
                          <a:off x="0" y="0"/>
                          <a:ext cx="316356" cy="1451772"/>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6" style="position:absolute;margin-left:205.75pt;margin-top:6.75pt;width:24.9pt;height:114.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" filled="f" strokecolor="black [3213]"/>
            </w:pict>
          </mc:Fallback>
        </mc:AlternateContent>
      </w:r>
      <w:r w:rsidRPr="00042C8B">
        <w:rPr>
          <w:noProof/>
          <w:lang w:val="en-GB" w:eastAsia="en-GB"/>
        </w:rPr>
        <mc:AlternateContent>
          <mc:Choice Requires="wps">
            <w:drawing>
              <wp:anchor distT="0" distB="0" distL="114300" distR="114300" simplePos="0" relativeHeight="251669504" behindDoc="0" locked="0" layoutInCell="1" allowOverlap="1" wp14:anchorId="22BDF106" wp14:editId="359CCB95">
                <wp:simplePos x="0" y="0"/>
                <wp:positionH relativeFrom="column">
                  <wp:posOffset>2929547</wp:posOffset>
                </wp:positionH>
                <wp:positionV relativeFrom="paragraph">
                  <wp:posOffset>85668</wp:posOffset>
                </wp:positionV>
                <wp:extent cx="372077" cy="156011"/>
                <wp:effectExtent l="0" t="0" r="9525" b="0"/>
                <wp:wrapNone/>
                <wp:docPr id="11" name="Text Box 11"/>
                <wp:cNvGraphicFramePr/>
                <a:graphic xmlns:a="http://schemas.openxmlformats.org/drawingml/2006/main">
                  <a:graphicData uri="http://schemas.microsoft.com/office/word/2010/wordprocessingShape">
                    <wps:wsp>
                      <wps:cNvSpPr txBox="1"/>
                      <wps:spPr>
                        <a:xfrm>
                          <a:off x="0" y="0"/>
                          <a:ext cx="372077" cy="156011"/>
                        </a:xfrm>
                        <a:prstGeom prst="rect">
                          <a:avLst/>
                        </a:prstGeom>
                        <a:solidFill>
                          <a:srgbClr val="C0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82C96C" w14:textId="0B9620F9" w:rsidR="006B7E53" w:rsidRPr="004B5CF5" w:rsidRDefault="006B7E53">
                            <w:pPr>
                              <w:rPr>
                                <w:color w:val="FFFFFF" w:themeColor="background1"/>
                                <w:sz w:val="10"/>
                                <w:szCs w:val="10"/>
                              </w:rPr>
                            </w:pPr>
                            <w:r>
                              <w:rPr>
                                <w:color w:val="FFFFFF" w:themeColor="background1"/>
                                <w:sz w:val="10"/>
                                <w:szCs w:val="10"/>
                              </w:rPr>
                              <w:t>Heat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BDF106" id="Text Box 11" o:spid="_x0000_s1028" type="#_x0000_t202" style="position:absolute;margin-left:230.65pt;margin-top:6.75pt;width:29.3pt;height:12.3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" fillcolor="#c00000" stroked="f" strokeweight=".5pt">
                <v:textbox>
                  <w:txbxContent>
                    <w:p w14:paraId="7582C96C" w14:textId="0B9620F9" w:rsidR="006B7E53" w:rsidRPr="004B5CF5" w:rsidRDefault="006B7E53">
                      <w:pPr>
                        <w:rPr>
                          <w:color w:val="FFFFFF" w:themeColor="background1"/>
                          <w:sz w:val="10"/>
                          <w:szCs w:val="10"/>
                        </w:rPr>
                      </w:pPr>
                      <w:r>
                        <w:rPr>
                          <w:color w:val="FFFFFF" w:themeColor="background1"/>
                          <w:sz w:val="10"/>
                          <w:szCs w:val="10"/>
                        </w:rPr>
                        <w:t>Heat #</w:t>
                      </w:r>
                    </w:p>
                  </w:txbxContent>
                </v:textbox>
              </v:shape>
            </w:pict>
          </mc:Fallback>
        </mc:AlternateContent>
      </w:r>
    </w:p>
    <w:p w14:paraId="037A3E08" w14:textId="17CF8528" w:rsidR="004B5CF5" w:rsidRPr="00042C8B" w:rsidRDefault="004B5CF5" w:rsidP="00DE1CF9">
      <w:r w:rsidRPr="00042C8B">
        <w:rPr>
          <w:noProof/>
          <w:lang w:val="en-GB" w:eastAsia="en-GB"/>
        </w:rPr>
        <mc:AlternateContent>
          <mc:Choice Requires="wps">
            <w:drawing>
              <wp:anchor distT="0" distB="0" distL="114300" distR="114300" simplePos="0" relativeHeight="251680768" behindDoc="0" locked="0" layoutInCell="1" allowOverlap="1" wp14:anchorId="6B9B6414" wp14:editId="3CB57444">
                <wp:simplePos x="0" y="0"/>
                <wp:positionH relativeFrom="column">
                  <wp:posOffset>3241570</wp:posOffset>
                </wp:positionH>
                <wp:positionV relativeFrom="paragraph">
                  <wp:posOffset>22472</wp:posOffset>
                </wp:positionV>
                <wp:extent cx="507037" cy="1269366"/>
                <wp:effectExtent l="19050" t="19050" r="26670" b="26035"/>
                <wp:wrapNone/>
                <wp:docPr id="20" name="Straight Connector 20"/>
                <wp:cNvGraphicFramePr/>
                <a:graphic xmlns:a="http://schemas.openxmlformats.org/drawingml/2006/main">
                  <a:graphicData uri="http://schemas.microsoft.com/office/word/2010/wordprocessingShape">
                    <wps:wsp>
                      <wps:cNvCnPr/>
                      <wps:spPr>
                        <a:xfrm flipH="1" flipV="1">
                          <a:off x="0" y="0"/>
                          <a:ext cx="507037" cy="1269366"/>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0" o:spid="_x0000_s1026" style="position:absolute;flip:x y;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25pt,1.75pt" to="295.15pt,1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" strokecolor="#f7a969 [2405]" strokeweight="2.25pt"/>
            </w:pict>
          </mc:Fallback>
        </mc:AlternateContent>
      </w:r>
      <w:r w:rsidRPr="00042C8B">
        <w:rPr>
          <w:noProof/>
          <w:lang w:val="en-GB" w:eastAsia="en-GB"/>
        </w:rPr>
        <mc:AlternateContent>
          <mc:Choice Requires="wps">
            <w:drawing>
              <wp:anchor distT="0" distB="0" distL="114300" distR="114300" simplePos="0" relativeHeight="251676672" behindDoc="0" locked="0" layoutInCell="1" allowOverlap="1" wp14:anchorId="2E77A959" wp14:editId="183A27F4">
                <wp:simplePos x="0" y="0"/>
                <wp:positionH relativeFrom="column">
                  <wp:posOffset>1620785</wp:posOffset>
                </wp:positionH>
                <wp:positionV relativeFrom="paragraph">
                  <wp:posOffset>22472</wp:posOffset>
                </wp:positionV>
                <wp:extent cx="992406" cy="1269759"/>
                <wp:effectExtent l="19050" t="19050" r="17780" b="26035"/>
                <wp:wrapNone/>
                <wp:docPr id="17" name="Straight Connector 17"/>
                <wp:cNvGraphicFramePr/>
                <a:graphic xmlns:a="http://schemas.openxmlformats.org/drawingml/2006/main">
                  <a:graphicData uri="http://schemas.microsoft.com/office/word/2010/wordprocessingShape">
                    <wps:wsp>
                      <wps:cNvCnPr/>
                      <wps:spPr>
                        <a:xfrm flipV="1">
                          <a:off x="0" y="0"/>
                          <a:ext cx="992406" cy="1269759"/>
                        </a:xfrm>
                        <a:prstGeom prst="line">
                          <a:avLst/>
                        </a:prstGeom>
                        <a:ln w="2857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127.6pt,1.75pt" to="205.75pt,1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" strokecolor="#76923c [2408]" strokeweight="2.25pt"/>
            </w:pict>
          </mc:Fallback>
        </mc:AlternateContent>
      </w:r>
    </w:p>
    <w:p w14:paraId="03AA5E60" w14:textId="77777777" w:rsidR="004B5CF5" w:rsidRPr="00042C8B" w:rsidRDefault="004B5CF5" w:rsidP="00DE1CF9"/>
    <w:p w14:paraId="59A3D23F" w14:textId="3DF48292" w:rsidR="004B5CF5" w:rsidRPr="00042C8B" w:rsidRDefault="0069125D" w:rsidP="00DE1CF9">
      <w:r w:rsidRPr="00042C8B">
        <w:rPr>
          <w:noProof/>
          <w:lang w:val="en-GB" w:eastAsia="en-GB"/>
        </w:rPr>
        <mc:AlternateContent>
          <mc:Choice Requires="wps">
            <w:drawing>
              <wp:anchor distT="0" distB="0" distL="114300" distR="114300" simplePos="0" relativeHeight="251679744" behindDoc="0" locked="0" layoutInCell="1" allowOverlap="1" wp14:anchorId="60175BF4" wp14:editId="6841EAB0">
                <wp:simplePos x="0" y="0"/>
                <wp:positionH relativeFrom="column">
                  <wp:posOffset>2838450</wp:posOffset>
                </wp:positionH>
                <wp:positionV relativeFrom="paragraph">
                  <wp:posOffset>645160</wp:posOffset>
                </wp:positionV>
                <wp:extent cx="1629410" cy="311785"/>
                <wp:effectExtent l="19050" t="19050" r="27940" b="12065"/>
                <wp:wrapNone/>
                <wp:docPr id="19" name="Text Box 19"/>
                <wp:cNvGraphicFramePr/>
                <a:graphic xmlns:a="http://schemas.openxmlformats.org/drawingml/2006/main">
                  <a:graphicData uri="http://schemas.microsoft.com/office/word/2010/wordprocessingShape">
                    <wps:wsp>
                      <wps:cNvSpPr txBox="1"/>
                      <wps:spPr>
                        <a:xfrm>
                          <a:off x="0" y="0"/>
                          <a:ext cx="1629410" cy="311785"/>
                        </a:xfrm>
                        <a:prstGeom prst="rect">
                          <a:avLst/>
                        </a:prstGeom>
                        <a:solidFill>
                          <a:schemeClr val="bg1"/>
                        </a:solidFill>
                        <a:ln w="28575">
                          <a:solidFill>
                            <a:schemeClr val="accent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AD468E2" w14:textId="23BC5025" w:rsidR="006B7E53" w:rsidRPr="004B5CF5" w:rsidRDefault="006B7E53" w:rsidP="004B5CF5">
                            <w:pPr>
                              <w:rPr>
                                <w:color w:val="000000" w:themeColor="text1"/>
                                <w:sz w:val="20"/>
                                <w:szCs w:val="20"/>
                              </w:rPr>
                            </w:pPr>
                            <w:r>
                              <w:rPr>
                                <w:color w:val="000000" w:themeColor="text1"/>
                                <w:sz w:val="20"/>
                                <w:szCs w:val="20"/>
                              </w:rPr>
                              <w:t xml:space="preserve">         Heat Risk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75BF4" id="Text Box 19" o:spid="_x0000_s1029" type="#_x0000_t202" style="position:absolute;margin-left:223.5pt;margin-top:50.8pt;width:128.3pt;height:24.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" fillcolor="white [3212]" strokecolor="#f7a969 [2405]" strokeweight="2.25pt">
                <v:textbox>
                  <w:txbxContent>
                    <w:p w14:paraId="6AD468E2" w14:textId="23BC5025" w:rsidR="006B7E53" w:rsidRPr="004B5CF5" w:rsidRDefault="006B7E53" w:rsidP="004B5CF5">
                      <w:pPr>
                        <w:rPr>
                          <w:color w:val="000000" w:themeColor="text1"/>
                          <w:sz w:val="20"/>
                          <w:szCs w:val="20"/>
                        </w:rPr>
                      </w:pPr>
                      <w:r>
                        <w:rPr>
                          <w:color w:val="000000" w:themeColor="text1"/>
                          <w:sz w:val="20"/>
                          <w:szCs w:val="20"/>
                        </w:rPr>
                        <w:t xml:space="preserve">         Heat Risk Score.</w:t>
                      </w:r>
                    </w:p>
                  </w:txbxContent>
                </v:textbox>
              </v:shape>
            </w:pict>
          </mc:Fallback>
        </mc:AlternateContent>
      </w:r>
      <w:r w:rsidRPr="00042C8B">
        <w:rPr>
          <w:noProof/>
          <w:lang w:val="en-GB" w:eastAsia="en-GB"/>
        </w:rPr>
        <mc:AlternateContent>
          <mc:Choice Requires="wps">
            <w:drawing>
              <wp:anchor distT="0" distB="0" distL="114300" distR="114300" simplePos="0" relativeHeight="251675648" behindDoc="0" locked="0" layoutInCell="1" allowOverlap="1" wp14:anchorId="26368374" wp14:editId="40C9F82F">
                <wp:simplePos x="0" y="0"/>
                <wp:positionH relativeFrom="column">
                  <wp:posOffset>565785</wp:posOffset>
                </wp:positionH>
                <wp:positionV relativeFrom="paragraph">
                  <wp:posOffset>645160</wp:posOffset>
                </wp:positionV>
                <wp:extent cx="1629410" cy="450215"/>
                <wp:effectExtent l="19050" t="19050" r="27940" b="26035"/>
                <wp:wrapNone/>
                <wp:docPr id="16" name="Text Box 16"/>
                <wp:cNvGraphicFramePr/>
                <a:graphic xmlns:a="http://schemas.openxmlformats.org/drawingml/2006/main">
                  <a:graphicData uri="http://schemas.microsoft.com/office/word/2010/wordprocessingShape">
                    <wps:wsp>
                      <wps:cNvSpPr txBox="1"/>
                      <wps:spPr>
                        <a:xfrm>
                          <a:off x="0" y="0"/>
                          <a:ext cx="1629410" cy="450215"/>
                        </a:xfrm>
                        <a:prstGeom prst="rect">
                          <a:avLst/>
                        </a:prstGeom>
                        <a:solidFill>
                          <a:schemeClr val="bg1"/>
                        </a:solidFill>
                        <a:ln w="28575">
                          <a:solidFill>
                            <a:schemeClr val="accent5">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B56639B" w14:textId="4B27FBEB" w:rsidR="006B7E53" w:rsidRPr="004B5CF5" w:rsidRDefault="006B7E53">
                            <w:pPr>
                              <w:rPr>
                                <w:color w:val="000000" w:themeColor="text1"/>
                                <w:sz w:val="20"/>
                                <w:szCs w:val="20"/>
                              </w:rPr>
                            </w:pPr>
                            <w:r>
                              <w:rPr>
                                <w:color w:val="000000" w:themeColor="text1"/>
                                <w:sz w:val="20"/>
                                <w:szCs w:val="20"/>
                              </w:rPr>
                              <w:t>Geographic Zone – to identify similar climates.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68374" id="Text Box 16" o:spid="_x0000_s1030" type="#_x0000_t202" style="position:absolute;margin-left:44.55pt;margin-top:50.8pt;width:128.3pt;height:35.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" fillcolor="white [3212]" strokecolor="#76923c [2408]" strokeweight="2.25pt">
                <v:textbox>
                  <w:txbxContent>
                    <w:p w14:paraId="5B56639B" w14:textId="4B27FBEB" w:rsidR="006B7E53" w:rsidRPr="004B5CF5" w:rsidRDefault="006B7E53">
                      <w:pPr>
                        <w:rPr>
                          <w:color w:val="000000" w:themeColor="text1"/>
                          <w:sz w:val="20"/>
                          <w:szCs w:val="20"/>
                        </w:rPr>
                      </w:pPr>
                      <w:r>
                        <w:rPr>
                          <w:color w:val="000000" w:themeColor="text1"/>
                          <w:sz w:val="20"/>
                          <w:szCs w:val="20"/>
                        </w:rPr>
                        <w:t>Geographic Zone – to identify similar climates.</w:t>
                      </w:r>
                    </w:p>
                  </w:txbxContent>
                </v:textbox>
              </v:shape>
            </w:pict>
          </mc:Fallback>
        </mc:AlternateContent>
      </w:r>
    </w:p>
    <w:p w14:paraId="4EA18E0E" w14:textId="77777777" w:rsidR="004E7F1B" w:rsidRPr="00042C8B" w:rsidRDefault="004E7F1B" w:rsidP="00A06CE9"/>
    <w:p w14:paraId="49F7D86E" w14:textId="2620F290" w:rsidR="00B55CE2" w:rsidRPr="00042C8B" w:rsidRDefault="00B55CE2" w:rsidP="00A06CE9"/>
    <w:p w14:paraId="545E0A24" w14:textId="2DD2E18C" w:rsidR="0090629D" w:rsidRPr="00042C8B" w:rsidRDefault="004E7F1B" w:rsidP="00DE1CF9">
      <w:r w:rsidRPr="00042C8B">
        <w:rPr>
          <w:b/>
          <w:color w:val="9A542E" w:themeColor="accent1" w:themeShade="BF"/>
          <w:shd w:val="clear" w:color="auto" w:fill="FFFFFF"/>
        </w:rPr>
        <w:t>Appendix 7</w:t>
      </w:r>
      <w:r w:rsidR="0090629D" w:rsidRPr="00042C8B">
        <w:t xml:space="preserve"> – </w:t>
      </w:r>
      <w:r w:rsidR="0085281D" w:rsidRPr="00042C8B">
        <w:t>Country profile: g</w:t>
      </w:r>
      <w:r w:rsidR="0090629D" w:rsidRPr="00042C8B">
        <w:t>ather trends in heat and adaptation over time – display on the public site.</w:t>
      </w:r>
    </w:p>
    <w:p w14:paraId="1244F2FA" w14:textId="47F6AD88" w:rsidR="0085281D" w:rsidRPr="00042C8B" w:rsidRDefault="0085281D" w:rsidP="00DE1CF9">
      <w:r w:rsidRPr="00042C8B">
        <w:rPr>
          <w:noProof/>
          <w:lang w:val="en-GB" w:eastAsia="en-GB"/>
        </w:rPr>
        <w:drawing>
          <wp:anchor distT="0" distB="0" distL="114300" distR="114300" simplePos="0" relativeHeight="251681792" behindDoc="1" locked="0" layoutInCell="1" allowOverlap="1" wp14:anchorId="594D0BC9" wp14:editId="66DEAD67">
            <wp:simplePos x="0" y="0"/>
            <wp:positionH relativeFrom="column">
              <wp:posOffset>23432</wp:posOffset>
            </wp:positionH>
            <wp:positionV relativeFrom="paragraph">
              <wp:posOffset>166782</wp:posOffset>
            </wp:positionV>
            <wp:extent cx="5732145" cy="3736975"/>
            <wp:effectExtent l="19050" t="19050" r="20955" b="158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0C658E.tmp"/>
                    <pic:cNvPicPr/>
                  </pic:nvPicPr>
                  <pic:blipFill>
                    <a:blip r:embed="rId18">
                      <a:extLst>
                        <a:ext uri="{28A0092B-C50C-407E-A947-70E740481C1C}">
                          <a14:useLocalDpi xmlns:a14="http://schemas.microsoft.com/office/drawing/2010/main" val="0"/>
                        </a:ext>
                      </a:extLst>
                    </a:blip>
                    <a:stretch>
                      <a:fillRect/>
                    </a:stretch>
                  </pic:blipFill>
                  <pic:spPr>
                    <a:xfrm>
                      <a:off x="0" y="0"/>
                      <a:ext cx="5732145" cy="37369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6B7ED0E" w14:textId="77777777" w:rsidR="0090629D" w:rsidRPr="00042C8B" w:rsidRDefault="0090629D" w:rsidP="00DE1CF9"/>
    <w:p w14:paraId="627A78AA" w14:textId="77777777" w:rsidR="0090629D" w:rsidRPr="00042C8B" w:rsidRDefault="0090629D" w:rsidP="00DE1CF9"/>
    <w:p w14:paraId="0F740381" w14:textId="77777777" w:rsidR="0090629D" w:rsidRPr="00042C8B" w:rsidRDefault="0090629D" w:rsidP="00DE1CF9"/>
    <w:p w14:paraId="70B714FF" w14:textId="77777777" w:rsidR="0090629D" w:rsidRPr="00042C8B" w:rsidRDefault="0090629D" w:rsidP="00DE1CF9"/>
    <w:p w14:paraId="3AAD7020" w14:textId="77777777" w:rsidR="0090629D" w:rsidRPr="00042C8B" w:rsidRDefault="0090629D" w:rsidP="00DE1CF9"/>
    <w:p w14:paraId="3FAE6128" w14:textId="77777777" w:rsidR="0090629D" w:rsidRPr="00042C8B" w:rsidRDefault="0090629D" w:rsidP="00DE1CF9"/>
    <w:p w14:paraId="1FD2020B" w14:textId="77777777" w:rsidR="0090629D" w:rsidRPr="00042C8B" w:rsidRDefault="0090629D" w:rsidP="00DE1CF9"/>
    <w:p w14:paraId="56A5108C" w14:textId="77777777" w:rsidR="0090629D" w:rsidRPr="00042C8B" w:rsidRDefault="0090629D" w:rsidP="00DE1CF9"/>
    <w:p w14:paraId="1578BFAD" w14:textId="77777777" w:rsidR="0090629D" w:rsidRPr="00042C8B" w:rsidRDefault="0090629D" w:rsidP="00DE1CF9"/>
    <w:p w14:paraId="55EE7A00" w14:textId="77777777" w:rsidR="0090629D" w:rsidRPr="00042C8B" w:rsidRDefault="0090629D" w:rsidP="00DE1CF9"/>
    <w:p w14:paraId="38CB2C11" w14:textId="77777777" w:rsidR="0090629D" w:rsidRPr="00042C8B" w:rsidRDefault="0090629D" w:rsidP="00DE1CF9"/>
    <w:p w14:paraId="65664863" w14:textId="77777777" w:rsidR="0090629D" w:rsidRPr="00042C8B" w:rsidRDefault="0090629D" w:rsidP="00DE1CF9"/>
    <w:p w14:paraId="0B623E4C" w14:textId="67B99043" w:rsidR="00DF0FBD" w:rsidRPr="00042C8B" w:rsidRDefault="004E7F1B" w:rsidP="00DE1CF9">
      <w:r w:rsidRPr="00042C8B">
        <w:rPr>
          <w:b/>
          <w:color w:val="9A542E" w:themeColor="accent1" w:themeShade="BF"/>
          <w:shd w:val="clear" w:color="auto" w:fill="FFFFFF"/>
        </w:rPr>
        <w:t xml:space="preserve"> Appendix 8</w:t>
      </w:r>
      <w:r w:rsidR="008C7F45" w:rsidRPr="00042C8B">
        <w:t xml:space="preserve"> – Example GHHIN members </w:t>
      </w:r>
      <w:r w:rsidR="0085281D" w:rsidRPr="00042C8B">
        <w:t xml:space="preserve">home </w:t>
      </w:r>
      <w:r w:rsidR="008C7F45" w:rsidRPr="00042C8B">
        <w:t>page</w:t>
      </w:r>
    </w:p>
    <w:p w14:paraId="7F0D071A" w14:textId="6050F286" w:rsidR="00871DA8" w:rsidRPr="00042C8B" w:rsidRDefault="004E7F1B" w:rsidP="00DE1CF9">
      <w:r w:rsidRPr="00042C8B">
        <w:rPr>
          <w:noProof/>
          <w:lang w:val="en-GB" w:eastAsia="en-GB"/>
        </w:rPr>
        <w:drawing>
          <wp:anchor distT="0" distB="0" distL="114300" distR="114300" simplePos="0" relativeHeight="251663360" behindDoc="1" locked="0" layoutInCell="1" allowOverlap="1" wp14:anchorId="2752FBB0" wp14:editId="66E15734">
            <wp:simplePos x="0" y="0"/>
            <wp:positionH relativeFrom="column">
              <wp:posOffset>23583</wp:posOffset>
            </wp:positionH>
            <wp:positionV relativeFrom="paragraph">
              <wp:posOffset>15240</wp:posOffset>
            </wp:positionV>
            <wp:extent cx="5732145" cy="3362960"/>
            <wp:effectExtent l="19050" t="19050" r="20955" b="279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86592.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2145" cy="33629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1D66D5A" w14:textId="3B1405DB" w:rsidR="00871DA8" w:rsidRPr="00042C8B" w:rsidRDefault="004E7F1B" w:rsidP="00DE1CF9">
      <w:r w:rsidRPr="00042C8B">
        <w:rPr>
          <w:noProof/>
          <w:lang w:val="en-GB" w:eastAsia="en-GB"/>
        </w:rPr>
        <mc:AlternateContent>
          <mc:Choice Requires="wps">
            <w:drawing>
              <wp:anchor distT="0" distB="0" distL="114300" distR="114300" simplePos="0" relativeHeight="251689984" behindDoc="0" locked="0" layoutInCell="1" allowOverlap="1" wp14:anchorId="5DB573C7" wp14:editId="0A316639">
                <wp:simplePos x="0" y="0"/>
                <wp:positionH relativeFrom="column">
                  <wp:posOffset>3769360</wp:posOffset>
                </wp:positionH>
                <wp:positionV relativeFrom="paragraph">
                  <wp:posOffset>77470</wp:posOffset>
                </wp:positionV>
                <wp:extent cx="1330325" cy="313690"/>
                <wp:effectExtent l="0" t="0" r="0" b="0"/>
                <wp:wrapNone/>
                <wp:docPr id="7" name="Text Box 7"/>
                <wp:cNvGraphicFramePr/>
                <a:graphic xmlns:a="http://schemas.openxmlformats.org/drawingml/2006/main">
                  <a:graphicData uri="http://schemas.microsoft.com/office/word/2010/wordprocessingShape">
                    <wps:wsp>
                      <wps:cNvSpPr txBox="1"/>
                      <wps:spPr>
                        <a:xfrm>
                          <a:off x="0" y="0"/>
                          <a:ext cx="1330325"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C83957" w14:textId="77777777" w:rsidR="006B7E53" w:rsidRPr="00142D0E" w:rsidRDefault="006B7E53" w:rsidP="00142D0E">
                            <w:pPr>
                              <w:jc w:val="center"/>
                              <w:rPr>
                                <w:rFonts w:ascii="Stone Sans ITC Medium" w:hAnsi="Stone Sans ITC Medium" w:cstheme="majorBidi"/>
                              </w:rPr>
                            </w:pPr>
                            <w:r w:rsidRPr="00142D0E">
                              <w:rPr>
                                <w:rFonts w:ascii="Stone Sans ITC Medium" w:hAnsi="Stone Sans ITC Medium" w:cstheme="majorBidi"/>
                              </w:rPr>
                              <w:t xml:space="preserve">GHHIN </w:t>
                            </w:r>
                            <w:r>
                              <w:rPr>
                                <w:rFonts w:ascii="Stone Sans ITC Medium" w:hAnsi="Stone Sans ITC Medium" w:cstheme="majorBidi"/>
                              </w:rPr>
                              <w:t>News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B573C7" id="Text Box 7" o:spid="_x0000_s1031" type="#_x0000_t202" style="position:absolute;margin-left:296.8pt;margin-top:6.1pt;width:104.75pt;height:24.7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" filled="f" stroked="f" strokeweight=".5pt">
                <v:textbox>
                  <w:txbxContent>
                    <w:p w14:paraId="75C83957" w14:textId="77777777" w:rsidR="006B7E53" w:rsidRPr="00142D0E" w:rsidRDefault="006B7E53" w:rsidP="00142D0E">
                      <w:pPr>
                        <w:jc w:val="center"/>
                        <w:rPr>
                          <w:rFonts w:ascii="Stone Sans ITC Medium" w:hAnsi="Stone Sans ITC Medium" w:cstheme="majorBidi"/>
                        </w:rPr>
                      </w:pPr>
                      <w:r w:rsidRPr="00142D0E">
                        <w:rPr>
                          <w:rFonts w:ascii="Stone Sans ITC Medium" w:hAnsi="Stone Sans ITC Medium" w:cstheme="majorBidi"/>
                        </w:rPr>
                        <w:t xml:space="preserve">GHHIN </w:t>
                      </w:r>
                      <w:r>
                        <w:rPr>
                          <w:rFonts w:ascii="Stone Sans ITC Medium" w:hAnsi="Stone Sans ITC Medium" w:cstheme="majorBidi"/>
                        </w:rPr>
                        <w:t>News</w:t>
                      </w:r>
                    </w:p>
                  </w:txbxContent>
                </v:textbox>
              </v:shape>
            </w:pict>
          </mc:Fallback>
        </mc:AlternateContent>
      </w:r>
      <w:r w:rsidRPr="00042C8B">
        <w:rPr>
          <w:noProof/>
          <w:lang w:val="en-GB" w:eastAsia="en-GB"/>
        </w:rPr>
        <mc:AlternateContent>
          <mc:Choice Requires="wps">
            <w:drawing>
              <wp:anchor distT="0" distB="0" distL="114300" distR="114300" simplePos="0" relativeHeight="251664384" behindDoc="0" locked="0" layoutInCell="1" allowOverlap="1" wp14:anchorId="2F1ABCB9" wp14:editId="3CF1ADA6">
                <wp:simplePos x="0" y="0"/>
                <wp:positionH relativeFrom="column">
                  <wp:posOffset>3728720</wp:posOffset>
                </wp:positionH>
                <wp:positionV relativeFrom="paragraph">
                  <wp:posOffset>75565</wp:posOffset>
                </wp:positionV>
                <wp:extent cx="1445260" cy="2138680"/>
                <wp:effectExtent l="0" t="0" r="21590" b="13970"/>
                <wp:wrapNone/>
                <wp:docPr id="6" name="Rectangle 6"/>
                <wp:cNvGraphicFramePr/>
                <a:graphic xmlns:a="http://schemas.openxmlformats.org/drawingml/2006/main">
                  <a:graphicData uri="http://schemas.microsoft.com/office/word/2010/wordprocessingShape">
                    <wps:wsp>
                      <wps:cNvSpPr/>
                      <wps:spPr>
                        <a:xfrm>
                          <a:off x="0" y="0"/>
                          <a:ext cx="1445260" cy="2138680"/>
                        </a:xfrm>
                        <a:prstGeom prst="rect">
                          <a:avLst/>
                        </a:prstGeom>
                        <a:solidFill>
                          <a:srgbClr val="D99694">
                            <a:alpha val="72157"/>
                          </a:srgb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 o:spid="_x0000_s1026" style="position:absolute;margin-left:293.6pt;margin-top:5.95pt;width:113.8pt;height:168.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" fillcolor="#d99694" strokecolor="black [3213]">
                <v:fill opacity="47288f"/>
              </v:rect>
            </w:pict>
          </mc:Fallback>
        </mc:AlternateContent>
      </w:r>
    </w:p>
    <w:p w14:paraId="0A2DE7BF" w14:textId="503C861C" w:rsidR="00871DA8" w:rsidRPr="00042C8B" w:rsidRDefault="004E7F1B" w:rsidP="00DE1CF9">
      <w:r w:rsidRPr="00042C8B">
        <w:rPr>
          <w:noProof/>
          <w:lang w:val="en-GB" w:eastAsia="en-GB"/>
        </w:rPr>
        <w:drawing>
          <wp:anchor distT="0" distB="0" distL="114300" distR="114300" simplePos="0" relativeHeight="251666432" behindDoc="0" locked="0" layoutInCell="1" allowOverlap="1" wp14:anchorId="6BE6FA0B" wp14:editId="1E9F8C1A">
            <wp:simplePos x="0" y="0"/>
            <wp:positionH relativeFrom="column">
              <wp:posOffset>3771900</wp:posOffset>
            </wp:positionH>
            <wp:positionV relativeFrom="paragraph">
              <wp:posOffset>29845</wp:posOffset>
            </wp:positionV>
            <wp:extent cx="1330325" cy="927735"/>
            <wp:effectExtent l="19050" t="19050" r="22225" b="2476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81478.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30325" cy="92773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1E2039E5" w14:textId="23BD9544" w:rsidR="00871DA8" w:rsidRPr="00042C8B" w:rsidRDefault="00871DA8" w:rsidP="00DE1CF9"/>
    <w:p w14:paraId="5559BFCF" w14:textId="77777777" w:rsidR="00871DA8" w:rsidRPr="00042C8B" w:rsidRDefault="00871DA8" w:rsidP="00DE1CF9"/>
    <w:p w14:paraId="6F205C30" w14:textId="390FCD33" w:rsidR="00871DA8" w:rsidRPr="00042C8B" w:rsidRDefault="004E7F1B" w:rsidP="00DE1CF9">
      <w:r w:rsidRPr="00042C8B">
        <w:rPr>
          <w:noProof/>
          <w:lang w:val="en-GB" w:eastAsia="en-GB"/>
        </w:rPr>
        <w:drawing>
          <wp:anchor distT="0" distB="0" distL="114300" distR="114300" simplePos="0" relativeHeight="251667456" behindDoc="0" locked="0" layoutInCell="1" allowOverlap="1" wp14:anchorId="2E06A1DC" wp14:editId="2E3FF545">
            <wp:simplePos x="0" y="0"/>
            <wp:positionH relativeFrom="column">
              <wp:posOffset>3771265</wp:posOffset>
            </wp:positionH>
            <wp:positionV relativeFrom="paragraph">
              <wp:posOffset>55880</wp:posOffset>
            </wp:positionV>
            <wp:extent cx="1328420" cy="777240"/>
            <wp:effectExtent l="19050" t="19050" r="24130" b="2286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8D345.tmp"/>
                    <pic:cNvPicPr/>
                  </pic:nvPicPr>
                  <pic:blipFill rotWithShape="1">
                    <a:blip r:embed="rId21" cstate="print">
                      <a:extLst>
                        <a:ext uri="{28A0092B-C50C-407E-A947-70E740481C1C}">
                          <a14:useLocalDpi xmlns:a14="http://schemas.microsoft.com/office/drawing/2010/main" val="0"/>
                        </a:ext>
                      </a:extLst>
                    </a:blip>
                    <a:srcRect b="46978"/>
                    <a:stretch/>
                  </pic:blipFill>
                  <pic:spPr bwMode="auto">
                    <a:xfrm>
                      <a:off x="0" y="0"/>
                      <a:ext cx="1328420" cy="77724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7D7E2B" w14:textId="77777777" w:rsidR="00871DA8" w:rsidRPr="00042C8B" w:rsidRDefault="00871DA8" w:rsidP="00DE1CF9"/>
    <w:p w14:paraId="345E24A5" w14:textId="11C01705" w:rsidR="00871DA8" w:rsidRPr="00042C8B" w:rsidRDefault="0069125D" w:rsidP="00DE1CF9">
      <w:r w:rsidRPr="00042C8B">
        <w:rPr>
          <w:noProof/>
          <w:lang w:val="en-GB" w:eastAsia="en-GB"/>
        </w:rPr>
        <mc:AlternateContent>
          <mc:Choice Requires="wps">
            <w:drawing>
              <wp:anchor distT="0" distB="0" distL="114300" distR="114300" simplePos="0" relativeHeight="251688960" behindDoc="0" locked="0" layoutInCell="1" allowOverlap="1" wp14:anchorId="5F8624C7" wp14:editId="113FCF58">
                <wp:simplePos x="0" y="0"/>
                <wp:positionH relativeFrom="column">
                  <wp:posOffset>3365500</wp:posOffset>
                </wp:positionH>
                <wp:positionV relativeFrom="paragraph">
                  <wp:posOffset>307975</wp:posOffset>
                </wp:positionV>
                <wp:extent cx="2079625" cy="692785"/>
                <wp:effectExtent l="0" t="0" r="15875" b="12065"/>
                <wp:wrapNone/>
                <wp:docPr id="2" name="Rectangle 2"/>
                <wp:cNvGraphicFramePr/>
                <a:graphic xmlns:a="http://schemas.openxmlformats.org/drawingml/2006/main">
                  <a:graphicData uri="http://schemas.microsoft.com/office/word/2010/wordprocessingShape">
                    <wps:wsp>
                      <wps:cNvSpPr/>
                      <wps:spPr>
                        <a:xfrm>
                          <a:off x="0" y="0"/>
                          <a:ext cx="2079625" cy="69278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265pt;margin-top:24.25pt;width:163.75pt;height:54.5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" fillcolor="#4f81bd [3207]" strokecolor="#243f60 [1607]" strokeweight="2pt"/>
            </w:pict>
          </mc:Fallback>
        </mc:AlternateContent>
      </w:r>
      <w:r w:rsidRPr="00042C8B">
        <w:rPr>
          <w:noProof/>
          <w:lang w:val="en-GB" w:eastAsia="en-GB"/>
        </w:rPr>
        <mc:AlternateContent>
          <mc:Choice Requires="wps">
            <w:drawing>
              <wp:anchor distT="0" distB="0" distL="114300" distR="114300" simplePos="0" relativeHeight="251691008" behindDoc="0" locked="0" layoutInCell="1" allowOverlap="1" wp14:anchorId="17FC0E5F" wp14:editId="56987E28">
                <wp:simplePos x="0" y="0"/>
                <wp:positionH relativeFrom="column">
                  <wp:posOffset>3355340</wp:posOffset>
                </wp:positionH>
                <wp:positionV relativeFrom="paragraph">
                  <wp:posOffset>317500</wp:posOffset>
                </wp:positionV>
                <wp:extent cx="2079625" cy="692785"/>
                <wp:effectExtent l="0" t="0" r="15875" b="12065"/>
                <wp:wrapNone/>
                <wp:docPr id="26" name="Text Box 26"/>
                <wp:cNvGraphicFramePr/>
                <a:graphic xmlns:a="http://schemas.openxmlformats.org/drawingml/2006/main">
                  <a:graphicData uri="http://schemas.microsoft.com/office/word/2010/wordprocessingShape">
                    <wps:wsp>
                      <wps:cNvSpPr txBox="1"/>
                      <wps:spPr>
                        <a:xfrm>
                          <a:off x="0" y="0"/>
                          <a:ext cx="2079625" cy="69278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39D75B3" w14:textId="2F68BE05" w:rsidR="006B7E53" w:rsidRDefault="006B7E53" w:rsidP="004E7F1B">
                            <w:pPr>
                              <w:pStyle w:val="NoSpacing"/>
                              <w:rPr>
                                <w:color w:val="FFFFFF" w:themeColor="background1"/>
                              </w:rPr>
                            </w:pPr>
                            <w:r w:rsidRPr="004E7F1B">
                              <w:rPr>
                                <w:color w:val="FFFFFF" w:themeColor="background1"/>
                              </w:rPr>
                              <w:t>Also included on front page</w:t>
                            </w:r>
                            <w:r>
                              <w:rPr>
                                <w:color w:val="FFFFFF" w:themeColor="background1"/>
                              </w:rPr>
                              <w:t xml:space="preserve"> dashboard</w:t>
                            </w:r>
                            <w:r w:rsidRPr="004E7F1B">
                              <w:rPr>
                                <w:color w:val="FFFFFF" w:themeColor="background1"/>
                              </w:rPr>
                              <w:t>:</w:t>
                            </w:r>
                            <w:r>
                              <w:rPr>
                                <w:color w:val="FFFFFF" w:themeColor="background1"/>
                              </w:rPr>
                              <w:t xml:space="preserve"> </w:t>
                            </w:r>
                            <w:r w:rsidRPr="004E7F1B">
                              <w:rPr>
                                <w:color w:val="FFFFFF" w:themeColor="background1"/>
                              </w:rPr>
                              <w:t>Global heat forecast</w:t>
                            </w:r>
                            <w:r>
                              <w:rPr>
                                <w:color w:val="FFFFFF" w:themeColor="background1"/>
                              </w:rPr>
                              <w:t>,</w:t>
                            </w:r>
                          </w:p>
                          <w:p w14:paraId="65373619" w14:textId="3EA3F781" w:rsidR="006B7E53" w:rsidRPr="004E7F1B" w:rsidRDefault="006B7E53" w:rsidP="004E7F1B">
                            <w:pPr>
                              <w:pStyle w:val="NoSpacing"/>
                              <w:rPr>
                                <w:color w:val="FFFFFF" w:themeColor="background1"/>
                              </w:rPr>
                            </w:pPr>
                            <w:r>
                              <w:rPr>
                                <w:color w:val="FFFFFF" w:themeColor="background1"/>
                              </w:rPr>
                              <w:t>Calendar, shareable 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FC0E5F" id="Text Box 26" o:spid="_x0000_s1032" type="#_x0000_t202" style="position:absolute;margin-left:264.2pt;margin-top:25pt;width:163.75pt;height:54.5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" filled="f" strokeweight=".5pt">
                <v:textbox>
                  <w:txbxContent>
                    <w:p w14:paraId="239D75B3" w14:textId="2F68BE05" w:rsidR="006B7E53" w:rsidRDefault="006B7E53" w:rsidP="004E7F1B">
                      <w:pPr>
                        <w:pStyle w:val="NoSpacing"/>
                        <w:rPr>
                          <w:color w:val="FFFFFF" w:themeColor="background1"/>
                        </w:rPr>
                      </w:pPr>
                      <w:r w:rsidRPr="004E7F1B">
                        <w:rPr>
                          <w:color w:val="FFFFFF" w:themeColor="background1"/>
                        </w:rPr>
                        <w:t>Also included on front page</w:t>
                      </w:r>
                      <w:r>
                        <w:rPr>
                          <w:color w:val="FFFFFF" w:themeColor="background1"/>
                        </w:rPr>
                        <w:t xml:space="preserve"> dashboard</w:t>
                      </w:r>
                      <w:r w:rsidRPr="004E7F1B">
                        <w:rPr>
                          <w:color w:val="FFFFFF" w:themeColor="background1"/>
                        </w:rPr>
                        <w:t>:</w:t>
                      </w:r>
                      <w:r>
                        <w:rPr>
                          <w:color w:val="FFFFFF" w:themeColor="background1"/>
                        </w:rPr>
                        <w:t xml:space="preserve"> </w:t>
                      </w:r>
                      <w:r w:rsidRPr="004E7F1B">
                        <w:rPr>
                          <w:color w:val="FFFFFF" w:themeColor="background1"/>
                        </w:rPr>
                        <w:t>Global heat forecast</w:t>
                      </w:r>
                      <w:r>
                        <w:rPr>
                          <w:color w:val="FFFFFF" w:themeColor="background1"/>
                        </w:rPr>
                        <w:t>,</w:t>
                      </w:r>
                    </w:p>
                    <w:p w14:paraId="65373619" w14:textId="3EA3F781" w:rsidR="006B7E53" w:rsidRPr="004E7F1B" w:rsidRDefault="006B7E53" w:rsidP="004E7F1B">
                      <w:pPr>
                        <w:pStyle w:val="NoSpacing"/>
                        <w:rPr>
                          <w:color w:val="FFFFFF" w:themeColor="background1"/>
                        </w:rPr>
                      </w:pPr>
                      <w:r>
                        <w:rPr>
                          <w:color w:val="FFFFFF" w:themeColor="background1"/>
                        </w:rPr>
                        <w:t>Calendar, shareable content</w:t>
                      </w:r>
                    </w:p>
                  </w:txbxContent>
                </v:textbox>
              </v:shape>
            </w:pict>
          </mc:Fallback>
        </mc:AlternateContent>
      </w:r>
    </w:p>
    <w:p w14:paraId="09DBE975" w14:textId="77777777" w:rsidR="00A11A64" w:rsidRPr="00042C8B" w:rsidRDefault="00A11A64" w:rsidP="00871DA8"/>
    <w:p w14:paraId="7918AC44" w14:textId="462F1E2D" w:rsidR="007F36A3" w:rsidRPr="00042C8B" w:rsidRDefault="004E7F1B" w:rsidP="00871DA8">
      <w:r w:rsidRPr="00042C8B">
        <w:rPr>
          <w:b/>
          <w:color w:val="9A542E" w:themeColor="accent1" w:themeShade="BF"/>
          <w:shd w:val="clear" w:color="auto" w:fill="FFFFFF"/>
        </w:rPr>
        <w:t>Appendix 9</w:t>
      </w:r>
      <w:r w:rsidR="00D84CD0" w:rsidRPr="00042C8B">
        <w:t>: Synthesis and Conference Report database (accessible to the public and members)</w:t>
      </w:r>
    </w:p>
    <w:p w14:paraId="45DBA195" w14:textId="322A7439" w:rsidR="007F36A3" w:rsidRPr="00042C8B" w:rsidRDefault="0069125D" w:rsidP="00871DA8">
      <w:r w:rsidRPr="00042C8B">
        <w:rPr>
          <w:noProof/>
          <w:lang w:val="en-GB" w:eastAsia="en-GB"/>
        </w:rPr>
        <w:drawing>
          <wp:anchor distT="0" distB="0" distL="114300" distR="114300" simplePos="0" relativeHeight="251682816" behindDoc="1" locked="0" layoutInCell="1" allowOverlap="1" wp14:anchorId="01EA9AEC" wp14:editId="64DADE7D">
            <wp:simplePos x="0" y="0"/>
            <wp:positionH relativeFrom="column">
              <wp:posOffset>19050</wp:posOffset>
            </wp:positionH>
            <wp:positionV relativeFrom="paragraph">
              <wp:posOffset>42545</wp:posOffset>
            </wp:positionV>
            <wp:extent cx="5732145" cy="4062095"/>
            <wp:effectExtent l="19050" t="19050" r="20955" b="146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0CCF3B.tmp"/>
                    <pic:cNvPicPr/>
                  </pic:nvPicPr>
                  <pic:blipFill>
                    <a:blip r:embed="rId22">
                      <a:extLst>
                        <a:ext uri="{28A0092B-C50C-407E-A947-70E740481C1C}">
                          <a14:useLocalDpi xmlns:a14="http://schemas.microsoft.com/office/drawing/2010/main" val="0"/>
                        </a:ext>
                      </a:extLst>
                    </a:blip>
                    <a:stretch>
                      <a:fillRect/>
                    </a:stretch>
                  </pic:blipFill>
                  <pic:spPr>
                    <a:xfrm>
                      <a:off x="0" y="0"/>
                      <a:ext cx="5732145" cy="40620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84CD0" w:rsidRPr="00042C8B">
        <w:rPr>
          <w:noProof/>
          <w:lang w:val="en-GB" w:eastAsia="en-GB"/>
        </w:rPr>
        <mc:AlternateContent>
          <mc:Choice Requires="wps">
            <w:drawing>
              <wp:anchor distT="0" distB="0" distL="114300" distR="114300" simplePos="0" relativeHeight="251683840" behindDoc="0" locked="0" layoutInCell="1" allowOverlap="1" wp14:anchorId="56EC8B2E" wp14:editId="21B982C7">
                <wp:simplePos x="0" y="0"/>
                <wp:positionH relativeFrom="column">
                  <wp:posOffset>1355090</wp:posOffset>
                </wp:positionH>
                <wp:positionV relativeFrom="paragraph">
                  <wp:posOffset>261620</wp:posOffset>
                </wp:positionV>
                <wp:extent cx="1881505" cy="234950"/>
                <wp:effectExtent l="0" t="0" r="4445" b="0"/>
                <wp:wrapNone/>
                <wp:docPr id="24" name="Text Box 24"/>
                <wp:cNvGraphicFramePr/>
                <a:graphic xmlns:a="http://schemas.openxmlformats.org/drawingml/2006/main">
                  <a:graphicData uri="http://schemas.microsoft.com/office/word/2010/wordprocessingShape">
                    <wps:wsp>
                      <wps:cNvSpPr txBox="1"/>
                      <wps:spPr>
                        <a:xfrm>
                          <a:off x="0" y="0"/>
                          <a:ext cx="1881505" cy="234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B47ABA" w14:textId="4674DCAD" w:rsidR="006B7E53" w:rsidRPr="007F36A3" w:rsidRDefault="006B7E53">
                            <w:pPr>
                              <w:rPr>
                                <w:sz w:val="16"/>
                                <w:szCs w:val="16"/>
                              </w:rPr>
                            </w:pPr>
                            <w:r>
                              <w:rPr>
                                <w:sz w:val="16"/>
                                <w:szCs w:val="16"/>
                              </w:rPr>
                              <w:t>GHHIN Synthesis &amp; Conference 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EC8B2E" id="Text Box 24" o:spid="_x0000_s1033" type="#_x0000_t202" style="position:absolute;margin-left:106.7pt;margin-top:20.6pt;width:148.15pt;height:18.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" fillcolor="white [3201]" stroked="f" strokeweight=".5pt">
                <v:textbox>
                  <w:txbxContent>
                    <w:p w14:paraId="0CB47ABA" w14:textId="4674DCAD" w:rsidR="006B7E53" w:rsidRPr="007F36A3" w:rsidRDefault="006B7E53">
                      <w:pPr>
                        <w:rPr>
                          <w:sz w:val="16"/>
                          <w:szCs w:val="16"/>
                        </w:rPr>
                      </w:pPr>
                      <w:r>
                        <w:rPr>
                          <w:sz w:val="16"/>
                          <w:szCs w:val="16"/>
                        </w:rPr>
                        <w:t>GHHIN Synthesis &amp; Conference Reports</w:t>
                      </w:r>
                    </w:p>
                  </w:txbxContent>
                </v:textbox>
              </v:shape>
            </w:pict>
          </mc:Fallback>
        </mc:AlternateContent>
      </w:r>
    </w:p>
    <w:p w14:paraId="15D2B29D" w14:textId="77777777" w:rsidR="007F36A3" w:rsidRPr="00042C8B" w:rsidRDefault="007F36A3" w:rsidP="00871DA8"/>
    <w:p w14:paraId="4F1AF093" w14:textId="77777777" w:rsidR="007F36A3" w:rsidRPr="00042C8B" w:rsidRDefault="007F36A3" w:rsidP="00871DA8"/>
    <w:p w14:paraId="578C1270" w14:textId="77777777" w:rsidR="007F36A3" w:rsidRPr="00042C8B" w:rsidRDefault="007F36A3" w:rsidP="00871DA8"/>
    <w:p w14:paraId="33AC4721" w14:textId="77777777" w:rsidR="007F36A3" w:rsidRPr="00042C8B" w:rsidRDefault="007F36A3" w:rsidP="00871DA8"/>
    <w:p w14:paraId="73317ACD" w14:textId="77777777" w:rsidR="007F36A3" w:rsidRPr="00042C8B" w:rsidRDefault="007F36A3" w:rsidP="00871DA8"/>
    <w:p w14:paraId="4C41050E" w14:textId="77777777" w:rsidR="007F36A3" w:rsidRPr="00042C8B" w:rsidRDefault="007F36A3" w:rsidP="00871DA8"/>
    <w:p w14:paraId="756BCA37" w14:textId="77777777" w:rsidR="007F36A3" w:rsidRPr="00042C8B" w:rsidRDefault="007F36A3" w:rsidP="00871DA8"/>
    <w:p w14:paraId="4339A1E8" w14:textId="77777777" w:rsidR="007F36A3" w:rsidRPr="00042C8B" w:rsidRDefault="007F36A3" w:rsidP="00871DA8"/>
    <w:p w14:paraId="150519C6" w14:textId="77777777" w:rsidR="007F36A3" w:rsidRPr="00042C8B" w:rsidRDefault="007F36A3" w:rsidP="00871DA8"/>
    <w:p w14:paraId="7FBA8842" w14:textId="77777777" w:rsidR="007F36A3" w:rsidRPr="00042C8B" w:rsidRDefault="007F36A3" w:rsidP="00871DA8"/>
    <w:p w14:paraId="69B33C9B" w14:textId="35C81578" w:rsidR="00871DA8" w:rsidRPr="00042C8B" w:rsidRDefault="00871DA8" w:rsidP="00DE1CF9"/>
    <w:p w14:paraId="6F1DD4F8" w14:textId="77777777" w:rsidR="004E7F1B" w:rsidRPr="00042C8B" w:rsidRDefault="004E7F1B" w:rsidP="00D63BE7"/>
    <w:p w14:paraId="7FD9D4FD" w14:textId="48111F5A" w:rsidR="00D63BE7" w:rsidRPr="00042C8B" w:rsidRDefault="00D63BE7" w:rsidP="00D63BE7">
      <w:r w:rsidRPr="00042C8B">
        <w:rPr>
          <w:noProof/>
          <w:lang w:val="en-GB" w:eastAsia="en-GB"/>
        </w:rPr>
        <w:drawing>
          <wp:anchor distT="0" distB="0" distL="114300" distR="114300" simplePos="0" relativeHeight="251686912" behindDoc="1" locked="0" layoutInCell="1" allowOverlap="1" wp14:anchorId="59F78804" wp14:editId="0ADF05D8">
            <wp:simplePos x="0" y="0"/>
            <wp:positionH relativeFrom="column">
              <wp:posOffset>-29462</wp:posOffset>
            </wp:positionH>
            <wp:positionV relativeFrom="paragraph">
              <wp:posOffset>259715</wp:posOffset>
            </wp:positionV>
            <wp:extent cx="5724525" cy="3794760"/>
            <wp:effectExtent l="0" t="0" r="9525" b="0"/>
            <wp:wrapNone/>
            <wp:docPr id="28" name="Picture 28" descr="\\internal.wmo.int\UserData\Redirected\NMatthews-Trigg\Downloads\exampleprofil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al.wmo.int\UserData\Redirected\NMatthews-Trigg\Downloads\exampleprofilepi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794760"/>
                    </a:xfrm>
                    <a:prstGeom prst="rect">
                      <a:avLst/>
                    </a:prstGeom>
                    <a:noFill/>
                    <a:ln>
                      <a:noFill/>
                    </a:ln>
                  </pic:spPr>
                </pic:pic>
              </a:graphicData>
            </a:graphic>
            <wp14:sizeRelH relativeFrom="page">
              <wp14:pctWidth>0</wp14:pctWidth>
            </wp14:sizeRelH>
            <wp14:sizeRelV relativeFrom="page">
              <wp14:pctHeight>0</wp14:pctHeight>
            </wp14:sizeRelV>
          </wp:anchor>
        </w:drawing>
      </w:r>
      <w:r w:rsidR="004E7F1B" w:rsidRPr="00042C8B">
        <w:rPr>
          <w:b/>
          <w:color w:val="9A542E" w:themeColor="accent1" w:themeShade="BF"/>
          <w:shd w:val="clear" w:color="auto" w:fill="FFFFFF"/>
        </w:rPr>
        <w:t xml:space="preserve"> Appendix 10</w:t>
      </w:r>
      <w:r w:rsidRPr="00042C8B">
        <w:t>: Member profiles example</w:t>
      </w:r>
    </w:p>
    <w:p w14:paraId="59AFB7DF" w14:textId="465730CA" w:rsidR="00D63BE7" w:rsidRPr="00042C8B" w:rsidRDefault="00D63BE7" w:rsidP="00D63BE7"/>
    <w:p w14:paraId="533FDA00" w14:textId="77777777" w:rsidR="00D63BE7" w:rsidRPr="00042C8B" w:rsidRDefault="00D63BE7" w:rsidP="0085281D"/>
    <w:p w14:paraId="077A6F14" w14:textId="29516FAB" w:rsidR="004654EE" w:rsidRPr="00042C8B" w:rsidRDefault="00D63BE7" w:rsidP="0085281D">
      <w:r w:rsidRPr="00042C8B">
        <w:rPr>
          <w:noProof/>
          <w:lang w:val="en-GB" w:eastAsia="en-GB"/>
        </w:rPr>
        <mc:AlternateContent>
          <mc:Choice Requires="wps">
            <w:drawing>
              <wp:anchor distT="0" distB="0" distL="114300" distR="114300" simplePos="0" relativeHeight="251685888" behindDoc="0" locked="0" layoutInCell="1" allowOverlap="1" wp14:anchorId="3435ACE4" wp14:editId="58FE71EB">
                <wp:simplePos x="0" y="0"/>
                <wp:positionH relativeFrom="column">
                  <wp:posOffset>1473620</wp:posOffset>
                </wp:positionH>
                <wp:positionV relativeFrom="paragraph">
                  <wp:posOffset>197690</wp:posOffset>
                </wp:positionV>
                <wp:extent cx="321173" cy="170033"/>
                <wp:effectExtent l="0" t="0" r="3175" b="1905"/>
                <wp:wrapNone/>
                <wp:docPr id="25" name="Rectangle 25"/>
                <wp:cNvGraphicFramePr/>
                <a:graphic xmlns:a="http://schemas.openxmlformats.org/drawingml/2006/main">
                  <a:graphicData uri="http://schemas.microsoft.com/office/word/2010/wordprocessingShape">
                    <wps:wsp>
                      <wps:cNvSpPr/>
                      <wps:spPr>
                        <a:xfrm>
                          <a:off x="0" y="0"/>
                          <a:ext cx="321173" cy="17003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26" style="position:absolute;margin-left:116.05pt;margin-top:15.55pt;width:25.3pt;height:13.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" fillcolor="white [3212]" stroked="f" strokeweight="2pt"/>
            </w:pict>
          </mc:Fallback>
        </mc:AlternateContent>
      </w:r>
    </w:p>
    <w:p w14:paraId="18A57AAE" w14:textId="77777777" w:rsidR="00D63BE7" w:rsidRPr="00042C8B" w:rsidRDefault="00D63BE7" w:rsidP="0085281D"/>
    <w:p w14:paraId="1F6021FB" w14:textId="77777777" w:rsidR="00D63BE7" w:rsidRPr="00042C8B" w:rsidRDefault="00D63BE7" w:rsidP="0085281D"/>
    <w:p w14:paraId="46045993" w14:textId="77777777" w:rsidR="00D63BE7" w:rsidRPr="00042C8B" w:rsidRDefault="00D63BE7" w:rsidP="0085281D"/>
    <w:p w14:paraId="2FED2981" w14:textId="77777777" w:rsidR="00D63BE7" w:rsidRPr="00042C8B" w:rsidRDefault="00D63BE7" w:rsidP="0085281D"/>
    <w:p w14:paraId="385E102E" w14:textId="3B423CA1" w:rsidR="00D63BE7" w:rsidRPr="00042C8B" w:rsidRDefault="00D63BE7" w:rsidP="0085281D"/>
    <w:p w14:paraId="616F6AF7" w14:textId="77777777" w:rsidR="004654EE" w:rsidRPr="00042C8B" w:rsidRDefault="004654EE" w:rsidP="0085281D"/>
    <w:p w14:paraId="53ECAD2A" w14:textId="77777777" w:rsidR="004E7F1B" w:rsidRPr="00042C8B" w:rsidRDefault="004E7F1B" w:rsidP="0085281D"/>
    <w:p w14:paraId="77ABCCD5" w14:textId="09C46A18" w:rsidR="007A056D" w:rsidRPr="00042C8B" w:rsidRDefault="007A056D" w:rsidP="007A056D">
      <w:r>
        <w:t>Appendix - Timeline</w:t>
      </w:r>
    </w:p>
    <w:p w14:paraId="14DDF347" w14:textId="648AAF49" w:rsidR="007A056D" w:rsidRPr="00042C8B" w:rsidRDefault="007A056D" w:rsidP="007A056D">
      <w:r w:rsidRPr="00042C8B">
        <w:t xml:space="preserve">The GHHIN website and services will be established in their initial form in 2017. The network will be </w:t>
      </w:r>
      <w:del w:id="37" w:author="Parks, Robbie M" w:date="2017-08-01T13:42:00Z">
        <w:r w:rsidRPr="00042C8B" w:rsidDel="00254DDC">
          <w:delText xml:space="preserve">continuous </w:delText>
        </w:r>
      </w:del>
      <w:ins w:id="38" w:author="Parks, Robbie M" w:date="2017-08-01T13:42:00Z">
        <w:r w:rsidR="00254DDC" w:rsidRPr="00042C8B">
          <w:t>continu</w:t>
        </w:r>
        <w:r w:rsidR="00254DDC">
          <w:t>ally</w:t>
        </w:r>
        <w:r w:rsidR="00254DDC" w:rsidRPr="00042C8B">
          <w:t xml:space="preserve"> </w:t>
        </w:r>
      </w:ins>
      <w:r w:rsidRPr="00042C8B">
        <w:t>updated as new content is created and adapted. Below is a rough timeline for the development and implementation of the website, services offered, outreach strategies, and shifting responsibilities. All changes will</w:t>
      </w:r>
      <w:del w:id="39" w:author="Parks, Robbie M" w:date="2017-08-01T13:42:00Z">
        <w:r w:rsidRPr="00042C8B" w:rsidDel="00254DDC">
          <w:delText xml:space="preserve"> </w:delText>
        </w:r>
      </w:del>
      <w:r w:rsidRPr="00042C8B">
        <w:t xml:space="preserve"> happen in a staggered format, prioritizing user-needed services and network sustainability.</w:t>
      </w:r>
    </w:p>
    <w:p w14:paraId="21CAB3DA" w14:textId="77777777" w:rsidR="007A056D" w:rsidRPr="00042C8B" w:rsidRDefault="007A056D" w:rsidP="007A056D">
      <w:pPr>
        <w:pStyle w:val="Heading1"/>
      </w:pPr>
      <w:r w:rsidRPr="00042C8B">
        <w:t>2017</w:t>
      </w:r>
    </w:p>
    <w:p w14:paraId="7862697D" w14:textId="77777777" w:rsidR="007A056D" w:rsidRPr="00042C8B" w:rsidRDefault="007A056D" w:rsidP="007A056D">
      <w:pPr>
        <w:tabs>
          <w:tab w:val="center" w:pos="4680"/>
        </w:tabs>
        <w:spacing w:line="240" w:lineRule="auto"/>
      </w:pPr>
      <w:r w:rsidRPr="00042C8B">
        <w:t>Approval of the design strategy and priority areas of work by the UNISDR Senior Leadership</w:t>
      </w:r>
    </w:p>
    <w:p w14:paraId="7275E28F" w14:textId="77777777" w:rsidR="007A056D" w:rsidRPr="00042C8B" w:rsidRDefault="007A056D" w:rsidP="007A056D">
      <w:pPr>
        <w:pStyle w:val="ListParagraph"/>
        <w:numPr>
          <w:ilvl w:val="0"/>
          <w:numId w:val="6"/>
        </w:numPr>
        <w:tabs>
          <w:tab w:val="center" w:pos="4680"/>
        </w:tabs>
        <w:spacing w:line="240" w:lineRule="auto"/>
      </w:pPr>
      <w:r w:rsidRPr="00042C8B">
        <w:t xml:space="preserve">Development of the visual design and architecture for the basic site components </w:t>
      </w:r>
    </w:p>
    <w:p w14:paraId="2F81756C" w14:textId="77777777" w:rsidR="007A056D" w:rsidRPr="00042C8B" w:rsidRDefault="007A056D" w:rsidP="007A056D">
      <w:pPr>
        <w:pStyle w:val="ListParagraph"/>
        <w:numPr>
          <w:ilvl w:val="0"/>
          <w:numId w:val="6"/>
        </w:numPr>
        <w:tabs>
          <w:tab w:val="center" w:pos="4680"/>
        </w:tabs>
        <w:spacing w:line="240" w:lineRule="auto"/>
      </w:pPr>
      <w:r w:rsidRPr="00042C8B">
        <w:t>Establishing GHHIN brand</w:t>
      </w:r>
    </w:p>
    <w:p w14:paraId="14827240" w14:textId="77777777" w:rsidR="007A056D" w:rsidRPr="00042C8B" w:rsidRDefault="007A056D" w:rsidP="007A056D">
      <w:pPr>
        <w:pStyle w:val="ListParagraph"/>
        <w:numPr>
          <w:ilvl w:val="0"/>
          <w:numId w:val="6"/>
        </w:numPr>
        <w:tabs>
          <w:tab w:val="center" w:pos="4680"/>
        </w:tabs>
        <w:spacing w:line="240" w:lineRule="auto"/>
      </w:pPr>
      <w:r w:rsidRPr="00042C8B">
        <w:t>Targeted outreach</w:t>
      </w:r>
    </w:p>
    <w:p w14:paraId="6B65B5B3" w14:textId="77777777" w:rsidR="007A056D" w:rsidRPr="00042C8B" w:rsidRDefault="007A056D" w:rsidP="007A056D">
      <w:pPr>
        <w:pStyle w:val="ListParagraph"/>
        <w:numPr>
          <w:ilvl w:val="0"/>
          <w:numId w:val="6"/>
        </w:numPr>
        <w:tabs>
          <w:tab w:val="center" w:pos="4680"/>
        </w:tabs>
        <w:spacing w:line="240" w:lineRule="auto"/>
      </w:pPr>
      <w:r w:rsidRPr="00042C8B">
        <w:t>Development and implementation of the 0-1 year services (appendix)</w:t>
      </w:r>
    </w:p>
    <w:p w14:paraId="37F87390" w14:textId="77777777" w:rsidR="007A056D" w:rsidRPr="00042C8B" w:rsidRDefault="007A056D" w:rsidP="007A056D">
      <w:pPr>
        <w:pStyle w:val="Heading1"/>
      </w:pPr>
      <w:r w:rsidRPr="00042C8B">
        <w:t>2018</w:t>
      </w:r>
    </w:p>
    <w:p w14:paraId="51762591" w14:textId="77777777" w:rsidR="007A056D" w:rsidRPr="00042C8B" w:rsidRDefault="007A056D" w:rsidP="007A056D">
      <w:pPr>
        <w:pStyle w:val="ListParagraph"/>
        <w:numPr>
          <w:ilvl w:val="0"/>
          <w:numId w:val="7"/>
        </w:numPr>
        <w:tabs>
          <w:tab w:val="center" w:pos="4680"/>
        </w:tabs>
        <w:spacing w:line="240" w:lineRule="auto"/>
      </w:pPr>
      <w:r w:rsidRPr="00042C8B">
        <w:t>Management of the basic site</w:t>
      </w:r>
    </w:p>
    <w:p w14:paraId="3C8C05BD" w14:textId="77777777" w:rsidR="007A056D" w:rsidRPr="00042C8B" w:rsidRDefault="007A056D" w:rsidP="007A056D">
      <w:pPr>
        <w:pStyle w:val="ListParagraph"/>
        <w:numPr>
          <w:ilvl w:val="0"/>
          <w:numId w:val="7"/>
        </w:numPr>
        <w:tabs>
          <w:tab w:val="center" w:pos="4680"/>
        </w:tabs>
        <w:spacing w:line="240" w:lineRule="auto"/>
      </w:pPr>
      <w:r w:rsidRPr="00042C8B">
        <w:t>Development and testing of the final site</w:t>
      </w:r>
    </w:p>
    <w:p w14:paraId="62C50A3C" w14:textId="77777777" w:rsidR="007A056D" w:rsidRPr="00042C8B" w:rsidRDefault="007A056D" w:rsidP="007A056D">
      <w:pPr>
        <w:pStyle w:val="ListParagraph"/>
        <w:numPr>
          <w:ilvl w:val="0"/>
          <w:numId w:val="7"/>
        </w:numPr>
        <w:tabs>
          <w:tab w:val="center" w:pos="4680"/>
        </w:tabs>
        <w:spacing w:line="240" w:lineRule="auto"/>
      </w:pPr>
      <w:r w:rsidRPr="00042C8B">
        <w:t>Development and implementation of the 1-2 year services (appendix)</w:t>
      </w:r>
    </w:p>
    <w:p w14:paraId="3C269330" w14:textId="77777777" w:rsidR="007A056D" w:rsidRPr="00042C8B" w:rsidRDefault="007A056D" w:rsidP="007A056D">
      <w:pPr>
        <w:pStyle w:val="ListParagraph"/>
        <w:numPr>
          <w:ilvl w:val="0"/>
          <w:numId w:val="7"/>
        </w:numPr>
        <w:tabs>
          <w:tab w:val="center" w:pos="4680"/>
        </w:tabs>
        <w:spacing w:line="240" w:lineRule="auto"/>
      </w:pPr>
      <w:r w:rsidRPr="00042C8B">
        <w:t>Establish regional nodes</w:t>
      </w:r>
    </w:p>
    <w:p w14:paraId="2EE967CA" w14:textId="77777777" w:rsidR="007A056D" w:rsidRPr="00042C8B" w:rsidRDefault="007A056D" w:rsidP="007A056D">
      <w:pPr>
        <w:pStyle w:val="ListParagraph"/>
        <w:numPr>
          <w:ilvl w:val="0"/>
          <w:numId w:val="7"/>
        </w:numPr>
        <w:tabs>
          <w:tab w:val="center" w:pos="4680"/>
        </w:tabs>
        <w:spacing w:line="240" w:lineRule="auto"/>
      </w:pPr>
      <w:r w:rsidRPr="00042C8B">
        <w:t>Targeted outreach</w:t>
      </w:r>
    </w:p>
    <w:p w14:paraId="4B3F7192" w14:textId="77777777" w:rsidR="007A056D" w:rsidRPr="00042C8B" w:rsidRDefault="007A056D" w:rsidP="007A056D">
      <w:pPr>
        <w:pStyle w:val="ListParagraph"/>
        <w:numPr>
          <w:ilvl w:val="0"/>
          <w:numId w:val="7"/>
        </w:numPr>
        <w:tabs>
          <w:tab w:val="center" w:pos="4680"/>
        </w:tabs>
        <w:spacing w:line="240" w:lineRule="auto"/>
      </w:pPr>
      <w:r w:rsidRPr="00042C8B">
        <w:t>Publication of the synthesis report</w:t>
      </w:r>
    </w:p>
    <w:p w14:paraId="5BF4C8ED" w14:textId="77777777" w:rsidR="007A056D" w:rsidRPr="00042C8B" w:rsidRDefault="007A056D" w:rsidP="007A056D">
      <w:pPr>
        <w:pStyle w:val="ListParagraph"/>
        <w:numPr>
          <w:ilvl w:val="0"/>
          <w:numId w:val="7"/>
        </w:numPr>
        <w:tabs>
          <w:tab w:val="center" w:pos="4680"/>
        </w:tabs>
        <w:spacing w:line="240" w:lineRule="auto"/>
      </w:pPr>
      <w:r w:rsidRPr="00042C8B">
        <w:t>Hold first bi-annual conference</w:t>
      </w:r>
    </w:p>
    <w:p w14:paraId="58CD1299" w14:textId="77777777" w:rsidR="007A056D" w:rsidRPr="00042C8B" w:rsidRDefault="007A056D" w:rsidP="007A056D">
      <w:pPr>
        <w:pStyle w:val="Heading1"/>
      </w:pPr>
      <w:r w:rsidRPr="00042C8B">
        <w:t>2019 - 2021</w:t>
      </w:r>
    </w:p>
    <w:p w14:paraId="4E4F6401" w14:textId="77777777" w:rsidR="007A056D" w:rsidRPr="00042C8B" w:rsidRDefault="007A056D" w:rsidP="007A056D">
      <w:pPr>
        <w:pStyle w:val="ListParagraph"/>
        <w:numPr>
          <w:ilvl w:val="0"/>
          <w:numId w:val="8"/>
        </w:numPr>
        <w:tabs>
          <w:tab w:val="center" w:pos="4680"/>
        </w:tabs>
        <w:spacing w:line="240" w:lineRule="auto"/>
      </w:pPr>
      <w:r w:rsidRPr="00042C8B">
        <w:t xml:space="preserve">Implementation of the final site </w:t>
      </w:r>
    </w:p>
    <w:p w14:paraId="56BC4DD5" w14:textId="77777777" w:rsidR="007A056D" w:rsidRPr="00042C8B" w:rsidRDefault="007A056D" w:rsidP="007A056D">
      <w:pPr>
        <w:pStyle w:val="ListParagraph"/>
        <w:numPr>
          <w:ilvl w:val="0"/>
          <w:numId w:val="8"/>
        </w:numPr>
        <w:tabs>
          <w:tab w:val="center" w:pos="4680"/>
        </w:tabs>
        <w:spacing w:line="240" w:lineRule="auto"/>
      </w:pPr>
      <w:r w:rsidRPr="00042C8B">
        <w:t>Development and implementation of the 2-4 year services (appendix)</w:t>
      </w:r>
    </w:p>
    <w:p w14:paraId="1102CB8F" w14:textId="77777777" w:rsidR="007A056D" w:rsidRPr="00042C8B" w:rsidRDefault="007A056D" w:rsidP="007A056D">
      <w:pPr>
        <w:pStyle w:val="ListParagraph"/>
        <w:numPr>
          <w:ilvl w:val="0"/>
          <w:numId w:val="8"/>
        </w:numPr>
        <w:tabs>
          <w:tab w:val="center" w:pos="4680"/>
        </w:tabs>
        <w:spacing w:line="240" w:lineRule="auto"/>
      </w:pPr>
      <w:r w:rsidRPr="00042C8B">
        <w:t>Establish independently managed regional nodes</w:t>
      </w:r>
    </w:p>
    <w:p w14:paraId="3347E4FF" w14:textId="77777777" w:rsidR="007A056D" w:rsidRPr="00042C8B" w:rsidRDefault="007A056D" w:rsidP="007A056D">
      <w:pPr>
        <w:pStyle w:val="ListParagraph"/>
        <w:numPr>
          <w:ilvl w:val="0"/>
          <w:numId w:val="8"/>
        </w:numPr>
        <w:tabs>
          <w:tab w:val="center" w:pos="4680"/>
        </w:tabs>
        <w:spacing w:line="240" w:lineRule="auto"/>
      </w:pPr>
      <w:r w:rsidRPr="00042C8B">
        <w:t>Transition of recruitment to region nodes</w:t>
      </w:r>
    </w:p>
    <w:p w14:paraId="6828DF61" w14:textId="77777777" w:rsidR="007A056D" w:rsidRPr="00042C8B" w:rsidRDefault="007A056D" w:rsidP="007A056D">
      <w:pPr>
        <w:pStyle w:val="ListParagraph"/>
        <w:numPr>
          <w:ilvl w:val="0"/>
          <w:numId w:val="8"/>
        </w:numPr>
        <w:tabs>
          <w:tab w:val="center" w:pos="4680"/>
        </w:tabs>
        <w:spacing w:line="240" w:lineRule="auto"/>
      </w:pPr>
      <w:r w:rsidRPr="00042C8B">
        <w:t>Update and publish synthesis report</w:t>
      </w:r>
    </w:p>
    <w:p w14:paraId="030E76CA" w14:textId="77777777" w:rsidR="007A056D" w:rsidRPr="00042C8B" w:rsidRDefault="007A056D" w:rsidP="007A056D">
      <w:pPr>
        <w:pStyle w:val="ListParagraph"/>
        <w:numPr>
          <w:ilvl w:val="0"/>
          <w:numId w:val="8"/>
        </w:numPr>
        <w:tabs>
          <w:tab w:val="center" w:pos="4680"/>
        </w:tabs>
        <w:spacing w:line="240" w:lineRule="auto"/>
      </w:pPr>
      <w:r w:rsidRPr="00042C8B">
        <w:t>Hold second bi-annual conference</w:t>
      </w:r>
    </w:p>
    <w:p w14:paraId="5CEFE219" w14:textId="77777777" w:rsidR="007A056D" w:rsidRPr="00042C8B" w:rsidRDefault="007A056D" w:rsidP="007A056D">
      <w:pPr>
        <w:rPr>
          <w:i/>
          <w:iCs/>
        </w:rPr>
      </w:pPr>
    </w:p>
    <w:p w14:paraId="79C1B432" w14:textId="77777777" w:rsidR="007A056D" w:rsidRPr="00042C8B" w:rsidRDefault="007A056D" w:rsidP="007A056D">
      <w:pPr>
        <w:rPr>
          <w:i/>
          <w:iCs/>
        </w:rPr>
      </w:pPr>
    </w:p>
    <w:p w14:paraId="172ACE37" w14:textId="77777777" w:rsidR="007A056D" w:rsidRPr="00042C8B" w:rsidRDefault="007A056D" w:rsidP="007A056D">
      <w:pPr>
        <w:rPr>
          <w:i/>
          <w:iCs/>
        </w:rPr>
      </w:pPr>
    </w:p>
    <w:p w14:paraId="6035C49B" w14:textId="77777777" w:rsidR="007A056D" w:rsidRDefault="007A056D" w:rsidP="007A056D">
      <w:pPr>
        <w:spacing w:line="240" w:lineRule="auto"/>
        <w:jc w:val="center"/>
        <w:rPr>
          <w:rFonts w:asciiTheme="majorHAnsi" w:hAnsiTheme="majorHAnsi"/>
          <w:b/>
          <w:bCs/>
          <w:sz w:val="56"/>
          <w:szCs w:val="56"/>
          <w:shd w:val="clear" w:color="auto" w:fill="FFFFFF"/>
        </w:rPr>
      </w:pPr>
    </w:p>
    <w:p w14:paraId="39BC0C8F" w14:textId="77777777" w:rsidR="004E7F1B" w:rsidRPr="00042C8B" w:rsidRDefault="004E7F1B" w:rsidP="0085281D"/>
    <w:p w14:paraId="79AF3281" w14:textId="77777777" w:rsidR="0069125D" w:rsidRPr="00042C8B" w:rsidRDefault="0069125D" w:rsidP="0085281D"/>
    <w:p w14:paraId="6FDC63D7" w14:textId="77777777" w:rsidR="0069125D" w:rsidRPr="00042C8B" w:rsidRDefault="0069125D" w:rsidP="0069125D"/>
    <w:p w14:paraId="74EF0F9C" w14:textId="77777777" w:rsidR="0069125D" w:rsidRPr="00042C8B" w:rsidRDefault="0069125D" w:rsidP="0069125D">
      <w:r w:rsidRPr="00042C8B">
        <w:t>Other:</w:t>
      </w:r>
    </w:p>
    <w:p w14:paraId="1236D214" w14:textId="77777777" w:rsidR="0069125D" w:rsidRPr="00042C8B" w:rsidRDefault="0069125D" w:rsidP="0069125D">
      <w:r w:rsidRPr="00042C8B">
        <w:t>Sites that we should ask to link to our portal/main page (Linked to the WMO pages)</w:t>
      </w:r>
    </w:p>
    <w:p w14:paraId="5C260D39" w14:textId="77777777" w:rsidR="0069125D" w:rsidRPr="00042C8B" w:rsidRDefault="0069125D" w:rsidP="0069125D">
      <w:r w:rsidRPr="00042C8B">
        <w:t xml:space="preserve">Photo contest – credit people, original </w:t>
      </w:r>
    </w:p>
    <w:p w14:paraId="3AD63A3F" w14:textId="77777777" w:rsidR="0069125D" w:rsidRPr="00042C8B" w:rsidRDefault="0069125D" w:rsidP="0069125D">
      <w:r w:rsidRPr="00042C8B">
        <w:t>Heat Health contest – take selfie of doing a heat health community project?</w:t>
      </w:r>
    </w:p>
    <w:p w14:paraId="47854400" w14:textId="77777777" w:rsidR="0069125D" w:rsidRPr="00042C8B" w:rsidRDefault="0069125D" w:rsidP="0069125D">
      <w:r w:rsidRPr="00042C8B">
        <w:t>Quizzes that disseminate data (individual level quiz on the main site).</w:t>
      </w:r>
    </w:p>
    <w:p w14:paraId="5E8E87EB" w14:textId="77777777" w:rsidR="0069125D" w:rsidRPr="00042C8B" w:rsidRDefault="0069125D" w:rsidP="0069125D">
      <w:r w:rsidRPr="00042C8B">
        <w:tab/>
        <w:t>Where do you go, what do you do, etc. etc.</w:t>
      </w:r>
    </w:p>
    <w:p w14:paraId="1D012CFF" w14:textId="4626197B" w:rsidR="0069125D" w:rsidRPr="00042C8B" w:rsidRDefault="004B77DE" w:rsidP="0069125D">
      <w:ins w:id="40" w:author="Parks, Robbie M" w:date="2017-08-01T13:43:00Z">
        <w:r>
          <w:t>Activities for younger people?</w:t>
        </w:r>
      </w:ins>
    </w:p>
    <w:p w14:paraId="5127F852" w14:textId="77777777" w:rsidR="0069125D" w:rsidRPr="00042C8B" w:rsidRDefault="0069125D" w:rsidP="0069125D">
      <w:r w:rsidRPr="00042C8B">
        <w:t>Shareable information/”suck the information out” to populate their figures.</w:t>
      </w:r>
    </w:p>
    <w:p w14:paraId="056E38C9" w14:textId="77777777" w:rsidR="0069125D" w:rsidRPr="00042C8B" w:rsidRDefault="0069125D" w:rsidP="0069125D">
      <w:r w:rsidRPr="00042C8B">
        <w:t>Projects to look at:</w:t>
      </w:r>
    </w:p>
    <w:p w14:paraId="51316AD6" w14:textId="79C4DD26" w:rsidR="0069125D" w:rsidRPr="00042C8B" w:rsidRDefault="0069125D" w:rsidP="0069125D">
      <w:r w:rsidRPr="00042C8B">
        <w:t>https://connect.innovateuk.org/</w:t>
      </w:r>
    </w:p>
    <w:sectPr w:rsidR="0069125D" w:rsidRPr="00042C8B" w:rsidSect="00563EEB">
      <w:footerReference w:type="default" r:id="rId24"/>
      <w:pgSz w:w="12240" w:h="15840" w:code="1"/>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3" w:author="Parks, Robbie M" w:date="2017-08-01T13:26:00Z" w:initials="PRM">
    <w:p w14:paraId="0244B1D8" w14:textId="36E705F9" w:rsidR="006B7E53" w:rsidRDefault="006B7E53">
      <w:pPr>
        <w:pStyle w:val="CommentText"/>
      </w:pPr>
      <w:r>
        <w:rPr>
          <w:rStyle w:val="CommentReference"/>
        </w:rPr>
        <w:annotationRef/>
      </w:r>
      <w:r>
        <w:t>Will this calendar also include a curated list of meetings and conferences that are deemed relevant to GHHIN?</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44B1D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F73F86" w14:textId="77777777" w:rsidR="004169CD" w:rsidRDefault="004169CD" w:rsidP="003E2ED3">
      <w:pPr>
        <w:spacing w:after="0" w:line="240" w:lineRule="auto"/>
      </w:pPr>
      <w:r>
        <w:separator/>
      </w:r>
    </w:p>
  </w:endnote>
  <w:endnote w:type="continuationSeparator" w:id="0">
    <w:p w14:paraId="1DE02C88" w14:textId="77777777" w:rsidR="004169CD" w:rsidRDefault="004169CD" w:rsidP="003E2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EFF" w:usb1="C000605B" w:usb2="00000029" w:usb3="00000000" w:csb0="000101FF" w:csb1="00000000"/>
  </w:font>
  <w:font w:name="Arial Black">
    <w:panose1 w:val="020B0A04020102020204"/>
    <w:charset w:val="00"/>
    <w:family w:val="auto"/>
    <w:pitch w:val="variable"/>
    <w:sig w:usb0="A00002AF" w:usb1="400078FB" w:usb2="00000000" w:usb3="00000000" w:csb0="0000009F" w:csb1="00000000"/>
  </w:font>
  <w:font w:name="Avenir-Light">
    <w:panose1 w:val="00000000000000000000"/>
    <w:charset w:val="00"/>
    <w:family w:val="swiss"/>
    <w:notTrueType/>
    <w:pitch w:val="default"/>
    <w:sig w:usb0="00000003" w:usb1="00000000" w:usb2="00000000" w:usb3="00000000" w:csb0="00000001" w:csb1="00000000"/>
  </w:font>
  <w:font w:name="Meiryo UI">
    <w:charset w:val="80"/>
    <w:family w:val="swiss"/>
    <w:pitch w:val="variable"/>
    <w:sig w:usb0="E10102FF" w:usb1="EAC7FFFF" w:usb2="00010012" w:usb3="00000000" w:csb0="0002009F" w:csb1="00000000"/>
  </w:font>
  <w:font w:name="Stone Sans ITC Medium">
    <w:altName w:val="Arial"/>
    <w:panose1 w:val="00000000000000000000"/>
    <w:charset w:val="00"/>
    <w:family w:val="swiss"/>
    <w:notTrueType/>
    <w:pitch w:val="variable"/>
    <w:sig w:usb0="A00002FF" w:usb1="5000205B" w:usb2="00000004" w:usb3="00000000" w:csb0="00000097"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7716237"/>
      <w:docPartObj>
        <w:docPartGallery w:val="Page Numbers (Bottom of Page)"/>
        <w:docPartUnique/>
      </w:docPartObj>
    </w:sdtPr>
    <w:sdtEndPr>
      <w:rPr>
        <w:noProof/>
      </w:rPr>
    </w:sdtEndPr>
    <w:sdtContent>
      <w:p w14:paraId="0FF9B4BE" w14:textId="77777777" w:rsidR="006B7E53" w:rsidRDefault="006B7E53">
        <w:pPr>
          <w:pStyle w:val="Footer"/>
          <w:jc w:val="right"/>
        </w:pPr>
        <w:r>
          <w:fldChar w:fldCharType="begin"/>
        </w:r>
        <w:r>
          <w:instrText xml:space="preserve"> PAGE   \* MERGEFORMAT </w:instrText>
        </w:r>
        <w:r>
          <w:fldChar w:fldCharType="separate"/>
        </w:r>
        <w:r w:rsidR="00766F2E">
          <w:rPr>
            <w:noProof/>
          </w:rPr>
          <w:t>9</w:t>
        </w:r>
        <w:r>
          <w:rPr>
            <w:noProof/>
          </w:rPr>
          <w:fldChar w:fldCharType="end"/>
        </w:r>
      </w:p>
    </w:sdtContent>
  </w:sdt>
  <w:p w14:paraId="79979A9C" w14:textId="77777777" w:rsidR="006B7E53" w:rsidRDefault="006B7E5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B8AE87" w14:textId="77777777" w:rsidR="004169CD" w:rsidRDefault="004169CD" w:rsidP="003E2ED3">
      <w:pPr>
        <w:spacing w:after="0" w:line="240" w:lineRule="auto"/>
      </w:pPr>
      <w:r>
        <w:separator/>
      </w:r>
    </w:p>
  </w:footnote>
  <w:footnote w:type="continuationSeparator" w:id="0">
    <w:p w14:paraId="21D5D1FA" w14:textId="77777777" w:rsidR="004169CD" w:rsidRDefault="004169CD" w:rsidP="003E2ED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410B8"/>
    <w:multiLevelType w:val="hybridMultilevel"/>
    <w:tmpl w:val="597696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5F781E"/>
    <w:multiLevelType w:val="hybridMultilevel"/>
    <w:tmpl w:val="D87488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0505CE"/>
    <w:multiLevelType w:val="hybridMultilevel"/>
    <w:tmpl w:val="E8FA600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3056468"/>
    <w:multiLevelType w:val="hybridMultilevel"/>
    <w:tmpl w:val="6A081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AE0316"/>
    <w:multiLevelType w:val="hybridMultilevel"/>
    <w:tmpl w:val="95428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2902C5"/>
    <w:multiLevelType w:val="hybridMultilevel"/>
    <w:tmpl w:val="EA4C1F8C"/>
    <w:lvl w:ilvl="0" w:tplc="AEA80B9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4E54DA"/>
    <w:multiLevelType w:val="hybridMultilevel"/>
    <w:tmpl w:val="C846E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156F1B"/>
    <w:multiLevelType w:val="hybridMultilevel"/>
    <w:tmpl w:val="62D2B11A"/>
    <w:lvl w:ilvl="0" w:tplc="04090001">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89516C"/>
    <w:multiLevelType w:val="hybridMultilevel"/>
    <w:tmpl w:val="F3AA5918"/>
    <w:lvl w:ilvl="0" w:tplc="84228CB8">
      <w:start w:val="1"/>
      <w:numFmt w:val="bullet"/>
      <w:lvlText w:val=""/>
      <w:lvlJc w:val="left"/>
      <w:pPr>
        <w:ind w:left="1146" w:hanging="360"/>
      </w:pPr>
      <w:rPr>
        <w:rFonts w:ascii="Symbol" w:hAnsi="Symbol" w:cs="Symbol" w:hint="default"/>
        <w:color w:val="C00000"/>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nsid w:val="33CE2701"/>
    <w:multiLevelType w:val="hybridMultilevel"/>
    <w:tmpl w:val="6D7CA232"/>
    <w:lvl w:ilvl="0" w:tplc="04090001">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1F5C4D"/>
    <w:multiLevelType w:val="hybridMultilevel"/>
    <w:tmpl w:val="8ACC60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CB24AC"/>
    <w:multiLevelType w:val="hybridMultilevel"/>
    <w:tmpl w:val="9516E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0E0AF1"/>
    <w:multiLevelType w:val="hybridMultilevel"/>
    <w:tmpl w:val="00785948"/>
    <w:lvl w:ilvl="0" w:tplc="DA5CA800">
      <w:start w:val="2015"/>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8A4BE0"/>
    <w:multiLevelType w:val="hybridMultilevel"/>
    <w:tmpl w:val="4B765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B6D63C2"/>
    <w:multiLevelType w:val="hybridMultilevel"/>
    <w:tmpl w:val="7ABE48FC"/>
    <w:lvl w:ilvl="0" w:tplc="DA5CA800">
      <w:start w:val="2015"/>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84502A"/>
    <w:multiLevelType w:val="hybridMultilevel"/>
    <w:tmpl w:val="729680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4E039A8"/>
    <w:multiLevelType w:val="hybridMultilevel"/>
    <w:tmpl w:val="BCB4D26A"/>
    <w:lvl w:ilvl="0" w:tplc="DA5CA800">
      <w:start w:val="2015"/>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E22856"/>
    <w:multiLevelType w:val="hybridMultilevel"/>
    <w:tmpl w:val="28967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A0800CE"/>
    <w:multiLevelType w:val="hybridMultilevel"/>
    <w:tmpl w:val="1F9C2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176010"/>
    <w:multiLevelType w:val="hybridMultilevel"/>
    <w:tmpl w:val="16C60680"/>
    <w:lvl w:ilvl="0" w:tplc="04090001">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812FD9"/>
    <w:multiLevelType w:val="hybridMultilevel"/>
    <w:tmpl w:val="FBE06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D87CE9"/>
    <w:multiLevelType w:val="hybridMultilevel"/>
    <w:tmpl w:val="21029F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9B32DA"/>
    <w:multiLevelType w:val="hybridMultilevel"/>
    <w:tmpl w:val="1660A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B7A5792"/>
    <w:multiLevelType w:val="hybridMultilevel"/>
    <w:tmpl w:val="FD36A6CE"/>
    <w:lvl w:ilvl="0" w:tplc="DA5CA800">
      <w:start w:val="2015"/>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3361EA"/>
    <w:multiLevelType w:val="hybridMultilevel"/>
    <w:tmpl w:val="FA7C0F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5"/>
  </w:num>
  <w:num w:numId="3">
    <w:abstractNumId w:val="21"/>
  </w:num>
  <w:num w:numId="4">
    <w:abstractNumId w:val="4"/>
  </w:num>
  <w:num w:numId="5">
    <w:abstractNumId w:val="6"/>
  </w:num>
  <w:num w:numId="6">
    <w:abstractNumId w:val="23"/>
  </w:num>
  <w:num w:numId="7">
    <w:abstractNumId w:val="14"/>
  </w:num>
  <w:num w:numId="8">
    <w:abstractNumId w:val="16"/>
  </w:num>
  <w:num w:numId="9">
    <w:abstractNumId w:val="12"/>
  </w:num>
  <w:num w:numId="10">
    <w:abstractNumId w:val="18"/>
  </w:num>
  <w:num w:numId="11">
    <w:abstractNumId w:val="3"/>
  </w:num>
  <w:num w:numId="12">
    <w:abstractNumId w:val="22"/>
  </w:num>
  <w:num w:numId="13">
    <w:abstractNumId w:val="8"/>
  </w:num>
  <w:num w:numId="14">
    <w:abstractNumId w:val="9"/>
  </w:num>
  <w:num w:numId="15">
    <w:abstractNumId w:val="19"/>
  </w:num>
  <w:num w:numId="16">
    <w:abstractNumId w:val="7"/>
  </w:num>
  <w:num w:numId="17">
    <w:abstractNumId w:val="13"/>
  </w:num>
  <w:num w:numId="18">
    <w:abstractNumId w:val="17"/>
  </w:num>
  <w:num w:numId="19">
    <w:abstractNumId w:val="11"/>
  </w:num>
  <w:num w:numId="20">
    <w:abstractNumId w:val="15"/>
  </w:num>
  <w:num w:numId="21">
    <w:abstractNumId w:val="10"/>
  </w:num>
  <w:num w:numId="22">
    <w:abstractNumId w:val="20"/>
  </w:num>
  <w:num w:numId="23">
    <w:abstractNumId w:val="2"/>
  </w:num>
  <w:num w:numId="24">
    <w:abstractNumId w:val="1"/>
  </w:num>
  <w:num w:numId="25">
    <w:abstractNumId w:val="0"/>
  </w:num>
  <w:numIdMacAtCleanup w:val="16"/>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ks, Robbie M">
    <w15:presenceInfo w15:providerId="None" w15:userId="Parks, Robbie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4FC3"/>
    <w:rsid w:val="00010A33"/>
    <w:rsid w:val="0001284B"/>
    <w:rsid w:val="00027FA5"/>
    <w:rsid w:val="00036F8E"/>
    <w:rsid w:val="00042C8B"/>
    <w:rsid w:val="0004626D"/>
    <w:rsid w:val="000557E2"/>
    <w:rsid w:val="00056392"/>
    <w:rsid w:val="00061D96"/>
    <w:rsid w:val="0007044E"/>
    <w:rsid w:val="00072835"/>
    <w:rsid w:val="000779FA"/>
    <w:rsid w:val="00081677"/>
    <w:rsid w:val="000977EE"/>
    <w:rsid w:val="000A619C"/>
    <w:rsid w:val="000B47E3"/>
    <w:rsid w:val="000C7535"/>
    <w:rsid w:val="000D02BC"/>
    <w:rsid w:val="000D6914"/>
    <w:rsid w:val="000E46A4"/>
    <w:rsid w:val="000F2A01"/>
    <w:rsid w:val="000F369F"/>
    <w:rsid w:val="00103893"/>
    <w:rsid w:val="00105B20"/>
    <w:rsid w:val="0011072A"/>
    <w:rsid w:val="001267F7"/>
    <w:rsid w:val="00127598"/>
    <w:rsid w:val="00135749"/>
    <w:rsid w:val="00142D0E"/>
    <w:rsid w:val="0016042D"/>
    <w:rsid w:val="0017490B"/>
    <w:rsid w:val="0017560B"/>
    <w:rsid w:val="00175FC4"/>
    <w:rsid w:val="001B1C2A"/>
    <w:rsid w:val="001B2CA7"/>
    <w:rsid w:val="001C0484"/>
    <w:rsid w:val="001F1BF2"/>
    <w:rsid w:val="002017E0"/>
    <w:rsid w:val="00201AC5"/>
    <w:rsid w:val="002200AA"/>
    <w:rsid w:val="00231DFA"/>
    <w:rsid w:val="00232C96"/>
    <w:rsid w:val="00242C8F"/>
    <w:rsid w:val="002431F6"/>
    <w:rsid w:val="00254DDC"/>
    <w:rsid w:val="00264A9A"/>
    <w:rsid w:val="0027087B"/>
    <w:rsid w:val="00275557"/>
    <w:rsid w:val="00275826"/>
    <w:rsid w:val="002807C9"/>
    <w:rsid w:val="002875AB"/>
    <w:rsid w:val="002B476D"/>
    <w:rsid w:val="002B47A0"/>
    <w:rsid w:val="002C2244"/>
    <w:rsid w:val="002D455A"/>
    <w:rsid w:val="002F4DB8"/>
    <w:rsid w:val="00301F32"/>
    <w:rsid w:val="003064C3"/>
    <w:rsid w:val="0031332F"/>
    <w:rsid w:val="00346352"/>
    <w:rsid w:val="00350026"/>
    <w:rsid w:val="00354FC3"/>
    <w:rsid w:val="00357CED"/>
    <w:rsid w:val="0036581F"/>
    <w:rsid w:val="00373C96"/>
    <w:rsid w:val="00384699"/>
    <w:rsid w:val="003B6850"/>
    <w:rsid w:val="003D06BD"/>
    <w:rsid w:val="003D4433"/>
    <w:rsid w:val="003D68C6"/>
    <w:rsid w:val="003D72BD"/>
    <w:rsid w:val="003E146C"/>
    <w:rsid w:val="003E2ED3"/>
    <w:rsid w:val="003F72A5"/>
    <w:rsid w:val="00410D69"/>
    <w:rsid w:val="004169CD"/>
    <w:rsid w:val="00420CAC"/>
    <w:rsid w:val="0042174A"/>
    <w:rsid w:val="004254D3"/>
    <w:rsid w:val="004362BA"/>
    <w:rsid w:val="00447158"/>
    <w:rsid w:val="004624E6"/>
    <w:rsid w:val="0046325A"/>
    <w:rsid w:val="004654EE"/>
    <w:rsid w:val="004766CB"/>
    <w:rsid w:val="0048666A"/>
    <w:rsid w:val="004947A9"/>
    <w:rsid w:val="004A5400"/>
    <w:rsid w:val="004A6160"/>
    <w:rsid w:val="004B07F5"/>
    <w:rsid w:val="004B5CF5"/>
    <w:rsid w:val="004B77DE"/>
    <w:rsid w:val="004D4375"/>
    <w:rsid w:val="004E34CA"/>
    <w:rsid w:val="004E4E4E"/>
    <w:rsid w:val="004E7F1B"/>
    <w:rsid w:val="004F5FFC"/>
    <w:rsid w:val="00503C33"/>
    <w:rsid w:val="00512607"/>
    <w:rsid w:val="00514F60"/>
    <w:rsid w:val="00521F41"/>
    <w:rsid w:val="005479BF"/>
    <w:rsid w:val="00547CD4"/>
    <w:rsid w:val="00561857"/>
    <w:rsid w:val="00563EEB"/>
    <w:rsid w:val="00565747"/>
    <w:rsid w:val="005679F6"/>
    <w:rsid w:val="0058019F"/>
    <w:rsid w:val="0058642C"/>
    <w:rsid w:val="00587FCC"/>
    <w:rsid w:val="00590721"/>
    <w:rsid w:val="0059294D"/>
    <w:rsid w:val="00597C2C"/>
    <w:rsid w:val="005A25F2"/>
    <w:rsid w:val="005A6AD4"/>
    <w:rsid w:val="005B60F1"/>
    <w:rsid w:val="005B66FF"/>
    <w:rsid w:val="005C1961"/>
    <w:rsid w:val="005C4E58"/>
    <w:rsid w:val="005C7324"/>
    <w:rsid w:val="005D3D37"/>
    <w:rsid w:val="005D55D0"/>
    <w:rsid w:val="005F395B"/>
    <w:rsid w:val="00604BC2"/>
    <w:rsid w:val="0061201D"/>
    <w:rsid w:val="00620FF1"/>
    <w:rsid w:val="00621706"/>
    <w:rsid w:val="00631529"/>
    <w:rsid w:val="0063657A"/>
    <w:rsid w:val="006434FF"/>
    <w:rsid w:val="00656F12"/>
    <w:rsid w:val="00677129"/>
    <w:rsid w:val="006843E7"/>
    <w:rsid w:val="0069111E"/>
    <w:rsid w:val="0069125D"/>
    <w:rsid w:val="00694EEA"/>
    <w:rsid w:val="006971C8"/>
    <w:rsid w:val="006A0855"/>
    <w:rsid w:val="006B4CD8"/>
    <w:rsid w:val="006B6D57"/>
    <w:rsid w:val="006B71CC"/>
    <w:rsid w:val="006B7E53"/>
    <w:rsid w:val="006C655C"/>
    <w:rsid w:val="006E40CF"/>
    <w:rsid w:val="006E5881"/>
    <w:rsid w:val="006E6487"/>
    <w:rsid w:val="006E6F30"/>
    <w:rsid w:val="00711FD9"/>
    <w:rsid w:val="00724AF6"/>
    <w:rsid w:val="007332E1"/>
    <w:rsid w:val="007361E4"/>
    <w:rsid w:val="007502EA"/>
    <w:rsid w:val="00752B51"/>
    <w:rsid w:val="007564DB"/>
    <w:rsid w:val="00761100"/>
    <w:rsid w:val="00764097"/>
    <w:rsid w:val="00766F2A"/>
    <w:rsid w:val="00766F2E"/>
    <w:rsid w:val="00791177"/>
    <w:rsid w:val="007A056D"/>
    <w:rsid w:val="007B4FBA"/>
    <w:rsid w:val="007C45C0"/>
    <w:rsid w:val="007D6064"/>
    <w:rsid w:val="007E6C4E"/>
    <w:rsid w:val="007F3108"/>
    <w:rsid w:val="007F36A3"/>
    <w:rsid w:val="007F6870"/>
    <w:rsid w:val="00806761"/>
    <w:rsid w:val="00816CED"/>
    <w:rsid w:val="00817506"/>
    <w:rsid w:val="00830AA0"/>
    <w:rsid w:val="00840262"/>
    <w:rsid w:val="0085281D"/>
    <w:rsid w:val="00862DD4"/>
    <w:rsid w:val="00871DA8"/>
    <w:rsid w:val="00881DA5"/>
    <w:rsid w:val="00886DB0"/>
    <w:rsid w:val="00886DE2"/>
    <w:rsid w:val="008A166D"/>
    <w:rsid w:val="008B509C"/>
    <w:rsid w:val="008C2619"/>
    <w:rsid w:val="008C37D0"/>
    <w:rsid w:val="008C7F45"/>
    <w:rsid w:val="008E1513"/>
    <w:rsid w:val="0090629D"/>
    <w:rsid w:val="00911D68"/>
    <w:rsid w:val="00916735"/>
    <w:rsid w:val="00917E22"/>
    <w:rsid w:val="009215FD"/>
    <w:rsid w:val="009258E5"/>
    <w:rsid w:val="00933E51"/>
    <w:rsid w:val="0094311C"/>
    <w:rsid w:val="00963FE0"/>
    <w:rsid w:val="00964D2A"/>
    <w:rsid w:val="00964E6F"/>
    <w:rsid w:val="00982027"/>
    <w:rsid w:val="00987142"/>
    <w:rsid w:val="00993A03"/>
    <w:rsid w:val="00994322"/>
    <w:rsid w:val="009A01AD"/>
    <w:rsid w:val="009A27FC"/>
    <w:rsid w:val="009A7DFF"/>
    <w:rsid w:val="009C3B0F"/>
    <w:rsid w:val="009D1CD2"/>
    <w:rsid w:val="009D2C5C"/>
    <w:rsid w:val="009D3721"/>
    <w:rsid w:val="009D52F5"/>
    <w:rsid w:val="009E1E15"/>
    <w:rsid w:val="009F2E9F"/>
    <w:rsid w:val="009F55FF"/>
    <w:rsid w:val="00A0031A"/>
    <w:rsid w:val="00A06CE9"/>
    <w:rsid w:val="00A11A64"/>
    <w:rsid w:val="00A11F96"/>
    <w:rsid w:val="00A21288"/>
    <w:rsid w:val="00A235B5"/>
    <w:rsid w:val="00A2428F"/>
    <w:rsid w:val="00A3343F"/>
    <w:rsid w:val="00A51388"/>
    <w:rsid w:val="00A55499"/>
    <w:rsid w:val="00A57C6B"/>
    <w:rsid w:val="00A57DB3"/>
    <w:rsid w:val="00A86E90"/>
    <w:rsid w:val="00AC056F"/>
    <w:rsid w:val="00AC287D"/>
    <w:rsid w:val="00AE1B3F"/>
    <w:rsid w:val="00AE1C6E"/>
    <w:rsid w:val="00AE2A33"/>
    <w:rsid w:val="00AF1E42"/>
    <w:rsid w:val="00B20758"/>
    <w:rsid w:val="00B30AF2"/>
    <w:rsid w:val="00B31D83"/>
    <w:rsid w:val="00B36526"/>
    <w:rsid w:val="00B42FD2"/>
    <w:rsid w:val="00B55CE2"/>
    <w:rsid w:val="00B56EAD"/>
    <w:rsid w:val="00B64CED"/>
    <w:rsid w:val="00B678E1"/>
    <w:rsid w:val="00B855C5"/>
    <w:rsid w:val="00B87C9C"/>
    <w:rsid w:val="00BA0A05"/>
    <w:rsid w:val="00BA6F0E"/>
    <w:rsid w:val="00BC6417"/>
    <w:rsid w:val="00C01C60"/>
    <w:rsid w:val="00C10754"/>
    <w:rsid w:val="00C25507"/>
    <w:rsid w:val="00C409C5"/>
    <w:rsid w:val="00C43B9D"/>
    <w:rsid w:val="00C60861"/>
    <w:rsid w:val="00C63744"/>
    <w:rsid w:val="00C65814"/>
    <w:rsid w:val="00C71095"/>
    <w:rsid w:val="00C93316"/>
    <w:rsid w:val="00CA3AB4"/>
    <w:rsid w:val="00CA4D3E"/>
    <w:rsid w:val="00CB25CC"/>
    <w:rsid w:val="00CE526A"/>
    <w:rsid w:val="00CE7BA3"/>
    <w:rsid w:val="00CF2E4D"/>
    <w:rsid w:val="00CF4618"/>
    <w:rsid w:val="00D07174"/>
    <w:rsid w:val="00D12505"/>
    <w:rsid w:val="00D32F52"/>
    <w:rsid w:val="00D4711D"/>
    <w:rsid w:val="00D50541"/>
    <w:rsid w:val="00D63BE7"/>
    <w:rsid w:val="00D709EB"/>
    <w:rsid w:val="00D82F86"/>
    <w:rsid w:val="00D84CD0"/>
    <w:rsid w:val="00D90E26"/>
    <w:rsid w:val="00D93801"/>
    <w:rsid w:val="00DA042F"/>
    <w:rsid w:val="00DA0B09"/>
    <w:rsid w:val="00DA1336"/>
    <w:rsid w:val="00DA1884"/>
    <w:rsid w:val="00DB372C"/>
    <w:rsid w:val="00DC0BA4"/>
    <w:rsid w:val="00DC55DA"/>
    <w:rsid w:val="00DC56C6"/>
    <w:rsid w:val="00DD0D7E"/>
    <w:rsid w:val="00DE1CF9"/>
    <w:rsid w:val="00DE4446"/>
    <w:rsid w:val="00DE4D5E"/>
    <w:rsid w:val="00DF0FBD"/>
    <w:rsid w:val="00DF12A1"/>
    <w:rsid w:val="00E0511B"/>
    <w:rsid w:val="00E12802"/>
    <w:rsid w:val="00E164A5"/>
    <w:rsid w:val="00E2307D"/>
    <w:rsid w:val="00E42A60"/>
    <w:rsid w:val="00E42F08"/>
    <w:rsid w:val="00E44925"/>
    <w:rsid w:val="00E502DA"/>
    <w:rsid w:val="00E54F9E"/>
    <w:rsid w:val="00E63B29"/>
    <w:rsid w:val="00E73AA9"/>
    <w:rsid w:val="00E80508"/>
    <w:rsid w:val="00E92E47"/>
    <w:rsid w:val="00EB07F1"/>
    <w:rsid w:val="00EB0E03"/>
    <w:rsid w:val="00EB5FE0"/>
    <w:rsid w:val="00EB6532"/>
    <w:rsid w:val="00ED34C5"/>
    <w:rsid w:val="00ED3640"/>
    <w:rsid w:val="00EE5FAD"/>
    <w:rsid w:val="00EF635C"/>
    <w:rsid w:val="00EF6A2F"/>
    <w:rsid w:val="00F14CE1"/>
    <w:rsid w:val="00F21CBD"/>
    <w:rsid w:val="00F5505C"/>
    <w:rsid w:val="00F552D8"/>
    <w:rsid w:val="00F93630"/>
    <w:rsid w:val="00F93BCD"/>
    <w:rsid w:val="00F97029"/>
    <w:rsid w:val="00FC73D3"/>
    <w:rsid w:val="00FD019F"/>
    <w:rsid w:val="00FD320C"/>
    <w:rsid w:val="00FF0EAB"/>
    <w:rsid w:val="00FF609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E765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4FC3"/>
  </w:style>
  <w:style w:type="paragraph" w:styleId="Heading1">
    <w:name w:val="heading 1"/>
    <w:basedOn w:val="Normal"/>
    <w:next w:val="Normal"/>
    <w:link w:val="Heading1Char"/>
    <w:uiPriority w:val="9"/>
    <w:qFormat/>
    <w:rsid w:val="003B6850"/>
    <w:pPr>
      <w:keepNext/>
      <w:keepLines/>
      <w:spacing w:before="480" w:after="0"/>
      <w:outlineLvl w:val="0"/>
    </w:pPr>
    <w:rPr>
      <w:rFonts w:eastAsiaTheme="majorEastAsia" w:cstheme="majorBidi"/>
      <w:b/>
      <w:bCs/>
      <w:color w:val="9A542E" w:themeColor="accent1" w:themeShade="BF"/>
      <w:sz w:val="28"/>
      <w:szCs w:val="28"/>
    </w:rPr>
  </w:style>
  <w:style w:type="paragraph" w:styleId="Heading2">
    <w:name w:val="heading 2"/>
    <w:basedOn w:val="Normal"/>
    <w:next w:val="Normal"/>
    <w:link w:val="Heading2Char"/>
    <w:uiPriority w:val="9"/>
    <w:unhideWhenUsed/>
    <w:qFormat/>
    <w:rsid w:val="003B6850"/>
    <w:pPr>
      <w:keepNext/>
      <w:keepLines/>
      <w:spacing w:before="200" w:after="0"/>
      <w:outlineLvl w:val="1"/>
    </w:pPr>
    <w:rPr>
      <w:rFonts w:eastAsiaTheme="majorEastAsia" w:cstheme="majorBidi"/>
      <w:b/>
      <w:bCs/>
      <w:color w:val="C77345" w:themeColor="accent1"/>
      <w:sz w:val="26"/>
      <w:szCs w:val="26"/>
    </w:rPr>
  </w:style>
  <w:style w:type="paragraph" w:styleId="Heading3">
    <w:name w:val="heading 3"/>
    <w:basedOn w:val="Normal"/>
    <w:next w:val="Normal"/>
    <w:link w:val="Heading3Char"/>
    <w:uiPriority w:val="9"/>
    <w:unhideWhenUsed/>
    <w:qFormat/>
    <w:rsid w:val="00631529"/>
    <w:pPr>
      <w:keepNext/>
      <w:keepLines/>
      <w:spacing w:before="200" w:after="0"/>
      <w:outlineLvl w:val="2"/>
    </w:pPr>
    <w:rPr>
      <w:rFonts w:asciiTheme="majorHAnsi" w:eastAsiaTheme="majorEastAsia" w:hAnsiTheme="majorHAnsi" w:cstheme="majorBidi"/>
      <w:b/>
      <w:bCs/>
      <w:color w:val="C77345" w:themeColor="accent1"/>
    </w:rPr>
  </w:style>
  <w:style w:type="paragraph" w:styleId="Heading4">
    <w:name w:val="heading 4"/>
    <w:basedOn w:val="Normal"/>
    <w:next w:val="Normal"/>
    <w:link w:val="Heading4Char"/>
    <w:uiPriority w:val="9"/>
    <w:unhideWhenUsed/>
    <w:qFormat/>
    <w:rsid w:val="00982027"/>
    <w:pPr>
      <w:keepNext/>
      <w:keepLines/>
      <w:spacing w:before="200" w:after="0"/>
      <w:outlineLvl w:val="3"/>
    </w:pPr>
    <w:rPr>
      <w:rFonts w:asciiTheme="majorHAnsi" w:eastAsiaTheme="majorEastAsia" w:hAnsiTheme="majorHAnsi" w:cstheme="majorBidi"/>
      <w:b/>
      <w:bCs/>
      <w:i/>
      <w:iCs/>
      <w:color w:val="C77345" w:themeColor="accent1"/>
    </w:rPr>
  </w:style>
  <w:style w:type="paragraph" w:styleId="Heading5">
    <w:name w:val="heading 5"/>
    <w:basedOn w:val="Normal"/>
    <w:next w:val="Normal"/>
    <w:link w:val="Heading5Char"/>
    <w:uiPriority w:val="9"/>
    <w:unhideWhenUsed/>
    <w:qFormat/>
    <w:rsid w:val="00384699"/>
    <w:pPr>
      <w:keepNext/>
      <w:keepLines/>
      <w:spacing w:before="200" w:after="0"/>
      <w:outlineLvl w:val="4"/>
    </w:pPr>
    <w:rPr>
      <w:rFonts w:asciiTheme="majorHAnsi" w:eastAsiaTheme="majorEastAsia" w:hAnsiTheme="majorHAnsi" w:cstheme="majorBidi"/>
      <w:color w:val="66381F"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2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2ED3"/>
  </w:style>
  <w:style w:type="paragraph" w:styleId="Footer">
    <w:name w:val="footer"/>
    <w:basedOn w:val="Normal"/>
    <w:link w:val="FooterChar"/>
    <w:uiPriority w:val="99"/>
    <w:unhideWhenUsed/>
    <w:rsid w:val="003E2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2ED3"/>
  </w:style>
  <w:style w:type="character" w:customStyle="1" w:styleId="Heading1Char">
    <w:name w:val="Heading 1 Char"/>
    <w:basedOn w:val="DefaultParagraphFont"/>
    <w:link w:val="Heading1"/>
    <w:uiPriority w:val="9"/>
    <w:rsid w:val="003B6850"/>
    <w:rPr>
      <w:rFonts w:ascii="Verdana" w:eastAsiaTheme="majorEastAsia" w:hAnsi="Verdana" w:cstheme="majorBidi"/>
      <w:b/>
      <w:bCs/>
      <w:color w:val="9A542E" w:themeColor="accent1" w:themeShade="BF"/>
      <w:sz w:val="28"/>
      <w:szCs w:val="28"/>
    </w:rPr>
  </w:style>
  <w:style w:type="character" w:customStyle="1" w:styleId="Heading2Char">
    <w:name w:val="Heading 2 Char"/>
    <w:basedOn w:val="DefaultParagraphFont"/>
    <w:link w:val="Heading2"/>
    <w:uiPriority w:val="9"/>
    <w:rsid w:val="003B6850"/>
    <w:rPr>
      <w:rFonts w:ascii="Verdana" w:eastAsiaTheme="majorEastAsia" w:hAnsi="Verdana" w:cstheme="majorBidi"/>
      <w:b/>
      <w:bCs/>
      <w:color w:val="C77345" w:themeColor="accent1"/>
      <w:sz w:val="26"/>
      <w:szCs w:val="26"/>
    </w:rPr>
  </w:style>
  <w:style w:type="paragraph" w:styleId="Title">
    <w:name w:val="Title"/>
    <w:basedOn w:val="Normal"/>
    <w:next w:val="Normal"/>
    <w:link w:val="TitleChar"/>
    <w:uiPriority w:val="10"/>
    <w:qFormat/>
    <w:rsid w:val="003B6850"/>
    <w:pPr>
      <w:pBdr>
        <w:bottom w:val="single" w:sz="8" w:space="4" w:color="C77345"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B6850"/>
    <w:rPr>
      <w:rFonts w:ascii="Verdana" w:eastAsiaTheme="majorEastAsia" w:hAnsi="Verdan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B6850"/>
    <w:pPr>
      <w:numPr>
        <w:ilvl w:val="1"/>
      </w:numPr>
    </w:pPr>
    <w:rPr>
      <w:rFonts w:eastAsiaTheme="majorEastAsia" w:cstheme="majorBidi"/>
      <w:i/>
      <w:iCs/>
      <w:color w:val="C77345" w:themeColor="accent1"/>
      <w:spacing w:val="15"/>
      <w:sz w:val="24"/>
      <w:szCs w:val="24"/>
    </w:rPr>
  </w:style>
  <w:style w:type="character" w:customStyle="1" w:styleId="SubtitleChar">
    <w:name w:val="Subtitle Char"/>
    <w:basedOn w:val="DefaultParagraphFont"/>
    <w:link w:val="Subtitle"/>
    <w:uiPriority w:val="11"/>
    <w:rsid w:val="003B6850"/>
    <w:rPr>
      <w:rFonts w:ascii="Verdana" w:eastAsiaTheme="majorEastAsia" w:hAnsi="Verdana" w:cstheme="majorBidi"/>
      <w:i/>
      <w:iCs/>
      <w:color w:val="C77345" w:themeColor="accent1"/>
      <w:spacing w:val="15"/>
      <w:sz w:val="24"/>
      <w:szCs w:val="24"/>
    </w:rPr>
  </w:style>
  <w:style w:type="paragraph" w:styleId="ListParagraph">
    <w:name w:val="List Paragraph"/>
    <w:basedOn w:val="Normal"/>
    <w:uiPriority w:val="34"/>
    <w:qFormat/>
    <w:rsid w:val="00354FC3"/>
    <w:pPr>
      <w:ind w:left="720"/>
      <w:contextualSpacing/>
    </w:pPr>
  </w:style>
  <w:style w:type="table" w:styleId="TableGrid">
    <w:name w:val="Table Grid"/>
    <w:basedOn w:val="TableNormal"/>
    <w:uiPriority w:val="59"/>
    <w:rsid w:val="00354F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F0EAB"/>
    <w:rPr>
      <w:sz w:val="16"/>
      <w:szCs w:val="16"/>
    </w:rPr>
  </w:style>
  <w:style w:type="paragraph" w:styleId="CommentText">
    <w:name w:val="annotation text"/>
    <w:basedOn w:val="Normal"/>
    <w:link w:val="CommentTextChar"/>
    <w:uiPriority w:val="99"/>
    <w:semiHidden/>
    <w:unhideWhenUsed/>
    <w:rsid w:val="00FF0EAB"/>
    <w:pPr>
      <w:spacing w:line="240" w:lineRule="auto"/>
    </w:pPr>
    <w:rPr>
      <w:sz w:val="20"/>
      <w:szCs w:val="20"/>
    </w:rPr>
  </w:style>
  <w:style w:type="character" w:customStyle="1" w:styleId="CommentTextChar">
    <w:name w:val="Comment Text Char"/>
    <w:basedOn w:val="DefaultParagraphFont"/>
    <w:link w:val="CommentText"/>
    <w:uiPriority w:val="99"/>
    <w:semiHidden/>
    <w:rsid w:val="00FF0EAB"/>
    <w:rPr>
      <w:sz w:val="20"/>
      <w:szCs w:val="20"/>
    </w:rPr>
  </w:style>
  <w:style w:type="paragraph" w:styleId="CommentSubject">
    <w:name w:val="annotation subject"/>
    <w:basedOn w:val="CommentText"/>
    <w:next w:val="CommentText"/>
    <w:link w:val="CommentSubjectChar"/>
    <w:uiPriority w:val="99"/>
    <w:semiHidden/>
    <w:unhideWhenUsed/>
    <w:rsid w:val="00FF0EAB"/>
    <w:rPr>
      <w:b/>
      <w:bCs/>
    </w:rPr>
  </w:style>
  <w:style w:type="character" w:customStyle="1" w:styleId="CommentSubjectChar">
    <w:name w:val="Comment Subject Char"/>
    <w:basedOn w:val="CommentTextChar"/>
    <w:link w:val="CommentSubject"/>
    <w:uiPriority w:val="99"/>
    <w:semiHidden/>
    <w:rsid w:val="00FF0EAB"/>
    <w:rPr>
      <w:b/>
      <w:bCs/>
      <w:sz w:val="20"/>
      <w:szCs w:val="20"/>
    </w:rPr>
  </w:style>
  <w:style w:type="paragraph" w:styleId="BalloonText">
    <w:name w:val="Balloon Text"/>
    <w:basedOn w:val="Normal"/>
    <w:link w:val="BalloonTextChar"/>
    <w:uiPriority w:val="99"/>
    <w:semiHidden/>
    <w:unhideWhenUsed/>
    <w:rsid w:val="00FF0E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0EAB"/>
    <w:rPr>
      <w:rFonts w:ascii="Tahoma" w:hAnsi="Tahoma" w:cs="Tahoma"/>
      <w:sz w:val="16"/>
      <w:szCs w:val="16"/>
    </w:rPr>
  </w:style>
  <w:style w:type="character" w:styleId="Hyperlink">
    <w:name w:val="Hyperlink"/>
    <w:basedOn w:val="DefaultParagraphFont"/>
    <w:uiPriority w:val="99"/>
    <w:unhideWhenUsed/>
    <w:rsid w:val="004A5400"/>
    <w:rPr>
      <w:color w:val="0000FF" w:themeColor="hyperlink"/>
      <w:u w:val="single"/>
    </w:rPr>
  </w:style>
  <w:style w:type="paragraph" w:styleId="FootnoteText">
    <w:name w:val="footnote text"/>
    <w:basedOn w:val="Normal"/>
    <w:link w:val="FootnoteTextChar"/>
    <w:uiPriority w:val="99"/>
    <w:unhideWhenUsed/>
    <w:rsid w:val="004A5400"/>
    <w:pPr>
      <w:spacing w:after="0" w:line="240" w:lineRule="auto"/>
    </w:pPr>
    <w:rPr>
      <w:sz w:val="20"/>
      <w:szCs w:val="20"/>
      <w:lang w:val="en-GB"/>
    </w:rPr>
  </w:style>
  <w:style w:type="character" w:customStyle="1" w:styleId="FootnoteTextChar">
    <w:name w:val="Footnote Text Char"/>
    <w:basedOn w:val="DefaultParagraphFont"/>
    <w:link w:val="FootnoteText"/>
    <w:uiPriority w:val="99"/>
    <w:rsid w:val="004A5400"/>
    <w:rPr>
      <w:sz w:val="20"/>
      <w:szCs w:val="20"/>
      <w:lang w:val="en-GB"/>
    </w:rPr>
  </w:style>
  <w:style w:type="character" w:styleId="FootnoteReference">
    <w:name w:val="footnote reference"/>
    <w:basedOn w:val="DefaultParagraphFont"/>
    <w:uiPriority w:val="99"/>
    <w:unhideWhenUsed/>
    <w:rsid w:val="004A5400"/>
    <w:rPr>
      <w:vertAlign w:val="superscript"/>
    </w:rPr>
  </w:style>
  <w:style w:type="character" w:customStyle="1" w:styleId="Heading3Char">
    <w:name w:val="Heading 3 Char"/>
    <w:basedOn w:val="DefaultParagraphFont"/>
    <w:link w:val="Heading3"/>
    <w:uiPriority w:val="9"/>
    <w:rsid w:val="00631529"/>
    <w:rPr>
      <w:rFonts w:asciiTheme="majorHAnsi" w:eastAsiaTheme="majorEastAsia" w:hAnsiTheme="majorHAnsi" w:cstheme="majorBidi"/>
      <w:b/>
      <w:bCs/>
      <w:color w:val="C77345" w:themeColor="accent1"/>
    </w:rPr>
  </w:style>
  <w:style w:type="table" w:styleId="LightShading-Accent1">
    <w:name w:val="Light Shading Accent 1"/>
    <w:basedOn w:val="TableNormal"/>
    <w:uiPriority w:val="60"/>
    <w:rsid w:val="00A21288"/>
    <w:pPr>
      <w:spacing w:after="0" w:line="240" w:lineRule="auto"/>
    </w:pPr>
    <w:rPr>
      <w:color w:val="9A542E" w:themeColor="accent1" w:themeShade="BF"/>
    </w:rPr>
    <w:tblPr>
      <w:tblStyleRowBandSize w:val="1"/>
      <w:tblStyleColBandSize w:val="1"/>
      <w:tblInd w:w="0" w:type="dxa"/>
      <w:tblBorders>
        <w:top w:val="single" w:sz="8" w:space="0" w:color="C77345" w:themeColor="accent1"/>
        <w:bottom w:val="single" w:sz="8" w:space="0" w:color="C7734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77345" w:themeColor="accent1"/>
          <w:left w:val="nil"/>
          <w:bottom w:val="single" w:sz="8" w:space="0" w:color="C77345" w:themeColor="accent1"/>
          <w:right w:val="nil"/>
          <w:insideH w:val="nil"/>
          <w:insideV w:val="nil"/>
        </w:tcBorders>
      </w:tcPr>
    </w:tblStylePr>
    <w:tblStylePr w:type="lastRow">
      <w:pPr>
        <w:spacing w:before="0" w:after="0" w:line="240" w:lineRule="auto"/>
      </w:pPr>
      <w:rPr>
        <w:b/>
        <w:bCs/>
      </w:rPr>
      <w:tblPr/>
      <w:tcPr>
        <w:tcBorders>
          <w:top w:val="single" w:sz="8" w:space="0" w:color="C77345" w:themeColor="accent1"/>
          <w:left w:val="nil"/>
          <w:bottom w:val="single" w:sz="8" w:space="0" w:color="C7734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DCD0" w:themeFill="accent1" w:themeFillTint="3F"/>
      </w:tcPr>
    </w:tblStylePr>
    <w:tblStylePr w:type="band1Horz">
      <w:tblPr/>
      <w:tcPr>
        <w:tcBorders>
          <w:left w:val="nil"/>
          <w:right w:val="nil"/>
          <w:insideH w:val="nil"/>
          <w:insideV w:val="nil"/>
        </w:tcBorders>
        <w:shd w:val="clear" w:color="auto" w:fill="F1DCD0" w:themeFill="accent1" w:themeFillTint="3F"/>
      </w:tcPr>
    </w:tblStylePr>
  </w:style>
  <w:style w:type="table" w:styleId="LightList-Accent2">
    <w:name w:val="Light List Accent 2"/>
    <w:basedOn w:val="TableNormal"/>
    <w:uiPriority w:val="61"/>
    <w:rsid w:val="00F14CE1"/>
    <w:pPr>
      <w:spacing w:after="0" w:line="240" w:lineRule="auto"/>
    </w:pPr>
    <w:tblPr>
      <w:tblStyleRowBandSize w:val="1"/>
      <w:tblStyleColBandSize w:val="1"/>
      <w:tblInd w:w="0" w:type="dxa"/>
      <w:tblBorders>
        <w:top w:val="single" w:sz="8" w:space="0" w:color="FDEADA" w:themeColor="accent2"/>
        <w:left w:val="single" w:sz="8" w:space="0" w:color="FDEADA" w:themeColor="accent2"/>
        <w:bottom w:val="single" w:sz="8" w:space="0" w:color="FDEADA" w:themeColor="accent2"/>
        <w:right w:val="single" w:sz="8" w:space="0" w:color="FDEADA"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DEADA" w:themeFill="accent2"/>
      </w:tcPr>
    </w:tblStylePr>
    <w:tblStylePr w:type="lastRow">
      <w:pPr>
        <w:spacing w:before="0" w:after="0" w:line="240" w:lineRule="auto"/>
      </w:pPr>
      <w:rPr>
        <w:b/>
        <w:bCs/>
      </w:rPr>
      <w:tblPr/>
      <w:tcPr>
        <w:tcBorders>
          <w:top w:val="double" w:sz="6" w:space="0" w:color="FDEADA" w:themeColor="accent2"/>
          <w:left w:val="single" w:sz="8" w:space="0" w:color="FDEADA" w:themeColor="accent2"/>
          <w:bottom w:val="single" w:sz="8" w:space="0" w:color="FDEADA" w:themeColor="accent2"/>
          <w:right w:val="single" w:sz="8" w:space="0" w:color="FDEADA" w:themeColor="accent2"/>
        </w:tcBorders>
      </w:tcPr>
    </w:tblStylePr>
    <w:tblStylePr w:type="firstCol">
      <w:rPr>
        <w:b/>
        <w:bCs/>
      </w:rPr>
    </w:tblStylePr>
    <w:tblStylePr w:type="lastCol">
      <w:rPr>
        <w:b/>
        <w:bCs/>
      </w:rPr>
    </w:tblStylePr>
    <w:tblStylePr w:type="band1Vert">
      <w:tblPr/>
      <w:tcPr>
        <w:tcBorders>
          <w:top w:val="single" w:sz="8" w:space="0" w:color="FDEADA" w:themeColor="accent2"/>
          <w:left w:val="single" w:sz="8" w:space="0" w:color="FDEADA" w:themeColor="accent2"/>
          <w:bottom w:val="single" w:sz="8" w:space="0" w:color="FDEADA" w:themeColor="accent2"/>
          <w:right w:val="single" w:sz="8" w:space="0" w:color="FDEADA" w:themeColor="accent2"/>
        </w:tcBorders>
      </w:tcPr>
    </w:tblStylePr>
    <w:tblStylePr w:type="band1Horz">
      <w:tblPr/>
      <w:tcPr>
        <w:tcBorders>
          <w:top w:val="single" w:sz="8" w:space="0" w:color="FDEADA" w:themeColor="accent2"/>
          <w:left w:val="single" w:sz="8" w:space="0" w:color="FDEADA" w:themeColor="accent2"/>
          <w:bottom w:val="single" w:sz="8" w:space="0" w:color="FDEADA" w:themeColor="accent2"/>
          <w:right w:val="single" w:sz="8" w:space="0" w:color="FDEADA" w:themeColor="accent2"/>
        </w:tcBorders>
      </w:tcPr>
    </w:tblStylePr>
  </w:style>
  <w:style w:type="character" w:styleId="Emphasis">
    <w:name w:val="Emphasis"/>
    <w:basedOn w:val="DefaultParagraphFont"/>
    <w:uiPriority w:val="20"/>
    <w:qFormat/>
    <w:rsid w:val="002F4DB8"/>
    <w:rPr>
      <w:i/>
      <w:iCs/>
    </w:rPr>
  </w:style>
  <w:style w:type="paragraph" w:styleId="Revision">
    <w:name w:val="Revision"/>
    <w:hidden/>
    <w:uiPriority w:val="99"/>
    <w:semiHidden/>
    <w:rsid w:val="002F4DB8"/>
    <w:pPr>
      <w:spacing w:after="0" w:line="240" w:lineRule="auto"/>
    </w:pPr>
  </w:style>
  <w:style w:type="paragraph" w:styleId="TOC1">
    <w:name w:val="toc 1"/>
    <w:basedOn w:val="Normal"/>
    <w:next w:val="Normal"/>
    <w:autoRedefine/>
    <w:uiPriority w:val="39"/>
    <w:unhideWhenUsed/>
    <w:rsid w:val="00917E22"/>
    <w:pPr>
      <w:tabs>
        <w:tab w:val="left" w:pos="421"/>
        <w:tab w:val="right" w:leader="dot" w:pos="9010"/>
      </w:tabs>
      <w:spacing w:before="120" w:line="240" w:lineRule="auto"/>
      <w:jc w:val="both"/>
    </w:pPr>
    <w:rPr>
      <w:rFonts w:eastAsiaTheme="minorHAnsi" w:cs="Times New Roman"/>
      <w:b/>
      <w:caps/>
      <w:szCs w:val="24"/>
      <w:lang w:eastAsia="en-US"/>
    </w:rPr>
  </w:style>
  <w:style w:type="paragraph" w:styleId="TOC2">
    <w:name w:val="toc 2"/>
    <w:basedOn w:val="Normal"/>
    <w:next w:val="Normal"/>
    <w:autoRedefine/>
    <w:uiPriority w:val="39"/>
    <w:unhideWhenUsed/>
    <w:rsid w:val="00917E22"/>
    <w:pPr>
      <w:spacing w:before="120" w:line="240" w:lineRule="auto"/>
      <w:ind w:left="220"/>
      <w:jc w:val="both"/>
    </w:pPr>
    <w:rPr>
      <w:rFonts w:eastAsiaTheme="minorHAnsi" w:cs="Times New Roman"/>
      <w:smallCaps/>
      <w:szCs w:val="24"/>
      <w:lang w:eastAsia="en-US"/>
    </w:rPr>
  </w:style>
  <w:style w:type="paragraph" w:styleId="TOC3">
    <w:name w:val="toc 3"/>
    <w:basedOn w:val="Normal"/>
    <w:next w:val="Normal"/>
    <w:autoRedefine/>
    <w:uiPriority w:val="39"/>
    <w:unhideWhenUsed/>
    <w:rsid w:val="00917E22"/>
    <w:pPr>
      <w:spacing w:before="120" w:line="240" w:lineRule="auto"/>
      <w:ind w:left="440"/>
      <w:jc w:val="both"/>
    </w:pPr>
    <w:rPr>
      <w:rFonts w:eastAsiaTheme="minorHAnsi" w:cs="Times New Roman"/>
      <w:i/>
      <w:szCs w:val="24"/>
      <w:lang w:eastAsia="en-US"/>
    </w:rPr>
  </w:style>
  <w:style w:type="character" w:customStyle="1" w:styleId="Heading4Char">
    <w:name w:val="Heading 4 Char"/>
    <w:basedOn w:val="DefaultParagraphFont"/>
    <w:link w:val="Heading4"/>
    <w:uiPriority w:val="9"/>
    <w:rsid w:val="00982027"/>
    <w:rPr>
      <w:rFonts w:asciiTheme="majorHAnsi" w:eastAsiaTheme="majorEastAsia" w:hAnsiTheme="majorHAnsi" w:cstheme="majorBidi"/>
      <w:b/>
      <w:bCs/>
      <w:i/>
      <w:iCs/>
      <w:color w:val="C77345" w:themeColor="accent1"/>
    </w:rPr>
  </w:style>
  <w:style w:type="character" w:styleId="Strong">
    <w:name w:val="Strong"/>
    <w:basedOn w:val="DefaultParagraphFont"/>
    <w:uiPriority w:val="22"/>
    <w:qFormat/>
    <w:rsid w:val="00F97029"/>
    <w:rPr>
      <w:b/>
      <w:bCs/>
    </w:rPr>
  </w:style>
  <w:style w:type="paragraph" w:styleId="EndnoteText">
    <w:name w:val="endnote text"/>
    <w:basedOn w:val="Normal"/>
    <w:link w:val="EndnoteTextChar"/>
    <w:uiPriority w:val="99"/>
    <w:semiHidden/>
    <w:unhideWhenUsed/>
    <w:rsid w:val="00B55CE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55CE2"/>
    <w:rPr>
      <w:sz w:val="20"/>
      <w:szCs w:val="20"/>
    </w:rPr>
  </w:style>
  <w:style w:type="character" w:styleId="EndnoteReference">
    <w:name w:val="endnote reference"/>
    <w:basedOn w:val="DefaultParagraphFont"/>
    <w:uiPriority w:val="99"/>
    <w:semiHidden/>
    <w:unhideWhenUsed/>
    <w:rsid w:val="00B55CE2"/>
    <w:rPr>
      <w:vertAlign w:val="superscript"/>
    </w:rPr>
  </w:style>
  <w:style w:type="character" w:customStyle="1" w:styleId="apple-converted-space">
    <w:name w:val="apple-converted-space"/>
    <w:basedOn w:val="DefaultParagraphFont"/>
    <w:rsid w:val="0058642C"/>
  </w:style>
  <w:style w:type="paragraph" w:customStyle="1" w:styleId="m2824271708275228331gmail-msolistparagraph">
    <w:name w:val="m_2824271708275228331gmail-msolistparagraph"/>
    <w:basedOn w:val="Normal"/>
    <w:rsid w:val="004654E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D63BE7"/>
    <w:pPr>
      <w:spacing w:after="0" w:line="240" w:lineRule="auto"/>
    </w:pPr>
  </w:style>
  <w:style w:type="character" w:styleId="BookTitle">
    <w:name w:val="Book Title"/>
    <w:basedOn w:val="DefaultParagraphFont"/>
    <w:uiPriority w:val="33"/>
    <w:qFormat/>
    <w:rsid w:val="004624E6"/>
    <w:rPr>
      <w:b/>
      <w:bCs/>
      <w:smallCaps/>
      <w:spacing w:val="5"/>
    </w:rPr>
  </w:style>
  <w:style w:type="paragraph" w:styleId="NormalWeb">
    <w:name w:val="Normal (Web)"/>
    <w:basedOn w:val="Normal"/>
    <w:uiPriority w:val="99"/>
    <w:unhideWhenUsed/>
    <w:rsid w:val="000F36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384699"/>
    <w:rPr>
      <w:rFonts w:asciiTheme="majorHAnsi" w:eastAsiaTheme="majorEastAsia" w:hAnsiTheme="majorHAnsi" w:cstheme="majorBidi"/>
      <w:color w:val="66381F" w:themeColor="accent1" w:themeShade="7F"/>
    </w:rPr>
  </w:style>
  <w:style w:type="table" w:styleId="ColorfulList">
    <w:name w:val="Colorful List"/>
    <w:basedOn w:val="TableNormal"/>
    <w:uiPriority w:val="72"/>
    <w:rsid w:val="005F395B"/>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F8B680" w:themeFill="accent2" w:themeFillShade="CC"/>
      </w:tcPr>
    </w:tblStylePr>
    <w:tblStylePr w:type="lastRow">
      <w:rPr>
        <w:b/>
        <w:bCs/>
        <w:color w:val="F8B68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955697">
      <w:bodyDiv w:val="1"/>
      <w:marLeft w:val="0"/>
      <w:marRight w:val="0"/>
      <w:marTop w:val="0"/>
      <w:marBottom w:val="0"/>
      <w:divBdr>
        <w:top w:val="none" w:sz="0" w:space="0" w:color="auto"/>
        <w:left w:val="none" w:sz="0" w:space="0" w:color="auto"/>
        <w:bottom w:val="none" w:sz="0" w:space="0" w:color="auto"/>
        <w:right w:val="none" w:sz="0" w:space="0" w:color="auto"/>
      </w:divBdr>
    </w:div>
    <w:div w:id="301424779">
      <w:bodyDiv w:val="1"/>
      <w:marLeft w:val="0"/>
      <w:marRight w:val="0"/>
      <w:marTop w:val="0"/>
      <w:marBottom w:val="0"/>
      <w:divBdr>
        <w:top w:val="none" w:sz="0" w:space="0" w:color="auto"/>
        <w:left w:val="none" w:sz="0" w:space="0" w:color="auto"/>
        <w:bottom w:val="none" w:sz="0" w:space="0" w:color="auto"/>
        <w:right w:val="none" w:sz="0" w:space="0" w:color="auto"/>
      </w:divBdr>
    </w:div>
    <w:div w:id="392824065">
      <w:bodyDiv w:val="1"/>
      <w:marLeft w:val="0"/>
      <w:marRight w:val="0"/>
      <w:marTop w:val="0"/>
      <w:marBottom w:val="0"/>
      <w:divBdr>
        <w:top w:val="none" w:sz="0" w:space="0" w:color="auto"/>
        <w:left w:val="none" w:sz="0" w:space="0" w:color="auto"/>
        <w:bottom w:val="none" w:sz="0" w:space="0" w:color="auto"/>
        <w:right w:val="none" w:sz="0" w:space="0" w:color="auto"/>
      </w:divBdr>
      <w:divsChild>
        <w:div w:id="560487398">
          <w:marLeft w:val="0"/>
          <w:marRight w:val="0"/>
          <w:marTop w:val="0"/>
          <w:marBottom w:val="0"/>
          <w:divBdr>
            <w:top w:val="none" w:sz="0" w:space="0" w:color="auto"/>
            <w:left w:val="none" w:sz="0" w:space="0" w:color="auto"/>
            <w:bottom w:val="none" w:sz="0" w:space="0" w:color="auto"/>
            <w:right w:val="none" w:sz="0" w:space="0" w:color="auto"/>
          </w:divBdr>
        </w:div>
      </w:divsChild>
    </w:div>
    <w:div w:id="689526974">
      <w:bodyDiv w:val="1"/>
      <w:marLeft w:val="0"/>
      <w:marRight w:val="0"/>
      <w:marTop w:val="0"/>
      <w:marBottom w:val="0"/>
      <w:divBdr>
        <w:top w:val="none" w:sz="0" w:space="0" w:color="auto"/>
        <w:left w:val="none" w:sz="0" w:space="0" w:color="auto"/>
        <w:bottom w:val="none" w:sz="0" w:space="0" w:color="auto"/>
        <w:right w:val="none" w:sz="0" w:space="0" w:color="auto"/>
      </w:divBdr>
    </w:div>
    <w:div w:id="77478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microsoft.com/office/2007/relationships/hdphoto" Target="media/hdphoto1.wdp"/><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tmp"/><Relationship Id="rId23" Type="http://schemas.openxmlformats.org/officeDocument/2006/relationships/image" Target="media/image12.png"/><Relationship Id="rId24" Type="http://schemas.openxmlformats.org/officeDocument/2006/relationships/footer" Target="footer1.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comments" Target="comments.xml"/><Relationship Id="rId12" Type="http://schemas.microsoft.com/office/2011/relationships/commentsExtended" Target="commentsExtended.xml"/><Relationship Id="rId13" Type="http://schemas.openxmlformats.org/officeDocument/2006/relationships/image" Target="media/image3.tmp"/><Relationship Id="rId14" Type="http://schemas.openxmlformats.org/officeDocument/2006/relationships/image" Target="media/image4.tmp"/><Relationship Id="rId15" Type="http://schemas.openxmlformats.org/officeDocument/2006/relationships/image" Target="media/image5.png"/><Relationship Id="rId16" Type="http://schemas.microsoft.com/office/2007/relationships/hdphoto" Target="media/hdphoto2.wdp"/><Relationship Id="rId17" Type="http://schemas.openxmlformats.org/officeDocument/2006/relationships/image" Target="media/image6.tmp"/><Relationship Id="rId18" Type="http://schemas.openxmlformats.org/officeDocument/2006/relationships/image" Target="media/image7.tmp"/><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GHHIN">
      <a:dk1>
        <a:sysClr val="windowText" lastClr="000000"/>
      </a:dk1>
      <a:lt1>
        <a:sysClr val="window" lastClr="FFFFFF"/>
      </a:lt1>
      <a:dk2>
        <a:srgbClr val="1F497D"/>
      </a:dk2>
      <a:lt2>
        <a:srgbClr val="EEECE1"/>
      </a:lt2>
      <a:accent1>
        <a:srgbClr val="C77345"/>
      </a:accent1>
      <a:accent2>
        <a:srgbClr val="FDEADA"/>
      </a:accent2>
      <a:accent3>
        <a:srgbClr val="F79646"/>
      </a:accent3>
      <a:accent4>
        <a:srgbClr val="4F81BD"/>
      </a:accent4>
      <a:accent5>
        <a:srgbClr val="9BBB59"/>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8BA13A-1630-8F43-9144-D4941E6C2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22</Pages>
  <Words>5402</Words>
  <Characters>30798</Characters>
  <Application>Microsoft Macintosh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36128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Nathaniel Matthews-Trigg</dc:creator>
  <cp:lastModifiedBy>Parks, Robbie M</cp:lastModifiedBy>
  <cp:revision>22</cp:revision>
  <cp:lastPrinted>2017-07-10T13:06:00Z</cp:lastPrinted>
  <dcterms:created xsi:type="dcterms:W3CDTF">2017-08-01T10:00:00Z</dcterms:created>
  <dcterms:modified xsi:type="dcterms:W3CDTF">2017-08-01T11:59:00Z</dcterms:modified>
</cp:coreProperties>
</file>