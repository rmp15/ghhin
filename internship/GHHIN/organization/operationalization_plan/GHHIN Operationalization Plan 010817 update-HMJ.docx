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val="en-US" w:eastAsia="en-US"/>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041FEDBA" w:rsidR="000651CF" w:rsidRDefault="00DE3577" w:rsidP="00762DEA">
      <w:pPr>
        <w:jc w:val="center"/>
      </w:pPr>
      <w:r>
        <w:t xml:space="preserve">Update Version: </w:t>
      </w:r>
      <w:r w:rsidR="00762DEA">
        <w:t>August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1"/>
          <w:footerReference w:type="default" r:id="rId12"/>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494DAE">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494DAE">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494DAE">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494DAE">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494DAE">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494DAE"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494DAE">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494DAE">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494DAE">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3"/>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3"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3F983050" w14:textId="7C3235F2" w:rsidR="000779FA" w:rsidRDefault="006C2969" w:rsidP="001E68D6">
      <w:pPr>
        <w:pStyle w:val="Heading1"/>
        <w:numPr>
          <w:ilvl w:val="0"/>
          <w:numId w:val="1"/>
        </w:numPr>
        <w:ind w:left="426"/>
      </w:pPr>
      <w:bookmarkStart w:id="4" w:name="_Toc482371124"/>
      <w:r>
        <w:t>GHHIN Coordination</w:t>
      </w:r>
      <w:bookmarkEnd w:id="4"/>
    </w:p>
    <w:p w14:paraId="4C823B96" w14:textId="77777777" w:rsidR="006C2969" w:rsidRPr="00324D52" w:rsidRDefault="006C2969" w:rsidP="006C2969">
      <w:pPr>
        <w:pStyle w:val="Heading2"/>
        <w:spacing w:line="240" w:lineRule="auto"/>
        <w:ind w:firstLine="0"/>
        <w:rPr>
          <w:rFonts w:ascii="Calibri Light" w:hAnsi="Calibri Light"/>
        </w:rPr>
      </w:pPr>
      <w:bookmarkStart w:id="5" w:name="_Toc471229729"/>
      <w:bookmarkStart w:id="6" w:name="_Toc477372202"/>
      <w:bookmarkStart w:id="7" w:name="_Toc482371125"/>
      <w:r>
        <w:rPr>
          <w:rFonts w:ascii="Calibri Light" w:hAnsi="Calibri Light"/>
          <w:noProof/>
          <w:lang w:val="en-US" w:eastAsia="en-US"/>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5"/>
      <w:bookmarkEnd w:id="6"/>
      <w:bookmarkEnd w:id="7"/>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lastRenderedPageBreak/>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8" w:name="_Toc477372203"/>
      <w:bookmarkStart w:id="9" w:name="_Toc482371126"/>
      <w:r w:rsidRPr="00324D52">
        <w:rPr>
          <w:rFonts w:ascii="Calibri Light" w:hAnsi="Calibri Light"/>
        </w:rPr>
        <w:t>Expected Outputs in 2017/2018</w:t>
      </w:r>
      <w:bookmarkEnd w:id="8"/>
      <w:bookmarkEnd w:id="9"/>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6BA16CEC" w14:textId="77777777" w:rsidR="008D4B8E" w:rsidRDefault="008D4B8E">
      <w:pPr>
        <w:rPr>
          <w:color w:val="000000" w:themeColor="text1"/>
          <w:sz w:val="36"/>
          <w:szCs w:val="40"/>
        </w:rPr>
      </w:pPr>
      <w:bookmarkStart w:id="10" w:name="_Toc477372204"/>
      <w:bookmarkStart w:id="11" w:name="_Toc482371127"/>
      <w:r>
        <w:br w:type="page"/>
      </w:r>
    </w:p>
    <w:p w14:paraId="09D54A6D" w14:textId="2D4C8545" w:rsidR="006C2969" w:rsidRPr="006C2969" w:rsidRDefault="006C2969" w:rsidP="006C2969">
      <w:pPr>
        <w:pStyle w:val="Heading1"/>
        <w:numPr>
          <w:ilvl w:val="0"/>
          <w:numId w:val="1"/>
        </w:numPr>
        <w:ind w:left="426"/>
      </w:pPr>
      <w:r w:rsidRPr="006C2969">
        <w:lastRenderedPageBreak/>
        <w:t>Formalize the GHHIN Advisory Committee</w:t>
      </w:r>
      <w:bookmarkEnd w:id="10"/>
      <w:bookmarkEnd w:id="11"/>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w:t>
      </w:r>
      <w:proofErr w:type="gramStart"/>
      <w:r w:rsidRPr="00EF00D9">
        <w:rPr>
          <w:rFonts w:ascii="Calibri Light" w:eastAsia="Times New Roman" w:hAnsi="Calibri Light" w:cs="Tahoma"/>
          <w:szCs w:val="20"/>
          <w:lang w:val="en-US"/>
        </w:rPr>
        <w:t>have</w:t>
      </w:r>
      <w:proofErr w:type="gramEnd"/>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w:t>
      </w:r>
      <w:proofErr w:type="spellStart"/>
      <w:r w:rsidRPr="004D0DF4">
        <w:rPr>
          <w:rFonts w:ascii="Calibri Light" w:eastAsia="Times New Roman" w:hAnsi="Calibri Light" w:cs="Tahoma"/>
          <w:szCs w:val="20"/>
          <w:lang w:val="en-US"/>
        </w:rPr>
        <w:t>Ebi</w:t>
      </w:r>
      <w:proofErr w:type="spellEnd"/>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Shubhayu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Kumar </w:t>
      </w:r>
      <w:proofErr w:type="spellStart"/>
      <w:r w:rsidRPr="004D0DF4">
        <w:rPr>
          <w:rFonts w:ascii="Calibri Light" w:eastAsia="Times New Roman" w:hAnsi="Calibri Light" w:cs="Tahoma"/>
          <w:szCs w:val="20"/>
          <w:lang w:val="en-US"/>
        </w:rPr>
        <w:t>Kolli</w:t>
      </w:r>
      <w:proofErr w:type="spellEnd"/>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Deutscher Wetterdienst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1E87C398"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w:t>
      </w:r>
      <w:ins w:id="12"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w:t>
      </w:r>
      <w:proofErr w:type="spellEnd"/>
      <w:r>
        <w:rPr>
          <w:rFonts w:ascii="Calibri Light" w:eastAsia="Times New Roman" w:hAnsi="Calibri Light" w:cs="Tahoma"/>
          <w:szCs w:val="20"/>
          <w:lang w:val="en-US"/>
        </w:rPr>
        <w:t>, ANU Occupational Health</w:t>
      </w:r>
      <w:r w:rsidR="00FE0DB3">
        <w:rPr>
          <w:rFonts w:ascii="Calibri Light" w:eastAsia="Times New Roman" w:hAnsi="Calibri Light" w:cs="Tahoma"/>
          <w:szCs w:val="20"/>
          <w:lang w:val="en-US"/>
        </w:rPr>
        <w:t>, Australia</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2A9CB621"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Virginia Murray, UNISDR STAG </w:t>
      </w:r>
      <w:r w:rsidR="00FE0DB3">
        <w:rPr>
          <w:rFonts w:ascii="Calibri Light" w:eastAsia="Times New Roman" w:hAnsi="Calibri Light" w:cs="Tahoma"/>
          <w:szCs w:val="20"/>
          <w:lang w:val="en-US"/>
        </w:rPr>
        <w:t>–</w:t>
      </w:r>
      <w:r>
        <w:rPr>
          <w:rFonts w:ascii="Calibri Light" w:eastAsia="Times New Roman" w:hAnsi="Calibri Light" w:cs="Tahoma"/>
          <w:szCs w:val="20"/>
          <w:lang w:val="en-US"/>
        </w:rPr>
        <w:t xml:space="preserve"> PHE</w:t>
      </w:r>
      <w:r w:rsidR="00FE0DB3">
        <w:rPr>
          <w:rFonts w:ascii="Calibri Light" w:eastAsia="Times New Roman" w:hAnsi="Calibri Light" w:cs="Tahoma"/>
          <w:szCs w:val="20"/>
          <w:lang w:val="en-US"/>
        </w:rPr>
        <w:t>, UK</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015D132C"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sidR="00FE0DB3">
        <w:rPr>
          <w:rFonts w:ascii="Calibri Light" w:eastAsia="Times New Roman" w:hAnsi="Calibri Light" w:cs="Tahoma"/>
          <w:szCs w:val="20"/>
          <w:lang w:val="en-US"/>
        </w:rPr>
        <w:t>or Shanghai HH</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w:t>
      </w:r>
      <w:proofErr w:type="spellStart"/>
      <w:r w:rsidRPr="00EF00D9">
        <w:rPr>
          <w:rFonts w:ascii="Calibri Light" w:eastAsia="Times New Roman" w:hAnsi="Calibri Light" w:cs="Tahoma"/>
          <w:szCs w:val="20"/>
          <w:lang w:val="en-US"/>
        </w:rPr>
        <w:t>Dutta</w:t>
      </w:r>
      <w:proofErr w:type="spellEnd"/>
      <w:r w:rsidRPr="00EF00D9">
        <w:rPr>
          <w:rFonts w:ascii="Calibri Light" w:eastAsia="Times New Roman" w:hAnsi="Calibri Light" w:cs="Tahoma"/>
          <w:szCs w:val="20"/>
          <w:lang w:val="en-US"/>
        </w:rPr>
        <w:t xml:space="preserve">,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4891A2F1" w14:textId="44C1B5ED" w:rsidR="00FE0DB3" w:rsidRDefault="00FE0DB3" w:rsidP="00FE0DB3">
      <w:pPr>
        <w:pStyle w:val="ListParagraph"/>
        <w:numPr>
          <w:ilvl w:val="1"/>
          <w:numId w:val="11"/>
        </w:numPr>
        <w:rPr>
          <w:rFonts w:ascii="Calibri Light" w:eastAsia="Times New Roman" w:hAnsi="Calibri Light" w:cs="Tahoma"/>
          <w:szCs w:val="20"/>
          <w:lang w:val="en-US"/>
        </w:rPr>
      </w:pPr>
      <w:r>
        <w:rPr>
          <w:rFonts w:ascii="Calibri Light" w:eastAsia="Times New Roman" w:hAnsi="Calibri Light" w:cs="Tahoma"/>
          <w:szCs w:val="20"/>
          <w:lang w:val="en-US"/>
        </w:rPr>
        <w:t>Or Sharon Jeffers, Met Service, ECCC, Canada</w:t>
      </w:r>
    </w:p>
    <w:p w14:paraId="6047D901" w14:textId="44C805C1" w:rsidR="006C2969"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w:t>
      </w:r>
      <w:r w:rsidR="00FE0DB3">
        <w:rPr>
          <w:rFonts w:ascii="Calibri Light" w:eastAsia="Times New Roman" w:hAnsi="Calibri Light" w:cs="Tahoma"/>
          <w:szCs w:val="20"/>
          <w:lang w:val="fr-CH"/>
        </w:rPr>
        <w:t>Université du Québec à Montréal</w:t>
      </w:r>
    </w:p>
    <w:p w14:paraId="19827431" w14:textId="20A69D68" w:rsidR="0048752A" w:rsidRDefault="0048752A" w:rsidP="0048752A">
      <w:pPr>
        <w:pStyle w:val="ListParagraph"/>
        <w:numPr>
          <w:ilvl w:val="0"/>
          <w:numId w:val="11"/>
        </w:numPr>
        <w:rPr>
          <w:rFonts w:ascii="Calibri Light" w:eastAsia="Times New Roman" w:hAnsi="Calibri Light" w:cs="Tahoma"/>
          <w:szCs w:val="20"/>
          <w:lang w:val="fr-CH"/>
        </w:rPr>
      </w:pPr>
      <w:r w:rsidRPr="0048752A">
        <w:rPr>
          <w:rFonts w:ascii="Calibri Light" w:eastAsia="Times New Roman" w:hAnsi="Calibri Light" w:cs="Tahoma"/>
          <w:szCs w:val="20"/>
          <w:lang w:val="fr-CH"/>
        </w:rPr>
        <w:t xml:space="preserve">Sarah </w:t>
      </w:r>
      <w:proofErr w:type="spellStart"/>
      <w:r w:rsidRPr="0048752A">
        <w:rPr>
          <w:rFonts w:ascii="Calibri Light" w:eastAsia="Times New Roman" w:hAnsi="Calibri Light" w:cs="Tahoma"/>
          <w:szCs w:val="20"/>
          <w:lang w:val="fr-CH"/>
        </w:rPr>
        <w:t>Perkins-Kirkpatrick</w:t>
      </w:r>
      <w:proofErr w:type="spellEnd"/>
      <w:r>
        <w:rPr>
          <w:rFonts w:ascii="Calibri Light" w:eastAsia="Times New Roman" w:hAnsi="Calibri Light" w:cs="Tahoma"/>
          <w:szCs w:val="20"/>
          <w:lang w:val="fr-CH"/>
        </w:rPr>
        <w:t xml:space="preserve"> (</w:t>
      </w:r>
      <w:r>
        <w:t>Climate Change Research Centre, UNSW, Australia</w:t>
      </w:r>
      <w:r>
        <w:rPr>
          <w:rFonts w:ascii="Calibri Light" w:eastAsia="Times New Roman" w:hAnsi="Calibri Light" w:cs="Tahoma"/>
          <w:szCs w:val="20"/>
          <w:lang w:val="fr-CH"/>
        </w:rPr>
        <w:t>)</w:t>
      </w:r>
    </w:p>
    <w:p w14:paraId="566D1EC9" w14:textId="38287B54" w:rsidR="00FE0DB3" w:rsidRPr="00196F9A" w:rsidRDefault="00FE0DB3" w:rsidP="00FE0DB3">
      <w:pPr>
        <w:pStyle w:val="ListParagraph"/>
        <w:numPr>
          <w:ilvl w:val="0"/>
          <w:numId w:val="11"/>
        </w:numPr>
        <w:rPr>
          <w:rFonts w:ascii="Calibri Light" w:eastAsia="Times New Roman" w:hAnsi="Calibri Light" w:cs="Tahoma"/>
          <w:szCs w:val="20"/>
          <w:lang w:val="fr-CH"/>
        </w:rPr>
      </w:pPr>
      <w:r>
        <w:rPr>
          <w:rFonts w:ascii="Calibri Light" w:eastAsia="Times New Roman" w:hAnsi="Calibri Light" w:cs="Tahoma"/>
          <w:szCs w:val="20"/>
          <w:lang w:val="fr-CH"/>
        </w:rPr>
        <w:lastRenderedPageBreak/>
        <w:t xml:space="preserve">Mexico SMN or COFEPRIS or INSP ? </w:t>
      </w:r>
      <w:r w:rsidRPr="00FE0DB3">
        <w:rPr>
          <w:rFonts w:ascii="Calibri Light" w:eastAsia="Times New Roman" w:hAnsi="Calibri Light" w:cs="Tahoma"/>
          <w:szCs w:val="20"/>
          <w:lang w:val="fr-CH"/>
        </w:rPr>
        <w:t xml:space="preserve">Jorge L. </w:t>
      </w:r>
      <w:proofErr w:type="spellStart"/>
      <w:r w:rsidRPr="00FE0DB3">
        <w:rPr>
          <w:rFonts w:ascii="Calibri Light" w:eastAsia="Times New Roman" w:hAnsi="Calibri Light" w:cs="Tahoma"/>
          <w:szCs w:val="20"/>
          <w:lang w:val="fr-CH"/>
        </w:rPr>
        <w:t>Vazquez</w:t>
      </w:r>
      <w:proofErr w:type="spellEnd"/>
      <w:r>
        <w:rPr>
          <w:rFonts w:ascii="Calibri Light" w:eastAsia="Times New Roman" w:hAnsi="Calibri Light" w:cs="Tahoma"/>
          <w:szCs w:val="20"/>
          <w:lang w:val="fr-CH"/>
        </w:rPr>
        <w:t xml:space="preserve"> (</w:t>
      </w:r>
      <w:proofErr w:type="spellStart"/>
      <w:r>
        <w:rPr>
          <w:rFonts w:ascii="Calibri Light" w:eastAsia="Times New Roman" w:hAnsi="Calibri Light" w:cs="Tahoma"/>
          <w:szCs w:val="20"/>
          <w:lang w:val="fr-CH"/>
        </w:rPr>
        <w:t>University</w:t>
      </w:r>
      <w:proofErr w:type="spellEnd"/>
      <w:r>
        <w:rPr>
          <w:rFonts w:ascii="Calibri Light" w:eastAsia="Times New Roman" w:hAnsi="Calibri Light" w:cs="Tahoma"/>
          <w:szCs w:val="20"/>
          <w:lang w:val="fr-CH"/>
        </w:rPr>
        <w:t xml:space="preserve"> of Veracruz</w:t>
      </w:r>
      <w:proofErr w:type="gramStart"/>
      <w:r>
        <w:rPr>
          <w:rFonts w:ascii="Calibri Light" w:eastAsia="Times New Roman" w:hAnsi="Calibri Light" w:cs="Tahoma"/>
          <w:szCs w:val="20"/>
          <w:lang w:val="fr-CH"/>
        </w:rPr>
        <w:t>)or</w:t>
      </w:r>
      <w:proofErr w:type="gramEnd"/>
      <w:r>
        <w:rPr>
          <w:rFonts w:ascii="Calibri Light" w:eastAsia="Times New Roman" w:hAnsi="Calibri Light" w:cs="Tahoma"/>
          <w:szCs w:val="20"/>
          <w:lang w:val="fr-CH"/>
        </w:rPr>
        <w:t xml:space="preserve"> </w:t>
      </w:r>
      <w:proofErr w:type="spellStart"/>
      <w:r>
        <w:rPr>
          <w:rFonts w:ascii="Calibri Light" w:eastAsia="Times New Roman" w:hAnsi="Calibri Light" w:cs="Tahoma"/>
          <w:szCs w:val="20"/>
          <w:lang w:val="fr-CH"/>
        </w:rPr>
        <w:t>Grea</w:t>
      </w:r>
      <w:proofErr w:type="spellEnd"/>
      <w:r>
        <w:rPr>
          <w:rFonts w:ascii="Calibri Light" w:eastAsia="Times New Roman" w:hAnsi="Calibri Light" w:cs="Tahoma"/>
          <w:szCs w:val="20"/>
          <w:lang w:val="fr-CH"/>
        </w:rPr>
        <w:t xml:space="preserve"> Litai Moreno Banda INSP</w:t>
      </w:r>
    </w:p>
    <w:p w14:paraId="70A4A840" w14:textId="77777777" w:rsidR="0032142D" w:rsidRDefault="0032142D" w:rsidP="006C2969">
      <w:pPr>
        <w:pStyle w:val="Heading1"/>
        <w:numPr>
          <w:ilvl w:val="0"/>
          <w:numId w:val="1"/>
        </w:numPr>
        <w:ind w:left="426"/>
      </w:pPr>
      <w:bookmarkStart w:id="13" w:name="_Toc477372205"/>
      <w:bookmarkStart w:id="14" w:name="_Toc482371128"/>
    </w:p>
    <w:p w14:paraId="3F5CD2BB" w14:textId="77777777" w:rsidR="006C2969" w:rsidRPr="002A178A" w:rsidRDefault="006C2969" w:rsidP="006C2969">
      <w:pPr>
        <w:pStyle w:val="Heading1"/>
        <w:numPr>
          <w:ilvl w:val="0"/>
          <w:numId w:val="1"/>
        </w:numPr>
        <w:ind w:left="426"/>
      </w:pPr>
      <w:r>
        <w:t>Global</w:t>
      </w:r>
      <w:r w:rsidR="00693168">
        <w:t xml:space="preserve"> Heat and Human Health</w:t>
      </w:r>
      <w:r>
        <w:t xml:space="preserve"> Synthesis Report</w:t>
      </w:r>
      <w:bookmarkEnd w:id="13"/>
      <w:bookmarkEnd w:id="14"/>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rsidP="00656AE9">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proofErr w:type="gramStart"/>
      <w:r w:rsidR="00656AE9">
        <w:rPr>
          <w:rFonts w:ascii="Calibri Light" w:hAnsi="Calibri Light" w:cstheme="majorBidi"/>
          <w:szCs w:val="20"/>
          <w:lang w:val="en-US"/>
        </w:rPr>
        <w:t>serve</w:t>
      </w:r>
      <w:proofErr w:type="gramEnd"/>
      <w:r w:rsidR="00656AE9">
        <w:rPr>
          <w:rFonts w:ascii="Calibri Light" w:hAnsi="Calibri Light" w:cstheme="majorBidi"/>
          <w:szCs w:val="20"/>
          <w:lang w:val="en-US"/>
        </w:rPr>
        <w:t xml:space="preserve"> as a </w:t>
      </w:r>
    </w:p>
    <w:p w14:paraId="6DEB3803" w14:textId="1B88332E"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w:t>
      </w:r>
      <w:proofErr w:type="gramStart"/>
      <w:r w:rsidR="00352770" w:rsidRPr="00C81FE8">
        <w:rPr>
          <w:rFonts w:ascii="Calibri Light" w:hAnsi="Calibri Light" w:cstheme="majorBidi"/>
          <w:szCs w:val="20"/>
          <w:lang w:val="en-US"/>
        </w:rPr>
        <w:t>in  an</w:t>
      </w:r>
      <w:proofErr w:type="gramEnd"/>
      <w:r w:rsidR="00352770" w:rsidRPr="00C81FE8">
        <w:rPr>
          <w:rFonts w:ascii="Calibri Light" w:hAnsi="Calibri Light" w:cstheme="majorBidi"/>
          <w:szCs w:val="20"/>
          <w:lang w:val="en-US"/>
        </w:rPr>
        <w:t xml:space="preserve">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proofErr w:type="gramStart"/>
      <w:r w:rsidRPr="00C81FE8">
        <w:rPr>
          <w:rFonts w:ascii="Calibri Light" w:hAnsi="Calibri Light" w:cstheme="majorBidi"/>
          <w:szCs w:val="20"/>
          <w:lang w:val="en-US"/>
        </w:rPr>
        <w:t>its</w:t>
      </w:r>
      <w:proofErr w:type="spellEnd"/>
      <w:proofErr w:type="gramEnd"/>
      <w:r w:rsidRPr="00C81FE8">
        <w:rPr>
          <w:rFonts w:ascii="Calibri Light" w:hAnsi="Calibri Light" w:cstheme="majorBidi"/>
          <w:szCs w:val="20"/>
          <w:lang w:val="en-US"/>
        </w:rPr>
        <w:t xml:space="preserve">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rFonts w:ascii="Calibri Light" w:hAnsi="Calibri Light" w:cstheme="majorBidi"/>
          <w:szCs w:val="20"/>
        </w:rPr>
      </w:pPr>
    </w:p>
    <w:p w14:paraId="56FA2A8F" w14:textId="77777777" w:rsidR="00656AE9" w:rsidRDefault="00656AE9" w:rsidP="00883855">
      <w:pPr>
        <w:rPr>
          <w:rFonts w:ascii="Calibri Light" w:hAnsi="Calibri Light" w:cstheme="majorBidi"/>
          <w:szCs w:val="20"/>
        </w:rPr>
      </w:pPr>
    </w:p>
    <w:p w14:paraId="563F8BA9" w14:textId="77777777" w:rsidR="00656AE9" w:rsidRDefault="00656AE9" w:rsidP="00883855">
      <w:pPr>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665033">
        <w:tc>
          <w:tcPr>
            <w:tcW w:w="1696" w:type="dxa"/>
          </w:tcPr>
          <w:p w14:paraId="067BFEAB" w14:textId="1F6D11BD"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8DBDC03" w:rsidR="00494DA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4BF21D8B" w14:textId="77777777" w:rsidR="00494DAE" w:rsidRDefault="00494DAE" w:rsidP="007C0994">
            <w:pPr>
              <w:rPr>
                <w:rFonts w:ascii="Calibri Light" w:hAnsi="Calibri Light" w:cstheme="majorBidi"/>
                <w:bCs/>
                <w:szCs w:val="20"/>
                <w:lang w:val="en-US"/>
              </w:rPr>
            </w:pPr>
          </w:p>
          <w:p w14:paraId="51D1B7B1" w14:textId="77777777" w:rsidR="00494DAE" w:rsidRDefault="00494DAE" w:rsidP="007C0994">
            <w:pPr>
              <w:rPr>
                <w:rFonts w:ascii="Calibri Light" w:hAnsi="Calibri Light" w:cstheme="majorBidi"/>
                <w:bCs/>
                <w:szCs w:val="20"/>
                <w:lang w:val="en-US"/>
              </w:rPr>
            </w:pPr>
          </w:p>
          <w:p w14:paraId="22643B02" w14:textId="5CFCE3C5" w:rsidR="00494DAE" w:rsidRDefault="00A256C9" w:rsidP="007C0994">
            <w:pPr>
              <w:rPr>
                <w:rFonts w:ascii="Calibri Light" w:hAnsi="Calibri Light" w:cstheme="majorBidi"/>
                <w:bCs/>
                <w:szCs w:val="20"/>
                <w:lang w:val="en-US"/>
              </w:rPr>
            </w:pPr>
            <w:r>
              <w:rPr>
                <w:rFonts w:ascii="Calibri Light" w:hAnsi="Calibri Light" w:cstheme="majorBidi"/>
                <w:bCs/>
                <w:szCs w:val="20"/>
                <w:lang w:val="en-US"/>
              </w:rPr>
              <w:t>Jo</w:t>
            </w:r>
            <w:bookmarkStart w:id="15" w:name="_GoBack"/>
            <w:bookmarkEnd w:id="15"/>
            <w:r>
              <w:rPr>
                <w:rFonts w:ascii="Calibri Light" w:hAnsi="Calibri Light" w:cstheme="majorBidi"/>
                <w:bCs/>
                <w:szCs w:val="20"/>
                <w:lang w:val="en-US"/>
              </w:rPr>
              <w:t>n Gottschalck</w:t>
            </w:r>
          </w:p>
          <w:p w14:paraId="6279604A" w14:textId="364E4F03" w:rsidR="00A256C9" w:rsidRDefault="00A256C9" w:rsidP="007C0994">
            <w:pPr>
              <w:rPr>
                <w:rFonts w:ascii="Calibri Light" w:hAnsi="Calibri Light" w:cstheme="majorBidi"/>
                <w:bCs/>
                <w:szCs w:val="20"/>
                <w:lang w:val="en-US"/>
              </w:rPr>
            </w:pPr>
            <w:r>
              <w:rPr>
                <w:rFonts w:ascii="Calibri Light" w:hAnsi="Calibri Light" w:cstheme="majorBidi"/>
                <w:bCs/>
                <w:szCs w:val="20"/>
                <w:lang w:val="en-US"/>
              </w:rPr>
              <w:t>Robert Kopp</w:t>
            </w:r>
          </w:p>
          <w:p w14:paraId="3168E02E" w14:textId="4F572395" w:rsidR="00A256C9" w:rsidRDefault="006B6131" w:rsidP="007C0994">
            <w:pPr>
              <w:rPr>
                <w:rFonts w:ascii="Calibri Light" w:hAnsi="Calibri Light" w:cstheme="majorBidi"/>
                <w:bCs/>
                <w:szCs w:val="20"/>
                <w:lang w:val="en-US"/>
              </w:rPr>
            </w:pPr>
            <w:r>
              <w:rPr>
                <w:rFonts w:ascii="Calibri Light" w:hAnsi="Calibri Light" w:cstheme="majorBidi"/>
                <w:bCs/>
                <w:szCs w:val="20"/>
                <w:lang w:val="en-US"/>
              </w:rPr>
              <w:t>KMA person</w:t>
            </w:r>
          </w:p>
          <w:p w14:paraId="25946331" w14:textId="1663398D" w:rsidR="00494DAE" w:rsidRDefault="00494DAE" w:rsidP="00494DAE">
            <w:pPr>
              <w:rPr>
                <w:rFonts w:ascii="Calibri Light" w:hAnsi="Calibri Light" w:cstheme="majorBidi"/>
                <w:szCs w:val="20"/>
                <w:lang w:val="en-US"/>
              </w:rPr>
            </w:pPr>
            <w:r w:rsidRPr="0048752A">
              <w:rPr>
                <w:rFonts w:ascii="Calibri Light" w:eastAsia="Times New Roman" w:hAnsi="Calibri Light" w:cs="Tahoma"/>
                <w:szCs w:val="20"/>
                <w:lang w:val="fr-CH"/>
              </w:rPr>
              <w:t xml:space="preserve">Sarah </w:t>
            </w:r>
            <w:proofErr w:type="spellStart"/>
            <w:r w:rsidRPr="0048752A">
              <w:rPr>
                <w:rFonts w:ascii="Calibri Light" w:eastAsia="Times New Roman" w:hAnsi="Calibri Light" w:cs="Tahoma"/>
                <w:szCs w:val="20"/>
                <w:lang w:val="fr-CH"/>
              </w:rPr>
              <w:t>Perkins-Kirkpatrick</w:t>
            </w:r>
            <w:proofErr w:type="spellEnd"/>
          </w:p>
          <w:p w14:paraId="73A55751" w14:textId="77777777" w:rsidR="00665033" w:rsidRDefault="00494DAE" w:rsidP="00494DAE">
            <w:pPr>
              <w:tabs>
                <w:tab w:val="left" w:pos="1365"/>
              </w:tabs>
              <w:rPr>
                <w:rFonts w:ascii="Calibri Light" w:hAnsi="Calibri Light" w:cstheme="majorBidi"/>
                <w:szCs w:val="20"/>
                <w:lang w:val="en-US"/>
              </w:rPr>
            </w:pPr>
            <w:r>
              <w:rPr>
                <w:rFonts w:ascii="Calibri Light" w:hAnsi="Calibri Light" w:cstheme="majorBidi"/>
                <w:szCs w:val="20"/>
                <w:lang w:val="en-US"/>
              </w:rPr>
              <w:tab/>
            </w:r>
          </w:p>
          <w:p w14:paraId="57F31FF2" w14:textId="251D6480" w:rsidR="00494DAE" w:rsidRPr="00494DAE" w:rsidRDefault="00494DAE" w:rsidP="00494DAE">
            <w:pPr>
              <w:tabs>
                <w:tab w:val="left" w:pos="1365"/>
              </w:tabs>
              <w:rPr>
                <w:rFonts w:ascii="Calibri Light" w:hAnsi="Calibri Light" w:cstheme="majorBidi"/>
                <w:szCs w:val="20"/>
                <w:lang w:val="en-US"/>
              </w:rPr>
            </w:pPr>
          </w:p>
        </w:tc>
        <w:tc>
          <w:tcPr>
            <w:tcW w:w="7518"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53488794"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7A388993" w14:textId="77777777" w:rsidR="00665033" w:rsidRDefault="00665033" w:rsidP="00501C8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6602C20A" w14:textId="77777777" w:rsidR="00494DAE" w:rsidRDefault="00494DAE" w:rsidP="00501C87">
            <w:pPr>
              <w:rPr>
                <w:rFonts w:ascii="Calibri Light" w:hAnsi="Calibri Light" w:cstheme="majorBidi"/>
                <w:bCs/>
                <w:szCs w:val="20"/>
                <w:lang w:val="en-US"/>
              </w:rPr>
            </w:pPr>
          </w:p>
          <w:p w14:paraId="3DDC9C50" w14:textId="77777777"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Census/population trends expert</w:t>
            </w:r>
          </w:p>
          <w:p w14:paraId="5365721E" w14:textId="00620745"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 xml:space="preserve">Sociologist (Eric </w:t>
            </w:r>
            <w:proofErr w:type="spellStart"/>
            <w:r>
              <w:rPr>
                <w:rFonts w:ascii="Calibri Light" w:hAnsi="Calibri Light" w:cstheme="majorBidi"/>
                <w:b/>
                <w:szCs w:val="20"/>
                <w:lang w:val="en-US"/>
              </w:rPr>
              <w:t>Klinenberg</w:t>
            </w:r>
            <w:proofErr w:type="spellEnd"/>
            <w:r>
              <w:rPr>
                <w:rFonts w:ascii="Calibri Light" w:hAnsi="Calibri Light" w:cstheme="majorBidi"/>
                <w:b/>
                <w:szCs w:val="20"/>
                <w:lang w:val="en-US"/>
              </w:rPr>
              <w:t>)</w:t>
            </w:r>
          </w:p>
          <w:p w14:paraId="71E937BC" w14:textId="77777777"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Economist</w:t>
            </w:r>
          </w:p>
          <w:p w14:paraId="39858B94" w14:textId="77777777" w:rsidR="00494DAE" w:rsidRDefault="00494DAE" w:rsidP="00501C87">
            <w:pPr>
              <w:rPr>
                <w:rFonts w:ascii="Calibri Light" w:hAnsi="Calibri Light" w:cstheme="majorBidi"/>
                <w:b/>
                <w:szCs w:val="20"/>
                <w:lang w:val="en-US"/>
              </w:rPr>
            </w:pPr>
            <w:r>
              <w:rPr>
                <w:rFonts w:ascii="Calibri Light" w:hAnsi="Calibri Light" w:cstheme="majorBidi"/>
                <w:b/>
                <w:szCs w:val="20"/>
                <w:lang w:val="en-US"/>
              </w:rPr>
              <w:t>Climate Expert</w:t>
            </w:r>
          </w:p>
          <w:p w14:paraId="496A69AE" w14:textId="12651ECA" w:rsidR="00A256C9" w:rsidRDefault="00A256C9" w:rsidP="00501C87">
            <w:pPr>
              <w:rPr>
                <w:rFonts w:ascii="Calibri Light" w:hAnsi="Calibri Light" w:cstheme="majorBidi"/>
                <w:b/>
                <w:szCs w:val="20"/>
                <w:lang w:val="en-US"/>
              </w:rPr>
            </w:pPr>
            <w:r>
              <w:rPr>
                <w:rFonts w:ascii="Calibri Light" w:hAnsi="Calibri Light" w:cstheme="majorBidi"/>
                <w:b/>
                <w:szCs w:val="20"/>
                <w:lang w:val="en-US"/>
              </w:rPr>
              <w:t>Gregg Garfin</w:t>
            </w:r>
          </w:p>
          <w:p w14:paraId="1AA1DB66" w14:textId="07395773" w:rsidR="00494DAE" w:rsidRPr="0094448E" w:rsidRDefault="00494DAE" w:rsidP="00501C87">
            <w:pPr>
              <w:rPr>
                <w:rFonts w:ascii="Calibri Light" w:hAnsi="Calibri Light" w:cstheme="majorBidi"/>
                <w:b/>
                <w:szCs w:val="20"/>
                <w:lang w:val="en-US"/>
              </w:rPr>
            </w:pP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w:t>
            </w:r>
            <w:proofErr w:type="gramStart"/>
            <w:r w:rsidRPr="0094448E">
              <w:rPr>
                <w:rFonts w:ascii="Calibri Light" w:hAnsi="Calibri Light" w:cstheme="majorBidi"/>
                <w:szCs w:val="20"/>
                <w:lang w:val="en-US"/>
              </w:rPr>
              <w:t>)  summary</w:t>
            </w:r>
            <w:proofErr w:type="gramEnd"/>
            <w:r w:rsidRPr="0094448E">
              <w:rPr>
                <w:rFonts w:ascii="Calibri Light" w:hAnsi="Calibri Light" w:cstheme="majorBidi"/>
                <w:szCs w:val="20"/>
                <w:lang w:val="en-US"/>
              </w:rPr>
              <w:t xml:space="preserve">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exposures to heat.  (</w:t>
            </w:r>
            <w:proofErr w:type="gramStart"/>
            <w:r w:rsidRPr="0094448E">
              <w:rPr>
                <w:rFonts w:ascii="Calibri Light" w:hAnsi="Calibri Light" w:cstheme="majorBidi"/>
                <w:szCs w:val="20"/>
                <w:lang w:val="en-US"/>
              </w:rPr>
              <w:t>source</w:t>
            </w:r>
            <w:proofErr w:type="gramEnd"/>
            <w:r w:rsidRPr="0094448E">
              <w:rPr>
                <w:rFonts w:ascii="Calibri Light" w:hAnsi="Calibri Light" w:cstheme="majorBidi"/>
                <w:szCs w:val="20"/>
                <w:lang w:val="en-US"/>
              </w:rPr>
              <w:t xml:space="preserv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70F80EBA"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2309BF0C"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 xml:space="preserve">(review needed by public health </w:t>
            </w:r>
            <w:r w:rsidRPr="00A81D95">
              <w:rPr>
                <w:rFonts w:ascii="Calibri Light" w:hAnsi="Calibri Light" w:cstheme="majorBidi"/>
                <w:bCs/>
                <w:szCs w:val="20"/>
                <w:highlight w:val="yellow"/>
                <w:lang w:val="en-US"/>
              </w:rPr>
              <w:lastRenderedPageBreak/>
              <w:t>expert Team)</w:t>
            </w:r>
          </w:p>
          <w:p w14:paraId="47F2E2C3" w14:textId="77777777" w:rsidR="00494DAE" w:rsidRDefault="00494DAE" w:rsidP="00501C87">
            <w:pPr>
              <w:rPr>
                <w:rFonts w:ascii="Calibri Light" w:hAnsi="Calibri Light" w:cstheme="majorBidi"/>
                <w:bCs/>
                <w:szCs w:val="20"/>
                <w:lang w:val="en-US"/>
              </w:rPr>
            </w:pPr>
          </w:p>
          <w:p w14:paraId="12DADA5E" w14:textId="77777777" w:rsidR="00494DAE" w:rsidRDefault="00494DAE" w:rsidP="00501C87">
            <w:pPr>
              <w:rPr>
                <w:rFonts w:ascii="Calibri Light" w:hAnsi="Calibri Light" w:cstheme="majorBidi"/>
                <w:szCs w:val="20"/>
                <w:lang w:val="en-US"/>
              </w:rPr>
            </w:pPr>
            <w:r>
              <w:rPr>
                <w:rFonts w:ascii="Calibri Light" w:hAnsi="Calibri Light" w:cstheme="majorBidi"/>
                <w:szCs w:val="20"/>
                <w:lang w:val="en-US"/>
              </w:rPr>
              <w:t>Sharon Jeffers</w:t>
            </w:r>
          </w:p>
          <w:p w14:paraId="4BBD800A" w14:textId="02A44A5D" w:rsidR="00494DAE" w:rsidRPr="00494DAE" w:rsidRDefault="00494DAE" w:rsidP="00501C87">
            <w:pPr>
              <w:rPr>
                <w:rFonts w:ascii="Calibri Light" w:hAnsi="Calibri Light" w:cstheme="majorBidi"/>
                <w:szCs w:val="20"/>
                <w:lang w:val="en-US"/>
              </w:rPr>
            </w:pPr>
            <w:r w:rsidRPr="00494DAE">
              <w:rPr>
                <w:rFonts w:ascii="Calibri Light" w:hAnsi="Calibri Light" w:cstheme="majorBidi"/>
                <w:szCs w:val="20"/>
                <w:lang w:val="en-US"/>
              </w:rPr>
              <w:t>Robert D. Bullard</w:t>
            </w:r>
          </w:p>
          <w:p w14:paraId="2086184D" w14:textId="77777777" w:rsidR="00494DAE" w:rsidRDefault="00494DAE" w:rsidP="00501C87">
            <w:pPr>
              <w:rPr>
                <w:rFonts w:ascii="Calibri Light" w:hAnsi="Calibri Light" w:cstheme="majorBidi"/>
                <w:szCs w:val="20"/>
                <w:lang w:val="en-US"/>
              </w:rPr>
            </w:pPr>
          </w:p>
          <w:p w14:paraId="506AD14A" w14:textId="77777777" w:rsidR="00494DAE" w:rsidRPr="0094448E" w:rsidRDefault="00494DAE" w:rsidP="00501C87">
            <w:pPr>
              <w:rPr>
                <w:rFonts w:ascii="Calibri Light" w:hAnsi="Calibri Light" w:cstheme="majorBidi"/>
                <w:szCs w:val="20"/>
                <w:lang w:val="en-US"/>
              </w:rPr>
            </w:pP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lastRenderedPageBreak/>
              <w:t>Status</w:t>
            </w:r>
            <w:r w:rsidRPr="0094448E">
              <w:rPr>
                <w:rFonts w:ascii="Calibri Light" w:hAnsi="Calibri Light" w:cstheme="majorBidi"/>
                <w:b/>
                <w:bCs/>
                <w:i/>
                <w:iCs/>
                <w:szCs w:val="20"/>
                <w:lang w:val="en-US"/>
              </w:rPr>
              <w:t xml:space="preserve"> </w:t>
            </w:r>
            <w:proofErr w:type="gramStart"/>
            <w:r w:rsidRPr="0094448E">
              <w:rPr>
                <w:rFonts w:ascii="Calibri Light" w:hAnsi="Calibri Light" w:cstheme="majorBidi"/>
                <w:b/>
                <w:bCs/>
                <w:i/>
                <w:iCs/>
                <w:szCs w:val="20"/>
                <w:lang w:val="en-US"/>
              </w:rPr>
              <w:t>Who</w:t>
            </w:r>
            <w:proofErr w:type="gramEnd"/>
            <w:r w:rsidRPr="0094448E">
              <w:rPr>
                <w:rFonts w:ascii="Calibri Light" w:hAnsi="Calibri Light" w:cstheme="majorBidi"/>
                <w:b/>
                <w:bCs/>
                <w:i/>
                <w:iCs/>
                <w:szCs w:val="20"/>
                <w:lang w:val="en-US"/>
              </w:rPr>
              <w:t xml:space="preserve">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w:t>
            </w:r>
            <w:proofErr w:type="gramStart"/>
            <w:r w:rsidRPr="0094448E">
              <w:rPr>
                <w:rFonts w:ascii="Calibri Light" w:hAnsi="Calibri Light" w:cstheme="majorBidi"/>
                <w:szCs w:val="20"/>
                <w:lang w:val="en-US"/>
              </w:rPr>
              <w:t>)  summary</w:t>
            </w:r>
            <w:proofErr w:type="gramEnd"/>
            <w:r w:rsidRPr="0094448E">
              <w:rPr>
                <w:rFonts w:ascii="Calibri Light" w:hAnsi="Calibri Light" w:cstheme="majorBidi"/>
                <w:szCs w:val="20"/>
                <w:lang w:val="en-US"/>
              </w:rPr>
              <w:t xml:space="preserve"> of changing vulnerability indicators over the past 2 year reporting period. (</w:t>
            </w:r>
            <w:proofErr w:type="gramStart"/>
            <w:r w:rsidRPr="0094448E">
              <w:rPr>
                <w:rFonts w:ascii="Calibri Light" w:hAnsi="Calibri Light" w:cstheme="majorBidi"/>
                <w:szCs w:val="20"/>
                <w:lang w:val="en-US"/>
              </w:rPr>
              <w:t>source</w:t>
            </w:r>
            <w:proofErr w:type="gramEnd"/>
            <w:r w:rsidRPr="0094448E">
              <w:rPr>
                <w:rFonts w:ascii="Calibri Light" w:hAnsi="Calibri Light" w:cstheme="majorBidi"/>
                <w:szCs w:val="20"/>
                <w:lang w:val="en-US"/>
              </w:rPr>
              <w:t>: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lastRenderedPageBreak/>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t>
            </w:r>
            <w:proofErr w:type="gramStart"/>
            <w:r w:rsidRPr="0094448E">
              <w:rPr>
                <w:rFonts w:ascii="Calibri Light" w:hAnsi="Calibri Light" w:cstheme="majorBidi"/>
                <w:szCs w:val="20"/>
                <w:lang w:val="en-US"/>
              </w:rPr>
              <w:t>What</w:t>
            </w:r>
            <w:proofErr w:type="gramEnd"/>
            <w:r w:rsidRPr="0094448E">
              <w:rPr>
                <w:rFonts w:ascii="Calibri Light" w:hAnsi="Calibri Light" w:cstheme="majorBidi"/>
                <w:szCs w:val="20"/>
                <w:lang w:val="en-US"/>
              </w:rPr>
              <w:t xml:space="preserve">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ase Study of member 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2913AFF2"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73519195" w14:textId="77777777" w:rsidR="00494DAE" w:rsidRDefault="00494DAE" w:rsidP="007C0994">
            <w:pPr>
              <w:rPr>
                <w:rFonts w:ascii="Calibri Light" w:hAnsi="Calibri Light" w:cstheme="majorBidi"/>
                <w:bCs/>
                <w:szCs w:val="20"/>
                <w:lang w:val="en-US"/>
              </w:rPr>
            </w:pPr>
          </w:p>
          <w:p w14:paraId="73C57F57" w14:textId="77777777" w:rsidR="00494DAE" w:rsidRDefault="00494DAE" w:rsidP="007C0994">
            <w:pPr>
              <w:rPr>
                <w:rFonts w:ascii="Calibri Light" w:hAnsi="Calibri Light" w:cstheme="majorBidi"/>
                <w:bCs/>
                <w:szCs w:val="20"/>
                <w:lang w:val="en-US"/>
              </w:rPr>
            </w:pPr>
            <w:r>
              <w:rPr>
                <w:rFonts w:ascii="Calibri Light" w:hAnsi="Calibri Light" w:cstheme="majorBidi"/>
                <w:bCs/>
                <w:szCs w:val="20"/>
                <w:lang w:val="en-US"/>
              </w:rPr>
              <w:t xml:space="preserve">Shubhayu </w:t>
            </w:r>
            <w:proofErr w:type="spellStart"/>
            <w:r>
              <w:rPr>
                <w:rFonts w:ascii="Calibri Light" w:hAnsi="Calibri Light" w:cstheme="majorBidi"/>
                <w:bCs/>
                <w:szCs w:val="20"/>
                <w:lang w:val="en-US"/>
              </w:rPr>
              <w:t>Saha</w:t>
            </w:r>
            <w:proofErr w:type="spellEnd"/>
          </w:p>
          <w:p w14:paraId="40486C1B" w14:textId="1836DE52" w:rsidR="00494DAE" w:rsidRPr="00A256C9" w:rsidRDefault="00A256C9" w:rsidP="007C0994">
            <w:pPr>
              <w:rPr>
                <w:rFonts w:ascii="Calibri Light" w:hAnsi="Calibri Light" w:cstheme="majorBidi"/>
                <w:bCs/>
                <w:iCs/>
                <w:szCs w:val="20"/>
                <w:lang w:val="en-US"/>
              </w:rPr>
            </w:pPr>
            <w:r>
              <w:rPr>
                <w:rFonts w:ascii="Calibri Light" w:hAnsi="Calibri Light" w:cstheme="majorBidi"/>
                <w:bCs/>
                <w:iCs/>
                <w:szCs w:val="20"/>
                <w:lang w:val="en-US"/>
              </w:rPr>
              <w:t>Pat Kinney</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w:t>
            </w:r>
            <w:proofErr w:type="gramStart"/>
            <w:r w:rsidRPr="0094448E">
              <w:rPr>
                <w:rFonts w:ascii="Calibri Light" w:hAnsi="Calibri Light" w:cstheme="majorBidi"/>
                <w:szCs w:val="20"/>
                <w:lang w:val="en-US"/>
              </w:rPr>
              <w:t>source</w:t>
            </w:r>
            <w:proofErr w:type="gramEnd"/>
            <w:r w:rsidRPr="0094448E">
              <w:rPr>
                <w:rFonts w:ascii="Calibri Light" w:hAnsi="Calibri Light" w:cstheme="majorBidi"/>
                <w:szCs w:val="20"/>
                <w:lang w:val="en-US"/>
              </w:rPr>
              <w:t>: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0BFB9FE6"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4F31DF32" w14:textId="77777777" w:rsidR="00A256C9" w:rsidRDefault="00A256C9" w:rsidP="00501C87">
            <w:pPr>
              <w:rPr>
                <w:rFonts w:ascii="Calibri Light" w:hAnsi="Calibri Light" w:cstheme="majorBidi"/>
                <w:bCs/>
                <w:szCs w:val="20"/>
                <w:lang w:val="en-US"/>
              </w:rPr>
            </w:pPr>
          </w:p>
          <w:p w14:paraId="67AF199B" w14:textId="77777777" w:rsidR="00A256C9" w:rsidRDefault="00A256C9" w:rsidP="00501C87">
            <w:pPr>
              <w:rPr>
                <w:rFonts w:ascii="Calibri Light" w:hAnsi="Calibri Light" w:cstheme="majorBidi"/>
                <w:bCs/>
                <w:szCs w:val="20"/>
                <w:lang w:val="en-US"/>
              </w:rPr>
            </w:pPr>
            <w:r>
              <w:rPr>
                <w:rFonts w:ascii="Calibri Light" w:hAnsi="Calibri Light" w:cstheme="majorBidi"/>
                <w:bCs/>
                <w:szCs w:val="20"/>
                <w:lang w:val="en-US"/>
              </w:rPr>
              <w:t>Rachel Lowe</w:t>
            </w:r>
          </w:p>
          <w:p w14:paraId="51352872" w14:textId="77777777" w:rsidR="00A256C9" w:rsidRDefault="00A256C9" w:rsidP="00501C87">
            <w:pPr>
              <w:rPr>
                <w:rFonts w:ascii="Calibri Light" w:hAnsi="Calibri Light" w:cstheme="majorBidi"/>
                <w:szCs w:val="20"/>
                <w:lang w:val="en-US"/>
              </w:rPr>
            </w:pPr>
            <w:r w:rsidRPr="00A256C9">
              <w:rPr>
                <w:rFonts w:ascii="Calibri Light" w:hAnsi="Calibri Light" w:cstheme="majorBidi"/>
                <w:szCs w:val="20"/>
                <w:lang w:val="en-US"/>
              </w:rPr>
              <w:t xml:space="preserve">Joan </w:t>
            </w:r>
            <w:proofErr w:type="spellStart"/>
            <w:r w:rsidRPr="00A256C9">
              <w:rPr>
                <w:rFonts w:ascii="Calibri Light" w:hAnsi="Calibri Light" w:cstheme="majorBidi"/>
                <w:szCs w:val="20"/>
                <w:lang w:val="en-US"/>
              </w:rPr>
              <w:t>Ballester</w:t>
            </w:r>
            <w:proofErr w:type="spellEnd"/>
          </w:p>
          <w:p w14:paraId="3FBCFC94" w14:textId="2BBB72F0" w:rsidR="00A256C9" w:rsidRPr="00A256C9" w:rsidRDefault="00A256C9" w:rsidP="00501C87">
            <w:pPr>
              <w:rPr>
                <w:rFonts w:ascii="Calibri Light" w:hAnsi="Calibri Light" w:cstheme="majorBidi"/>
                <w:szCs w:val="20"/>
                <w:lang w:val="en-US"/>
              </w:rPr>
            </w:pP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7F5D6D49"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3E367B7C" w14:textId="77777777" w:rsidR="00A256C9" w:rsidRDefault="00A256C9" w:rsidP="007C0994">
            <w:pPr>
              <w:rPr>
                <w:rFonts w:ascii="Calibri Light" w:hAnsi="Calibri Light" w:cstheme="majorBidi"/>
                <w:bCs/>
                <w:szCs w:val="20"/>
                <w:lang w:val="en-US"/>
              </w:rPr>
            </w:pPr>
          </w:p>
          <w:p w14:paraId="49EB48FF" w14:textId="77777777" w:rsidR="00A256C9" w:rsidRPr="0094448E" w:rsidRDefault="00A256C9" w:rsidP="007C0994">
            <w:pPr>
              <w:rPr>
                <w:rFonts w:ascii="Calibri Light" w:hAnsi="Calibri Light" w:cstheme="majorBidi"/>
                <w:szCs w:val="20"/>
                <w:lang w:val="en-US"/>
              </w:rPr>
            </w:pP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w:t>
            </w:r>
            <w:proofErr w:type="gramStart"/>
            <w:r>
              <w:rPr>
                <w:rFonts w:ascii="Calibri Light" w:hAnsi="Calibri Light" w:cstheme="majorBidi"/>
                <w:szCs w:val="20"/>
                <w:lang w:val="en-US"/>
              </w:rPr>
              <w:t>long</w:t>
            </w:r>
            <w:proofErr w:type="gramEnd"/>
            <w:r>
              <w:rPr>
                <w:rFonts w:ascii="Calibri Light" w:hAnsi="Calibri Light" w:cstheme="majorBidi"/>
                <w:szCs w:val="20"/>
                <w:lang w:val="en-US"/>
              </w:rPr>
              <w:t xml:space="preserve">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w:t>
            </w:r>
            <w:proofErr w:type="gramStart"/>
            <w:r w:rsidRPr="0094448E">
              <w:rPr>
                <w:rFonts w:ascii="Calibri Light" w:hAnsi="Calibri Light" w:cstheme="majorBidi"/>
                <w:b/>
                <w:bCs/>
                <w:i/>
                <w:iCs/>
                <w:szCs w:val="20"/>
                <w:lang w:val="en-US"/>
              </w:rPr>
              <w:t>Risk :</w:t>
            </w:r>
            <w:proofErr w:type="gramEnd"/>
            <w:r w:rsidRPr="0094448E">
              <w:rPr>
                <w:rFonts w:ascii="Calibri Light" w:hAnsi="Calibri Light" w:cstheme="majorBidi"/>
                <w:b/>
                <w:bCs/>
                <w:i/>
                <w:iCs/>
                <w:szCs w:val="20"/>
                <w:lang w:val="en-US"/>
              </w:rPr>
              <w:t xml:space="preserve">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xml:space="preserve">- highlight what indicators of effectiveness are/could </w:t>
            </w:r>
            <w:proofErr w:type="gramStart"/>
            <w:r w:rsidRPr="00E211B8">
              <w:rPr>
                <w:rFonts w:ascii="Calibri Light" w:hAnsi="Calibri Light" w:cstheme="majorBidi"/>
                <w:szCs w:val="20"/>
                <w:lang w:val="en-US"/>
              </w:rPr>
              <w:t>be</w:t>
            </w:r>
            <w:proofErr w:type="gramEnd"/>
            <w:r w:rsidRPr="00E211B8">
              <w:rPr>
                <w:rFonts w:ascii="Calibri Light" w:hAnsi="Calibri Light" w:cstheme="majorBidi"/>
                <w:szCs w:val="20"/>
                <w:lang w:val="en-US"/>
              </w:rPr>
              <w:t xml:space="preserv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lastRenderedPageBreak/>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5"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lastRenderedPageBreak/>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8D4B8E">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8D4B8E">
            <w:pPr>
              <w:pStyle w:val="ListParagraph"/>
              <w:numPr>
                <w:ilvl w:val="0"/>
                <w:numId w:val="34"/>
              </w:numPr>
              <w:ind w:left="229" w:hanging="229"/>
              <w:rPr>
                <w:rFonts w:ascii="Calibri Light" w:hAnsi="Calibri Light"/>
                <w:sz w:val="16"/>
                <w:szCs w:val="16"/>
              </w:rPr>
            </w:pPr>
            <w:proofErr w:type="spellStart"/>
            <w:r w:rsidRPr="0094448E">
              <w:rPr>
                <w:rFonts w:ascii="Calibri Light" w:hAnsi="Calibri Light"/>
                <w:sz w:val="16"/>
                <w:szCs w:val="16"/>
              </w:rPr>
              <w:t>heatwave</w:t>
            </w:r>
            <w:proofErr w:type="spellEnd"/>
            <w:r>
              <w:rPr>
                <w:rFonts w:ascii="Calibri Light" w:hAnsi="Calibri Light"/>
                <w:sz w:val="16"/>
                <w:szCs w:val="16"/>
              </w:rPr>
              <w:t xml:space="preserve"> incidence</w:t>
            </w:r>
            <w:r w:rsidRPr="0094448E">
              <w:rPr>
                <w:rFonts w:ascii="Calibri Light" w:hAnsi="Calibri Light"/>
                <w:sz w:val="16"/>
                <w:szCs w:val="16"/>
              </w:rPr>
              <w:t xml:space="preserve">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14:paraId="4B879528" w14:textId="77777777" w:rsidR="00A81D95" w:rsidRPr="0094448E" w:rsidRDefault="00A81D95" w:rsidP="008D4B8E">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8D4B8E">
            <w:pPr>
              <w:rPr>
                <w:rFonts w:ascii="Calibri Light" w:hAnsi="Calibri Light" w:cstheme="majorBidi"/>
                <w:szCs w:val="20"/>
                <w:lang w:val="en-US"/>
              </w:rPr>
            </w:pPr>
            <w:r w:rsidRPr="0094448E">
              <w:rPr>
                <w:rFonts w:ascii="Calibri Light" w:hAnsi="Calibri Light" w:cstheme="majorBidi"/>
                <w:szCs w:val="20"/>
                <w:lang w:val="en-US"/>
              </w:rPr>
              <w:t xml:space="preserve">Should reference key standing scientific reports and </w:t>
            </w:r>
            <w:proofErr w:type="gramStart"/>
            <w:r w:rsidRPr="0094448E">
              <w:rPr>
                <w:rFonts w:ascii="Calibri Light" w:hAnsi="Calibri Light" w:cstheme="majorBidi"/>
                <w:szCs w:val="20"/>
                <w:lang w:val="en-US"/>
              </w:rPr>
              <w:t>processes.</w:t>
            </w:r>
            <w:proofErr w:type="gramEnd"/>
          </w:p>
        </w:tc>
        <w:tc>
          <w:tcPr>
            <w:tcW w:w="2552" w:type="dxa"/>
          </w:tcPr>
          <w:p w14:paraId="4AA4D8FD" w14:textId="77777777" w:rsidR="00A81D95" w:rsidRDefault="00A81D95" w:rsidP="008D4B8E">
            <w:pPr>
              <w:rPr>
                <w:rFonts w:ascii="Calibri Light" w:hAnsi="Calibri Light" w:cstheme="majorBidi"/>
                <w:b/>
                <w:bCs/>
                <w:szCs w:val="20"/>
                <w:lang w:val="en-US"/>
              </w:rPr>
            </w:pPr>
          </w:p>
        </w:tc>
        <w:tc>
          <w:tcPr>
            <w:tcW w:w="1275" w:type="dxa"/>
          </w:tcPr>
          <w:p w14:paraId="12E269BA" w14:textId="77777777" w:rsidR="00A81D95" w:rsidRDefault="00A81D95" w:rsidP="008D4B8E">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8D4B8E">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8D4B8E">
            <w:pPr>
              <w:rPr>
                <w:rFonts w:ascii="Calibri Light" w:hAnsi="Calibri Light" w:cstheme="majorBidi"/>
                <w:b/>
                <w:bCs/>
                <w:szCs w:val="20"/>
                <w:lang w:val="en-US"/>
              </w:rPr>
            </w:pPr>
          </w:p>
        </w:tc>
        <w:tc>
          <w:tcPr>
            <w:tcW w:w="1275" w:type="dxa"/>
          </w:tcPr>
          <w:p w14:paraId="52D2FFEA" w14:textId="77777777" w:rsidR="00A81D95" w:rsidRDefault="00A81D95" w:rsidP="008D4B8E">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8D4B8E">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8D4B8E">
            <w:pPr>
              <w:rPr>
                <w:rFonts w:ascii="Calibri Light" w:hAnsi="Calibri Light" w:cstheme="majorBidi"/>
                <w:b/>
                <w:bCs/>
                <w:szCs w:val="20"/>
                <w:lang w:val="en-US"/>
              </w:rPr>
            </w:pPr>
          </w:p>
        </w:tc>
        <w:tc>
          <w:tcPr>
            <w:tcW w:w="1275" w:type="dxa"/>
          </w:tcPr>
          <w:p w14:paraId="2ACDC682" w14:textId="77777777" w:rsidR="00A81D95" w:rsidRDefault="00A81D95" w:rsidP="008D4B8E">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8D4B8E">
            <w:pPr>
              <w:rPr>
                <w:rFonts w:ascii="Calibri Light" w:hAnsi="Calibri Light" w:cstheme="majorBidi"/>
                <w:b/>
                <w:bCs/>
                <w:szCs w:val="20"/>
                <w:lang w:val="en-US"/>
              </w:rPr>
            </w:pPr>
          </w:p>
        </w:tc>
        <w:tc>
          <w:tcPr>
            <w:tcW w:w="1275" w:type="dxa"/>
          </w:tcPr>
          <w:p w14:paraId="02CBD91F" w14:textId="77777777" w:rsidR="00A81D95" w:rsidRDefault="00A81D95" w:rsidP="008D4B8E">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6C0B3CB1"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Warning</w:t>
            </w:r>
          </w:p>
        </w:tc>
        <w:tc>
          <w:tcPr>
            <w:tcW w:w="3685" w:type="dxa"/>
          </w:tcPr>
          <w:p w14:paraId="205F949E" w14:textId="0510DB9F" w:rsidR="00A81D95" w:rsidRPr="00491E88" w:rsidRDefault="00A81D95" w:rsidP="008D4B8E">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8D4B8E">
            <w:pPr>
              <w:rPr>
                <w:rFonts w:ascii="Calibri Light" w:hAnsi="Calibri Light" w:cstheme="majorBidi"/>
                <w:b/>
                <w:bCs/>
                <w:szCs w:val="20"/>
                <w:lang w:val="en-US"/>
              </w:rPr>
            </w:pPr>
          </w:p>
        </w:tc>
        <w:tc>
          <w:tcPr>
            <w:tcW w:w="1275" w:type="dxa"/>
          </w:tcPr>
          <w:p w14:paraId="19197C3F" w14:textId="77777777" w:rsidR="00A81D95" w:rsidRDefault="00A81D95" w:rsidP="008D4B8E">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40D14EB8"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 xml:space="preserve">Risk Reduction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lastRenderedPageBreak/>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val="en-US" w:eastAsia="en-US"/>
        </w:rPr>
        <w:drawing>
          <wp:inline distT="0" distB="0" distL="0" distR="0" wp14:anchorId="3B805196" wp14:editId="44C6B604">
            <wp:extent cx="5486400" cy="3228340"/>
            <wp:effectExtent l="0" t="0" r="38100" b="101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 xml:space="preserve">Heat </w:t>
      </w:r>
      <w:proofErr w:type="gramStart"/>
      <w:r w:rsidR="00B67E09">
        <w:rPr>
          <w:rFonts w:ascii="Calibri Light" w:hAnsi="Calibri Light" w:cstheme="majorBidi"/>
          <w:bCs/>
          <w:szCs w:val="20"/>
          <w:lang w:val="en-US"/>
        </w:rPr>
        <w:t>Hub,</w:t>
      </w:r>
      <w:proofErr w:type="gramEnd"/>
      <w:r w:rsidR="00B67E09">
        <w:rPr>
          <w:rFonts w:ascii="Calibri Light" w:hAnsi="Calibri Light" w:cstheme="majorBidi"/>
          <w:bCs/>
          <w:szCs w:val="20"/>
          <w:lang w:val="en-US"/>
        </w:rPr>
        <w:t xml:space="preserve">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w:t>
      </w:r>
      <w:proofErr w:type="gramStart"/>
      <w:r>
        <w:rPr>
          <w:rFonts w:ascii="Calibri Light" w:hAnsi="Calibri Light" w:cstheme="majorBidi"/>
          <w:bCs/>
          <w:szCs w:val="20"/>
          <w:lang w:val="en-US"/>
        </w:rPr>
        <w:t>)(</w:t>
      </w:r>
      <w:proofErr w:type="gramEnd"/>
      <w:r>
        <w:rPr>
          <w:rFonts w:ascii="Calibri Light" w:hAnsi="Calibri Light" w:cstheme="majorBidi"/>
          <w:bCs/>
          <w:szCs w:val="20"/>
          <w:lang w:val="en-US"/>
        </w:rPr>
        <w:t>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16" w:name="_Toc482371129"/>
      <w:r w:rsidR="003F4581" w:rsidRPr="003F4581">
        <w:t>Comparative Heat-Health System Stocktaking Report</w:t>
      </w:r>
      <w:bookmarkEnd w:id="16"/>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val="en-US" w:eastAsia="en-US"/>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w:t>
      </w:r>
      <w:proofErr w:type="gramStart"/>
      <w:r w:rsidRPr="004D1DC9">
        <w:rPr>
          <w:rFonts w:ascii="Calibri Light" w:eastAsia="Times New Roman" w:hAnsi="Calibri Light" w:cs="Tahoma"/>
          <w:color w:val="000000"/>
          <w:szCs w:val="20"/>
        </w:rPr>
        <w:t xml:space="preserve">categories, </w:t>
      </w:r>
      <w:r>
        <w:rPr>
          <w:rFonts w:ascii="Calibri Light" w:eastAsia="Times New Roman" w:hAnsi="Calibri Light" w:cs="Tahoma"/>
          <w:color w:val="000000"/>
          <w:szCs w:val="20"/>
        </w:rPr>
        <w:t>that</w:t>
      </w:r>
      <w:proofErr w:type="gramEnd"/>
      <w:r>
        <w:rPr>
          <w:rFonts w:ascii="Calibri Light" w:eastAsia="Times New Roman" w:hAnsi="Calibri Light" w:cs="Tahoma"/>
          <w:color w:val="000000"/>
          <w:szCs w:val="20"/>
        </w:rPr>
        <w:t xml:space="preserve">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4DD23C8B"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 xml:space="preserve">of the WHO/WMO </w:t>
      </w:r>
      <w:proofErr w:type="spellStart"/>
      <w:r w:rsidRPr="0003128C">
        <w:rPr>
          <w:rFonts w:ascii="Calibri Light" w:eastAsia="Times New Roman" w:hAnsi="Calibri Light" w:cs="Tahoma"/>
          <w:color w:val="000000"/>
          <w:szCs w:val="20"/>
        </w:rPr>
        <w:t>Heatwave</w:t>
      </w:r>
      <w:proofErr w:type="spellEnd"/>
      <w:r w:rsidRPr="0003128C">
        <w:rPr>
          <w:rFonts w:ascii="Calibri Light" w:eastAsia="Times New Roman" w:hAnsi="Calibri Light" w:cs="Tahoma"/>
          <w:color w:val="000000"/>
          <w:szCs w:val="20"/>
        </w:rPr>
        <w:t xml:space="preser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 xml:space="preserve">will notably update Chapter 6 of the WHO/WMO </w:t>
      </w:r>
      <w:proofErr w:type="spellStart"/>
      <w:r w:rsidRPr="0003128C">
        <w:rPr>
          <w:rFonts w:ascii="Calibri Light" w:eastAsia="Times New Roman" w:hAnsi="Calibri Light" w:cs="Tahoma"/>
          <w:color w:val="000000"/>
          <w:szCs w:val="20"/>
        </w:rPr>
        <w:t>Heatwave</w:t>
      </w:r>
      <w:proofErr w:type="spellEnd"/>
      <w:r w:rsidRPr="0003128C">
        <w:rPr>
          <w:rFonts w:ascii="Calibri Light" w:eastAsia="Times New Roman" w:hAnsi="Calibri Light" w:cs="Tahoma"/>
          <w:color w:val="000000"/>
          <w:szCs w:val="20"/>
        </w:rPr>
        <w:t xml:space="preser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proofErr w:type="gramStart"/>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Risks and Responses.</w:t>
      </w:r>
      <w:proofErr w:type="gramEnd"/>
      <w:r>
        <w:rPr>
          <w:rFonts w:ascii="Calibri Light" w:eastAsia="Times New Roman" w:hAnsi="Calibri Light" w:cs="Tahoma"/>
          <w:b/>
          <w:bCs/>
          <w:color w:val="000000"/>
          <w:sz w:val="32"/>
          <w:szCs w:val="32"/>
        </w:rPr>
        <w:t xml:space="preserve">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val="en-US" w:eastAsia="en-US"/>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w:t>
      </w:r>
      <w:proofErr w:type="gramStart"/>
      <w:r>
        <w:rPr>
          <w:rFonts w:ascii="Calibri Light" w:eastAsia="Times New Roman" w:hAnsi="Calibri Light" w:cs="Tahoma"/>
          <w:color w:val="000000"/>
          <w:szCs w:val="20"/>
        </w:rPr>
        <w:t>infrastructural,</w:t>
      </w:r>
      <w:proofErr w:type="gramEnd"/>
      <w:r>
        <w:rPr>
          <w:rFonts w:ascii="Calibri Light" w:eastAsia="Times New Roman" w:hAnsi="Calibri Light" w:cs="Tahoma"/>
          <w:color w:val="000000"/>
          <w:szCs w:val="20"/>
        </w:rPr>
        <w:t xml:space="preserve">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 xml:space="preserve">what is the research/method used to inform how an extreme heat event is defined? </w:t>
      </w:r>
      <w:proofErr w:type="gramStart"/>
      <w:r w:rsidRPr="00241F0C">
        <w:rPr>
          <w:rFonts w:ascii="Calibri Light" w:eastAsia="Times New Roman" w:hAnsi="Calibri Light" w:cs="Tahoma"/>
          <w:color w:val="000000"/>
          <w:szCs w:val="20"/>
          <w:highlight w:val="yellow"/>
        </w:rPr>
        <w:t>Inclusion of mortality/morbidity/hospital admission data?)</w:t>
      </w:r>
      <w:proofErr w:type="gramEnd"/>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w:t>
      </w:r>
      <w:proofErr w:type="spellStart"/>
      <w:r w:rsidRPr="00241F0C">
        <w:rPr>
          <w:rFonts w:ascii="Calibri Light" w:eastAsia="Times New Roman" w:hAnsi="Calibri Light" w:cs="Tahoma"/>
          <w:color w:val="000000"/>
          <w:szCs w:val="20"/>
          <w:highlight w:val="yellow"/>
        </w:rPr>
        <w:t>eg</w:t>
      </w:r>
      <w:proofErr w:type="spellEnd"/>
      <w:r w:rsidRPr="00241F0C">
        <w:rPr>
          <w:rFonts w:ascii="Calibri Light" w:eastAsia="Times New Roman" w:hAnsi="Calibri Light" w:cs="Tahoma"/>
          <w:color w:val="000000"/>
          <w:szCs w:val="20"/>
          <w:highlight w:val="yellow"/>
        </w:rPr>
        <w:t xml:space="preserve">: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proofErr w:type="spellStart"/>
      <w:r w:rsidRPr="00491E88">
        <w:rPr>
          <w:rFonts w:ascii="Calibri Light" w:eastAsia="Times New Roman" w:hAnsi="Calibri Light" w:cs="Tahoma"/>
          <w:b/>
          <w:bCs/>
          <w:color w:val="000000"/>
          <w:sz w:val="24"/>
          <w:szCs w:val="24"/>
          <w:lang w:val="fr-CH"/>
        </w:rPr>
        <w:t>Chapter</w:t>
      </w:r>
      <w:proofErr w:type="spellEnd"/>
      <w:r w:rsidRPr="00491E88">
        <w:rPr>
          <w:rFonts w:ascii="Calibri Light" w:eastAsia="Times New Roman" w:hAnsi="Calibri Light" w:cs="Tahoma"/>
          <w:b/>
          <w:bCs/>
          <w:color w:val="000000"/>
          <w:sz w:val="24"/>
          <w:szCs w:val="24"/>
          <w:lang w:val="fr-CH"/>
        </w:rPr>
        <w:t xml:space="preserve"> 2: Population </w:t>
      </w:r>
      <w:proofErr w:type="spellStart"/>
      <w:r w:rsidRPr="00491E88">
        <w:rPr>
          <w:rFonts w:ascii="Calibri Light" w:eastAsia="Times New Roman" w:hAnsi="Calibri Light" w:cs="Tahoma"/>
          <w:b/>
          <w:bCs/>
          <w:color w:val="000000"/>
          <w:sz w:val="24"/>
          <w:szCs w:val="24"/>
          <w:lang w:val="fr-CH"/>
        </w:rPr>
        <w:t>Exposures</w:t>
      </w:r>
      <w:proofErr w:type="spellEnd"/>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lastRenderedPageBreak/>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proofErr w:type="gramStart"/>
      <w:r w:rsidRPr="00C41A39">
        <w:rPr>
          <w:rFonts w:ascii="Calibri Light" w:eastAsia="Times New Roman" w:hAnsi="Calibri Light" w:cs="Tahoma"/>
          <w:color w:val="000000"/>
          <w:szCs w:val="20"/>
          <w:highlight w:val="yellow"/>
        </w:rPr>
        <w:t>feedback</w:t>
      </w:r>
      <w:proofErr w:type="gramEnd"/>
      <w:r w:rsidRPr="00C41A39">
        <w:rPr>
          <w:rFonts w:ascii="Calibri Light" w:eastAsia="Times New Roman" w:hAnsi="Calibri Light" w:cs="Tahoma"/>
          <w:color w:val="000000"/>
          <w:szCs w:val="20"/>
          <w:highlight w:val="yellow"/>
        </w:rPr>
        <w:t xml:space="preserve"> mechanisms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7"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7"/>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 xml:space="preserve">E.g. </w:t>
      </w:r>
      <w:proofErr w:type="gramStart"/>
      <w:r w:rsidRPr="007E4345">
        <w:rPr>
          <w:rFonts w:ascii="Calibri Light" w:hAnsi="Calibri Light"/>
          <w:szCs w:val="20"/>
        </w:rPr>
        <w:t>Identify</w:t>
      </w:r>
      <w:proofErr w:type="gramEnd"/>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75B116B" w:rsidR="003F4581" w:rsidRPr="003F4581" w:rsidRDefault="003F4581" w:rsidP="003955AE">
      <w:pPr>
        <w:pStyle w:val="Heading1"/>
        <w:numPr>
          <w:ilvl w:val="0"/>
          <w:numId w:val="13"/>
        </w:numPr>
      </w:pPr>
      <w:bookmarkStart w:id="18" w:name="_Toc482371131"/>
      <w:bookmarkStart w:id="19" w:name="_Toc477372207"/>
      <w:r w:rsidRPr="003955AE">
        <w:lastRenderedPageBreak/>
        <w:t xml:space="preserve">Global Heat Health Forum </w:t>
      </w:r>
      <w:proofErr w:type="gramStart"/>
      <w:r w:rsidRPr="003955AE">
        <w:t>2017</w:t>
      </w:r>
      <w:r w:rsidRPr="003955AE">
        <w:rPr>
          <w:b/>
          <w:bCs/>
          <w:color w:val="FFFFFF" w:themeColor="background1"/>
          <w:sz w:val="24"/>
          <w:szCs w:val="24"/>
        </w:rPr>
        <w:t xml:space="preserve">  Bangkok</w:t>
      </w:r>
      <w:proofErr w:type="gramEnd"/>
      <w:r w:rsidRPr="003955AE">
        <w:rPr>
          <w:b/>
          <w:bCs/>
          <w:color w:val="FFFFFF" w:themeColor="background1"/>
          <w:sz w:val="24"/>
          <w:szCs w:val="24"/>
        </w:rPr>
        <w:t xml:space="preserve"> or Hong Kong</w:t>
      </w:r>
      <w:bookmarkEnd w:id="18"/>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w:t>
      </w:r>
      <w:proofErr w:type="spellStart"/>
      <w:r w:rsidRPr="007C423B">
        <w:rPr>
          <w:rFonts w:ascii="Calibri Light" w:hAnsi="Calibri Light" w:cstheme="majorBidi"/>
          <w:sz w:val="20"/>
          <w:szCs w:val="20"/>
        </w:rPr>
        <w:t>fulfil</w:t>
      </w:r>
      <w:proofErr w:type="spellEnd"/>
      <w:r w:rsidRPr="007C423B">
        <w:rPr>
          <w:rFonts w:ascii="Calibri Light" w:hAnsi="Calibri Light" w:cstheme="majorBidi"/>
          <w:sz w:val="20"/>
          <w:szCs w:val="20"/>
        </w:rPr>
        <w:t xml:space="preserve">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 xml:space="preserve">Global Heat Health Information </w:t>
      </w:r>
      <w:proofErr w:type="gramStart"/>
      <w:r w:rsidRPr="009E72C6">
        <w:rPr>
          <w:rFonts w:ascii="Calibri Light" w:hAnsi="Calibri Light" w:cstheme="majorBidi"/>
          <w:b/>
          <w:color w:val="222222"/>
          <w:sz w:val="20"/>
          <w:szCs w:val="20"/>
          <w:shd w:val="clear" w:color="auto" w:fill="FFFFFF"/>
        </w:rPr>
        <w:t>Network</w:t>
      </w:r>
      <w:r>
        <w:rPr>
          <w:rFonts w:ascii="Calibri Light" w:hAnsi="Calibri Light" w:cstheme="majorBidi"/>
          <w:sz w:val="20"/>
          <w:szCs w:val="20"/>
        </w:rPr>
        <w:t xml:space="preserve"> .</w:t>
      </w:r>
      <w:proofErr w:type="gramEnd"/>
      <w:r>
        <w:rPr>
          <w:rFonts w:ascii="Calibri Light" w:hAnsi="Calibri Light" w:cstheme="majorBidi"/>
          <w:sz w:val="20"/>
          <w:szCs w:val="20"/>
        </w:rPr>
        <w:t xml:space="preserve">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20" w:name="_Toc482371132"/>
      <w:r>
        <w:t>Logistics and Planning</w:t>
      </w:r>
      <w:bookmarkEnd w:id="20"/>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 xml:space="preserve">North </w:t>
      </w:r>
      <w:proofErr w:type="spellStart"/>
      <w:r w:rsidRPr="00C140A5">
        <w:rPr>
          <w:rFonts w:ascii="Calibri Light" w:hAnsi="Calibri Light" w:cstheme="majorBidi"/>
          <w:szCs w:val="20"/>
          <w:lang w:val="es-MX"/>
        </w:rPr>
        <w:t>America</w:t>
      </w:r>
      <w:proofErr w:type="spellEnd"/>
      <w:r w:rsidRPr="00C140A5">
        <w:rPr>
          <w:rFonts w:ascii="Calibri Light" w:hAnsi="Calibri Light" w:cstheme="majorBidi"/>
          <w:szCs w:val="20"/>
          <w:lang w:val="es-MX"/>
        </w:rPr>
        <w:t xml:space="preserve"> (NIHHIS – US, </w:t>
      </w:r>
      <w:proofErr w:type="spellStart"/>
      <w:r w:rsidRPr="00C140A5">
        <w:rPr>
          <w:rFonts w:ascii="Calibri Light" w:hAnsi="Calibri Light" w:cstheme="majorBidi"/>
          <w:szCs w:val="20"/>
          <w:lang w:val="es-MX"/>
        </w:rPr>
        <w:t>Mexico</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Canada</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via</w:t>
      </w:r>
      <w:proofErr w:type="spellEnd"/>
      <w:r w:rsidRPr="00C140A5">
        <w:rPr>
          <w:rFonts w:ascii="Calibri Light" w:hAnsi="Calibri Light" w:cstheme="majorBidi"/>
          <w:szCs w:val="20"/>
          <w:lang w:val="es-MX"/>
        </w:rPr>
        <w:t xml:space="preserve">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lastRenderedPageBreak/>
        <w:t>Europe</w:t>
      </w:r>
      <w:r>
        <w:rPr>
          <w:rFonts w:ascii="Calibri Light" w:hAnsi="Calibri Light" w:cstheme="majorBidi"/>
          <w:szCs w:val="20"/>
        </w:rPr>
        <w:t xml:space="preserve"> (Leaders are UK, DE, </w:t>
      </w:r>
      <w:proofErr w:type="gramStart"/>
      <w:r>
        <w:rPr>
          <w:rFonts w:ascii="Calibri Light" w:hAnsi="Calibri Light" w:cstheme="majorBidi"/>
          <w:szCs w:val="20"/>
        </w:rPr>
        <w:t>FR</w:t>
      </w:r>
      <w:proofErr w:type="gramEnd"/>
      <w:r>
        <w:rPr>
          <w:rFonts w:ascii="Calibri Light" w:hAnsi="Calibri Light" w:cstheme="majorBidi"/>
          <w:szCs w:val="20"/>
        </w:rPr>
        <w:t>…)</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proofErr w:type="spellStart"/>
      <w:r>
        <w:rPr>
          <w:rFonts w:ascii="Calibri Light" w:hAnsi="Calibri Light" w:cstheme="majorBidi"/>
          <w:szCs w:val="20"/>
        </w:rPr>
        <w:t>Southest</w:t>
      </w:r>
      <w:proofErr w:type="spellEnd"/>
      <w:r>
        <w:rPr>
          <w:rFonts w:ascii="Calibri Light" w:hAnsi="Calibri Light" w:cstheme="majorBidi"/>
          <w:szCs w:val="20"/>
        </w:rPr>
        <w:t xml:space="preserve">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Wellcome</w:t>
            </w:r>
            <w:proofErr w:type="spellEnd"/>
            <w:r>
              <w:rPr>
                <w:rFonts w:ascii="Calibri Light" w:hAnsi="Calibri Light" w:cstheme="majorBidi"/>
                <w:szCs w:val="20"/>
              </w:rPr>
              <w:t xml:space="preserv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21" w:name="_Toc482371134"/>
      <w:r w:rsidRPr="00324D52">
        <w:rPr>
          <w:rFonts w:ascii="Calibri Light" w:hAnsi="Calibri Light"/>
          <w:lang w:val="en-US"/>
        </w:rPr>
        <w:lastRenderedPageBreak/>
        <w:t>Work plan and Budget Overview</w:t>
      </w:r>
      <w:bookmarkEnd w:id="19"/>
      <w:bookmarkEnd w:id="21"/>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science assembled and made available to </w:t>
            </w:r>
            <w:r w:rsidRPr="00324D52">
              <w:rPr>
                <w:rFonts w:ascii="Calibri Light" w:eastAsia="Times New Roman" w:hAnsi="Calibri Light" w:cs="Times New Roman"/>
                <w:color w:val="000000"/>
                <w:sz w:val="18"/>
                <w:szCs w:val="18"/>
                <w:lang w:val="en-US"/>
              </w:rPr>
              <w:lastRenderedPageBreak/>
              <w:t>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2"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2"/>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w:t>
      </w:r>
      <w:proofErr w:type="gramStart"/>
      <w:r w:rsidRPr="00324D52">
        <w:rPr>
          <w:rFonts w:ascii="Calibri Light" w:eastAsia="Times New Roman" w:hAnsi="Calibri Light" w:cs="Tahoma"/>
          <w:color w:val="000000"/>
          <w:szCs w:val="20"/>
          <w:lang w:val="en-US"/>
        </w:rPr>
        <w:t>office for climate and health, in coordination with US-NOAA, have</w:t>
      </w:r>
      <w:proofErr w:type="gramEnd"/>
      <w:r w:rsidRPr="00324D52">
        <w:rPr>
          <w:rFonts w:ascii="Calibri Light" w:eastAsia="Times New Roman" w:hAnsi="Calibri Light" w:cs="Tahoma"/>
          <w:color w:val="000000"/>
          <w:szCs w:val="20"/>
          <w:lang w:val="en-US"/>
        </w:rPr>
        <w:t xml:space="preser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proofErr w:type="gramStart"/>
      <w:r w:rsidRPr="00324D52">
        <w:rPr>
          <w:rFonts w:ascii="Calibri Light" w:eastAsia="Times New Roman" w:hAnsi="Calibri Light" w:cs="Tahoma"/>
          <w:color w:val="000000"/>
          <w:szCs w:val="20"/>
          <w:lang w:val="en-US"/>
        </w:rPr>
        <w:t>settings</w:t>
      </w:r>
      <w:proofErr w:type="gramEnd"/>
      <w:r w:rsidRPr="00324D52">
        <w:rPr>
          <w:rFonts w:ascii="Calibri Light" w:eastAsia="Times New Roman" w:hAnsi="Calibri Light" w:cs="Tahoma"/>
          <w:color w:val="000000"/>
          <w:szCs w:val="20"/>
          <w:lang w:val="en-US"/>
        </w:rPr>
        <w:t xml:space="preserve">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3" w:name="_Toc482371136"/>
      <w:r>
        <w:t>Annex 2: Agenda Global forum</w:t>
      </w:r>
      <w:bookmarkEnd w:id="23"/>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 xml:space="preserve">interactive </w:t>
      </w:r>
      <w:proofErr w:type="gramStart"/>
      <w:r w:rsidRPr="009E72C6">
        <w:rPr>
          <w:rFonts w:ascii="Calibri Light" w:hAnsi="Calibri Light" w:cstheme="majorBidi"/>
          <w:b/>
          <w:bCs/>
          <w:szCs w:val="20"/>
        </w:rPr>
        <w:t>cocktail ?</w:t>
      </w:r>
      <w:proofErr w:type="gramEnd"/>
      <w:r w:rsidRPr="009E72C6">
        <w:rPr>
          <w:rFonts w:ascii="Calibri Light" w:hAnsi="Calibri Light" w:cstheme="majorBidi"/>
          <w:b/>
          <w:bCs/>
          <w:szCs w:val="20"/>
        </w:rPr>
        <w:t xml:space="preserve">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 xml:space="preserve">(and not communicate) risk before and during a </w:t>
      </w:r>
      <w:proofErr w:type="spellStart"/>
      <w:r w:rsidRPr="002A178A">
        <w:rPr>
          <w:rFonts w:ascii="Calibri Light" w:hAnsi="Calibri Light" w:cstheme="majorBidi"/>
          <w:szCs w:val="20"/>
        </w:rPr>
        <w:t>heatwave</w:t>
      </w:r>
      <w:proofErr w:type="spellEnd"/>
      <w:r w:rsidRPr="002A178A">
        <w:rPr>
          <w:rFonts w:ascii="Calibri Light" w:hAnsi="Calibri Light" w:cstheme="majorBidi"/>
          <w:szCs w:val="20"/>
        </w:rPr>
        <w:t xml:space="preser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w:t>
      </w:r>
      <w:proofErr w:type="gramStart"/>
      <w:r w:rsidRPr="002A178A">
        <w:rPr>
          <w:rFonts w:ascii="Calibri Light" w:eastAsiaTheme="minorHAnsi" w:hAnsi="Calibri Light" w:cstheme="majorBidi"/>
          <w:b/>
          <w:color w:val="000000"/>
          <w:szCs w:val="20"/>
          <w:lang w:val="en-US" w:eastAsia="en-US"/>
        </w:rPr>
        <w:t xml:space="preserve">Launch </w:t>
      </w:r>
      <w:r w:rsidR="00F04587">
        <w:rPr>
          <w:rFonts w:ascii="Calibri Light" w:eastAsiaTheme="minorHAnsi" w:hAnsi="Calibri Light" w:cstheme="majorBidi"/>
          <w:b/>
          <w:color w:val="000000"/>
          <w:szCs w:val="20"/>
          <w:lang w:val="en-US" w:eastAsia="en-US"/>
        </w:rPr>
        <w:t xml:space="preserve"> -</w:t>
      </w:r>
      <w:proofErr w:type="gramEnd"/>
      <w:r w:rsidR="00F04587">
        <w:rPr>
          <w:rFonts w:ascii="Calibri Light" w:eastAsiaTheme="minorHAnsi" w:hAnsi="Calibri Light" w:cstheme="majorBidi"/>
          <w:b/>
          <w:color w:val="000000"/>
          <w:szCs w:val="20"/>
          <w:lang w:val="en-US" w:eastAsia="en-US"/>
        </w:rPr>
        <w:t xml:space="preserve">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3"/>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AA3EB" w14:textId="77777777" w:rsidR="00132166" w:rsidRDefault="00132166" w:rsidP="00AB6B12">
      <w:r>
        <w:separator/>
      </w:r>
    </w:p>
  </w:endnote>
  <w:endnote w:type="continuationSeparator" w:id="0">
    <w:p w14:paraId="556E134D" w14:textId="77777777" w:rsidR="00132166" w:rsidRDefault="00132166"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288D1" w14:textId="77777777" w:rsidR="00494DAE" w:rsidRDefault="00494DAE">
    <w:pPr>
      <w:pStyle w:val="Footer"/>
      <w:jc w:val="right"/>
    </w:pPr>
    <w:r>
      <w:rPr>
        <w:noProof/>
        <w:lang w:val="en-US" w:eastAsia="en-US"/>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val="en-US" w:eastAsia="en-US"/>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494DAE" w:rsidRDefault="00494DAE" w:rsidP="006C39C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494DAE" w:rsidRPr="00352770" w14:paraId="117CC705" w14:textId="77777777" w:rsidTr="001E68D6">
      <w:tc>
        <w:tcPr>
          <w:tcW w:w="2660" w:type="dxa"/>
        </w:tcPr>
        <w:p w14:paraId="48009327" w14:textId="77777777" w:rsidR="00494DAE" w:rsidRDefault="00494DAE" w:rsidP="00DE3577">
          <w:pPr>
            <w:pStyle w:val="Footer"/>
          </w:pPr>
          <w:r>
            <w:rPr>
              <w:noProof/>
              <w:lang w:val="en-US" w:eastAsia="en-US"/>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494DAE" w:rsidRPr="002F380E" w:rsidRDefault="00494DAE"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7.1pt;margin-top:-3.7pt;width:129pt;height:38.45pt;z-index:251684864;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Q6uZAUAAPsQAAAOAAAAZHJzL2Uyb0RvYy54bWzUWNtu2zgQfV9g/4HQ&#10;u2vdLMlCnMJx0qJAtg2aLvJMU5QlVCK1JB07u9h/3xlSUhLH2fSCFuiDbYocksMzcw5HPnm9bxty&#10;y5WupVh4wSvfI1wwWdRis/D+/PRmknlEGyoK2kjBF94d197r099/O9l1OQ9lJZuCKwKLCJ3vuoVX&#10;GdPl06lmFW+pfiU7LmCwlKqlBh7VZloouoPV22Ya+n4y3UlVdEoyrjX0nrtB79SuX5acmQ9lqbkh&#10;zcID34z9VvZ7jd/T0xOabxTtqpr1btBv8KKltYBNx6XOqaFkq+onS7U1U1LL0rxisp3KsqwZt2eA&#10;0wT+wWneKrnt7Fk2+W7TjTABtAc4ffOy7P3tlSJ1sfBSjwjaQojsriRFaHbdJgeLt6q77q5U37Fx&#10;T3jafala/IVzkL0F9W4Ele8NYdAZJFE6zyKPMBiLsyzx5w51VkFonkxj1cX/T5wO207Ru9GZ8WH0&#10;uj/X7PG5Zr/cuYAY+j72+vtif13RjtuU0hjZHqNwwOgTRu1M7knoYLJGGHti9tAN0Rz6NXQeSYEw&#10;m6WAOIQ6SpMwylyo73PBn8c+SALmQhCEUWrXG0NK805p85bLlmBj4SkgsOUVvb3UBhIQTAcT3F3I&#10;N3XTWBI3guwWXhLNfDthHIEZjUBbbuWgX2bX6dwdwbbMXcPRphEfeQl0sMmMHVaI+KpR5JaChFDG&#10;uDCD09YarUpw4msm9vb3Xn3NZHcOmGF3lsKMk9taSGVPf+B28XlwuXT2AOSDc2PT7Nd7S3Cdr2Vx&#10;BxFX0qml7tibGqJxSbW5ogrkEYQUJN98gK+ykYC67FseqaT6+1g/2kPmwqhHdiC3C0//taWKe6R5&#10;JyCnUZuHhhoa66Ehtu1KAvwBXCYds02YoEwzNEsl2xu4CZa4CwxRwWCvhWeG5so40YebhPHl0hqB&#10;AnfUXIrrjuHSCCfm1qf9DVVdn4AGUve9HFhD84M8dLY4U8jl1siytkmKgDoUe6CBwahLP4HKILRO&#10;xq+NovWmMmQlhQAaSUWigbzA/JXoBX3gwSCro5pn2SwLHZfnPgj3YyoDyEjiMIqixIrF8yRuaoGS&#10;8wQ85Dl2O+ZGAQgHPmrZ1AXS2j5gIXDPv/XGxanZtn/IwnEym/m+vcjBgzHvrVI8WKlXAZf1Vroe&#10;5P8j3rsNxoV+ad6b/Yu8d2mKytqn5+lJV7McPn25Aa0nV87LZRnMMluktyvt2i9ao6Xq87abOF7W&#10;67qpzZ2t8iAv0Clxe1UzvHbw4f72ioeUh1HclMSYqoONmwHUrtmlZJ81EXJVUbHhS90BLforbfrY&#10;3D4+2m7d1B0mJcriTW0qKwmDbOBgf1KQmYPa7AhYru47l2zbwnXiClnFG2qgitZV3WkQt5y3a17A&#10;FfiucCkJSgSXF5ICr1NbXP4TZkvfn4dnk9XMX01iP72YLOdxOkn9izQG0garYPUvsiqI863mAABt&#10;zru69xV6n3h7tJLsa25Xo9pa19FioB04ZAk3uAhsQ0gsgRX7CDATwCWJoAy0d7U2ihtWYdYh7gO2&#10;Lmh4LZP1DvgNxSgFUbWq8CWlZhZmCVYfttIEYXKa9bwwvVRduLrhSCVxJBKzKIkhEslkuTxPJ3F8&#10;nk3OzqC1Wl3M4yhI4tnFGAld0ULuPqw1g2wtvj8YiKPNiuHX5omF1tU4tglIw/iDOhmhh0+/P7Se&#10;JMOR1D14/YJZP43nySHPkx/Ic8zdH0zr0Cb2wJlfjNaOwYiSK2ZZX5331H6W2TjjgMvzNJhB1Y4v&#10;DUGUBUEvEqhy+AKZAKtx2JYbfpxm9tX0W1n9PCvgDdvyp/83AF/hHz5b7tz/Z3H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4qy0PhAAAACQEAAA8AAABkcnMv&#10;ZG93bnJldi54bWxMj8FKw0AQhu+C77CM4K3dJE2rxmxKKeqpCLaCeJtmp0lodjdkt0n69o4nvc0w&#10;H/98f76eTCsG6n3jrIJ4HoEgWzrd2ErB5+F19gjCB7QaW2dJwZU8rIvbmxwz7Ub7QcM+VIJDrM9Q&#10;QR1Cl0npy5oM+rnryPLt5HqDgde+krrHkcNNK5MoWkmDjeUPNXa0rak87y9GwduI42YRvwy782l7&#10;/T4s3792MSl1fzdtnkEEmsIfDL/6rA4FOx3dxWovWgWzOE0Y5eEhBcFAki64y1HB6mkJssjl/wbF&#10;DwAAAP//AwBQSwMECgAAAAAAAAAhABNXAJbbOwAA2zsAABQAAABkcnMvbWVkaWEvaW1hZ2UxLnBu&#10;Z4lQTkcNChoKAAAADUlIRFIAAAH0AAAA9QgGAAAApv0HmwAAABl0RVh0U29mdHdhcmUAQWRvYmUg&#10;SW1hZ2VSZWFkeXHJZTwAADt9SURBVHja7J1/jCzZddfPW6/XSF7L/fzHOkqEX49jJeDYeT1OJBOU&#10;eGo2/xgiMz3/gRIy3f8AEuCZBiQCSuhpFMn5B7on/wCKoHsUEjmSYXpiRcQIdnqc/AFBeOrZxoqt&#10;eKde5ATvBvza9q6w17v7mFv33K5Tt29V3arunh9vvh+p983OVNePW1X3e865555L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gFbA33Lj5NNAQAANwu7qAJ&#10;nigxb7aef99R9PIrNPni19fouB2hUQAA4HbwFJrgiWLj5z/8NG19+D3q5wDNAQAAEHRwMwk21r5D&#10;H3nuD2NxR3MAAAAEHdw0toa14APf11A//ujbv0Dvesfb4KEDAAAEHdxE7/xC0OMf3nxpQh95/7vr&#10;FyJfR7MAAAAEHdwsNjaMoL88If4ZXjoAAEDQwU310BUYRwcAAAg6uGmI8XMDxtEBAACCDm64d67A&#10;ODoAAEDQwc1jNn4+E3SMowMAAAQd3HwPXYFxdAAAgKCDm4Jj/NyAcXQAAICggxvunSswjg4AABB0&#10;cHOYGz+fCTrG0QEAAIIObr6HrsA4OgAAQNDBdSAvXJ4zfm7wGkdHSB4AACDoYKVivtdYe9f5xb/q&#10;E5T1zhW54+hbw9bdn/2NR/Xnns3aPwAAAAg6WAa7H3s/vdj/8Xrzw+85uRDdE0uYM8fPZ4LuGkdX&#10;4r01PNv72PuHX/2XP15jo6CG1gYAgJvLHTTBtfbQa3effeb8q7/yvtqz55+g33/mH9M/+OTLFJ5/&#10;Y3Dx197F5+TxuNWwBfy1/7qZ2s2X3vsf6Mc+8a0Rf6d/IeDN4cd/kv78q5+iB197k37sXzw1oeP2&#10;JhocAADgoYNVcNyePnrltd6v/v4z9PQHuvSXv/ZX6H/8zRMa/p0P7CmhLxo/N6hx9Ivtmyq0fvLL&#10;H21efGIxf+PFQ/qHn/l+YqEHAAAAwIo99fPzl779+M1vnD3+zqdq8ef/fOHfPFa/s3njpZPH/+83&#10;KfX57n8JHp+9+H9n27z+4jD+/X/8T8ePL/Y9RAMDAAA8dHA5tDv/9g/ozt0GPfP8SfyLt3/hb9P3&#10;f+6n4hB7EXeeqVFj7V3xz2+cj+h7/61NT//wHv2jo+9N4Z0DAAAEHVwWx+3J+L//8WTyxa/PRF2J&#10;9JuPwni8/PHFv3k8/aF+SszVd3/5i1v04kvfPrjYd4QGBgAACDq4DPSUsujg01/SHrcQdcX3PtfJ&#10;FvMP7tOdt9dnYh7/7gNdOvjMn5p9N9DAAABw80GW+/UVcPXZqD/3bDzX/CNr34mrvt1761fpLWs7&#10;sagrz/y1Fy489Nem9MxPn9BTzwWpLHcl5G/76Bm98SfjmZjHv/tr5xS9/Aopj//04vPZ//XS9MJb&#10;n1z8+fTiozLeQ9wEAACAoIMlCvh7Hv/PWKQfvxqlvvKWtRa99UP9+PdK1OmttViopaA/81NH9Ob0&#10;Ab3+hf2ZmKvfKWPABgIPAAAQdHAJAu68ec/U4vA5XfyrPHAl8EqslaArb92E2uPtLv6mjABfIPAA&#10;AABBfxIFuKbmhF+1gGfx1IWI36k16M0/GdNbPzyk135vO/6d2udbfniPnv6h3Vj0F2FlAq8q3yEx&#10;DwAAIOiXIuZEwwvR2a7w3f6FgO8tW8DzPHbllavsd+WNP/3Bbvz/q8Ah8Cpjfr9CG52gSh0AACzO&#10;02iCQroXnwdVvthYe9fe0T95Pq7K9vjVh/zbOr3l2dZqzvS1Kb3+5UEs4spgMIlwq0DVl/u5uw36&#10;+b++RZ9/dbO23vnt6ku0bg33LkR9gEcNAAAg6KvyzlX22N7Fp12wXZ2F//RCmEbm1+H5N7bX/tan&#10;dt777ncEH/mRn66pRVKUt37htS/9VF//Ym9WZOYpTnp742vjpR5D7VeNzX/+1Q/SZ1/+C3T6B9+h&#10;z37pf0ff+HakDnxgtYmqQKcL1+QPV5zGbbc1HC00rAEAABB0kEPfaHOud6nFXIXm0xPCj9tKUccv&#10;XvznxQvjYPTCHwUXP25ogX/3UgT+zQvRVvPQTbidHoVxAtxrv7seZ7S//uUDr2pyXgJ+pgT8pQsB&#10;/+7FDr9ixs+jjK8rgT+7+LQu2qjNbeEi5LbrzrUfAAAAbzCGni3USnxPWJjvOP6ux9aJmvybcalx&#10;du39VxZ4E1JXYq2EV2W7q2Q4xZ/7G49jj/2NLw9icb/z1los+kXj9nMC/hUp4FQk4K5rPCc1xqAZ&#10;XHy3kxHdOOf/W0OCHAAAQNCXLegnLLjzS4tqMVd/lxO6N1WJ1orHUqJ2xPubXAh8I0/glVCb6nDK&#10;M3/mo2czcTeCrsbTv/vptbjozFv/0pDe8gNNev0rB/F31e8KBDziax/FXnPVULiOXvTFb9QJbs/t&#10;b2v4iL10t+gDAACAoC8gsOdOz9It5tHFNmsVjlNjwWuRXiRlMBM7hwe/9eH30NYH3qTv/vZaIubP&#10;n9Cb0zCVABcLOlGq3Gss6mut2EtXn1/9vWfyPfAkL0BFIA5S51bu+s5ZrA0hGz9Th/E0ZS8dY+kA&#10;AFASjKG72RU/PywQc6IqK5YlY+9jcoWa9dxu9RnwGPy+2v6vvvJLKTFX4+avv+Ce9aUE/A01hv4o&#10;EXz1O/Wdg898Sk09y44q6PNpX5znIZ/nDo+F+0chlDBvDQ/4+wbVdsPYU0+LfMDC3+TIAAAAgBJg&#10;cRY3TUtsDEOHmEcys93L+9ce6S7p8HPbZ9z4Xe94284vPT+Nw+ozMb/biMfKTQjdabF9KIl4K1FX&#10;Xnt8IR//SdtwyRJlM+SgjJajOHtdGza+DNjzTrevNlDmjaaLFsLjBwAAEPTF0aHuekqw9e+bltAb&#10;2iX2rb5/xkbCure3eyF+H/+Zv1j/gRf/fkrMzbzz3Bv8XBDXeFf/SlEP9Ph8k5P/XEZHwGF3I+yj&#10;OJKgvegz71XadPjcFcHoiv2HltjX8CACAAAEfVF2LEEy3nPfse2ohCj32cNvx2PyvuPEF+L23ne/&#10;Y/fv/dB/vlDj6UzMVZW28dm3Zkuo5qFC7L9559foT3/41+Ofjaizl+66rjqfa39OnHUm/wGLestT&#10;1Afknvo35H+nORESAAAAEHQvwaxbvwkc3nnL8tqNV9nx2H/t4nPE+13PmY/t/u6F6P3S9r3as1/7&#10;V7GYP/ze+2j7Ey/Q5i/+7qT3yXDmeRfR/tXfj37wn78e/sKf/Ra98t5/Sq9/rhNXsNv72Psbcfhb&#10;esXaSFmfXb9boDdjwdeGig/bDuEOuJa7LfYbjnYAAACQA5LidJKbzFBvzAn6/LjulD3tae7iIkkS&#10;3ZTszO5iI0MlkrVUaPznnvsN+vZzv0W/8hmi/U9+KuJjT8Kt4cm33v4Twdsp30ZQ3jzpefKdAQ1b&#10;hyc/0v9n279T+7sv/Rr94odfo9ELz3anr762ywlsAzZeGrlTyJTobw03Yy9bjaurXIC861FttDXc&#10;JjO3P2HXYRjZVsoRGxCrMuqC2X31WWhG35+Gl3Gmn4HGzAjMewb0MIYrOjEpEQlS+6gVREwmJc45&#10;Kl0bwDWMU/YcAADw0Et2PGnPO7sjalpivhl3dLq86W6BmEdxUpmPmGtvXu3TTJkb7X7s/fTvX/5Z&#10;+sFf+KPp/ifDTjw9LukMT9X88SJOtaCfsrCOHr3y2lrn17/S+6F/9zP0+Vd/lFrPv08LvvaM1Zzw&#10;Mxbqx/G4f9Z4uRa/Tfa0hzmnMIyjAPq82xltKzv4uuWVB14iUZ1dvlcnntGAJrmHKlx0Z/vOElr1&#10;HOoiPGe8vf05if+uZ0YU0RfHc3/0fR06olPSqDXbtyoayT7ncOQ9bAMAgKB7dLaU4Z0bEQwcYl4j&#10;U9bUtXBL2jMPvBLIdGdt5myvscd7vP2JFybtf/3FgRJhxwImk8/+yfcVjqOzhz4hM+6tx8L3o5df&#10;WXv+E384Gnz6S+pvWVPvjkhnt9dyxE17dNmiHpJOgjvhn9uUhN/rGftuWEbW7gqfg2P+t0Z+4/e7&#10;fN4+RkZLeNmRw4A7IZ1LUBfP2ER8knbSQxxnSxqCaPHzcJX5Ck029k4wrAIABH0R77xJ8+Pi2cKi&#10;O9dN4XGZ744zRHDK07067JE0crxyOY1te9bxq5Cu9u7dSXQXHq8S66Jx9IttTKh3xKIQ8Pcjnja3&#10;OZt37k5eqzuMHxPh6HO7bLKouzzXw5mnrQ2hDdJj6pFo46njmOnOP9ujXFDO4wx+c/ydgudGzoLY&#10;8XjGalYb2EZfIIwede/v8v0wn7vcVmHKey4WwElcstj+6OGlnnjej7xnLJSnl3EOd/lZm4jnAqIO&#10;AAS9uqRbnbTivrWN6eQ7pCupnVke3MhRxnTIHeW2EAu3qOv/P2dhW68yrhief2Pyrbf/hI93TtyR&#10;T7gTDxzCFlG64Evao5OCKsVchd51O7R5u5a135DSIfUWGz1mzJ4ckY56hke3KsYzcck3HHZKnM+O&#10;eI5sw08WKFLPUXbCpDbs1ikpuGNC4lWMl4jXrW/nRKpWi44Qjdjgldd0hC4ZAAh6FZoOz9z2EELu&#10;cLYcnd78/GotZE2y65W7RF1ve0a6Vnq7UrlTva8obxydx8+/yePnU44A3J15kDrDPTkvLeqRY1em&#10;TO28mKeFe5ujAEXV9Mz+agWGTOA0wpbPgWVw+D03WWPA2tuUC/fIUrf7QszHuQmFaSFsC8Og4Tmm&#10;nheVCC/BUCpzTQHG1AGAoFcRwppD0F0idkLzWdfEQhxZ++yzmEcZHagR9X0hiKOS597khKZHxsvL&#10;G0dnD30jjgToxCoTcldf2GXxDqw2mGaKa/rcQ8d1TiipKmdPhRtkeP6usff7BeK+bGEJhSGzk9n2&#10;SeQgKjAypEgeWn/bFe3cLnmmMv9g0byC42vyRi7zmgCAoN8ybGHIGkPsZvxt5BDiYezl5Xmb+jtj&#10;Mmt/+09FqrMQP+LvPmBBVeOt63nj6Dx+vsljl21xrn3u0CP21PoiQeowx8Ax5x7mXOeA99u1fq8M&#10;molT1O2554mBcc9qi2CFz4Xx0rMS3rZE5KY3E253iH53JvzyPqfH1UelIzNJLkTeed4s9DXJyEMd&#10;XTMAEHRf7nlulyXmbUtk9rlj2i8Q5hZ7bj1yh6Xt7WucZGay3zd5rHUgBTVrHN0aPzd12Tu8MlyH&#10;BeqIhb3BXnWfO9dtys5873skUpnxdFtwZIKXj/dd9zS+loEcw96ZuxeJ131obducM8CS8zzMOf+q&#10;HvLxkqIWOwURmcvkNOeeAwAg6N5CveH5PZeY19kbaxeIs1llbJOFvyj7vclCrva/xuPsWV6xcz76&#10;bP652ysac1LSNqXDxs3Z37NXPatRUVayHnboUVLeVXpjmxminnWsvP9fpqcYCaG2a8q7POuxU/zT&#10;YeNR5rNWtbjKMoqy6PH3uhWZuEqiSzLaAICgP2FUEYVeRvJSnzv4MNfT1uPdiShnZb8nxWVM3fdt&#10;j0pdzvnocx56ljjoDGpZrW3q0U7mmvL2rVdaS6+sJkV95OGxVTW+Ksu6uD7peW/NvPgkTH44O8e0&#10;YZYUyylbZW3V6OEbWadfnd/gCXg/AYCgw0OPCXK2nbIXO5gb29Ph5ICK10M/YiEYWcKWFvVE+I1X&#10;7lf3PWM+uph/7rOPAV9HnXSxj7qHp9TwqOXeiT3WeW++xgZS51o9Ga456botmpbgmyiGva1MnDu8&#10;JiLems1m0FGflhDz7UozLC7PWwcAQNArETr+f5077TOH8Kukr4OC+twmtNnJEZAOC7leWtW3VKw8&#10;UWsc3cs7nz+XfT6XJp9Pn6//LmWHyPdyE7N0eDiMt0vTique6XN0LwRzdQlf9pz05sy4m0+GHM+u&#10;J+3Ju+aep5+xqgVdyrfLfX5WA3FuPdK1D8Jr8u7VIOgAQNCX5cWojvub4jc9DkW3hNccWZ1xg/LC&#10;lckiK0XzzI2nV6ey45k6RB8LjhxH5/Fzs655mRDmRJxLxNdYY6HPihgUeek9h5du9m0KrMjCKeWN&#10;keViz0nfscTbtW1NJD0S2XPPEx54RoZy73qpdtKzC8JU1EQZb9fLM9/KMawBABD0UtS5I1FCoxPX&#10;9Fhj1/I2DbuF3rn+7jg3iSkJs09IJ9adeGa/77GH+4jPZSrH0dlDn7LYPiqxEIaco28S+Vo81r5N&#10;7lXP6rlFThIvveXotGt8jCaH4M0yq1O6quSo9Jz0XcrOWLe37VJWqVe3AJefc62fl5aIGPgaPpvi&#10;PIfXarpbegZBeA2HAACAoN9AJmRKsGoxb1letN2pjnI6KbMUZtEY8ZA75nZumdhEyPdJj4NuUFIr&#10;Wxkg23IcncfP2xxlUCHzY/aSH2WKb1IBbmBdW3c2Rz1ZK51moqI98G5BJOAgJWBpITQi0+JxaRMK&#10;vsrkqENhcOiIQrZ4HgqjMH9bnSQ3EobQfsnz6otz8o/maJGUa9KvsoZ7WbqVrgkAcEsFfT7cO+9l&#10;6tKoU070amV02sR/GxdkMBd78FpAGyTrp2dnvwdCyNc5+z0VAjbj6I7556Z29jofa4dX7Wo4xNzs&#10;s1fgwQ74GGYVONc4ufzOWBg6lOHFGlGPKtzTZWMba+MS2xYlw/WEsHa9y52mjcywsO6B+75tC0Pl&#10;5MqLuGjjck9c0wjdMgAQ9LxOo24JtFvQ9bZNhzBFlnjuUF5RkOR4gwIxUgI6P74+n/2+TzpTXq6M&#10;5uL09179aP78cz1ue8hifMIZ0EbMt8mM6+pjrInvpT06XaBGJu/1qGj1MS2KcpsBzRc1KSpaE1ne&#10;6mrQ1z+xIgx524Y5Au/avm0ZMkc5NQkCzlBviahIu+J1TcR3zWprtSt4J5t8Tf2FrwkAEPP0LbnO&#10;OgvJwMPjG2Z4VFKsGwWexC4Vl/XsU974utr/VnwqZ5SM6xclC40PPvOn3T/+s1enKTHSnp1JdDNj&#10;5LWZmCTrvJtO/oEwOIjSdbbbmUKhzld72Fltc8iGSWcWOdgaHlC6RKy5Byqa4Krn/lD8rEShs8Ix&#10;10M2cEKPqMEBn7ff3HNlIG4Nt/k7ZgxZXU9kGS11SldOC0nWM6gm6urZ2mADwSQmrmdsrSIIPqux&#10;9RwRA9/vLn5NAIBbE3LXQpZ4QFne65Dmx20nlkA1KT/8StxRHnh48D2P844oayxZFwmRC6CEky9+&#10;ffDiS9+O2PMypVcf8vGOuexrWwj1VHjuXRGBCCyRJSrOylbXvJUjJCGfd8Py0m0BNFGJWqaHrqMK&#10;NVp9Kdgp+c0nHwsjwFdYxzSf3V/ndjafurhXPU/DzufY9sptwyt4LyPSGffrEHMA4KGXEXQjVCG5&#10;Q+4blLWq2vx2eeH2Jukkt7wOqssefJQTKWjxduszL2praHfmR7GA6O3vs6FSE9erF1HRXlJEeux8&#10;TOlqayF/r8/CIo8x5kz6xKvP98BHpEPmtRyvecJGUSi89A7Nr4W9S+7pS6bNtlb+1CTnNvbctu21&#10;bfp7UWxg6eMEwkDZEIbnpEQ2e4fvlU/Uop0yPJP7FpJ7NkOROBs2vba/blX0AICg3yhM1rnv4iCu&#10;VcUCys9c38jt1BOxXsv4/Ralp46dsGdmxtTbHK7d5+0afLxjSmdATzOu7ZH4eSo8QW34zF9vj4+x&#10;w4bCLmWNEWtRM4KdJfqnZI+16+sZUTrPwe1969C+XZZ1laI+Wsm2rrbT93G84PmGJY858f69/34n&#10;BAC4dG7btLV6HO716/QmnL0tRbchvKo8o+G44O9jay11JZRnlEzfsddqV0JthgOG7DV3rX0OHd9T&#10;meyPM85jSvOrWgWzaVTJtY55bHQz1YY53Tnl11ufkDtM3nFETuyQeyiuFwAAwC0WdBLeYZ4XYebs&#10;zhsEeVWstOdYL/BQtlKCr6fIDYWQF40Ju7ZpV/CosjKbu3HGtTYG9oTBEbDgjik/m31CeWPtxpCx&#10;p0sl86SpYN9Exdn0AAAAQX9CkeHnFv97mrP9NumMY9uDbRR8r+EhrElSnfZ091gAawtc24SXQh3w&#10;Z9EEI+MB73IbHLHXHbExkifYIXvxedcTzkUHksplecMZp8K4AAAAcAsFPUx5pjpxLWus0hT9GNJ8&#10;aPc+5S8cERR48PrvScLYcMFrUiK+PvN69dzwDi2vwtqUktD+Q+ElF0URirYJHaKsvO4Tyh9Hnjju&#10;SYTXGAAAbqeHHkuro/SoEZoBJet82/OgawUCco/S86SLBN9MGxtVvJ6s+dEHSxI6M85+yIJ7OsuC&#10;zq8FHhUI+jcdv6uTKXSihxCiOTHXx7YT6iDoAABwawR9PgmuxSHhiSVeKtQuM8XrDkHPo0754e53&#10;zgRfHz8gvR512QpZZmqau366TuZbVOgirgS3SWaqX1I4JHK0jeRhQVtFDmOpIf7do/kCNsdihTtp&#10;gAEAAKDblRQ3sf6/SeniLz0WqVbOPhoLTsmRY+xdTyMhjz2nJ6yFb9Gwe+jw+g0PCgTdGC95gl7L&#10;MZZ2RbTEMKL5ZLgJXmEAALh9gm4ns+2KsLuZora74DEaXp5xkgxnIgNVvE1ZjtUmWEJ7PRAe/8Re&#10;CMbDeCpbwW1iifseG1mqPc2xWwX3FAAAbi13bs2VahE9s367KbxmJZDn1t/T9an1nO68cq3dgr/v&#10;UDKtq85C9UD8rV7iitS5m+luI06Gk9erIhBHFVvLVAvLEsyNAkG9R8kiMFl/r3M435zviWWIqGp7&#10;d7nE65SSGu+Su1g7GwAAbpuHrr3xcE5glWeu/9ZyfCta4Rn1WMyVkL+zpJj3KBlH197scte2vop1&#10;yE/nzsGUmdXRAXuRjxHEHAAAEm5b6dcDy8tTyXE9zpR2FSuZOAyD/ZwogFllLbJ+X2fxNXXgg3g/&#10;OqHN1OwOKF2HPY/Q8r7HjsS/RY2RKPNaTTW57L8H7IHn/b3ruKa5LeP2NPtLc7j0p0MX+TlceKEQ&#10;s765XQpWRyHKEMaRF72/qsV0DmfnUfX4+deq7ssupevQy/fn2Mv4Kr7GKRvA49L3Rz8/ZsGhurVP&#10;fY4+ZXv182EqKG4u+Iw0uN3sRE8THfNrt/x9Bxn9SfZ9kffB5xqThaay1sIw7TvwPHcVRe145yol&#10;z3TxswpBf0JIFp1Qnl7f8kC7vIRn3SFoZUXRFEyJrJerLx52PRVMi7l5mdULtM0vYY3F6iRTaOfX&#10;AT9dgZddF+IdlhxDD6h8ToDrBW5yO3XntjUvvOpQljd1rcHHXK/s/Sf3+yCjXarei6rfPV3C8d3v&#10;lL7OVsFzEMzesTxj2O8am7wvde/bhfd9/t1zvSNm2douC8m44PkIltBuRwXnJNutV0IMzbBU0+P9&#10;NO/opPKzpvuGruexBh77C0R/OCnR14Bb5qEPeVET1/rbLXKvTDV2iql66Mpluh9ZxoJ52fbEMU7j&#10;zmlrqKd76f3f4RKsTSHkSvTPLHE/TJ1r0onVF2yzgJfUNFEE2R73Kb9eveKbopMhSyDrc22u783Y&#10;0Rl1HS9tT1yr2n5/ic9KnTvF7dLfTDrUImMq8owwRDnGjuKeEFTlYT70NJTKHt8llPK5NsbyqfhO&#10;gyMsJvKkxOk+C3GRseS6lnt8r43gnTlWH7Q9TWm8R+Ic5ZLBJnelTnrJ4V6B4bGoV35C6QWU7HYL&#10;KL1AUz9ut6KprX77tve/iFFyYu3DeP2hZQBtkP/aC7uzPjmJnAIIujNcZzrpAc0noO05vnPgWMgl&#10;8ugAk6lp7lCxfHhHlM7inpDMWj9ub3OYb4+90lCI3oBDWROHF7Msq1V1iq61qutUXGDnwcyY0t7q&#10;xPr+A0eHdOh4+fcyvXO97+MVPC/NuI69r2eU0PfsKKNSoqGvd5Lh0RhBPyxhaEaVRSvpzGtCfDsO&#10;kZ7Ez6g+x/4s+qHfxaK6C1nX0mYjs0XJokWbGe0ih9Y6GfdyEhuDafFXhke00Mp5foI7IJ10O804&#10;p4CNphoLHGWKug57y32Pcwwns/9FDH4p5iFlh8jNM1DzaJ+69e63lmyo3wpuS1LcQ9FJTym/XrgR&#10;jYgtdnt8q15wnHsOizMrtFbnzivijjsUL7/pzDukM77bs07NjCfaL5F+cbZosfHziPffo/Ta6JSy&#10;vPPFoy4sddfL/k6HN9XlcGfRuXf4O33yq51flX6pREM9q6B1C96lo5SYq+cyz+PW935TPA+t2aI/&#10;VdDvwUREkRqOd+AoZQQUGWZavDeF5z5ccpIpWZGbNpdpLmq3NfE+tPgZK9r3KHYEiqIgqs+p4gEn&#10;yzYbMd8sNCT9hq925/7fxxAAt1LQw1QnrYUjb6zsgF+euvWgFRVUCS0PreiBrDk6m7Hj4V6zXo4D&#10;7nRajhe7waI/rtBGm3zOndiDc72oul2KxseD2TbuTsMW4l1KFsPJCwX3OErREp77KsNyRyW8i+ET&#10;/xbpdg9mz6lvhcNkJT3TsXcX7KwPrGfNjpLUhDE58jzH0Ioc9JfYblIEByXOyV6BsF9wTyYVqk6W&#10;uY46JcOVUxbz6RL2WxPG8Fj0nVgmGYKeK+iyk26Te+w8YsHfcXQYaj8bsxdJZVhuDc/j+ena66iR&#10;WVNcv8RFYa0jR030A7bG604LV7/Au3z+/XicPdm2WcKYICvysDn7Ob/D2cj1irXgRwUvelKAJ0kO&#10;NMI+yLgvIc8MaIiObbqicbapiDT4dOzGa53Sk12OdncuUuLvWUdCiBftrKfO5zwtDFHpIRP93kvv&#10;v76kdtsR590reU6yYmLd4aVvpaIRq6WZuv/LmzbaSkUv5qtpAgj6XGcSiU76JGf97R53DE3xEjWE&#10;N9gQL2kgRLsvvLQuf3w6hMhxriPnw5yM9W2y6K5x1OCMp3uEbOF2HYbI1MPjGXp0OK0CL7pfIPh1&#10;y3MPUh1GMhvB7sC3RTi15jDUlm0AjmbXOx8Jkdcjx823C9r5Jnvn0vAaVzSkBhlCVJZaxvsTZHjx&#10;Vb3/5hLarSH6gXFFETywDGqXyIaXkEQm79l4ifs1hqKZRnco+t4AMu3PbZqHPhHWeyNOrlHhqa1h&#10;R3hhOhlmvgNv8AsTxskpy1uTe5LxEqpzUp7/8WwaTVrMQ+G5K691gzs5e04rsTAdUFJprW51hhM2&#10;AHZn15/vfU8L5gGrc8oryRrQfCYsWcZTj9Lj0W2eBXBinf8qS792RHuqSEg4d926PfZmYqWGKPT0&#10;pyLqs7n8+Ybo/oqurcrx5X16UNGwnvKUs4AWybJORwomGecYVjzHcfyOa+4voa0bCz+v+tmP+Nlv&#10;iOdP9kHHtHoC0W8tx3BNhjYTw0X3wcYh2iWs2QBBd3BqiYTyvE7jsJyeTiM9z425DjDdgSzLamw4&#10;MulNx9cmPU5u1g5Pi/m8BX9knWOdkmzyE3KH4GtzwlnckfY8vLg8633D6tg25joNfU9GfG4d7mSH&#10;jnYfr+xpSe7BycwY0tOkpuJah8I76ji8xGxB9Qsnrk7QFzv+ZEnnUEUA5HOQHSlYbBGlxc4xex+L&#10;eNDRks7nurErjATZtx3yM9pccq0JCPoTwpjmE5eG7Hm12eseZLzI9yzDYIs939aC55Q99UaL2IYQ&#10;FLeY6/NusGcc8bY1Fl51njvC49yh7KS9DiUFQCaO4xivKm9+dpNkWFF5gfNeZlCwD+MV9bgdBhyd&#10;aM11cItWdCsW9ZAjOMOZp54YPXLcvOyc9asea79ZY/3JEJgcxgpp9WPGN4moRHsGlBSu2lyS8VPl&#10;vspCPfYw3kAYnV3cawi6y+NyFS5RiW1rVpnDIMfKNmPU2zRflGbZ0yyUd71H+WPg0mMx57TFn7YQ&#10;8GGOhW86+HrOcfrknjdrW9sHMzG3PWizrGtaiOvOttYWeZu/M8ww0C7juRmxYdWaRXXS1bTalSoK&#10;Llo6dDEWPf4ypgsWh2y1ITfMiBDkT81yRb5WcY7l9rFI/1Bf8O/X2TufH+rT/bVxmpqxYY21Gwp5&#10;6pZd72GGl+y/KlmSYLcjRHSbqifh5HVmSkTXuQM7y5iHekpJCccWn5cRmDO2xOXY8yjDOzujrDrZ&#10;Zt5wXtawtvpr8XnoBL2JY187DiGuO8RCemZZ9+bgEp+bDsmpj4nnMCpZEvcmM3VEUaoaA+QZIRhb&#10;203Yo8yaLjV1PkflvUZpUC9uPCVsLBChqDs8cfnzvUuMAiw+Rz89I+Gw4B23hwYBBJ0op3BJMBMt&#10;v4ISh2TC4DpJbMKh5fUKVn0wl8lpJ8Dp8Vkzpp5MU9OlYbuU1Jg2Ickmf1xWe4vP3UyHkZ3miaNQ&#10;hx1qzqLL7dJiD9DlwTWpuORozdqn6xpGlzqmpsXDTHOUGfadW/TuyChRs9I8cv1cm+8dl2x3IyR5&#10;79fEMh4X8RqXFQUKree/CnuWAS+di+mC+y7DZPaOLp59Lq/pnbOpvvKTVBa07wuAoM/oZQqSFkqf&#10;jsqE7tPjuPPFKXxJCpi4stkTY8RUjjpnL7jqS1y3hD8Q15WIepL41csNXybj6wMuSNN2bNPk65h4&#10;dv4BuUvyXrZ3Lu+tFPD2LQwBjoTRVa7a2/wiO+MS7b4tjnuSaUykl0gOSouOfu5bM290GTka+hkZ&#10;zd67slXy9LXuigjE2NEXGZHdW/VbYBnbi7BriXs341MTbYdCMxD0uRdsRO5wn0lQ89lHRDIpThkC&#10;ySIkY+74y3iQNRZ1t5inO4cD4a0sgmup1mM+9xNRezr0mD6lVxfzHV9Pk5cbQBneeXiFz86AxTy8&#10;hf3FAaWrvZV5BuWCQYNSERZtBLa9RD1tsA+9IwnpWQu05OjLgeU4lGk3WXfB9Y71Fth32ed/bBlM&#10;rUr7SUdqBnwNeR946RD0XLK86OyFTdSLkn5ZDimpNxyQXO5UjzWXLTIScIeyWSAWrRW2S4NFS3Vm&#10;Z2TKwOa/nLpCXv468WY+9yj1UuvfhxkvfD1D/K82zK1rcI9u5VujRVgKyEmh16TeDz00ZJ7bkMpW&#10;S0sbU8aYPcoRnbGIRJ0UilxivDaE0TheYrvJazYGSeDRbieiP3Ib1ul74rfv5fWdQ696Bvpamg7v&#10;POT3aT/3k/QbwUoNlieAp29px6SmIw3IHTZ0WYGnwote54UNJjxHfI87ml3HMda54ynzEO5Sfth+&#10;Z0WtMqVkZaQdShaiCSgrPJrUdi6attVNeRdJ5vrdnO1dPCmZrmXGIKMV5AtUP366boN5JyZs4Jr3&#10;wtQj2KJ0WU+zmMe04nvbEatyBbPiUG7RqVNSGOiMM6aPyYTSk+meW5aRPPKqh+7bfmaISZctvifa&#10;40S0mylald9u2cco3nfasN5ZsO9sk6yKuTXc4ShEyMebigp5W3y/dBXLZHiOyH/o7ED01Vn9o+8z&#10;PX2So2u3U9CTziFwiG0ttyPUAr0uwl1HpEOI6xnW8zpb2qZ+eaNAVBvs0WSN0dproi+LiJK1wCMW&#10;8RZb4VnjiUfcAU4KOr5g9hImy2+aqSmub7m889ET5Bk3UhGdfNQztn+tjq/rNigj1yyEEsw8ya3M&#10;NWrylvQs6yEaMVZRnodznqs+xrpYethEtloF51hmLXTf9rtjtdtDYbD6tFvWMqvkuCdl91217xxx&#10;5TozFbZOcrgy/3i7QlhHnseLxJTjVsYUNt9nepJrHN1wbmfIXYfP6+QfFk9PhzFhpmSd6q5HJ0Ts&#10;pd6xPNopmXWDdTjZPGxnTotTC+tkRSJzRnqN9W1KJ9y5st/7M8OojHeeXurRRD+K0Alpqj2Wt2AG&#10;WLRT10mackqf670ZsVe+vZToit6HXOq0mxn218/mGr9bUY4hO4i3W12p3bQ3nZxTUbutFy6zmr3v&#10;qOB9GpGeyz+peB0TdmzaBf2RGW7YttY8L2ucS2++hRewyHq8faJ+Es9nTcbP8jzzTcsqn/LLFvFD&#10;es7/X5QJfkRmjFwLYouyK8C1KFnopJMKe2ov13hHD9jqXVZRmw6HVY13o45/SDJZT86RzwsHJ+uc&#10;r4k2kLkGd9g46hYYU2szY0AbG+C6GsrJcxhdy3KdaSM5vBZDOKs8p/Q9We31po81vaWJoxD0K3qJ&#10;hiwqbQ9RtwVdW5hmrE2L0pYz7O4W6QMW4c0CI8AId4st2p6zk9RGhfmYVeCq0uMxOXXMDTLj1tXO&#10;/TzlBaSTfIygtyg7o30qjIgz9vRHeG0BAACCbluTZzNhzhd1lbxlj9FozzFJ9DLh6n0PQ0KJWNtb&#10;nJLkMz33XXvM4wxx31/AY89PWkrOvVO41rTOA5gKo8e0t2SdTBLPPBEbA6E47l2UfwQAAAi6S3TO&#10;yEynyhN17UkGDuFJRDn5bva4VFkv1+31NklnjgaU1GB/IH6WGaytSt55/rmPKG+oQG+7x9e3Lgye&#10;oeN8zFjomdOw0BzxtfplHwMAwC3lqVt+/Ycz4dPh4Ij0eG1oeYpZ7ArRN5XEjpzFLNJFY/bJzPUu&#10;U5xBiaMyIHSC0V3SyXWmetN99uID/tSpfOnKLM+8L869Q+niM67IR5/mF8/ISlyyjYIRi3mdDaTA&#10;ulcAAAAg6HOMxM8Be4p1HgsfeAh6IyXe2ls35VNrGWIeim03498r77VKbWxd5300K7eqV9A6jD/6&#10;5/YC7WEq4BlRXbfOfV7U9dDACdmV1JKFW4oMiA574SYa0pjdg6ta4hEAACDoN4B0nWVir/AsDhlr&#10;T9RnWlvT2qcR0X6mmCfbTjgiYI4bLPkK6yW2naQ8an3eZ5SMq0fWuadFPVkZzTVffKvAOx+zwWCy&#10;648sAwDeOQAAQNCLZd3xuz4ndU3ENKksT32DBfBMLI6wyd77CeXVZjdGhfamD0iH64dLm2utj+kT&#10;dk9KqmpxVuetK8DlzYOVop7Ufe9wqcf92Vz1oqx73cZTzmnYK4wcAAAAgKA7xCRrSdUme80N3i5L&#10;0I1YHbAhcCJEvUZmXfCt4XluHWKdNW6mvZ2xIC5D2NuUH3pPCnXoxDV1/qfsMU889j8mk5CnEwvr&#10;vA9dUCYpZzkfEUiiAQFHAxoZkYMIryoAAEDQfchaLEKLU1KJauLcRomY9lYjSi/Ussl/P+K/7RQY&#10;FxGH7JWwq9rM5+yxBwsYLKbE4iTD8+1xFEEJqioducZj8sXTwxLxnrCY14QwGyHOMmIi3keL8msA&#10;9PB4AgAABN1X9LIEjyi9tGnWFLOG8FbN/w9FmUqzVOmB5/kYYV9jkR2yh9+PjYtqCXTqPMyyrhO+&#10;liYbGcelhFwLsZlXHoq8ASnMh1YEw+YBh+TzCj8PkAwHAAB+3EETzATKVDbLE8tJhkCZ6mpNSi/r&#10;KOepD1lAq9VP1gJqqsCZZUdDFnz1rxHiHUtQ6/y5z9+r83UcU1ZxmuJz2WOvXl7fPqVLuK5xadyT&#10;jDYLKX+hmsVW5lr+s9GwrsOsLBVdk+e3Ie6vwQyFVHneAu/v6QhS+VKf6eGY+bKkSWQqcpQ+LruM&#10;pt/55V13tePOH7/ourPPrU7JCnKyTyqzjxa/99MKz1eNUNL1WvM0mmDmwaox5E3KD/9meZsb4uWS&#10;9ONVgnTY26xQpbz9g9ILQeiXyJ4KZl4yuXRr3fp3SrrwzDEbHtVfRt0RDfm466KDqltiPhUdcKMg&#10;qnF9xVy38S5lzaHX24TkU5I227CRRGyIDUp20F3Km9GgV7/yX0nMFElS74OfqOt20tuXeb5k9cVN&#10;x/tzMjOY0yu+lVktzjCmomV+k+vOWpehynGl8G56Xrd9Xk2+x653psvbjPk5LLpfyuDfouIlj2mu&#10;L9P3WV4HgKBfa1EPWdSPqNyUr0AYBVNhEKh/92adkV52MCQdQt8ie752uXOdODuCZCW4/aW2je5U&#10;hnzMdUtwhg5BNkJfdnjguoi5XHoz7fEmhpTpnIe8JvSiK4oZw6hYHHXbHjk6eRmtCRxGpw+7ovP3&#10;9e5rwgi4jh5cp8R1Z625fRWRoSOHIWieQ/n7ZvzZGg48VkBs5qwlDyDoT5yor7NINUu8fA3hRQep&#10;TkK/ZFPhaa+z8J6wZd25tjXKtXAYr7zNswJsLzZwCnr58GTvUpawLL5mWaZ2Sjr3YeQI+zaFdxwI&#10;QStau/pORjRgh4+bL47zJYoj9mLHjrC1Gaqpe157TVy7qqDYKzGsUGPjZrUGmTZm7xRcx76IGhVf&#10;g37O5XXPv5N5x90aPp554jpfZRlini6u5LrHyXnvzhwI9d1isW7FkRuI+hMFkuLcHcaU50ZvUnYi&#10;nE3DEjOyvHT7GPuUTFM752lqtWvTBrpK3JB0XoEaKlibE/O0VyN5UNIrNF7/dRPzkJJkwcjxjIz4&#10;HspkyKPKIqU717Z4bvo5Xpt5Vkbx8rS6YuDUaaDqWgK+Ida9uY6/HCZsXbvSZzd5LtV9G3h8q1XQ&#10;DpeNFPMRvx8jh5ERib4kFGLd97rmMqWnAQT9hgv7hMvAblNx6HHDEjOyvPSaY/8mm32bv28y2etX&#10;ds3KU0yEnCgv+12fpyuK4euhj0iH169HmFYPK0gx9/G2jfFnno9AFBiq8syNRPsFjudGjpevYsGa&#10;XRGZyDLY/ET96ugLg6ftGS1YxnUv6zncT4m5Lutc9BxG7IBEM4PEb7rrEKIOQX/y0R7qHr8sYw6j&#10;qWlknQxxD4S3SQ4vvVVgOGxSspzoWZxEpV60y/B0zLWqqXHa+zPz0dsFocqu43cyC9bVoYzZC73L&#10;+59wZbm9a3DXpVfTLhk2lmWCu4uako7IjzGg9mae57LFXHfsiRCaZ7dch9+enbc2DK/CKGvOnjWf&#10;pL70dXcqXveyzr9mGRcd/6cmfl7bBe+nNLpDiDoE/bZ45xG/YI+4uEuTfz9g8b3LFnGPRbzGBWYi&#10;cofpd72Omcw/V9nOKnHuEYv7Xm6luWqe+D6XWz3nCEEnXsXNFWJ2dzytDME2Y8IR/3+Pvd07vFLc&#10;aNZhJtGAq/XQddtKzzcs+bzIdQFqohjRMpH7XEXBnV1x/WNhnHZLtINqAxPibl2qqOtnsl9BDLvi&#10;umWE5Cq89KYwLnqlcxHSybJBjkNgamSEM2N2mf0LuBKQFJf/cqjFQu6zcLW40zAZphElc8DHlgAc&#10;0Hzmdz0WsKLpTWlxGInkqw3Sofs6v7Dy+FNhdUtvrj47tv7co2Qea8j76WWMjReR5VEfio5ljYW9&#10;zp2LSdwJ5ry6qy8gE2R4yGU4FO3SoPLL1xruWx20YWPOcFqmgZdEAw7FvwE/u/7z0k09f/PeqHem&#10;OPN6GeyJZ/7AK5kveT7ldZv3t1HqupfDMu7xoXieg8z96Fk5KrJ0Rtd/lgKAoC9F1NtCVClDkMxc&#10;XyOSh+QunNKlsguNSHFPvBBT5OSdlhcRWN6WfDFVYtsD0kurLtZBpcOCkgF7p2bOqo/FP/IyclaP&#10;9GSqTiUM+TlIi3J5YW1mdOhJVvvys8h3Z9dung89zdKM2e+S/xQ2894Qi7qKLj1Y6X1O10KISiRY&#10;Zl23GYffKXXdi1MXbRhV3If8Xr5hqYs/yfobZh5+RACC/oTS5hetSKCM97tH7mVX67w066DymeiO&#10;fHLJnYxNn9zzy1tULjt4dI2mzWwsoSPNMhB8RWlPiNKU5sPqDUeH7bPfFpkKgS5jLp3ceODw9rqk&#10;5y7XS7ZNR7wTQ54mtSpRH1rvq68RkHXdB3zdZafuLYvJAn3ERBiWvoaoFPWjlU89BCsBY+j+IrpJ&#10;5UJgWR1690aPVWkPsrUEERtdszmwoRWBuIy2bHAeQZ8TEo2hpMd/50OfVTvYHRanoMBLnToEd+DY&#10;rux7I5OvghW0Y1Nc27hEBKqbc92jyte9HBoLPVfl+7iQZELjVU89BBD0lYu6np60qIdhim/cvJdF&#10;dxRHS9hT5xoWtPjmwp1p+p76hO132LOUY7/KaFzP8GSNlxgs8Z7K5MZRhiiPZhGYss/tvKgfLTm5&#10;sya8c/9EuPQw2oHjvKOFrntxFjle3fHM+Nyr8ZyoAwj6Ey7spvjHIuEovVLZKryV1Yl5i/Lr3PsQ&#10;kc52H1zDK5QCvFVxHzIL/YHH9j3ruD2eBRDltF91L8xNS9zTrNUAD4XItCoZw8k7Y8Zpl3X+3dT5&#10;+4fG90gW5ym+7uYlPYenVuShChslDUt5r0Z01VMPQWUwhl5N1EdcsrVfooObULJQypSSeue12VhV&#10;OjPd9sTS2exVx7fSx5CrPk2tlz8SU/dqLCbblNQxv09+eQVm30osBtd4XG5iCXOVrGw5vWvs8RyZ&#10;BYHMKn9dXswnzOnszfO2rHrjcs7z0GPsdZf8Kq/Z1xrOJV8tev7aKJDz8vdLfHun5HWXT2it/hx2&#10;RVuPS7aJNLqiShnrun/boGSWAvp8CPoTL+ra61A1n7MzurWIy5cqme+svnOPkjH1WskX1wjwKc1P&#10;m5PbBexx2st/+hzDeIURH+ubZKbMpeuaN3LEfXIj1jTX4jriTqwez9EvIxA6oa0+8/h8DZf5Vf7y&#10;pg4ZI7LGHe3BgqvnNS3jzuf5qMffqzLVMRF1M01qUaVIFwIqF22qct2rn8KmE9oiSqZ6lm3rIcl5&#10;7NXPQ85SaBGAoN8iYR/PWdKJJ9zk+dcNWiTRZR7TEQVsFKhO4JDM1DFt3bdosRA5UTKHPUh5ofpl&#10;n7DYP2DBH9zwzNgeJYU9dJv6ZGVrgZAFTXolnyEldEqQTI32I546NHWIf08ca9GFUHaFJ7fm4fmd&#10;i2drXPF9Mdc6XOjZ1G0ezAydckK7IyJd6yWuu0uXM7ukTcn49ZCfQ5+13OWCUuHCMwrmp+wCCPoT&#10;TCLapmO5X8LiXwYT4TmbOenJXNxkTPTeCgwKouz5+EboH1ISyg+vvdjrObkd4TkOubCQe2xWd3aq&#10;veVUve1KU5yUF6aP3ednyr1ymy52tCWiQue8MtgoR5Bqjt/LiE3P4/xMBGOPPcd65alcOqRLlT30&#10;6hXh7NUBDzyve8zG8WLXXc5LH1Ayzn/GhtwgZ02FvhDeKS1v+VffKbsAgn7jmVKy5OVlHGvC3nA6&#10;jK07KZMcNKIkieceyUIy6aI0Gys0POz9DuiqS7tWF5s90oVRVBueii3t9tOd6CIh2XRlwgafg2uV&#10;tG1K1sk2syaM9/gw5xxd3vm0hLd9IIyX7kKiodu5TtXq3tt1EHzGwEOuVrdT4bp74h1f7Lr926fD&#10;1yTbW1WKDMVz+E6aH+6L2KgMl3QeckgIog5Bf4JJxtF7ZIpvLB7itr3vB9wZhRnehplfrLZfE4ls&#10;AZmkPe1ZmeIYE5Jhw8RTu79kL95Mdzq4cVWntNiE3H6BMFKyxFG276LHbrPQBaSHa4ZzU/zMVLCk&#10;EE2NvagiwzIShp3ZdlxivD9ib7VJWWuGl7tWtZbAvVIG8XwdBP+IWHrN81HJ656Ie9K5lGiTFvVj&#10;NuzqlB5mczGgKvXf/UX9HJ0+BP02CHvEVntbhPQ2MrxVW7RNR2vqshePl6VDbFO2yMfWOal9r/NS&#10;jKbi1fwLr48VOjrNOiX1301n0ii4FpPFP77x9aD1+W+KamImq18aLCYh0UfIDy0PP49tkmH8rDCv&#10;nv434OS2Bs2vPy+fq4m473VKwuyjki3To2RKXk1EjhYxYKbkngbas94T+/dliPh8q153h9Lln6cZ&#10;5xR5novf9smaCA3xHNasfZ2WMMzMcxiVvE9G1HfQ4V9f7qAJbhhpr2xCOswbFXzHhG8blISGx2hM&#10;AACAoIPLF3Izzac58wjKTasyiUQt/s3gklbAAgAAAEEHQoxlUkq78pQUvYqUCeeOrmEJVgAAABVA&#10;6debgRHz6UJirtBeuRHxFko7AgAAPHRwOd55i3SoXWc2LyvZLNkv8X4naGwAAICHDlaHyiqNlirm&#10;2lMfkV4FSxkKAZoZAAAg6GC1qBD5+kqmgZkpMZez6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hj/X4ABABPQ1gm5HC/VAAAAAElFTkSuQmCCUEsDBAoAAAAA&#10;AAAAIQDhuNEk1voAANb6AAAUAAAAZHJzL21lZGlhL2ltYWdlMi5wbmeJUE5HDQoaCgAAAA1JSERS&#10;AAAEAAAAAU0IBgAAAJ7jHZYAAAAZdEVYdFNvZnR3YXJlAEFkb2JlIEltYWdlUmVhZHlxyWU8AAD6&#10;eElEQVR42ux9BbhWVfb+oltCUFRUVFDBxMZAHTtHZRx7xO7BZLBr7MRuscYCGzuwE8UODBAREUFE&#10;uu7/vL+zzv+eezyx87vf9931Ps9+4N57cp8da72rGtXU1JBAIBAIBAKBQCAQCASC6kZj6QKBQCAQ&#10;CAQCgUAgEAiEABAIBAKBQCAQCAQCgUAgBIBAIBAIBAKBQCAQCAQCIQAEAoFAIBAIBAKBQCAQCAEg&#10;EAgEAoFAIBAIBAKBQAgAgUAgEAgEAoFAIBAIBEIACAQCgUAgEAgEAoFAIBACQCAQCAQCgUAgEAgE&#10;AoEQAAKBQCAQCAQCgUAgEAgBIBAIBAKBQCAQCAQCgaCq0NT2Aj0HDpdeFNQHlgzafkHbKmgrB601&#10;/3520H4I2sigYXB+JV0l8IUxQ/pLJwgEAoFAIBAIGg4BIBDUw5gdGLSTgrZUxjErBW3roJ0RtGuC&#10;dmnQpkjXCQQCgUAgEAgEgoYMCQEQVBJg5X8kaJfnKP9xtAzaoKC9H7Ru0n0CgUAgEAgEAoFACACB&#10;oDJwddB2MThvhaDdGLTm0oUCgUAgEAgEAoFACACBoLyxftAOtTh/56CdIt0oEAgEAoFAIBAIhAAQ&#10;CMoXjSiM529keZ1jg9ZRulMgEAgEAoFAIBAIASAQlCdWpdCCb4uufC2BQCAQCAQCgUAgEAJAIChD&#10;bOdwrK4t3SkQCAQCgUAgEAiEABAIyhP9HF5rQ+lOgUAgEAgEAoFAIASAQFCeWNLhtZaX7hQIBAKB&#10;QCAQCARCAAgE5TlG2zi8niQBFAgEAoFAIBAIBEIACARliCZBa+Hwei0dX08gEAgEAoFAIBAIhAAQ&#10;CByN0aYOr9dIulQgEAgEAoFAIBAIASAQlB9quLnCrKDNk24VCAQCgUAgEAgEQgAIBOVHACxweL0Z&#10;5JZQEAgEAoFAIBAIBAIhAAQCB4Dy79JiP0m6VCAQCAQCgUAgEAgBIBCUH2Ctn+3weuOlSwUCgUAg&#10;EAgEAoEQAAJBeWKmw2t9J90pEAgEAoFAIBAIhAAQCMoTEx1e63vpToFAIBAIBAKBQCAEgEBQnvja&#10;4bUmS3cKBAKBQCAQCAQCIQAEgvLEV46ug2SC06Q7BQKBQCAQCAQCgRAAAkF54gtyUwpwatB+le4U&#10;CAQCgUAgEAgEQgAIBOWJcUH7xcF1EP//h3SnQCAQCAQCgUAgEAJAIChPoArA5w6uM0q6UiAQCAQC&#10;gUAgEAgBIBCUNz5ycI2PpRsFAoFAIBAIBAKBEAACQXnjLcvza8gNiSAQCAQCgUAgEAgEQgAInGCN&#10;oHWSbvgLPg3aLIvzUf7ve+nGv6BV0FYNWhPpCoFAIBAIBAKBoLrRVLqgbLB+0A4M2qtB+6aB9kHb&#10;oHUN2jJBWz5oc4L2EP9tQtB+DloPw2t/R7UlAKHsHha0hfz7X/jaDbFE4NygtQ/aHUF7ImjDZSoK&#10;BAKBQCAQCARCAAjcA4rodkH7Z9A2CNp5QXu4yt+5ZdC6c1siaEsHbbWg9Q7aCkHrGDsWSvkjFJYA&#10;nE+hFd+UAPg29v/FgjYkaM1jv4N3wdigfU2ht8F4JgYm8Ll/Vun3WBS0d/n90SfHBu3moD1PYdlE&#10;gUAgEAgEAoFAIASAwBJ7B+24oG0ctB+D1pcV3mpDO1bwN+V33ShoS6Uch3dHpv8vKXTVR/uJFdS4&#10;Et/X8Dni7v8zgtaPn2MlJh5W5X93C9ruiXN/Z1IA3hnIRTCKyYhqAt5vx6A9HrT7ue+vCtrtJKUT&#10;BQKBQCAQCAQCIQAE2ujACub+QdsqpngdUEXKP5RoWPN7Bm0zVrQ7x/7+WdA+oNDCDvd7JOb7gUJr&#10;+5yCa4/mvjLB77H/w5vg3ZRj4JEBr4QVg9aLiQuEI3QP2jr8LsTP+T6FVvJvmLj4gsJEg5UMvNdO&#10;TAD8I2hXUOgRcEPQnqTQO0IgEAgEAoFAIBAIASDIARTLY4I2kJXLCBOZCKh0a/IqQduBlcZNEn+D&#10;sn9n0F6hkOz4yeI+NufOVjhmIX8TtDcTfwN5gwSN8GLYlsKcDZvF/g4C4LGgPRW0dyqYDEC4BQiq&#10;NvxNQehcFrRzKfQIuDZok2RKCwQCgUAgEAgEQgAI6gIZ1uHm35/CGP84oET9s0KVf7j1bx60rfm9&#10;Irf8WawEw7r+FYXW/XEO72sThz/T8t5IEPg6t0sorNQAEqAn/7tN0E7j9iUTCCACRlDo3VBJQGJA&#10;hKg8QyHhAbQO2ulBOyRod1EYGjBGprhAIBAIBAKBQCAEgIBoDwqT+q2W8Xe4sr9RYe+0NoWkxcFB&#10;WzKm9CNT/6NBe4n8Eho2Svxcx8+CBHnPcYsUZBAhCPGAJ8Sh3CJS5Gb+3osq5FtP5+cHibFY7Peo&#10;0vCfoB0RtDODdhsVh24IBAKBQCAQCAQCIQCqEruy4rRLzjFXB+2FCnkfxMLvRaFr/9b8O8SC302h&#10;pR9J8SaW6FlsFM2Znp8Niv5L3KAgI+nhOjwO9uX2OX/3p/i4cgc8GUD4oDRgm8TfEBJxLY/164M2&#10;lMLcCgKBQCAQCAQCgaBM0Vi6wBm6UGgNfbxA+Ucm+ZMq4H2gwA6jMLb9bFb+h/G7rR60QawYTizh&#10;M9komAtL+JwgA5Ag8GIKiZN1g3YjhSUPjw/aizwO9gtaszIfB/BwuCXn72vx35+lbG8XgUAgEAgE&#10;AoFAIARAVQC15GHxhXv3IQXHwm18AJWvG/hS/C6IX0ese39WAOHujTJ5e1JovV5QT88314IEWFCP&#10;/fph0I4OWg9W+hE/jwSC9wbtYwqT7K1ZxmP8v0F7u+CYv/ExSBS4pCwLAoFAIBAIBAKBEADVBlg8&#10;kSgNlt6VFRWpsWX4Hsvws33B77I+K6cbBm17Ci285VACDkq8KXlSDqQLCKD/Ueg2j+SByBEBr4CT&#10;mQhAn69ehuMDz30ghZ4NeUBySHg4vBe0HWV5EAgEAoFAIBAIhACoBrQM2gUUxsD/TfEchAdcVWbv&#10;Aasz3PgR640M7z8H7SAKLdUHsCJXTkApv3mG55ZbfPp3FIZWoK+RNwI5AeAdgFKJCBHYo8yeFxn/&#10;z1M8drmgPUFh8sPuslwIBAKBQCAQCARCAFQqVqSwpj3KvbVRPOdPVvbKBctTmLTtY1Y0J7Hivx7/&#10;/scy7XvE8dcYnltTpu/0W9CepDDHwrYUhl5sRSExg7j6jcvoWS+lMLeBCpoE7e8UEhvbyrIhEAgE&#10;AoFAIBAIAVBpOJXCsmgbaZwD1/P9KbSu1zdgbX6AQov/gaxson59H1b8Z5d5/6MKgKkHwLwKGF+o&#10;ENCPwtAL5AnYjsJ8DPAI2KEMnq/GYCyDMAORcV3Q2soSIhAIBAKBQCAQCAFQ7liCwpJnF1KY7V8H&#10;OOeJen5+JGU7l0L3cpT0gzt3f1Y2oVzOqJDvAA8A01j+mgoabwi9OJS/D5RneAQ8HbRbg7ZGPT/b&#10;ZArDRXT6s1HQjqHQc6aXLCcCgUAgEAgEAoEQAOWKtSm0+h9rcC5yBJxfz9/3zKB9FbSzKHTtR1I/&#10;1Kd/pAK/xSIyK+eH8yqxRj08NGD5R1LGR5kU+CRoN1GYPLC+MJTHky4QYoJKAYfJsiIQCAQCgUAg&#10;EAgBUG5AfPzLQVvB4NwJFCbSqy/Xc5SZG0lh4jYozchZgHr0zxkq0eUAKPGmYQpxi/U2rERDiUXu&#10;A1jYUc++e9Dal+F7f8BjcUDQPqOwLOMo/l2renqmK4I22uA89C+qSgwMWjNZYgQCgUAgEAgEgtKh&#10;qXRBJs4lMytnhEModLUvNaDEIlnbnvwzyvsNoTDZXKWhM4UhF1/GftfI4DoLqa4HQB9WopMEAcrc&#10;IRziK1a636DQHf/nMumPuygsFQhPAFShQKLAT3msvV/iZwERg1J/r1JY0lAXV1Po3YBEgXNluREI&#10;BAKBQCAQCPyjoXgALKbxrshefpWF8g9F8gwKLe2lBBTj3YP2Fiv/UFxh2T6zwpR/JCrcJ2j3sXIb&#10;L524gNx4ADTN6D9UdUC+hM2DdhKFbvefB+0pCkNAEH/frp77B2TGzRS60z/Jz4RQE3h4lDrJ3kQK&#10;k0mahldsx328rMY5bUggEAgEAoFAIBAIAZCBnVlZUklaBgUKCfuOt7jfRRRaZ0uJlShMEoe4/hYU&#10;uoqjUsHLFfKNOgXtOApzLUDp/1/Q9g1a14RyuYhJABOlOX6dJhrndgjaThQmgYTLO1zw4WGxTj33&#10;2dig7crf+Rsec3i+7Uv8HIjp/xeZJ1mEF8BrFJamVEFHChNYCgQCgUAgEAgEAiEA6uBwVtReU1BQ&#10;EJuMLOs7Wtzv4RIr/7BaH0yhu/r2fP9NKXQVr4Ss9/g2SJL4YdCuobD8XcvEMUmL7yIH921nMV+W&#10;C9opFFrdH6TQW6E+vQLwHBswKdE9aM8E7ZygLV7CZ0BpyUEW50fPvZ7CsT9RSAzBM0RCmAQCgUAg&#10;EAgEAiEA/g9IUvZfVhSKrMaw/MOdem+L+6Gc3j8pjCMvBWAJHUFhvXh8x/35/l9WwLeBx8L9FIYp&#10;IFwiz/rbNKH8zzS4X9IDoJGDd2jK/Q1vBSTkq8/M9tOD9h9WoEGmnE1hyb0+JXyGy4N2scX5KA/4&#10;OJMBRbieQtJlBNV/SIZAIBAIBAKBQFAxqEYL2mKsAKHuOKzifxYcjyzqyAi/mcU9kQjtkBK+I8Ia&#10;QG4gcz2Ii5MpdAMvZ3Ti50XcN5LYqVqoXZFUcY8I10ojkuAhsz28ARAq8Gg99TFCALbisYHxj5CK&#10;E4J2I5XGI+RUCsm0Yw3PX5qVeuSw+KLg2MFB+4FCzwEQMT+TQH/gDhwunSAQpAOhYq0Nz7XJV1MO&#10;cqFpdRmQ7bMaygAZM8QuGk3WX0E9Isp7ZWIQMzXGlTvaWOgcM8mNh3LJ1p+mVTig76YwsziskSMV&#10;jh/KCoQp3meiYU6J3hHJ3qIwAyh5N5Tpt4Dg1JvCkAS0jYO2lOF1kguPiVCyIPHdfWBLblHSwHH1&#10;0O/T+N5QjO+k0Fq+I5MTf5bg/sex4HyU4fkYMwgp2KhAkERiS5BuCMOAtwNIsTEkEAgEbgDC+mnD&#10;c+ERuH+Fvjf26ocMz4U33E4ydASCsgfyW71JoXFOF2MpTJZdTRWcmrLcvLKh8o/++KnSXrhagEF8&#10;Cyv/U4J2m8I5gy2V/9dZCSmF8o+45yH8vB9RWKbw8TL7BlDeNmCFfwsKXf1dw8S6UMMkQATf2fJ3&#10;5r7AN7qXSswKMkawEn0NC2QQZGGhf6ME9z46aM3J3CsGlQ1QBeJfBaTFQzwfQIMOo9BzoNw9YQQC&#10;QWUAa9iShud2ruD3bmnx3kvIsBEIKgKwdMPrsr3BuVD8G1Vhn3Q1XPvmVqI+XS05AJpRmPgu8oeA&#10;4vVdwTmI97/Q4p5IvLctlcbqCIX6bVZ2oPRvXGbK/1rc/3BBv5MVv5UcjtH4QmOy6CxIEAClmKgr&#10;cp/cyoJkfeB7JiMG8xgCYbVPie6NMI9rLc7fjQmLIkTlOteksOrF6rKvCwQCB7AJm1pQwe+9qIG+&#10;t0DQ0DC/xOdVc3/UVNrLVgMBgGR4T7CiAyAJWpH1HzHbN1vc856g7UKlsfxDkXqOwuRoJ1JIcswp&#10;k77vQaHXBWLNYa1t5uEerRIKtInL0dyEYNKqhH2EKg0jua/qC5dQaB1HzDySFg4p0dz/d9DOszj/&#10;ZB5XefiKat10l6GwFGYPEggEAoFAIBAIBFVJACDWP177HFbX2QXvDOV/McP7PcRKyS8leDcoT7Ag&#10;z6PQIoqKBgvLpN/7URg/hOz3LUt4X5PEI7BoxNm5tiXuq74UxhatVo/fCy7ySHT5JSvmD1jMAR1E&#10;CTlNAEIJBFOvgm97fuxnkHsgBDuRQCAQCAQCgUAgqCoCALXPD4/9jHjhEQXnoFzZlob3Oz1o+5Xg&#10;vRA/CFf6MymM94fiVk4u/+dQaHUtRbxfk8Q4NQkBQN6AebGff6LSZzCFVRqJodYzPL+9g2eYELRt&#10;gnYHhR4BL1NprOVIVHlA0CYZnNsiaJcVrFXwQHkq9nMvfsdmJBAIBAKBQCAQCP4/KjkJIKz+pyR+&#10;B8tfXuw/LLAnGNwLddaPZ6VcBVBWTOPoYJWFdRbl3OD6j1wF08qo30FKnF3C+8FajxCAyKvDRUI9&#10;eC2gmsIKrJAjPh5W+q7kN7EJrv8IK+FfK57Tkscs3v9ZCsMZfrAkAZCjASERIM+QQX8PCqtZmAD9&#10;pRL7hGSIo1hRX1HzHkhiiMoG1+Qcg3pKO8d+RjJQkH0DZZnPBb5FL9KLX2vE4xHlT316JGG97k72&#10;sXWNeHz/6vFZQVRtbrCngpgcSRI7LRCUC1CtaB2VdSdRxg/rDIwNr40Z0t/nurgshTlvTNZFWW8E&#10;AkFFEwBYnO9J/A6K4XU558AaeJPBvSA4DqDiuuQRNqEwD4FJDeBVWUHsxcrOqVReNXXxTMeV+J7z&#10;E0q/SSm7pAcAlOifuCExHkIrOsQIgf1YmPe1eT9JYbUEFWIHGUkHUZi34FJ+D4zHYZbPcQS/O+bR&#10;CxSGtTxhcB14aICMQzjI7wXHfslkCxL3Hal5n4so9ILJKq34Kn/neNlIhDp8kLJWCGqBiguPGc5L&#10;zJcJHp8NyVz7O7oWcqnc7vFZQVQ8Z3Dep0HrI8NQICgbYO+/3/BchIauaCj/qQJEt2n55xksg0yT&#10;zywQNGxUYghAUxbkkmV2Pg/aeznnHcXKhw7upjBcQFX5h2KzjOHiv1JM+Udeg4Flpvz/s8TKP94d&#10;+Q924E3LBjVUzJZjQ/yI77kFhR4B93n6BohTzyKjNmECIlJkxzFZAJJiYtDaUFjer4mD54BV/kAK&#10;vSygBO5lcA1YEsZT6BWiUu1gIs/Fc0gvmWVryrfmwysircQhKn0sJUt9Jj4ms6SizchPmc84XH43&#10;3+FKpjknUN1loQxDgaBsYDMfS1EX3cZ6P4cqMFu5QCAQAgCAK/DaKb+H8pblHg6l6RSNe0CZ2I2V&#10;I5VYcShjsDKuRWbWtM1YEOzFytGpZdbn/2AypBSAhfs87ku4qH+W2LBMNi8TQgZx5ftT6Gp3Hrln&#10;zKFsX5r4HQiql1gxh2UQHi2ocjGGx0RvCsMHTuJv4gL4rttRSLKgQsCRBteAEonQG3jLqOYUgHW3&#10;L/ezKmDR3yrn72mW/m78XpIPIB0gb74xPNen5RoE76oOr7em537sbXjeGzIEBYKqQY08n0AgEALA&#10;PVZixYEyCIAsHM6KgApeYiVDNeleVIYQSdWOprqu5iqAogt3sy5B+w+ZhSn4BN4PZeNalOBen1BY&#10;XQDW5G8zjplucF0bRv87fh5Y4Uc6fl9kx18+9vNYqg1xWJH/jlwFKP8I0gtkFBIJIm7fZUUBjHnE&#10;2U8N2o1UXHovDSi9iUSFz2qQAKOD9jcKyxSqAETbRZTt/RCFASSxBTdB+tz4pAyVanjJuKzksDq5&#10;8ZrJwtqGfT9ahqBAIBAIBAIhALIBN+i00mVwiXoh45zuFLrmF2ECKz6wsKomWduYlY4d+R66Wc77&#10;slKJd0Ks66Vl1t/wnHg0aEvnHAML/eNMXDxoeB+w0mew8v+uwrG6mOOgL8bw2NiH3IUFwK39jphi&#10;gpwEJyWOOTloV1DoIYKSeHCLRsz9NY6/NfIBbMskxC0pz1EEeFn8nQkNWPUP0DhvMIXeD68pHL8+&#10;ZedngDU7K5khSKy2JEjDW4bngbz0lTRzXcfXA3m8rMc+NPGGQFLCcTL8BAKBQCBQBgySO1NdA5qg&#10;igmAyP05Dd9TthsrFJkOBdeGkrshhS7EqgomQgSQ9AlJtGBBu07zfdbn+3bgfx8pwz4/m/KT4d3G&#10;74G+OMpQGYACiNjuC4L2h8LxJvdwFZcHogkVGnZkQsAFYAHfN/bzfZRukUU1AFQvAEGyRdB+8/C9&#10;4UVzIS+uyKB/qOb5CAW4MmiLB20ohXH+rRXPRRLBHVhRLxoHp+SMgyxlFuE1x8uSn4rPDM+Dl0rn&#10;CiEAWvEY8AGs4SsbnIc5PEOGn0AgEAgEuYCsAaMpDKXwnEMy7RWkWxoGAXA5K0FpQKbv+Sm/h2U9&#10;L7EZLP1bU1gGTTWb9WKssKO1ZQUWuQJ0rMJwnR1JYYZ3ZE5H0rdj67Fvm6QI8nAJPzHnnKtZIY2s&#10;6wiz+KeBYg5l+lqNc2YavJ/rkjevshL+g6PrHR37P9yC8/JIwIoJ4ukZcm/R3pEVcCgmkylMiHi0&#10;5jWu5vOxtoBAQsiCarjCLFbSN2FCIAvwgNg142/f5pw3iOecoC5giZ5ncB7Cg1bxtC+t4+G6G3jq&#10;PxALXQzOg8fKIhl+AoFAIBCkyhgIr4aBFIneYeCBASjKDzRfuqj6CYBNWejPwqcZv98vRzCDkoVY&#10;/5c0ngMu/wg12C32OxSC1YnjxMB9mELL6CmsSP7MSvCR9dC3eB6QK4vHftedQjfwrJhZVCk4IfYz&#10;kshdpnnfhUwwjDQgDXQx00O/4Zv9nYV4F4pJv8SYKlLIMB9QDcNVbgZ4etzD3xzu+6h+MSVo1wdt&#10;d43rIMv/GbGfwdgivGAPjfXmc74/yISs8I2sihSTc67bjrK9iBoyQNj8aXju6h6epyv5YfbX9tR/&#10;pn0g8f8CgUAgENQCldS2ZdkTut1DLIMuIV3TMAkAWO7yXL/TXKZhqT8t5fdwLz6EB5SqBRfJza5k&#10;RSZuRZqSUHaKsBQrvHAXPZAV709YgYYVDgnYSukJAGsrShzCqvx1QsFPi/uHtep0qlulAArVU5Se&#10;myEPCBkwqWXbqIzGJRanfziah6cmxrMKMQWPi9sc3B+W/5cp9LCBR8yzrISD6IKHC8IedtK43s1U&#10;NydHRyY1XtFQ7MDsgmTamJ8lCfw+Lf4LeRTywnjQz1IRoC6Q/NG0EsB6Hp4HFvV2Hq67JmV7kdnA&#10;1LNAKgAIBAKBoKEDOsgAlnuhk8DL9WgmAwQNmABoVyBkQilNs8LC4pjM/I+BBcviHRr3hzvyq6yM&#10;JPsLyrBqEicoQXdR6IIMa3+8rN6XFMY/j+e/HeC5T5Gl/WkKkyr+wsRDBLj07pqj8F6YEKihgDbV&#10;vD+Uw1sNn93EZdZnnO17QbvTwXW2oLrZ81XLSaJU4V4W940s/wiTOIJCkiuuoOzFCvX9pBdDfWXK&#10;t+rH1zxIY8wgLwG8HZ5M/B4x3YekHA/PjLxKEcglsp0s/XWA72tqjV7Zw/Ms5ek9sfZ2cXxNEJIm&#10;HgAId/lchp5AIBAIGjCQ6PoTlqORE2sx6RIhACLsXiAQwqI/MeX3uyV+HkqhO/JHiveFBfxBVljW&#10;Svk78g7crPEewyi0lv+XwnrmSXxItZ4AIAd8eQLg3h8z4XA/C69xa/OxrFyl4dnY/7tTaDVeTvP+&#10;IFP2tHh+E1flhZ7HKJIY2uYDgGWyf6KvVfNKIHHgLgb37MffEN8blv97U46B4o1kgCDiQBqpZl3F&#10;81+QMa/u4Hm1ueK1YNUHKZUsAYoyicncFbBmF1XjOIHKy5OkHGBaCQD979qjYmlP74iwq8UdXxPE&#10;bk+D88bwuBYIBAKBoKECelkH6QYhAJKAkD6g4BgozEmLH5TTLWM/38hKjEoNeZS+Q3wxyollJbWD&#10;Rfl4jT5G1kowWyiXd2bOsfAEgLVzLIWeAEc47Ev0CUrHDeF+OJjC7PNTY8e0LVAko1h/KF4PGAjT&#10;UP73JrVs/y4xx/P1QUrc4uA6a8T+D2+QLxTPQ9z+GZrzGSVU4JaP/AgIR3k951gQAyfyGHpUY7GG&#10;t0gW4YaqG/AEOZ/Urcjn8LNGHh2d+Oc4EDowUWHD6SbLfx2AFDRJltmJ10yXWM3TOzby8N1BgJiE&#10;K4wiSQAoEAgEgoaNOdIFQgCkAS7H/QqOgbUvmTAN2ekjNxJYtBFLomIFRrLBt1lRzrNCobTgm4rv&#10;AKslkv2NZOW3CFCY/s7Exk3kxhNgLX5eEBuw4iJm9c6M4/IsvEiiBXed61iB0wFIGFiZf3EgxOti&#10;bgnG6osOrhHve7hlf6txLr7pRorHYk7Bsg8CB/H/Dyucg3ARhHv04XGpurAPyvl7MyYuUNrwX4rX&#10;hHcMiLnIO2K/lGOKwnLg8bCGLP91AIv0BIPzOjtWqn1VAIjg+tqYQ80NzntThpxAIBAIBAIhAP4K&#10;WJybFBwzLfEzFH/ERcOaBevi9Qr3QT1rJOR7XkExeJ3UE6+hysBgCi2SB5M604V4mLgngE1OgMNZ&#10;2ETsK+KyERoxPqcfXGMakyBHk5tyfCZsYSlKhSA/wleW1+hOdUv7TdU8/98KcxqhH7D8wwsE1nOd&#10;RGQIdUBuAuQFuEjxnBd5HuYBHgXIj4FSLxsrXPMZJgGQoBA5K5KklUo4xs6y/P9lXn1qcB7WZ5cW&#10;eyT98Vnbt4/j65nmQPhahpxAIBAIBAIhAP6KtRSO+T3xM2KFEZd+Frc8IBEZ4oHfodCq36rgeHgb&#10;wFKp4rq5BitLUHp1Kg5EiHsCmOQEwLuhjFqUp2Abfsf5lv2tAxAYyB5/jsNrzjY4Z2YJxupcss/q&#10;DZImXupkmub5W1N+cj14CSAMJbL836N5/Vms/MMzYTCpVwbAPHxf4TjME5BVN1JxmMEIJgEQ1z0g&#10;8TcVzwm8f0sSxDGqDJRqkAltPL4jEpe2cHi99Q3Omc/rukAgEAgEAkGDJQAgiHdM/A6WJZXsyr+n&#10;CPZI3ndpwXkgCuAOfyWpZ4Y+gpXaIoBIgOcBrLmwwL9r2C+RJwDc5nU8AfA+/6PQYou4+378bxFh&#10;sK3Db4oQA1hz33I8VkxCAGpKNI6/tDy/eULx1fV2wFxAXoe0pGQ7sNIMAuVAMndBRrgNsvj/xt9Y&#10;VQE6ksIM/arHIsnmoazgZwHlJw/jeRFXGlXm6HIpimu7gvtVO8ZbKNWuoEsmzKK/hoDloRvpJy7N&#10;g0koyRQhAAQCgUAgEDR0AmDbFAJgJUXBMh7vizJPsLQj1j4r5h9u7siaDkvoNhrPeCmfowIo/5tR&#10;mBjuHsu+gSfATlTrCXB0wfFwSX2Nwkz7j3Dffqhwn83ITVw0+h+JBBHyMNHDWDEhAP4s0Tie5ODd&#10;4lZp3ZCJpvzdV0r8fkMeu4jX7u9gTEal/CKiSaWkH8bgP0i9IgPeAaUi3+KxmQWE48DTZufEmjBT&#10;oa+3SvwOBMwJVBnVUXxgguF5vcmdN8UGmseDyPpZ4/jmDgkLkHW9DM6D+/8fJBAIBAKBQNBACYCt&#10;WWlJusgjU7dKeam41RVWwKwEZbDGn06hNX5fzWdE0rvBiscey8oR4pQHOuojKE+oavAjkwsHZxwH&#10;Sz/Kr60atPO4X1WsY/BYON/yGaGsXkFhPfunLK/Vgt9hj6CdRmFccIQZBtdblFBWkJMAruxrkV93&#10;41KTHQtYiWtDtV4tUIyf5n6DAv6io2fDN0ayzB4UuuyrPCsSbJ6ieR98o+dY0V8245jTWamKnmGS&#10;ojKbJBZgmUUOkbMb6H6ARIAmITZImOoibh8kgi4JibH9jeY56znqL+Sf6Gxw3jsieggEAoFAIKgv&#10;NK3n+0PYhjUersQ1KQRAERBL+X3s5+8zjoMyiVJm6xo8IyxMJ5GaGzm8C1D7HK7bJ5Lb8hYoCbcb&#10;K/i3s7B8Q+zvm1CYxLAFkxDXa1x7Kz7fFBDAT2Bh3FThR7jHxkx0bJBQ+l+NKXQmCf3mJQiAsxJK&#10;34d8D3xrxEGbegy4qGVqU5++Bze4xU/lubUPhaXaQLS95Hj+guCCBRSu+ojxVymFiGoCcLU/V+M+&#10;IKgOodBjBwTCQ4m/I//C6MT3hhdAUYI2EAoINYp7JcA7Ah4Od+WsJ9WKcdxW1TyvGY8D2xAYJHPU&#10;dc9/nckHnfCldR3115qG8/VdEggEAoFAIGigBACs6kuwopJUglTKNf1M+Za+xqxoHGuonKFU2sGk&#10;ZkWHkjWMlRtY3r/y0F8IB0BlhGdYwQfBcAff7zo+Zq8UBakI+xg+D5TMK5mI+F3jvMYxZX8tFsi7&#10;899AtHzCZAIskr8y+WGjIM9KKAyoErEkKxsonbcp1YaDgBB4m5WZkRSGU6h6HdiGUNQkntVmfmI8&#10;ouwjXI3/4UH5j3A4K9/wOHmZ1BLw4di2pO8NgO/1IM8BeKyMzTlWJRxjcZ6v8WSLn1HoTfAwj8/p&#10;DWg/WMBrzKoG52K9fsTy/j1Izesrwp+8zupWL+jF42+G5fOaEAlYsz8W0UMgEAgEAkFDJAAgMA5i&#10;gTMpwMF9uafCNb5JKExxwCqEcADTxHYvsqKoqgAcQ2ECK7jBD/fYb1C2kBMALtjwBIDbPyoTwAqK&#10;xIbPa16vK4Ux+yb9cxSp16pvxN8EdduRo6F37G9Q9K9lBfI90ovp1QUUwyThBDdeWPM2pzBZHvp3&#10;Z1ZQo+NB7rxP2XH5TUithF0e5iaUUduEdFCQkPDvcY/9CSUc5QdhMYcnz9b8HkUYxHPLJPTkYL4P&#10;QkSyMtdPViQAutFfqy1g/l5CITF2cwPbE94jM0LQRQWRrprHY+1Brgddz4POvMfYEgC9Dc5BqNuP&#10;InoIBAKBQCBoaAQA3NeHstI0LOXvsASpWOw/yvg9LJ6IT17K8PkupzCuWDW7NJTGMym07Py3BP0H&#10;l3W47L/DCt4MJjreNrgWiJh2mgoClDdYxlXCIqD0H8DfZI2YcnY1kxVfs0CsmvDORGgvcun/jckH&#10;NMR/wzUc1mZ4BaDU3IncvuH3vp7qupxH/WhbDx0eFVNiP3e0vN7bnpX/CEhOCfLreAo9blTzZWCu&#10;TOK5qptEbrnYtxiUoRwWIaph/1ni95HHCcYCKif81ID2hPcNzwOR0ojsKm50N1gHARCI00jdy6sl&#10;kwA/WDxrMzKL/3+f9JN76qI9hSFUXfkZ4e3QmsmSP3m9Q2UZEK3V7uGC90YoEMJLluQ9Hev4J2RP&#10;AJULmvPcwV7bhb//XP7O8JD8PrGvCAT1hWV5r1iax2lLnodYh+DtOZ7XpvkV+G54l8VZ7+jAa29L&#10;Xn/n8fo7Oybn/cJztKaBjwmb/XB2hb5za16zl+cxsxiPkd9ZJh7L+/Minw9RXwTAVqwMYuC/mEEA&#10;qCCNABjIyqUpLmTlXxVwtb6Zhd9DSb92uykwYFrx//HvioYEQGv+DkWu9VO4b64nNQsvvi/KuSF2&#10;GzH+iLN+gcKEcVC0/yjhYqE7icZzQ04AuKvDFXxvbodyQz8cGzsHmfZtk2r+nCArWvKi0NzweiCF&#10;YC2/owTj8TIKPWaO5fupJma7lYXUYbHxrDN2T+F/T6S6hN0nitdIyxMAj6RZvJGfR9lJN6sRX/Em&#10;pEs+deDxarMh64bQROv/b6zM65QQ7GZBdgBteOPWxQcevhn6HuEIIKLX5zHduWB/x1yZzN8bOQmQ&#10;aHN0CQmBtUmPeCYWmMcoHIe9DDmEBgTtb/TXqijAf6i4VHC5K/2Qo3bl/ak777NpwHeGpxS8Bh8j&#10;82ofAoGJfAnZCB6VW1Do2Zs37//k8fku6wYIXZxYpu+2FK9jCCGFBxxC57qwbK4ik0JXQM4dGByi&#10;HFTfkH+CuFToTtmJm5P9aIqNSC+R9/f1uP61iukSm3LfNM2ZB9+zzoTQyvdIvYJWWRMAmBxX8f+/&#10;yxDUuytcZ16CAMC7XMtKpwmm8bkPap53Kn/Iiz0Jd2nYnkK3dCicx7MShORlYFRv0LzW97wYNcn4&#10;O4TCK3kxVlmIkYMA4RBRhvW3+JneoLolG01hkgNgrsX9FvEmhHYGKxkgNZ5MKAPHOHi3CVSXDUYF&#10;hAeC9oTFXIV1fabBuDYhL/7J4+Rh/v6qysTTLLDfxAu6Lo5hpWfPGLH0BSuGRVbaVVJ+h3H6IS/S&#10;UCLu4g26IQBE32eUX3oxDV24r8dbbI66YQSfxeboJ5oEAITSRy36aQUy8wBwFf8PBfAAnnNrGAhR&#10;OH8ZblvxWvMTPx/G+zDya5kCaa5b8hF73v4Fx6A/BrNg3qhAMalEgOyBl9V2GWtX1tzcntv5LEye&#10;xf8KBD6APCv/4T10JY3z2rEijQbv1t95nb+X16W59fhOkMEQJroP7zXQUzoZXqsxn9uJr7UfK/4g&#10;AEaxLvN+hY8ByGUne77H9ZrH43muKHE/tOE9CYp/D415sBa3k2Jz4EqXBFF9lAGEhTCK78dgT8uU&#10;r2J9mkJ1Y8UvsFD+YVXYwkBJggBzIp9/YYn6rzs/ZydeiIZQGMM/mSfDXprXO5iV/8gNC8wT3PLh&#10;1o1Y+PWZXChS/vuykvQAKw8jKWR9N2HBbVw9LkSu3MngmvMsK5rPJcb0qo6unyQEnqFaV2fTxecO&#10;R89XhFd441qTlRNdxQhVLl42vPc2TJREG/JUqps8MgtZWeffjBFOBzYw4W204ThbyeKey1Hdyh9F&#10;WMgEj6livbZlH61usH9i4/7V8r7ReITyhtKY25KdBSWObrzmP8TjfxePY+wXQ5IoTzi/hvfGPlRM&#10;FC+qwHkJDw+E/f1bQ/lPk6224736Asom/gUCE0BxgTHsXV6nVrK8XkeWJ29mmXLrengnEL1HUK1X&#10;AgxA61go/3lrWG+Wnd5lwmP5Ch4L5ejJsLDE94MCD+PnGRrKf9qeD5L/EpaxV3b1cI3rYSLFGaEs&#10;a5GKC82vrLTiHZB8bJDhM2Fh6WcgQLZixRaeCP8k89JxOliRFUL0D0q9RVboj1gQhAIJluhoxetB&#10;UTuGFcw1WahYlf+PxftphUkMlxZk1n+L+/EGXhzx+xFlosz7tGTBEniWo2tlJbQbbPkOrVk57lmC&#10;MXoRhWTRuQab/yQWTo83fN9+PCfa8s9vKJyDuOC0EIvXYv+H1XEjajj42vC8dSzuCYVctwJAPNHj&#10;J5r3Wz02TkywgcE50ywJALh7wyo0lNwkXcxDX14zsLZv7OH6JgRA2xziAoTscVU6H+Hafx1/j1Uc&#10;XRPhOvD6eJnlCoHAFgNYhvkP6Yf3qAB7MFyiQfItXYL3wRr/EO8tN1nubyZK379Ytr9QhlZF4mBe&#10;X9d2eM1NqbaSWcURALAoxK3732hu9HF8zErCSbzw6AKuwoj1P9JQGIncOcDSjS5B30FJuYcVdLzz&#10;bSn9AQsBPCOup2Kr5VJMnMBSipj2H6g2MZRK8sNuLJS8zIMSZMH6TCh85LEfdBVDWHpmefwmV5Eb&#10;d9K5lG39foXHmQ2g/CO7fQfP4xRKPPJwID76Wk2lDgDhFHm1mCRpg7JyL38bldKHnTLWm89i4wbv&#10;cA7Vj8dUfcA05tJGKdUtqTeO6iY2+5X0rLpdLRUfk3eFp9jvBue15b1qOJmVHrQVOKBcw8vJZcjg&#10;NMN+SGJx3nv+VsXK/528r/oI2ezHxMKSIq8LLOSgwTxOS2FkgMENBP2aHu9xBStae5I7DysTQF9C&#10;mPH/yCznjKB+AE+628m9lwiwBIUe2rtVEgEAF9GkpfQDCwIALCAyy19i8CwQ7hEDasqsrcTKDWIm&#10;zyhR/w1l5QYW9iszjoHivT0rYTj++IzjluXFDYzm3w0UdgijX7BQ8jILwztR6XIg+CYNVHEv958L&#10;wCUzL3M9PGd+s7zHGryRNPfc38gBgMQlIKT2MLwGvEc24ufVBb7J2Tw2i0pKts0gRTC3v4v9DM+E&#10;3tQw8B2ZuUivZbGnrK95PNasuDsfiEwdoq8JmVt0IJT1MjjvbYO1qBPPhf9S/SXtbcv73b2UnWhO&#10;FybJBttRXZd1rGP3k37yyEoBrPQgffbxfB9UQkFFns4kEOgB8xG5VC4q8X1XYhJgJ0/X37QEcpIO&#10;sAY8TvrVkgSlx9YsA/sEPETu7TlweN9KIQCQ5KJ77GckJvvekACYyu160k8KB0sq3NO/tuj4y5jQ&#10;OMWBUqaCc3gBGJGj1EcYzYoXrKeIxYon84Ilc09WjLCAIoThDY3n6M2KHYRRWKwRi4jQg0/KeDLW&#10;kJ+4nxO4L12SCXmAtfNJB/fZgYV53wCDDmv+iRZKw6+8bpxtoDAgJGhzhfHdnNLdFaEAJ/NW7N1A&#10;NjCsyyZeUVjfuxgqdrqWo49S5oeue72pax7WzlJUAIBVFtbtfmUyLvZiwaaVg2uZeGW1proeRUho&#10;t00Vz8NBHhWcJGBNvSG2ZwoERcA6AE/UHevp/kh6/SC5dbGOUI6VMpBP65YyIyYEtUA+uw6sY7Yq&#10;wf3+L79Xz4HDje9VSgLgsMTP4zOEzEZUHD8Eaymsz0to3H8iK2wDcpR2lYkFS9XuLMw9UIJ+24EV&#10;oB8pjPtQiYGHcAwG8yAK8wWA8ICnAlyi96XQDRXXO1rjOY5jcmF3ViBX439LnVRDN7HIfHIfAjCU&#10;sr0wTPAt1WUMkxMa7vBI+uXKzfVwCl32fAI5IVBCD3F0Zyocn8ds4zrw2NHJ09GUSZWiNa4xZYdw&#10;JBVKrDldG8BG9ieZZauHQGaSbBLruK718YOUzffzEhEA65A+8Yx1aJRmXz7J476cgLXofrL3RjAp&#10;Fwm5ICITkejvxCqeg3BzPqfE99yT95jpJBAU4z4yC791rQRhnVzB8XV/K9M+R4LAA2XolR1gMELo&#10;9OVUmvwUESBvHVHuBAAsJr1SCIAFGc/UvKCj4YKpY417lze2YTnH9GCltqi/ok35zBL0W09WNrEh&#10;wwNAJ27yZxaSu7AQCQvZoazA4z0GKW70nXmhv4YXRRA5/yb7bNY2E00XjRzdG315k4cF+HmqWw3j&#10;Yh7f0XO/xMqDy4ywcNk7yPO3ghfA9yyoFynOYE7Xy/k76pWjXNmdGvdHnoqVqZg0yyIApqU84wHU&#10;MGCax2N1g3M6kZ6XCL5LWrjMp5r3xdpmkgXdhDj4kZsKQIaBvFq/TMcGQmxsvYjmGJyDMdKMv9mV&#10;VH8hEb6xDO+3jerh3vBuRMyzeAEI8nAYy5LlgG4sJzdzeM1pZdz3p5GZp53AH+axXnRIPdx7cM+B&#10;w41yuJSKAICluU3id1kJvppSvjUQG9MmGps/LNcbswKRhe6spBSFBSCrIyzyN1JYDs434F4F6xiy&#10;gb5lcD6STj3IxAZCBxBT3Y/7UKXk4VasCMBr4EkWfG+rsIkJDwUXtWMxhlCC6QjHzwdL2JDYz325&#10;r9+MCWGzuN9d18CNKmD4wiwW1Fvx4pgHeAMhlnfTnGOm8BxEXoGfFZ+hF6l5AWTdL4ljqHJriOvg&#10;bcPzepbgHKzTaQSkros9hCiTSgAmJMcHGkovvHN2LvPxgeS5NiExJsotBPxFvAZsUcVzD7JIfSXl&#10;g3fLCVR6zz5B5WAnlh3KCZBjXBo0fivj/oe+cpEMw7ICjBjn1NO9sVcYVcErBQGQZa2fWKDkZ6EJ&#10;qTF9iEtHlsTrKN9qjFhOWCofp3xXcRAOp/Ax/y1Bv13Ai9pQfjYbBROERVfe2FFKqihxIoSzQ1gR&#10;hTXgZD7v1wqcmAssFWfUJ4dVxFe5JFj7o2oY8Hw5i+dGvEQmSCeUf4Rr9mMO7415BCJoA4/9P5Tn&#10;IioDFCXRA8ECD4uikntIOoSwlpcU39G01nXaGrU8mSWAqzR8RmZu2iaKi25m+6yqK1+RXohQJ6qb&#10;l0YFTcks/l/VO2Fz3mdcASTwSArLZ+HfsQ6vjQooq5RwTDbh8XVEFc87rJGHeriujkK/BVWvd4XA&#10;DiDzzydz7xSEn6LqBAwDMAocxvLlDbw+2eB8hzLaFMPzkJsM4XOv8pr7IoV5iH4gM+/VLMAot7IM&#10;x7JBfVeI2qfnwOGL6Z5UikUe1rqlNQkAW0BZgtW8iMVDTCHcr+G+8VzBsf15wiEJx8+e+wzVDeDm&#10;8xa5cSnBdWBRQnbKnyi73FwELMZH8nvuRXqJAssNLQ0nJ85D6avB5K/8yk9MAETA99meFZkT+HcI&#10;33icFVmEsaAk4MM8RlwAxNB9/J3h7eHa9XMm9+NrrDBsl3Psl0xwIPHZOgXKyjfcX2fwxu8DWWsU&#10;4qBHUXXjR1YedUstmcS/rad5/LsZv/+B55SqUt+U308n3wE8BkzcL8crHIO4/6Fk72GygK9zMxMP&#10;cQIUnnio1gDPuL0drB3XFMxplwD5vgn5Lf9V30BlosUcXAeVgIbxfoEwrPk8dtF3COHYkQQCfWC/&#10;7WN47iMsT43JOWZblolM7gFvWRjOXFTNUCUAZjFx8TLLyd+z3pGUo7Cmw9MNYRMDyD6cE0TMlpRd&#10;Sr0c0EyeqWSAobZXjmxUbwRAVpzQVE/3g0ByEhVbgiC8XM+KxgAFwey/vChc4Lm/4DFxDpMScOtw&#10;xRqi7N/7FFpsnud+ujvl3lczefI2kwDlluF/AfeJqlL/Cel5AKzGAi3cyVb3+B6LmOSZlyB+AIRr&#10;jGaFZjhvMgNZmCN+tgXkLit9Dx4bz/MzzHT8rhh7H/DmvgblW0NhGQDpBeYcibA+LLg25iU8I+A5&#10;4brmalaODJAlF5H7kIxywiIWZnSVLeR7acffRAVYW3UtGVkCJFzsvyY9qz7Ih3s0jl/ecJypEAD7&#10;kL5HQhLwooFF7c2Mv2Nuv8VtKK/3q1rcb3PeQz8swZiE8PbvKhbikMhsB8trwGvnKpZtfs4YH7fw&#10;fY5zcD9BYt0cM6T/bM/3mFNP7wZPrRMMz0Ui37MVjnue1xKU/zWp8AEZA15Ckyzf9Y+cv81kpR8y&#10;ylOUX745ThR8zO1q7sfjWOY2BeTUm8t4LtzM37MIg5nMMAHCpXSS/35dT30BWeoL1iHn8x7WkeWr&#10;7o7usW25EQDNKbtG74yM39dYKL0nkVp2djCFcB/uzR/lvoLj/81KElwzf/TcZ9ewEponxNlsHOh3&#10;uEndxYL69fw3WB1gMYCVGdUNDkwop+WkmORZqSez0v8qf+MPFN4DVjFYk1Fl4e8lEjAvSCgecIX7&#10;jJVLLArICxCVvdqa6rq7z2CSZjrP4Qk8z3azeB4QKtvzJj3I0/s+yuRGnlfLVJ4DsIQ9wyTAqwXX&#10;HsLz+CkyK5HTKEeYrkn5OxSmvmTvsljuMPF0WorXF1WrOghJncoKIL7yPLtGk55Feh3N94P1XDek&#10;BGTIlwXHtLQQruPCc/+cvTUJeL0hzAwuuRsZ3hOJ+S6h0pTja5sjTxRhYeK7lWM97R3IrsTXLF4v&#10;Rygc+wy3oSRZxV2iS8+Bw2/ndcpHEsdFVBxK5wtYn0xKjqnK5RGwvu/ECrZujiKQs6hyZOsVOC1l&#10;78c3RcjkxSyr2VwbctYjLEN0sFD4sN9OLNO5MIbyvT0i7GdxD/TfR2W8HoCcOIfX2jTDGvQuGPKu&#10;ILN8RHHsrDvufRMAyGK8TMbfsqxn80k/9hSLIpJz3aRw7Fbc2dEiehHlews0Z4UFz/Q/z/21Myuh&#10;j5PbMnNxfEch24YkhsiPAKYT1v6HWBhG35xVpso/sRDXhAU6TK4PWfmDEjyWQpeootCPlvyum7FA&#10;D2a7lPFU2NjOjf28NBMxk3njm0C1lRYOovRYd8yTeCws3JLhNmfrWnY8b0zvOH7nJ1hBQRZ9MMPv&#10;FRyLDRJEHcIBwJTfUXD9F3hu4zjdpHKzcwTq+RlC+V4NgAD4zpBIWl2DANB19ZxG+blIxmleD2QO&#10;QnxUXT5NMvN/QcX5Uw63XIMQNrSnhvIfYTIrjfAAMk08tzXV5ikpB4zjPfRjFo4ns7zRlt9xOf4m&#10;5YTmPAZslP9dSS0vShzINzCHqjuvQikBo8rBVfheMICZhI08YCjLYt+FdRdGsBaa5x7J8pSNl/Ef&#10;vGZEROFQ1i/eddinH/PaO4zMwn7aMEHyYIWPLRs9tJwTMl/I+lTeOIQRDx5ZMFzcTnZex6v1HDh8&#10;2TFD+o9XPcF34oJdKNtakqVg1pCeay2OH6Co/EPxfYqVPmCMwuTZlZUqKBY+Y/+bU21mz3PIbxme&#10;j3kxh6IJT4BXWCGG6+DJlJ8Msb7xGwtKa7PyAAX5MiZn3spR/tG/G/DG8DFvLGBy9ymx8g/3932p&#10;blKmSTyGOzIZ8ywLEpgHsMqrMMSTKb/MpSrgcfAfD+8Nku5Mvv7pBceC2BkRW+CxMJ6hcA/E4IFA&#10;0w1hMHHlh8W0EVU3TJl1nTJ5uvH/CIv5PefvuolKUQpwJY3j1zLoj1GU79UGIfPflt/qODKv3w6B&#10;4STL+x9TBuN1Bq8t8KAayHs2SIkPeN3F2oocI/AwerHM5tr6hmMrwv0Gyj8A48cg3j8EgiwMJH13&#10;9VlkVy57FMunuoBB5e+W7xt5V4Jw3o/lzHc99OsLirJNFjaVoVmWuIn3IlUS6j3WRWwMryCEVtM5&#10;wScBgMmzneG9dawYWJhUYjih2D5BdV3/4AKZVyMcysd5LHBe7HnAXE4h+3MqZWe5di3cH8DfYVkW&#10;Hk6sgIkFEuZWCl2w8oRqMNaw0l7CwtEnvIAfTfWXPfU73piSwtZCJjAu4vEZuQLBlbq/xqLwraPn&#10;RCiBj3qm7zH5sg0VJ4u7JPHecG26jooZX9wD1shfNATgLMIrj4RD7eFOVN34nMzqIasSACCHdT0A&#10;ihJV/kT65KlqGAAEYJOs90WCYy+yy159kwOFFmFwwy0V2Pb1OFaRhAuk3IUWREh9wiafywRLJWI6&#10;y1ECQRpgANvf4LxLHcgklxjO5z0t77uI5cyNyL/nLyzAYw3P7SPDs+wAI/PxBudBp3nE8t5aJLJP&#10;AmAlyndnyIslUg0BgJvwtQrHnUOhlTgZY1FEHOzGwtmNLFj6AlzQj2Ml9eISDVIoUqfElCC4Eg2o&#10;0AkHS2x3ChPYIcEK3Flh8YH72SAWrlap52eEMgVr/g8Zf4d3wpGxzSfCzaTukfERuQvduIKVXNe4&#10;lud+UakrKPLJWvSwMiIkoF3Bua9rLMAgALMIx+aU7cHUmfwmiSwHwJpukmV4FVJzzetooPh+UPB3&#10;CJy/a15T1QsBz7qEgSBZ5EmxLZl7k2DsXuBwzpsC/bJZPY1TuPvvRHrJoMoJWGdsKikgB8ovls8A&#10;kvw1kd0FKUCiT904dbjQ3+Dg3kie9rzBeb3ILp8GiG8Yi0qRNA4eiE8anrsi2ceOC9xhBsuppgmi&#10;ob/YeH9rJfT1SQCgXE9TjwQAWLnzCo6JEtulZR8dwYpiHqJyIvd6HjQRe39eiQYphHN4Q+zA5AgS&#10;/01lZbMS4tfgsYDYKZA6COH4kIU/lMcbyAJ9OSV5eoWV/yw2HP3/HG+yCM04MEYC6JSbg6WxHwtz&#10;tmhPfpIBYt5+xd+pKPnbUxnCyLNMmOQB4wKhIkXVQBD/mhUy0IbyE75tSdWPDwzOQWKiFRSO66wp&#10;vGBOFHlHYR0bo/m8qpvmOgZ98SPlW8GwR+5l8X2w9rkip0GajrM4f796GJ+f8H3nVPAcQ04C09wt&#10;C3gvd4ErSSBws8/B089VWMlIg3OQe8wmWeKiEvcxdIyFBue1pfr1vBLUxUtklyj+A9IrS5yEVhlm&#10;nwRA0eTLiycqYk8Q61tkQVyOFYX+KX8Dw3JVAdPSg5W211lh8QW4hMPTALGJw0s0SOFlsBULDufy&#10;O4IMAOt5u6VA6gNY4OCKhZgaxEx9xgreyUwErE3lmwzkbh5HWUI6sskPY+UfiZie4c3guJhQlpcg&#10;Bpa33RMkAHIMHGApzANHknl28CyA3ANx00lhDsODI62c3MYUegIUKWRw4SsqkzOTsgnHNgXnbtIA&#10;NrT3DM6BUqsSiwYCQKfixhQF5b6G9DM0qz6HiRfRp5RPaIN8sIn9drlnwHph44K4FZlntDYBvJ2O&#10;IvdlS0sNEGam1kqQSz84nOuzSCCoRWSU0MVzDp/BJIwA6/nfKqifofSNNzivOZV3IryGhjstzwcJ&#10;9LLF+VpjwScBsEzB35coEMqzgHi3PQqEqg0ptLr2zfg7Nswid7dTWZA9m/wl5AN7h7hmMKVHl2iA&#10;Xs7K5UOsKEaAmypcUZGQDqER9Z3UaX1WFOEG/iX/i5rvW5NZxtRS41dWwg+ibLf8zZjQaMF9H/c0&#10;gfvceaxI4fdZlmhYPA/kY+LZcvFzHyZJopq2uqw2NtG7yH2sO7xvQPINoHwvIZAmt2f8DZnbR1Jx&#10;3gp4MeS51yG+MMt6WJQVfc2eA4d3oOrGh2RmmVjD0TFxIHO7Sk4CXa8FVNBQsaJ0NeiHomfZzmIf&#10;xj75qOPv/bDFftclZ8/1AeRMeasK5tg6Fuc+Se7Cvn4hCQMQ1MU2pB/2hP3CZUUQeHfOMDhviwrq&#10;Z8hDJqUFhQAoH4wls3CVJN62OFfL89knAbCshTCV5853IuW7FsEKAcv/igWb5vwC8gLK8SgmEnwB&#10;ymw3FrpKUcsTrlzI9gzL8CEpRAtYSHgC/MnERKk9AaBwHcUT4D1WXmGBXqrCFoJRvHHem6N092Xh&#10;HVbmI5gISALeGfAOQDWNGzOuAxfQQ1l4g/tR3JqIWGjE9a7LQiYYcV0LDxIm7u+4fyYxCYA8IWsW&#10;HHtzznrQjt8vL2xlFvdPVnWIPyk7TKBI4YPCszxVNxCDaVL9RGXOrqt5TVXXON1YcHijreDonZIo&#10;cs+3yeJsajUquqZNSMGGJRqXUDLuq5I5tp7FuSMdPkcNlU8pR0F5wCQ3BdaPLx0+w0TDdQ6yRasK&#10;6msT1/FGZJfrQOAOqCw228F1bPK5aJVU9EUAtKfi0kp5AldWJ55GoeU6C3uzUpVnlfuDipMdHchM&#10;yt0eB0tbfo5SVBiIFM5HmDxBacMsRhWeANtTaT0BoJgi3hvxnDeQe7fzUgETF27zm/C7ZCGy/Hfk&#10;DTYrxwTIgz1ZKD+MsjNF/8Zkycm8GSQTin3H3/VVVubna77XGaRXKk0FUcnLojwDCL8pYlXhJXBp&#10;zt/hjXFUxt/yEsYVWT7Qz72pugGS0KRmehF5gr1H1/KpWoYJiZt0qhc0UiAjQDatatAPeYJra7Kz&#10;/o708L1BmNlY1UtFiL1DITlV6YBnl2ky0T/JvFRn3phaSAJBKANvbnAeLNkuc3IsNJzr3TzILT7x&#10;h+F5QgCUB95wdB3oZjWlGAu+CABYSjoXHLMcZWc+Tls8sABck3O9nSlMMFaUIfx/VMwmRklPXvY4&#10;WGCVXJEVl/GeBya+841MjBxZoJwCSI4ITwC4R8MTYCdPz4XFGYTOS3yPJSp04mODQuI9WHJgsc7L&#10;YQFyI275f75AQTiI58MMJkdWKRCK3y9YPHBv3ZJPsHQjO2kzh30G12gwpgjnKfIWelbheqhocWrO&#10;3+FJkVYxJE9RVHHvX5mqHyYeAMtTfgLFJQyEM9VY58kGAmORIr4C6YcAgMjOq6LQWWGfLJpDPvCZ&#10;xbmlWsMfqxJFtQPLQiaAJ98kx8+DHBsTRJYXsHy6gsF533h4FpMx2YTqv/pTKdBUhmpZwFWuOMj7&#10;C0rxwL4IgG4KgxKbXidFAgBWqD0pOzfAQazYF5VSmkn5lkJgNSYAnrAUhPIAy+9ZFCa1ur4E3xnK&#10;21qsAKkmefqISYBf+RyXngAQEu9jAXbPCp7wsKTDeg/r4b4Km9SGrMxGlv/bFK7/HivJe/B5GJdZ&#10;JBe+11UKzw0y6DLFd6xhBXBVD+vFFUwqFOW/uJvUMrtfWPD+g1Ku83sB8VGEFaj6YeKauCLll5GE&#10;1VMnlwfinH/TGLO6mXTXKdg/1jYY//BEGF+wD9i4qPoijm1cEFcgt0RhGqD4v1Alc2tZyk+IXDS+&#10;XGcrB2n1BQkE4Z7fxOC8Hzw8y6+G51USAWDqNSFlAOsfNaRffjhP1ikJue2LOVKJlezEQuKUlL8l&#10;M3+fT2EyqjTAcnw7qdVRhoV0bMExB/Oid4PHft+aN/3rKD3LuUvAbRxJ/5Dc52TNc2FNRpWC5/lZ&#10;J5JdlmhgV1Y+K9lyin54mxVO1TJ9/bjv4FZ3GKklCwEBEMUzQwmHtwSqHsCC/9+U4+GxAs8ShBi8&#10;XnBtKMNRros8TObrwWNhruN+hEs3mE5UwTiNsj0XZrJirzInj6fQKnZJyvXmUG0YUbReZIXCNCpQ&#10;YHXWukqHCREK75WelF2Joo/m9aaRXlkpXTYeVV+WoGyLqomr/kcFClp7xX0rS0iY7ul7T7Xc+zuR&#10;e8t0HFgLx1TJ3FraYgz4CoHA3NleZPoGj66G5/3m4VlM3eMXr4d+w7rejhVz7IOt+N+O/Ls2vC/g&#10;3zhZupUMuYrFfHIX9rKASlSG0hcBoOIG2IiFqvcLCABsctfmKNIPKG6gUAbOVCAlDmGB90VPfdOM&#10;lbfpTGz4XojQdwuZ2DDJFgzSBGVgYHlGyaljycxrAYvd1VRc+q2cgb5AVnyUINRh++D2/yxvBNuR&#10;eabQyLXufB6jcIOFGzVKjyC2H5Za5JO4kpXqKQXXu0iBAOjA7UNPgvzzLGz2KBDq72DlXUUpv4jJ&#10;ijRvgGE8Dk/gn7OSIsL6r2I9WIyqHx9yf7bQPG+dnHVUN1ncV6QX169rxcZauVqO4rquQb8VxdIv&#10;Y/FN5pI/8tiGAFiMSQCfBMC3VD3l6pazOPdHT8/0MwlMASXgA88CPBTzUhhQuhie52PuTzY8z3eV&#10;HuyJa/L+ADkPXhPdWeFvSf69oQTlgQXkrhpLyeCLAGineFxWUqWoI6G4npyx2cPVEG7/qu4viNEu&#10;Kq+wAQuCQ8ifC0Z/XryhqP3q+fviHogxRRK37yyug+QWsNyPYEIBLl5Pa5y/JPf/lhU2P+bzu77B&#10;Sj/cTnWTcyD5IqpOwH34cA3lfzkWpMfFlJlzWWlAyMstvMHsypscFAJYk95nkkZlbuPdQLCtmCPM&#10;tOQx+6GnPgZ5sSPf4+IChQcklGq5zAt5zD+R8jcQKPtRSFRmeQD0VBQeGkL83U88DnWFzrwKD8tq&#10;XuvTEgihKEv4coZS20PzWlgnihK02XiPzPSoBE/h/c/E/bcx2eU1UB2P1YIuFuf+5umZZpDAFPAO&#10;7DdmSH8lOaHnwOEm9xhA9vXGVWUQE8BLsReZe7akraWm1VJ8uMdDXgJZDCPLZiwrCBo2FlGJrPaV&#10;QACo1iIssoAgvjqtzjEs9Y9pbJ41pGZt78f/+qot3IyVOMTZXeX526KEHxL+we38AgfXgxK8Eyuz&#10;I0jdE6APP0P3CpkTYPLe5fdEZYJvKd31vSmPF3ihXJkhjG3IRAkUSR3L//oUZmMGi4wEidvzc6Eh&#10;nGNbnjv38/F781xZmzenj1n5ak358XgzeZzgXdPc/c7lvx/F7zjFQ3+PYIIDCRGvoPwKBcibsbui&#10;4oQ1CNIV3OqSta2j8oiX5CzaqqW5GlH1A4TsKEMCoHFKH7c0UHze1Tz+O9L3WsgS5FYmfXdYlVJY&#10;S1p8k6mUnRPHFr/zHmUqPC/peTxOqaK51bkM++FPEpiiEa85czzeo1Sks2l+myPK6Hu0cXgtKPww&#10;QGzCspVAUNFoXM/371qwwN2WscDeScX1w+OA23ZRTGhTVi6gyL3j6X1XYWESwqxP6z8sN8cz8XG2&#10;w+uCBNiDhUPkBNix4HhkAr+7zJV/CNFfs7KP2HokS9yUlcPPKTvuHUrMiRRmnodinywH15eVW2wU&#10;Opb/vkwY4LvBirluYrPB817O/6/h9gDPh0FUW0ITJNlVVEzGwV3xEPpr6U38DLd7xN0jdu1fnvof&#10;93mIx0hfBYH3XE1B6eoMITvyZMly4V+HBHGMMjhn+QxlsJOm4gMCQTcPwXjStxRnKa5rGLy7ipu6&#10;jXsqrLS+MgXPtFRgfLvdzqyieWUTQuRLyZxDAlsSoJKvH+kGnargW7ggAGBEgGcYjJHbiPIvEAIg&#10;H6p1xqEMt0/5/bKs1KTVVTyJQrdnVUBwPE7huI0pDEm4h8wTjhRhAP97mefvCsV0I1YAXVcyeIVC&#10;i/Q0VnAPyTgO1jQkolu9zMb8Qlb44UK/HyvuUPp3obDMpGoGZAjgKD0JRrgPj9XITQ2W/2coTECz&#10;T9Bu1Xi+Q1ipv5yfEcL00oljruYxBEFgHn8TJMK8M6YUjKTQ8r27wj3hpQDvjveZEMB5/6GQpEK1&#10;hgn8s6+N70H+dw+FY1FmUSccAd8GngBNUoiHwRnKCtbFtWV7qIN3Dc6BcpOWRwHuk+00rgO3Wt3S&#10;UiDuPtc8Z4UM4bq3wbuPUzimvcX38BkDP4/+SgjqoL3nsTi3iuaVDQGwUPpX4AmtyD+RV6r5ZUqY&#10;IL/Si9y2lCEhqDb4ciVSTZDWhRXFD1IEvsdSjofi+V/NZzmW1GLa/sn/PuSpTzozAQCF3GcJIwjc&#10;Z7CSe56ne7zGJAys5tcxGRAPZmvNSu+yZTDGf2SlHrHun7Ki/g25S9hxIwtil7IiDcX8GFYiDyT9&#10;qglIdBeFE8D6DhYeDDQsmnHLF6z9cFPfmJXztGSa8KD5R9CaK7wvSIQNMhQNkBlI3ggvAx/eMVGY&#10;harVHd4tT2ooGgjVOIL+WkUAG/sSLCDEYzYRXrGihrLUEDCG57muULh0yu90E+p9SWZW349JjyyG&#10;wAcvgGQCQZNs2Col+pqXqZK2yHJcN/c8Fqsp7KaJxbk1np6phgQNHQhjaFMl79GY9Mmy/izTrShD&#10;QVCt8OUBMFnj/mmWtgfor/GTzViA14npRJzvqwrHtWYCAIrIe576BFnaF6fiOGdbILs5WE+4sP/h&#10;8T6vs2I6jf7qOgvPg83raUzjnUdSWPEBzwD33R1YKb+JCRgXSltcEYKlfkcez+fxd8Z4utvguj2o&#10;tnQNFJEo10Kaxe9Sng+3ZFwLlSbuczDehvG/e3v6Zr/yeNooQ2FMG3vHa97jar5+HFP5GzVK+Qaq&#10;8c8NJV4WfWWSWC/NrX59zWuYJqD80GBOpyWmNcnWP9qzouXTDR5eRDZu4KJAlqavfJGP8+SzNHjA&#10;ONi8Ct6jlcF77M8yjyj/AiEACgBBOenmrVOeJq0edJrwgSR+OklJUHbtVI1ngDcC4lx9ZXJEMjW4&#10;VT7l8Xsia+s/mMh4vATjZxIvlHfEfgfm9PASjmHE+T7JCt6erPDDXQueIq+R+1rZizORcA0rjiCm&#10;uvKYjcYtvvPvhtdHWMGaOYJi95iS3J3/BYl2FSvoh1LdBGtzeRO0AbwD4FGCkoEdPX3HYdyX2yge&#10;f5/mXMK14ZXSJoUkSc55nezsY+M/9Bw4fMWgdaHqA0gkk6zjSSGqOemHBZmWO/uK9MmvJCGNUAXd&#10;LM9YBz4W8UJQAiXNBxpJ1zZ4tKKGUeEmCYRg3u5xDwWR/j3vDwirezXWfpRhJ6g0AmCtFAEJybVU&#10;YxRVYm1hXf2PxjNNZCVUVfjrxf/6sv53YZJhNPkr3QNE1udBZFfLWQWwPMOd/suY4osN45wSjFss&#10;oHBv34EVfrj5nsBK5HiP9wUBNZJCd/IDWCn+hMKwEZSb68DPhX54lMzKw7zDJMq+GYIYLJQIIUH5&#10;mXjZPFjE72cl938xRRfWS9sqELAIXc/jeHdPffs0K+J7amymINU+0LgHFM+DFI7TcflOeioh8d3G&#10;VbpffGFwzlqJn0FSdte8xkTD5x1LYf4KHayfQmDoegB8RwliyIOi5dM9twnpedqJAlk/aOLpulK7&#10;XNC4Ac7jdVh+c+X5gFBTVGdCTq7teS9cheUQ3AseiVvE2l0y7ASVRgCskbJh/EyhFVoFUJLyrIpN&#10;Kb8+eBJg0XbSVAQ343+f8dTPe7BA5bN2K6zGSGqHsnG+rf+NeLGaTXUrNZxE/pL+gS0FCbQdj7nD&#10;KPTymJYhwIBYOtZSYYXgvz/VZgFH5nhY9vvxN/2Ilf7N+NjL+LmgLMOKPILU3chALlzIJA7KN4Io&#10;qknpd+RVQFIyWL+zYuCRNyCy+k/hjaaHZf8jxwNIvcM9CZ6Yr2/wRqhqQcfz7E16pNp5CmO0l8b1&#10;PkwhS3al6oRJ/odkote1NAUskEI/GD4viMkxBoRF08TPuoIw1gWVmFOb0JwWHr+zLQEwnwSqKMdw&#10;icbyWRo8ZjWwedyR0quO6QLekkgMvSnL5DAUwTvzOQqNBb+x3LwoQ9cRCCpqoYeilSxHhJ+/Ujwf&#10;yfG65/x9X9Irw3QsC2CqQJm07fl5v/LUz7A6whX7MY/fchdeQO4gf2EMEWBR3ov/jeIFlyA9Lw1V&#10;jKTQLRxKLGLen6d07xJYbRF3D/f8T1gxu9ZSGVvESvnrTAQMYgUVP8PCf1FM0MeYR5LBo/h5YYUH&#10;uXWJ4r3gun8qKxxDKL1sYCNW7uEBkZc9+tuYUgwlCBZUW6s0SD0w2qhw0M3TuMImCctmX41zvuNN&#10;VlVY6cgbch5USazfeKzFgZCCLXoOHL4YVR8+MlBYsC7ESTDd8oqTSJ1MToOu9wCeNR4C0sfgnqoV&#10;E2ZYvFdLj9+5meX1Z5CgFH3lywOghXyWBo8F5K/MaCmh6il1quFaH2Ecy5p/ozAx9Jsk1TQEZQ4r&#10;xikQcrFRwD3/2ZQ/qyrTjVjgTlPau7GSpbpgIdHbk5qvsQ4LqfeQHzYeJa82YIVwsqfv2IkVTyxC&#10;T3seM1vxYvk9K8ERdiC38eFQ/FEKb0TG35F7YlsKmdbV+Dum1RbPSpYVWSHnFSgPSNq4CSvmr8TI&#10;FSipT7EiDpIKrG57XvQPZgJiERMHIEpOL3hfXBveKy9RdrK1RUwowMNgABMcadiA6mb+H8MEw92W&#10;3wTzfG3ui3EexlZkrcU3fULzuY5j8kcFWzMh8lYGQaDqtTFyzJD+SQ8UkKrdKazQ8HKV7RdQxEEE&#10;6bjEY31fI7a+6wpZKOVnk2jxF83j4TkDy814w+fFHvK+4rG/W7xXW96/fQjprS0JgN9JoAqbHDW+&#10;SKBW8lkaPGA4+INlS11ALvmkjOZXkXGgPdWW6DbBZSwnTpJhI2gwBACFrrJZpd7e0LjOqhm/h7vx&#10;0orXQDm6WwzeIcpW76s0324sBD/s8Tvuw0I54uCnebwP8gtEblKIg49bL1y6PUPJPY2yPRl6sNK3&#10;ksK1/kw5dyiFpM/BBeMUCRVh7R+S+P2GrPx3YsX6/pjg1Jtq3cLxt3X5XZAn4OOY8P4vCt3+oaDA&#10;Ih3Vm1XBDB7vUKzg+ZFMWtedxzPCFKYwWXM4P59NfW+8w2D+1k94GF9RPL1J7oSbeT0aqHj8IJ6b&#10;SWA966x4jTSyrTmTACtXIQGAufQF6cfEgzSKqi0srXnuaMtnNvEeAMEF4nGxnL0pC/AKUSW/p1i8&#10;V0eezz6qUHSwVAKnkKAUfeXLy6i1fJYGj9lkTk49VmF7399JPewwiRtZlnABqZ4iKClsQwCijN1p&#10;LCHiRX9SvE5a0q12rNiqCv+nGr7DtqxQfeCpj7dLKDeuAWUSsfcTWbH1iRtZuTwmoax25360xQxW&#10;ygenKP8tEgLKSorXrElcAxleN2HhKYul7sbPsUfiu7Xk7zmCr7UH1WaMhTKOJJKw5G/Bv4M3ACzT&#10;CBO4hWpLy7Xn/gIZMZbMQzZAwsB7Js3rBXkKomoC33CfdbL8Pp+yAribJ+ETSRV/IP048QhItnOH&#10;4rEgTnZK+f3KiuviTP7WafMxGg/VCJNEqVGiVyiVi2ueO8ryeT8xEKyW4397GgiGWC9Uy69OtHiv&#10;dh4VNRBgpsYB9PWvIlopw8Zq2MnTMy0mn6XBAzLJL4bnVlIVHOz1plWrHmH5zhUk9EZQUQTA1vxv&#10;WtksWCZestjIDiS1xGWIlUbSNJO6xbjvhqzY+LBaQGFclZWasZ6+IVzRYUkG4+rT+g+37D1ZIL8h&#10;hURp6+Ae51J6okQoa3GWdTaZxVc1p1qLHhIlZjHcIJT+TWFOg9VZsXwgaJ9R6HkAJQZl6OIhEPfz&#10;sRDMYZ3vwL/HHEBJQrjlI4fBlkwwIFEMEhQOt+wzVHs4gK+V3LCjkIx3mAToanmvBfy8eP+NPIwx&#10;uOq9yuN5BYPzIbTAC0YlB0hjSmfuV1G8F8jN8RmK2f8RMD0HDm9C1QcTAmBlViiX1BQOF5K9K+m3&#10;pF8RJZonaxrskTqlnGwqlrSIjTXXsAnlmi0EgBZ+tji3s6dnWkI+i4DMk68uXkHv2Iv0cg7FcRmp&#10;JXtVRVsZcoKKIAAC4RZWzKjEU1bM7H2GCwYUcxWL/lus/JgCseOtyC7JVB76sMALpnCep3tElveH&#10;PI4TfB+48MLqOSDl79s5uAeU7sszSJQzWTGMoJOVuyZxXrTI3ptx/IF8zM4Uhm1A4UF8F5Iexr0O&#10;oHC/yQr+pTyWiP+/XYJcOJ9CN/yjmKh5h8ccyIRlHPQdLI5wu4tnpAdhMSImlOO+Z5F9iaeowkR/&#10;T2Mt8iwx3ZTR79szWVOEDVg5TSqrqorwwhzlaVWNa1USEMYyS/McEMTL8RzRsXKM43ljAxC732ie&#10;s1LsG+riJ41jp5G52yf6sb3H9d4Uk4QA0MKPFmNgOU/PtJp8FgGZ16XvXkHvuI2hHgTD47uOn6WL&#10;DDlBRRAAFLLEkbDbI0dBn6h4rbhiAuWiKFZ0CitlecJGkaIYZTP/wVP/Rh4Sz3m6fgvugwmUnjXe&#10;FWAJj8rUJRUrfDdbd2c8/+CMv0HRBknzvuG148QLLLJDKcz78HrKsSCe4IUwmt91w4LFGonkkPX1&#10;FP7dHFbq8T5xt37MjyUT57diouBNVlhdID6OkXQy7iWBbLi7OticEQLwu4WCXoSIxLCpWoA14d9U&#10;7CUCcunQxO+WV7xHFuEWeTPB4r1uFe4Z6FvdZKbYZ5BbYU3N874iM8+uJD7XPH5FVq5NFOHPNI6d&#10;TnbEsC+B0cayDKVhNgl09j7TPA4+CADIFD3lswjInMjrUUHvuIHhecPIfcy+eN4IKoYAgOUyitOF&#10;paRDyjGwGH+qcK2uVDcMYJeC43FduKPnWVtWUBDmo7+/7al/8R6w8rzn6frbsWB9iyNBOUsYPJw3&#10;g2syxoGtFXsEZYcvoA/hln1e7HcQMFXLviUX6a8pO0kXXNyREAbEjYlnCVz9X+ENcN/Y7y+g7HI0&#10;GIOwqh/r4FvB0+Bo/n/SivNoTDG1Afr+OyYSfLggf8fzepOC9akz5Vto8R12U1BGQABEZGNzUktS&#10;h2oFWQkbe8X+368K94w5ZFbNZAUDQuRDR8+sm0egNT+rrkAGZV6HqJxMdlngN/D0jW0I3Z9JoAMk&#10;jRxreC48VZo5fp6VqbIsuAJ/MPUAWIPMcvjUB1YyOAey55uOnwMGoW4y5ASVQgDErTldKNvd9RGF&#10;a7WlWqsDJsHmBccfQekJuOLYmYpLJK3JCuIXHvoWFl8kv4K79x+evl+UJHGYxzECSyqsYRfzzwey&#10;khx/T9tkVCMzfg/vhs1YyGmbUNRNEufhnEuZAECseDLWFcL4J6yQTzPsqyP4OsgDgPCAgxP9lQZs&#10;liidc5hlP8L99kFWepNVGZ5lQdPFxjyKlf8VPYw3KFEf8XrSpUARHVAgAOOdry64H8bAnvx/JL9S&#10;sfo+TCmEW8+Bw+FxFK9zvzb/rpqA9dIkdh35MVbRPGeCo2f+zOCcrQwUIRBXOuUxsS/YhJ9t7OH7&#10;giBcz3INEqgDYURfG57bjf7qWWYLkEpN5LMIWC6eYXAe1s1K8ALAOG9jcB5kw4mOn6Ur2edoEghK&#10;RgDE3aMb5SjtUEh+VpiIkbXlYMrPQgsrdFFuASQo26Lgvk34Hb53KGjG0ZeVk2c8fTt4XOzCypgP&#10;AgPkAmLfoyynh7CgMpTqelbYJi6Bm/b7KX0HF/0HqJYVbZIYb6YL/gxW+q6kMJ75oBQF5zSqjXXX&#10;vT4E6F+ZvEB4wO2kbnUHabB3zt/habF/wTWQ8OwxngOrsZKMkBpULAAp5iLcJQo38WXhfp/7LM/C&#10;P4MFjQsKrnUOFVfHiLw1OpGaV8PwHMGnd+znlak63fpMPKYOIv2cCK6syVi3dGvTH0X6OQBGkV5y&#10;Uqw1b1i810YeFMA1yS53xUck0MU7hudBeVnL8bPsJp9DwIBcbBLn3pSKvXjLAQh3MSl3ipAd12FO&#10;WHdbypATlD0BwFatpHCU5TYItuxehct2YsVur5xjUNv85ILrgDy4jQW+PCtxVxbYYfFd6KFv+/C/&#10;H3v6dsuzADDa0fWwEILE2ZSVKihNJzLR8Acrk5F7dNzKY+uCODMhnGPjeJqfIynsxAVn1firuEDe&#10;MvG8CJ9A2TiEUBzMpMBzrLRvY/AuIEPgUn4RmcV/R54AGzD5Et9ED2BB8R4KqzAsUaCgNuJ3gIA4&#10;jOcgiI/pDsbKKJ5bvgiAiTHCo+g5BlK+6xw8ClC2Mi8R3Mr87RZTGM8IUcgKIemXECjgObMiVR9M&#10;SvN10lwrsCa7ys3yG383HXQ0WNtMQr1GWrxXVE7UJXYkc8MA1tq3RKwqKWmyhcPn6Jyy7woaNkwN&#10;WDtVwLs1IfchNKbYXIaaERpJF5SYAKDQTbZ7CgGQ9TGuZ0WvSHmC4tM7h0gYQMWx3xewsvpVwXE9&#10;+P0/8KigJ5Vll4jKsL3i4FqIt36TldfdWGCGC/m3LIgvzJl0tolQmiTG4YGUnk8iTubolAFUeb7D&#10;WOk/gQXqg0ktFjwJMMoI+xjMJICpEHYnbwjX8u/wTe6OKbpHsaC9esY1XmBSBaEHH3N/gVz4t6Ox&#10;h9jAr1lY9FG7NipnWGTdHM3v9TDlM/nIWg/PiqxkWx1YYFFxfb2WsrPg/yPld8tQ9eEz8ltyFPiJ&#10;3FVnwRowrgT9YmLJfZ3M620DBzh8/haW1/uQ/FXUqWaMJ/WcNmmKlislpk/G3itouHiUzEour0Pl&#10;n0sCcqxJTiQQr60dP4sQAGZYTLqg9ATA0ikbBZTuNXMUhqJ6znC93SLjb1BAkSStyCV0W6rN6l0k&#10;oEYeDF946tvlWfHyRQDswP3ymoNrwcJ/BAt/8LB4mxXYHqwUdUpZACMssLx3m4Sil5VEq6lD0qHc&#10;cSOFYRBRjoeBKccgeQ1Im31T/oYNG2EIm7DCGinHLzlUqPCd4EXjIxN1pBAVxcRN4PEHMuzMgmNh&#10;ZTsu5++7U7H7P5K23Z/2h54Dhy9F6dazjlU4PieXQNH7kty6WU72/LzTDfvkT8t5uZZDpQ17ok0G&#10;+KdEpDIC5JqfDM/t4VDROlw+hSABhMiONJTrTivzd6sxlF87kHq1IBUg19EKDXiM2Vjxl5IpWnoC&#10;YNmUc8FCH5hzzi0F1+ycQyAgA3xR3D8STMH1uaUiARBZT8d46NfWLJihAsLvHq4P1gvx5fBeGO/g&#10;ep+xAAur8jv8b5+c4zslBFgbNGVFNcLDGYJ/WweLRmOqDJehf/Dm9DaPo00yjptJ6Z415/N8iCdP&#10;hIXpFYfPGGXBXdPD+8P1G677RfWof4nN80EU5jjIw12UnTBzSyqOp72WsksjbZqhiFUjAYCx+Z7n&#10;e7zv+Ho/en5ejMUphuf+z+K+CAVy5dlznMX6iKSYD4pIZQR4FJm6WmON38PBM2xH6R5MAsFjhucd&#10;VuZjCjKRiXcDjGLbOHyOg6pUTtDZO0yxlkzP0hMAWTG3/6S/WosjoG52nls+hP20uuuI3bxGQeG+&#10;KqEkFhEAq/DG66NsUXee0L4SImHQw1r5guH5sAjDPRwhF114oYbA3Ze/QZEQGHdrnkTZLtGqiFtO&#10;wTg/WXD8IlJ3mZyXGCeVUJ4G7mAgYuABcDZlu3ieSnWTFS7DijByN4ymumETY7hvXeFL/ndtD+8/&#10;jRW2lSnfLR/k0+TYpox8Dn0Krn18xjqEebAjZecNgbfNwznX/VvG76t1Y/dNAHzo+Hqfen7eSWTu&#10;xv0R2RGpCF2yJeK2oOIEo3lAjo0fSGAKrC2mnm3wELOxSGJfvEI+gSADKHk7w/BclEYulXUbnqmD&#10;Sb3azDwL2fUAchMG0I1lkoYMm3DCflQ+eRwaDAGwZI5iuFXG3zDRLsm5Jtz3kwmz4J4zQGGAIHv6&#10;DgkF8dec45vwvX4kP7Gsq3gSYiNEFuGRhuejFB5Y3XdZkbuF9Gq6x0u8TCT7kijbJBSl81MW5rji&#10;DkFb1T14UYXOTSQRhGVw94y/z6e/xhxfx3NsFivDcYHyKbIP14gjsnb68ACAsg13aoQX5MV4zae6&#10;rt1Q4m+mfAJrAis6yb5oRNmeFtFcSy3X1XPgcKyH+2Sc16VK944vPV57ngeF/XMys/boXN8UWD+f&#10;sDi/AxV72BUpgEPJLp/HQxW81pYDkAviM8Nz4QZ7jcW9T6dibytBw8W3LE+YysIwVPX2/IzIQfYq&#10;haGr7TVkQ9PQsNUTOocpriJxY7fRH/AdussULS0BkBdzmDcp4OaWlYV8sRTBHcJ8UZkkxEAnS7lB&#10;OZyac05bnnSTyE88eZRf4BtP360vK0lfGZx7EoX5FCIsbnCNHjFhcZ6l8AtAgTon9jMEoX8lxsrM&#10;FIVNF9WUMfRXqlu+Eiz71vz/M1jxjKzncHs/2/H9/+ANtJun9/uex9iSCv0Qx/pBu5ryPQeQxT4t&#10;lr9FxpqIuXZxzlpxaI7QUa1JtaZ6VKjHknlMdBbg6eUzDOBty/NhgbVxhYTnFsg/XWtIK54vNhZk&#10;hD/cLuKUFbDG3GlxPsKfTEJB4EV2mnS/oABXWijLyFcEr849Pchg2O+HUG24ZCTfq8Im1Axylk2S&#10;XyQmlrKbdp5jTVi2bSLdWDoCIM9aDEtYVukrKNwPKN5jOuV7DESK9vUZysn0AgIAgo+vTNa9HQzs&#10;LMAS3ocX46ma5yI/wn8cPMPyVNety0XpJwgv8bJ3yOcQlb5DVv4BDpT51uQna319AApN3C1vAx7X&#10;sMxeExPoQYadYKlcpAFz53dWcH24YEVzp6gaw6SMsbRXwXlwu1PNn/E8hW6Qf0HPgcPR58fknFut&#10;BMAk8pPfBPjWA7kwl/x5LUB5G2V5DYQB/M/yGoNYEVdd4xCuN4LCEDAbXEJ2lQwEIeAFYupF0ZgV&#10;oaFUt2RuFiJvqQul2wUKGKchu6cBOgG8hGAE3MryWWC06k+hZ8G7vN+3Mdxzn7Z4jrV5/WxvcO6R&#10;FBohmsrQ+j9Dpk0p9v0oDKEq+g4I05RqCzGYDr42BUrmKRSWKkvDFUwSFLmcn1kgoEOBvydjskM5&#10;mVWgCDZiosAHwHhOIT+ZpyG0deVJM8dgonRxNG42pFoPhFdZcGlseV2EJqBs3Y8xgeiJDIF7nuI1&#10;5yfOQ4nDzlUwdzvwGK7hzRDC/3MUhk8sGVvoQBghUZhri+osnp/L85yf7/j6PykSAFmhPog9fI+y&#10;M7NP5T67X+FZ8hKQImwgz4WvWuPT/mSFuquHa/uqnIK1ZVcP18VYHevgOrdS6PlkIxSCNIXb7U0U&#10;hq2kkdDw4NqG9+g1HLz7bSJKOQG+FcjG7S2ugUTMG7BsFO2lv8QUpx78zVH1p7t0uUADcFdHSKKN&#10;19923N7msT6G9/CJLLfPjMn3rXjMdmK5FbIAjF+bFcgFOgQAiFt46q5s+D7wOng2aJdTGFZbpMiu&#10;R6HX8kAZTnX2kN+o2NszDxiXCAd4hMfUTJaP2/F43YLHzamsrwjIH/t0CIVsdJqLOiYbXN3y3NXg&#10;9l8U0zaIJ1MaMJgWFJAHwHQP796MlaIfyT45XtbihnuMI73wBShppzt8DoR63MX//4C/66qW18T5&#10;L/IGkec9sVCD/IgvyAgtOCn23JUMlOuC5Q2eGP9ghXZjCi2de/Omic0NuQQQ3+k6H0UNKz3IAdCa&#10;7KtBJDFBkQDIsjyiXx5mBT1rHg7jObF6wXPkJaU8tQHvHyBYtvQkEPiAr5wsH1N6NQ5dwNsJlSZO&#10;sLzOBtww7uFZ8C3vddg7evF4b+no3RFzO4MELrCI15OtLWUzfOMLY/tfJOfAcNNcY273IUmwJagF&#10;ZLKDWHG3deXvyy0up82mWs+vZjxWTdYpHQIAa+QtrMCbYiOWJd5jmeNVJjSwJ8BDECQ5vAXg7r+t&#10;B72r0stiT2cSaEnL60AmLvJwniPTuBamFtuiBGyYvAfk/P1WymfKri64PmKJzsj5e1FSiYgA8BEC&#10;gGR2XchfvGmUFE037v5wcpuNtU9sIQPZ8qhDxfbZgvFDhhsQylf+N/bMlY6TmCwBsXExb56NeKMZ&#10;wfOEyF+Cp7G8hizh4dpTFQmAPGURm+7gnL9jDKD0WZ73wiWUTRTC86LIpWw+VS98VQLwpaj7SgT4&#10;tsNrwfPtNUfXAjEHAuxAHudYU9dzqPzDynyTiFFOMZrsEjom0YRlko4ayv+nvG42ls8hSAAGmms9&#10;XLcJK8uLc1vMYp3qpHn83aQfTpsGkK6X8b74BYWW6C/4Z8zpHQuU/5mG+1PbCh9TID5flqlVOQSA&#10;CuN/GGUnmPuSN7qszefJAgX4hoKJ9KPihPnNQ592YgLElxUrcrn9VvO8gxw/B7wclov9/JrDa6/M&#10;i/LQxD1cXHdZ3sAqmQAAE78vf4NlWdG9jP+2E4Xx7wg/ARG2kEkVH4hCdHyEVETkXFHISlHtdTDC&#10;6+f8fSRlx15jDmdlP8b6c47Ce/xJ1YtPSD0URxXzyT6paBYmKowXE4xyeC0IgSdR+WfUx/w8mSTz&#10;vw8MIb8VK4qAWO0JJIm1BOkAOfR6GT+fbkw+ZKVhjp+hHes/qsr5XO5XEwt16yoYU3fJtKocAkBF&#10;cYbgnpV5fGFMYUni9AKh8nwFhaNIOV5cUXkwJQB8XRuIrPhjNc6B1SdpBX6GFZiXycwTokWCVEDY&#10;xmeO3xWWK1gDYWXaIvZ7uDyphlfMTwjX+/O4HFeB8xVJ12Dph6v//ayg/kG13jT4JhfyZnIrbyYT&#10;yV8d3sj93ocHwJ/8vYrmOsjIPDIHVq+7C4SCyzKuMZSyXbuRUGZ1hfeYQtULzKHvPVzTl/fUbA/f&#10;408PhAVCqvYhPyFkLgB3zd0pv9SuwBwIpzuynu4Nq+WNFBoxhNwRZK2j/ckfUWuLjgbnwPPq03p8&#10;ZnjoPmKozHesgjGFULWHZWpVBgGgmqQJiWayEoY8Qn8tkwclMs/6D+umSqmbovJ7HWIKlS8CwJfw&#10;tkxMCFPFrNhmjg0eZcvgjnQuhRlZkRToX6SfFBG5HhaLKWIXeHjfxXkc3Um1Low1pG7BjwsxiLG9&#10;j7/74xU4XyfxRvVLDtmBPro8tpmhWkBX8lP9IEpy6aPW/VxWroo2tz+omDVflcd3Fj6n9HKjL+Sc&#10;c7rGN6tWzPcgNPly0wcWeiAA8H19eJLBCntimX53kKgjRXzyiqFUP+EVR/MciRLM6kJyBjQMYO//&#10;e5mSACaVdyBPH1tPzwvvg7tZRjMh3TpWyZg6h+yqAQhKRAColreDMnJ4jvB4b+J39xZsLJco3HMG&#10;K7l5iCoQzPTQp74JgCjjuI4gCwE1SrCC5H3Jms2wJCOe8wqDZzksIbT6yrA5j+rG/ZvkAMDiirgy&#10;uGVVYswRFFlkmm2a835ICBgnYqaSniuaDqYnxrxr5RIEQFFJqymKCth5FIZKZOHsxOYDt+53Mo6F&#10;50s/xfeYStWNdxxf733Pz+taYP2N3IdBRECZtoOpfMJIsE/A8v+CiE4lwRkl7mskXo7Knc4hs/wl&#10;jcl9rXdBeeI7ChNWPltmz7WY4XkIYz25xM8Kw9aAmPxmQgB0qZLxhHwJd8i0Kn8CYKyG0IOMxlku&#10;yHGrG4ScZ3KuA0VTJZkZ3P9/rkcCILq2LytWFyYXZmh8Y+RM6MACXJ57rYk77wGxcYTFC0n2fGQl&#10;bZFQfE3vgXAIhCogt8B7VDkZVDHffufxlTdv8W7xJJ0YK6bZdIsQzZ/2Hq69iGqz6OZZlWbzxlEE&#10;jP9rc/oOm/9LiY05a407SeM9qjkEAPiozK/n+/pflUBA3FthT/MN7Kuw+D0mYlPJgLVjD3KbZDIL&#10;D1Dd6hMzyIzYakaSPLAhAd6Iu5C+8cgnlrIYg3iPU0r0nKimcHhMjgLptsDwfasFxwftLZlW5U0A&#10;QIkcr3hs25zF4V0KWUTg7hzltDeFsc8qeEtBqWsVU6pcI7JY+sr+DUVmusazo6JCf/7/1wXPZWLJ&#10;RR3Us2I/w4LgI34RSmyThGKrqjjHAQsgPEmQFbs7VYa14i3uZyQx3EZz3M6O9Z9rzEqMedeYnfLd&#10;06DqdbIphVUTsnAf/wuiJSsp0O68HqniZ6pu/ELuEmpiPPmOw/yY3JJ+pUiG9XTQ1iE/2beLsIDX&#10;d2S4/pAEpQYU8Z0pzOniC7g2wjoWJeaiSXlHrNdN5bM1KGCNgOV8S6r/5IAITbjJco1HCCVysPj0&#10;3juXiZP43gm53iScbGmqHq+bWSxjfSDTqkwJgDFD+sO6/YXGKRjoK2V87MjlLM/1A65w7RTv9bXi&#10;JhVXjlyiqUdyAZMcllzVciHIEB8PwShKjmhqJUbt4nim9VvIvStP0jWqxvA8KHc38vMin8SoMp6f&#10;ePaxQTuKQkujibtxdLyP2Mwo9r6dp/fHGG+l8Ow6FSjOyiEUcB2EASC7fVrsPs47U2OzRf+MoerG&#10;FHLnSYWxPtHz837vULCr4bFSCkzi9WqbEt4T8wGhLueTn3w5AjVM5X38LHIbWriA9+7D6a+xt1i7&#10;TEJPWpBUD2ioGElhTqnTSN1A6EpOgmyLij8I87uC7EleeMTs4GGtxf6GEMJzUmQ56CMTDK65JNUa&#10;NasByMewLYUhxa7RXKapJQHA0ImhhlI8IONviHGDW2aWdQHEwa4a91IhJqJ46Bke+rRRjNxwjRpW&#10;0ueRWqxQL6qb/G1vXpzbFDy7yaS6JUEgIKHKNQ7fPRkCYMt4Qrl8MGgbBm0jCj1Q5pbZ/LwtaD0s&#10;N6E5sff1RQD4yha9SPE7f0TqZTE3ouxEolBAR+QIL4jH7qPx/AjHqMRqEzr4zaGw9xP5L8851eE3&#10;wbW+KnF/v8hrVl9eHyY7vj48Vq4K2roUWvR8uZ/bEJItStTXNoqsj9Jc57OCc4sD2QWhJQiHy/Ks&#10;nGcowyxF/jzCSgWbsVmKmuw2Skw78msthofpRRR6LMKS+4Qn2WMeEw4n8p68ZtAuJbced+/xWvtP&#10;sjcUgcBFmT94cg3NOc7EywrhrN0MdZV2ZTrOQTijnDUSv7/h6Jrw/n3H03u1JXehT40t9g+t57dx&#10;1XpX83iwzHBHT8bEfspCdxZO0dhQMMlUkkhFCsuGLHS6VNC78/97O752NDBa8X3WV3iWbRO/Q7k2&#10;JIjbnEKviuTxvS2eDYIJklYN4GuBzRzIY+xoR5te0xTlUwfoM8Srv0q1oRALeSyjXc9C1rZlIoi0&#10;5420icV47BJ7d9fl+paI/bu+h/fvqKgQzmXFqIfidQex8pRm4bo7ZzM9VPP5Xx8zpH+1l9LC+11H&#10;YWlKm3dtTP4SiCYBF9FNHTzvl+SHRC7CHBZk0OCRsguvWSAFkPBTx5NrNpMIELKeC9pTVJrElV/y&#10;XFtk0O/vlaifEd5yV2wt1XlGX7ks4FGEqjhwUz6KBeTlFUiR+fydkWcJ3nkqcbZDWT5T/UaN+D6V&#10;7o48xnBsNuI+9p3J/DOL55tOpTF0QIF7jNsqQduewspTa/G+rkNioD9nsTw9msJcPW9SachXrLUo&#10;T4eqZcjHgVCZTSgMly0a5zN5nYOhCWWbVaz7/6MwzHeR5nqzyPDdbmUSoEZzHP1KpcnY/zTvS9jj&#10;9qWwHHhHRd11Puubb/A3eLJg7KMPkYh+GYP+mEO1SbFtAbn0Fl7TdZ9Dy4OkUU2NmadMz4HDEXfy&#10;DemxvVCuzkpR7JC1My32ZT2e6KqLBRQ4lVIecAGvrzq71Q7EqSYtrHvwQmOTLR7l3lam2vKHWFD3&#10;VjgPWfGH8/+P5ef7ghfaoRkTZhNWEneVz1nvwKbfm4rdUffhb6qK+LiIoxUrUEmX59UpjEvTsT5u&#10;NWZI/7KuNhGs4zLCqgfYR7swCdCRBZlkBZDpLBRh3ZvG++6v5CchrsA/WjAB0IX/XZpqrXogd2AR&#10;HceK6c/8zQWumIIh/WX91QNkwM78bycerx1Zj4gU6hm8//7C/2LNmsrr1PwyeIcl+Lm78pyDC34T&#10;ViAjD7NJ/PzjyZ+HZEPE4tzv+Hcp/g7tqbZs6R+8t03kve0XquLwNdv1x8YDAB0L1+S+GufApQPJ&#10;L+LM0TzKTnxxgIbyj2veo8GUAFeSWcxNFjAAEQO1EysjPuLLT+I+uZjy2aEl+Fh8Y7CXiOdENYZt&#10;WUC4OnE+/o+SLjtaPt9xfC3EY0VWetwfyR7hGraD4XXxzRqnfMMipFmQoVCiWgE8FODuCoY37kIO&#10;0gkZr1F5Ah4oPetpfoP1RhzUaDL3AoD7GjxdLomRJ66AhReEHtzW7vPw/seQekmfd1iJUSUkkfH6&#10;Mforiz2b0nODHKOp/H9P7kvkCQR5mM7tO+mKBgNYtL7h9qZ0h6DMMZUqvzTurx5kKYEaplD1V1Yq&#10;GYwJALi29hw4/DZNAqAHKyMq7mdtWAlTBdwCVcMSIrfNGzwJSyAAHic/SSxAooABKyq7ckpMaYSC&#10;NoT/35y/Q1quhHkOCAAAHgCIIf0X1ZYW/JivDQLgHAqzSuugCdnnAEgysbCaXEhhOAS+1QUJIuBW&#10;Vmzx++PriQBAMprnLK7Ri+fclR42rc5MALzF13cNeI6oeo38QGHm/gMVj4eXx848T4uwosZ1Izwc&#10;rJGzSCAQCAQCgUAgKCPYJi2A8PyL5v0OUzwWCUSW17i2TqKIyOrno355ZFX3lSQDVvU2lJ/ID4kT&#10;j4kpySsllPwvCp7dFnDXhkUiLZEFYhD7MUFhEydp4rKaRXjhOQdQaLE9gWrj5iMlHL8DGVXqhG5Q&#10;sJ8ltbCWLLSNvaNrdPH8/q25/1UrH4CQ1HG3U43p35P0s+zWdzkkgUAgEAgEAoHALQEwZkj/KSx0&#10;6wBx2ysUHAPFdaDGNedpPkfkAeCjdEYUq9zS0zeD+1SHnOsjSQms7XHyJGlFRQhAmueGq4zSyP5/&#10;MPdvNx5nccICbotIYgQvASQkvJ+Kk/olQwBUlcIFKcpwFhBXBEs2QjcOSfwN2WxhSX+sHubpIAsF&#10;vlWsz10jGoPTPa1Nrfg7qyabAQn4gsY9MAdUSMDtNJ8dSZpelO1FIBAIBAKBQFBVBADjMdIr3QSl&#10;4aCCY+Ceu47GNeH6+43G8TM9EgDTPRMAcONuwiRAGjaPKduLWKkfkjgGClWUuTuu5Kzn6BmRpRjh&#10;GAjLGEm14RmwZHeMHQePA+QmQHZPVBEY/P/YOw9wO6rq7a/0BAgkgPQSSugdBOlVRBQQIqgUjdJF&#10;CdJEFAhIEUQxghTpIEUgFAHpTZQiRXoLJRB66BBIQsp3f/95z5fJyfQ9c9rd7/PMk9xzzszs2bPL&#10;Wu9qUrTfjxmrRUIAipQVW9QCQgn3/1VCn5PYBQLr/AbP00XVR0XAWCCmfWIF7aqNs48ruDZjHNLj&#10;05zvME/YDYRPWk4K8kV8LWfbjx8zalirlZT08PDw8PDw8PDwKIUAeEQKeB4MS1Hgvp2jbWQFPTHi&#10;uXpmUNKrCAH4oEJyAbwVUl6i3ueGFiQ2JKHfGlJg76r73edScGtK5S4WuJofqr9vkyJeFLiu12L8&#10;CT/A0r+iBRn4KdMYVRbweb3H7UQG7CNyoObS3b9uzBQJV8ibN4D+oQ729qHPUOzwbvh1g+cqYQh9&#10;C74LSKAqypXNXTfmywTPiqdKWqhHfc3mmy2fR8LwlO/3yDmXH+5S/i/zW4uHh4eHh4eHh0enEgCA&#10;RGDv5fj9EAsSa8Vh1RzXIvPtE3WfrWzJNc9rpXAGVdCntWtXlQOgVrVggYjvqMW+jBRpaqUSChCX&#10;owECYVFdh1rS46SgY219UYr45RW0H0LgKBEEJN+jHne9ezul386ywJthdQuSBmLZDVuxsyp5YaV/&#10;zgLtpW0QXCfUKZskDzyjgXOVZH4r5TwH0mQhjYEqyufUcgCMr+DaA0QApJELjKNwhQRKXeXx0MDb&#10;aLGY7yAId8zZ7nP9tuLh4eHh4eHh4dHpBMAYC8qp5VGqdor5DsU9T2WBqyM+w7V9/oRz3q9TYMpE&#10;TWGZv6J3Nlb/RhEoe0kB+muG62xiQTJAiJuvW2B1399meA+A3SoiAXj/eIFQxxNvgCQiBnKH0pHf&#10;s5lLNmb1AJgcQwbknSeEJ5xTp2z+tIEkAG3/Qc5z5tV8ermiNi1YIQEAWdPb0onFjWzW5I7kl8hK&#10;EEHUxYUBUM1jkRxt/k/Guefh4eHh4eHh4eHR+gTA0BGjV0j4+qI6BS0NxFJHuTTjwp7VNZ/7Rbnb&#10;YjleOOG8mjv0PBURALgtL1bRO3tT/y4TQ2wQj53F2kv5Q2LzsfiPCxEXD4lcWEzfUcrvd+rnuy0I&#10;H3AFShckD5UKdg49U3hcpileWZX5MmPf6YuL60gAiIGnGzRfuT/hMVitw0kesZRvyxSt+31tDoyp&#10;qD21d/ReBdcelIFcwMNhVZs13wYeJLfmuFdckr+Nc1yDefdzyqPGrJ1LdB0L+C3Hw8PDw8PDw8Oj&#10;bQgAmxEjHgWE7n1yXGsVi7b0b5njGn+KUD6wBmIVnDuDUjiwgj79VArtolbc4lwPrLgr6H2hRKBk&#10;LBfxu8MtCEFYJ8M18X54NOLzu6Tg1hICQib8Sor6phaEGZxt+cqt1YNr4vq/Wd3nuH2faUFeCbwT&#10;iOfew6I9NbImhutRRzy44gcadzVgaf6ezaj+UCUYB9dbkO2eMnMQWIRqQOZcFzEmaoTAsxW1Z4je&#10;ZRUEwLz6962E38yl8RhVEjNPMsDlbGZSx/R3Hk+kC7qU/6SylsOtOlLQw8PDw8PDw8PDoxICYJuh&#10;I0YnZc2+wYLM6VmxXYTynlXo/rDruDDic+L/cU1OciuvWbHnrKBPUYzHigAoI8cArvkoFsT04zZ/&#10;sT5fJEYpfswC1/0kbG1BNv5xEd/9K/SbKKCYE2qwZ8z3r8QQC2GCYTsp5r+vU9AhMPbWM0POfENk&#10;A2EA16hPw0RLXgKgd0nvmGoGI0N/4wFwbIPnLn1xpwWEEDkbXrVZqyesrn+fr+D+KMh4IUA4VZHx&#10;vua98HrCb5gDlBRdM+I7klg+kvFehOvUE4YQVFlzLpBr4/i4L7vWTEJedrBiiSs9PDw8PDw8PDw8&#10;mkYAYKE9NOU3KHFZLYKrRgj9S2c8l3jbKPfgTfXvPCkEAIr6XBX164vqqzJcfnmehXStv4nc6Kl+&#10;Gmmzehlsbum5DXj+/hZtxX9G7YcA6JdwjfMsyEx/eJ0yzr3PUlvrQTI6MurfZIHFmioFP9R3y1rg&#10;Th8Fnv07lj9nw/Q65bTM0ox4RSwV+vsci0+4WBVqXjTkvMBD5L8RBADv+qUK7j2H5itEXBUlBmsE&#10;V5IHwFCN/ygXft77HzPeC+W/PqfGjpbNg4eSmruPGTXs3YTf7CYyYaJ5eHh4eHh4eHh4tBEBQGz7&#10;eim5AF6zwE16Qobr4WYedotdwbKV3EJxPTmFVFgu4fzP1L7BFfXrM/p3KcfrEOd/QOjvcM4ElJOj&#10;pGhTYm9X/X8ZKeBJuFdK+wIxfXufiIa1U66DKzzZ8dcMKVtz6D2izNe7RD9nM2rGk0DvBQsqD0AE&#10;kPshzUI/ve758xIAt0phLQO8i/NDpAI5FH7dhDm8mdqAoh8Oixiofn0s1OdlYpDe9YdSgsvGUhkI&#10;gNX0L8n6osIASBD6VMb7rR76P55B22Y8709dyn+sp0HXWol3wZF6N1/4LcfDw8PDw8PDw6OdCICJ&#10;UnxGpvzudgssomlA0A5b75bP2A5ioO+JUcrWDZEJPROIjDel5PauoF+fz/k8cfiVpccNE5uPCzKh&#10;AbvoM6zyuKlHhQlgtd3KZi1rF0ZNoVkjYzuniDjgue8SaUGCxnq3+BdD/6f/95WiStx/fVUIXMtx&#10;aSfG/Dw9Z/j8rMpUmCj4m8iKUVaOOzakxR6hvy+2atztk8A7XjHiczwq8HB5sKL7zqm+faWi6y+p&#10;efpOwm9qZN8QC/J+RK1Xt2W8X5jUZNwvmnEd+lXKbwiVwYNnslVTitHDw8PDw8PDw8OjMgKg5ur9&#10;3aEjRm+f8ttjbEY8eRK+G/p/ltJ5KG4nxnwHmVBLfLaUxVcCmCZlku+rqATwgtq5hsM1cMH/fsbf&#10;1icwI2wAy/rtNmuiQ5SiAy2w7sdZhq/V776T8f6fSyGfv05JxwJ7h/obK3F9fog7RRKQyO3rITIB&#10;y/paIlBQ8na3oArBp3XPkZcAMCmsEBRk0j+nhHeNJ0ONRELBu7CEa96YoLi+L0LkIAvc1Om7ZyJ+&#10;VyPCqqoAUJurj1Vw7b6av7yrz2J+M1ud0v7tmN9dbDOXgoxDuKrGyhl+T5jTrmNGDYtV6rvWSDyM&#10;fqI/J1k2rygPDw8PDw8PDw+PliMAUKqOTvktLtG7Wrr7Mcm2ata2LDH5r0uxjcLuof/PbskWeNzR&#10;+1g2S19eYP0eJwKgZ4HzUa6oJ+4as76sFMR6BfJJC0r7xWXFJ4yDhI6bWBBnngastLg5bxV63iVE&#10;Yjyie5LM7+6Ic4+QQlvDgVKaiFsnx8OzGRX7KExNIArut8A6u5+jYrZMXR89VML4IdcBiRK3UL8S&#10;ukCiwcNChAghF1epf6O8IVYIER5VoKYkP17BtXn+BUVexFWbmNdmVAqoER5RY4IwlJsz3BMysEak&#10;bZLh97yLV1N+82vNg9ra6UMAPDw8PDw8PDw82ooACCf3W3noiNE/Tvk9SvD+Kb+ZzWZknM+SlR/F&#10;dHKMwlNfoSAphv2pkJJcNqZIyV7asnk11ON4i/deyAsU7Powhxf079YJ5/1B/x6a414PSqE2KbBY&#10;snfUfQ6IOedrFpBANQy36Kzu9cjiwg8BEM4BgFdKfenB0y3wPiiaGwCl8Uehvx+15Nr1WYBLP9Zj&#10;vCd+a4FnC/HueL68kfEaK0nhfKSitWM9KedPV3DtIVLmn0n4Dcp/OF8I/RNXQvQkS89TwPX66t/N&#10;U37LOzk36Qdda+MWdWMeQvRzv+V4eHh4eHh4eHi0EwHwVoSiumDKORd1Hael/KZmpU5LAIgQH+e2&#10;vb7NnCQPrJ5wrRdCxEEVeEP9O2+Oc/gtFvBdS2rDNCmT9VnS8aD4sk7xrscDUmZ3ykli1BTuS7uO&#10;TyyIUX/WokvF4eYNobOMlOjfWOA1cZvNmhOgHp9lbE/YKrypnv3PNrP3w/26/5SC/bxJaC6h6D1V&#10;8Dp4K1xpQTx7/VzL07b5NafuL4GMiCM9IGnwLnizguvPp3+TMusvVvdu+f/eMb+FmEqz1jMeIMog&#10;pJI8kQhxOTHDMxxgM4fmjB8zapgvA+jh4eHh4eHh4dFU5E2A92Ld32SRP85mxLnGAaV2XYu37NZc&#10;9dNc3m+x6BrzPWxmK2wNq+qaE2OeZbJlszYXQa30GgrwkxnPwYL5hxLbgMJBxv+7IsgPlJhBKef/&#10;XQo5+R7OzHlvlLcRFuQRiHLjZjxcbkEOBlzaL9LnxJSfq3uj0OEC/58YciMvATBZf/9cpAjj8kZ9&#10;d70FRNUBBfp5ab3n1/T3kzajHGXWvqKiwmibQUy5gHFECccrKhrbPC+u7RdYNRUAaoRTUgLAr0V8&#10;9m2N10cjyBPWjn0Trgd5iAfSdinvieoAiSEjQ0eMZi2q90Z62W83Hh4eHqUAknxkwXM/lbz4ke9G&#10;jxZDH8m/ixQ8H5n6r74bPaogAKLqiZOojrJzSdnGsTbjGn5zjNK5koT+tPZcmLAZrB/x+cK6bpT1&#10;b7xIgJUl/E8uuW//G1J0b6rofaQBC+QOFiTVu6HuO4ibtJwLKOXEOh9sQQb9z3Le/wIdUe/7ein/&#10;ZNEP5wC4Ue/zJCljm4l84N0Tzz0pQrFPGnfhuOvnbEYIwDJ6vjVC4+P2ggQAYSwLhgiAN3KcS/tq&#10;uRLKwvekmN9S0bqxlv69t6LrL65/xyX8ZvWYzXNniyYJmQN72awJM8MgH8iGCd9TWePZFOWfNef3&#10;Nqt31Ti/3Xh4eHiUAiqrbFrwXGS9fr4LPVoQPSWjFg0Bftx3oUeewZYHlDirt7zitn+ZpWfThyDY&#10;PeY7LG+bWLSbeA18d3/Md3GluLD+fyXmu+lqExvJkAr6FoUOF/itcpxT1aY0KkLZxyvinZTz3rYg&#10;hwCu+mXVuMdye6fGCwpZVCw1VnA8B9aTEruP3v26od9kcYmfZjOXXlu17vu5RZDU8IHDc4WJrTxE&#10;yRklK/9DNOYgM8ZWNJ5qY/rfFV1/HY3P52K+p7LFSjHfYXmPItIeSiEsJopUGBrzPQTUlRnafmTM&#10;mvOu3248PDw8SsEUh3MnWDllgD08qoBLrqDJvvs8qiIAsHBGxRQvIcE3DdfYrJboGki8lWTVRQF8&#10;PeLzlSw5add8Cd/VYrVXqaBvcTO7T0rnghnP6VvRe57XilcUuEBEAMkcF3BsB67jV0hBIjzg7JTf&#10;3y9lE9fuf9jMBFHeHAD8i2X4/dB3Y3XdsGJZxqKd9T1i/T+t5HeNdR4r960Vrht4zXwQMx9dMbvm&#10;4zMWT8iw3sTlpVjB4km3vyXcF4+JJWPWxMctPZkp1v9vWeDRYp4AiMRA9TFrIh5bWDog+oZZEJKz&#10;iQWJW3mHELO9fZd5eHh4eHh4eDSRABgzathHFp/gDCvthimXgHX9gUW76HJuUkz6uRbN2m6VIiiu&#10;nEJogHUq6t9/SBncuMkEwAQrzipyLi7NuLkf4tAGLP/E8i8q5f/POc4lLIBwgAdy3nN6aMxMlxL3&#10;hP7GJRwPg3BYy3cKPtuXIklqWCjjeeRmKLtMXy0T/n0VK3EvWzVZ7ZezwDvk3ylzOsmVH4+gKDIR&#10;AvL9mHPwFlkp5nM8VT5JUf6HiGDoGUMuvNhN9xhCbKgkQvjXs9o/HtX7vUPv5Cp9z3zAK+tx/fYx&#10;zVP2jAXMw8PDw8PDw8OjsQSA8HCC8nqOpYcCYLkluVu9CxdZvZeIOQfi4faIz/tIOExCUpb/mgVz&#10;kYr6919SPLfO+PsBFbUDD4QtHM6nVB7x98THr1/g/JrlH2+Mg3Mq//UKfQ1ZcgCgoE6KIBMYfySu&#10;DGfaJ5fFngXb9brNbA0fmuEcPERGlvyeCWnAmor1vKryf6uKBLinouvX8gskkT1ppTsJFflqxOd4&#10;FLySsH5FeQJRmeK/GdoN6RBHYL5q3SsJICQOCRfv035BwlEs/AtrjUvbdyB0CQujgslwCyqKQBxA&#10;Am9l6clLPTw8PDw8PDw8SiQA7k74jsRqx2YkEepDBmqJ1KKAdejtiM9rWb/TlM84PCVyYbmK+pec&#10;CePUzizu5XNW+K5PtuIu7sRH7yKl+9yc51JloWb5J+t+WVUOvsjwm34RRAH3r8+SSoLKy6y4y/Ht&#10;ofbMZtkqS/zYgrj0PgXnYRR+JBLgjzZz7oMysb3+vbqi69eIqvsTfpNGsPSw+DCAu2I+Z27Ue26Q&#10;JPKEtAYPHTGaqhJ7Jfzk/jGjhn1hnQ+Il+sssOCfrr97lHRtiGVIOxKq4sUz0mYu5enh4eHh4eHh&#10;4VERAfByinKBIDw8w3VOlLCYBddHfNZLilsaZk8QQvFGwEpFGcKsWTd75eirKSIZBlu8d0O9ElIV&#10;cNs+0uF8XHLJxo/19TcZz1lVijWWf5SkU0p8nokZfvNEylgluSFeKy5x+Lh3Xxz6ezVL9yjB7flh&#10;3RtX6DIsmowdstS/XaFy3k8EAN4O/6vg+pAnG1iQ/C8pa/7gDNeiEkKURw1rTpYEUG92HcdkUP5Z&#10;O36X8rM7OnwfgYT9s8YyZRL7Vnw/yMSjLAgX2LcB9/Pw8PDw8PDw6NYEAML/OynXJLlbmhWU2NqD&#10;LFsccVTeART2jTKcOyBFQLxNik3WPAAInsvk6K9akrm1MipAVeIXNqPEWtHzcS3/bdexU8pvef9k&#10;+x+q88pOdhdH6kxSn5OQbcuY8TW7yBBcu3d3bMeLNnO8+lcT2oYVmJKZ5FS4Qvdeq6T3Tp4JSB6q&#10;JnxY0fjh2SCyrrRsHhh5QbgOsd4QN1MTftc747W+EfE5XhcvZ1ibhlt02dMwSKx5Ycr7m9jhBMBP&#10;LfDW+LmV58mSZ7zgaXC3ZfO68fDw8PDw8PDwBEDeE8aMGva5JYcB1AR03JDT6sy/JMExySJH9uwo&#10;ayCx6H0yPmOSG2rtWbbMKHCSOG5I6LNlpeDuZoF78X51z02CK+K9d04hKb6XkSRwwWPmlo18kpRW&#10;So2cakHehijULP+4oxPz/6cKniX8Tt9QP/9SigAJA/9ps+aZgIyAdCK+/Gi1zxUnhMYvRNOuCb+9&#10;WL9BSV879BwrldCOGiFzaYXjp3aPf1Z0/Rqx9nyG9SULosidyRnWLxLP3ZZhXTnbonMNhPGAJXsz&#10;tCuwwkME/cWab4En1ACS5SdNICE8PDw8PLoP5rHk3GIeHp1JAAhXZPgN1vkLMvzuPAncccBVOsqi&#10;ObykPnjSgiRd304hFLDakr168zoCYHGRHcQLb2KBpRvLci2jPEo9buiUvMJFe1ML3MTX0XkootQn&#10;v7wkRTAJeDpMdbwG8b0kA8Stf7TNGrZQb/n/Q0XPMlH3QegnK/yOXcdJXcfTEb9dR+8Ht/WTS+xn&#10;rPkX1o3JKBJngggKkg9Oq+szCIB9HNtBsrTdpNhWWf7v62r/0xVdv7aplpVg8BsW7a1ze8I5rAW/&#10;zHBt3vWuGX5365hRwzqt5vRXNda+20JtgnQlP8mZflv38PDw8CgRhP7iZUmoGx6Kx/ou8Wh3FE16&#10;hoCOVWvRlN+hBGMR/0vK707Ub6MsslHlwIjd3iBjW9OSUKEQY9HcV4r5QxHnH2FBcrJ+IcUPF3Ms&#10;6oOkFIXJFJQO4rzvUDtr552qf6dbecmx8ipYy4r0cMEZIkEo70VCvZ31TI2w/NdQI2OSlJR1NK42&#10;r+D+/9Mz1kBIylERYxcPF7LPj7cgN0BUW95waEdPbUaMwZEV9jfve0mN6bcruD7P8U0LyL6yKhhA&#10;6FF+8oW6z7k+BFL/us/xbiKHyfsZiIU/5RgnnQSEoL93HfO3aPv21Htlbr5rHh4eHh4e+UE4Ih6/&#10;5LjZxmauEjTZd49Hu6OQB8CYUcOoiX1Fxp9jEU+LF0dA/0XMd1HZwHew7HHTU6QcJeFB/RuVOXx9&#10;KVar1X1OsiviyPdP6MfNQ8p/HlKiyve9cEnXwkqKtZnyeVjVscI3wvIffq/1wCsBjwA8KvDCOLUi&#10;5R/iB4+Rz0KfkRgxnEWepIm4oH8iEgBF8C6b2Xukhq84tGVJkRw88z0V9jckD67ekF9VWLSX1kZL&#10;eMRHBd59HL4W8dm4GBLjSkv3oEDxJZQjS8JO8qX8u4P2i+3UP/O3eDvxhrnIfDiAh4eHh0d2zCY9&#10;gD0eb1e8XH9t0SWCPTzaGr0dzkVYPjCjMnu+hOH7En5zkZTJb4Y++8Rmtd7hirN9jnZi1UsriVZL&#10;MhhVUnCZJirsrQ6InbM1DoZLKcKTopFuuHiD4P6P6/2GIgGqxI0iGd6tI0P2rvvdglL+5rb0yhEf&#10;ObTnMP17WoXPPLue7zULSnJWgW3171UZfpuHfd9K7Z8Q+oxcFlj5h4Q+wwvj6JRrLal1Lythc/6Y&#10;UcM+65C5Tpw94S7tknEfLw28sAjT+NQv1R4eHh4eESCX1Q6SIdfVPu/h0fFwsZDgRv5mxt/CquE2&#10;mla/u77mNgpHvaVuXgtinrMCYT/NYklMD7G/X40QcB+3bJUKuiM+tiDu3qToPtRA5R/XLPImPKZx&#10;M6wByv/xFlhBw8o/cfGUgasniQZJUcxSNvLhgu3Buo2Xwb0ZFWcXZYpN8rw6RbpM7Kh5dleG336S&#10;47pULVi57rPpNqubPyTOKynXwiqwRsb7EmJwfofMcwQiSkvO1WbthlT6lV+mPTw6Di7GqznMG3U8&#10;Am/YG6TLUKJ6lxZR/md3OLeff60elS+iVAMYOmI01t+RGU8h/vl6C5LhxREHKDK4jh+kv6kSUO++&#10;v5AW8KzIYl3FQ4DYdaypxLiGM4DjLvyhVV+ir1H4ssRr4RZ1tt7RE1LK/2ZBUrsqLJ+89x9LWdyw&#10;gX2GJZFcB/XWb5I6HuN4bcImri1wHnHOkC24w+9f8fPXPG6urej6bMQkjyS/wAclzekwIGkeqPsM&#10;z6Ja5Y/HNP+Txt05Gt9ZcUXXGvlKB6wX7BEQPwtUcG1KSU7QmtRfBEPZbvvkKRmr+evh4dEZeFX7&#10;8rSc5/WQbDLRd2G3B8r+t1qsTYznq6Xn5A21xNj0sH+tHpUTAALxwL+w7JahZbVofzNB0B8pBW8x&#10;LfL1WCmnkDg+4++uEgHw/ToCYGIHKf+1/iujLjkKwU1aqFCEsY4SLwWLils+Fvk3S2w3yRT/Yo2N&#10;xSLRIIRUVGk9koz9voR7kJCuSLIyklKSdPEWKbBVgbAO3Ogh456t6B7LaPPKmjDvvQJjpx5h5fy3&#10;KYIkCf++l/Oe13XIesF6vHGJ13tC6waVGF7WPkDf99NaQq4VPE6+bdnyLGQRigiPIZfMk+bh4dEJ&#10;YD7v4LvBwwFTW7BNkOE/96/GoxFwsraMGTUM9/yzc55G/fN/JCjVsLPn6v9RJMG6Oe+XNWM5StTj&#10;2lTmqWvPTh0kPFLRYHnHa6wSUv4PlmKOW/Y2ErZxTb+rpA2ad3GBBWXHGqH8k6viZD3L+hHKP2TX&#10;DSUp/+CFAueQX4ByNHimHFBxfxD7T9gNlTqqynxbU66zehi8lfP6hADMWfdZjZyCbb8m5jysRRBA&#10;u+e837OWXGqwXUC4S1ku9FdoThFmdViIAPhIa8d4rb/kGdhZcx1yuQwvij6ar73Mw8PDw8PDw8MT&#10;AKUIdnmxvoiDPjHfnyHFe2qM8pkHr2X83VQ9C7HbYYvhqhJUcT3vBLcxFOrjHc5fVMo/lroDbeZs&#10;//QP7OUIC6y6o6VAFPU0WVGK/48qFt5pN+Ene0pZPERKftT75rnLchsjDv3KAueR84DY9sO7jucq&#10;7BcssAeJFLmkontAqHxfSvN/M54zLuc9yE9Rn7gP8gQXuyMt3tXucI3x3O9HlVLafW/4dQl7BP1A&#10;YtDvaU5lJZHGWuB5USOMXYFXwX5+y/fw8PDw8PDwBIA7SPz2twLnYeU5PeY7rEEnRih9KCRL5bxP&#10;HgtSrUpBOL4cy+EjEh5f65D3jgK7boHzIEOIWV9IitEpMb/DOr2OBV4VkA3EJa2f8160DyvhShUq&#10;/bdKMUHp38iCOO+4+HKyiePpcHmJbcCN8WP9n8oC22U4Z0MRIozJsyoeJ7SJUA8IuaoSYX5XJAB9&#10;mzWe8zXLF/uJe/ngus+mab4/HXMOZNDIguvhpR2wRpAU8auO1yCEa1NzSwxKuAfhRAeV8EzHWXll&#10;UD08PDw8PDw8ui0BAEiEVqTU0h4StKNwnpScMOaPEOTTkCdhGML721JKatUAnlU/4QGAVZvY3pfa&#10;/L3jebFLznOwoGLRp177LxKU/xqw5uJJcZGIA0rinWDZ8kVwj6ut/MRjJMx7XIodniRYBfH6eDHl&#10;PEIZyHHwU7UJ7xQSAp6q55pUsD0X6l/G1V817pIwWCQF3ip4WUyveJzUQjhurOj6PTSvvrR8MfNv&#10;FVhv6uPJSUA3Kua364v0KOK5csmYUcOmtvn6gJfPYY7XgMQl18ujJc3bP+qduIBkjj/y276Hh4eH&#10;h4eHJwDcMcZmdgXPgzNjhLI3bdas6xAAecpcIIh/mOP3ZKTGK2Fxm2GNJUFbLZ6XJGVYjCkv9U5I&#10;0H29Dd99ngRbKPD/scD7Asv/n3L0J+8Wq/VTUiqwuJKHoH/KmChT+aftkE2475Nt/miN2ShipEb8&#10;QFTg9fGgBSUsw+itsbC/no2cCj+0IHdAVoUH4qAW8461tZcUz6QKF+eLLNhfz1QltrbAK+J8kSZV&#10;gHm2nsZGnjnEnHs1573mr/sbcjEq9p8xfqkVCzlhrJxl7Y/dbNacCXkAMTXcyk8a+bMS+vcwy+9F&#10;5uHh4eHh4eHhCYAIXJRT2Q63gTrqQyO+m1L397w5r40C+kHOcwhnmCTlr1YrthaqcJ6+e0YK33S1&#10;EVfp99rs3Q/I+DusgaP1fnDDPaXAvf4tRe8oKf54jBAW8OMIxYx48M1LeL4XpLxuoONckQ9x1tmV&#10;pcA9IeUQpZeEhmvbrJbg/uoLiIGTLIhzxkOA3AEkOjtSx8VSbidE3G+kxg55DjYOKcSLx7SPfoGU&#10;wkvlnIrHBiTbb9Xu4yu8z8aaY3/Ped40y588sX6cfRGxvgxSWxYr8CyElBw4ZtSwds8TQh/s5XgN&#10;5vc/K2gb7x0C0iUxIMTn4X7r9/Dw8PDw8PAEgDsQyorWI8fai7V/vpTfzZ3zumNt1hJrWLb6pjzH&#10;zVJOajGwd0hhDSuCxI/jhr2glMqjIhSCVkYWIZr4e+KksZjh9v9Hh/t9KsVgWfXVsiJU9g79Buv3&#10;CQ73gJDBXZ367ngtQMzEWcrrxwCeHaurXWskKOLh83eS0g9ZcLeUkzelPHNAEq0mciEcNnKZxtS2&#10;Ih2WCs3HqPtSx54kfK/qnMkVj43d1AfE5b9Y4dpDBYlw1Y8kQqIej+S8X5a1A3JrzYLPc1mX8n9f&#10;B+wJ+2UY+0lgvo2ssH2fa9y4gPCnRf327+Hh4eHh4eEJAHdgPb+z4LlLSkFMQv+c18T6Wp8sDC+C&#10;DVPOqz3DpqHPiD8dVPe7U6XErq5nR0GuZTKn7NS4FnrX42xG6TMsn2kl1xbVMy1igbX7TyW14329&#10;5xXUf+HxQuLAIQWu+Z6UasoPUj/8NosmYNbRO+J7LP0/1rv7esH71kBiMQgjwmD+qv9DnmDdniqy&#10;5VgLwgZo554iDvCsmL3uWkvU/T1IY6+nznu74nFCm3+keXNVhfep9dGlluw9s4BIlHo8kfN+aS79&#10;KL7DHcb0SR2wH0CO7uF4jXMa0E7yg7h4GPSzGV43Hh4eHh4eHh7dCr0ruCbxzFiB+hY4F2vwywnC&#10;dN6kZ/dHfEZIAHGgd1l8JnEUX+LEd5fCSJKyK6SwISSHS3ztLoFyks3IVH26rs09ftgi7xrr8d1q&#10;I/2YVEsdxewmKf+/KFH5D4MY/HqPkeUKXAc3/8MTFOMeoXGDS/9aoe/Oq+C59tQxVQo/cea4lONN&#10;Mlh9ermIiigsH/r/bBYkx8ND4FciLqoG45WQCaz/D1V4nyM0R9K8SvDiwN3/wbrPX1MfZ43VT1o7&#10;sPqf6vAsPx4zathz1v4g9GaIw/l4QFzUoLYerPb2K3g+3luXWr5qEh4eHh4eHh4engCIAK7y1I/+&#10;fcHzsZTeG6O898h5rSg34Y+lkKFsPhNzHiTBuVKWienG4oSr8lgL3Efrs1FPiiBB1pHSQvm4ni3w&#10;rmux8NPUHuLTyTr/Tt3vwpb/X1ek/MdhiRy//VzvJ6rEGN4FW0iZ/pkUxR5Wfdb8MHqJbFir7vM0&#10;BSs8lkgqWCtP+LsGtBk3eUIXCJs5rsL7MP820fxLiuUnEeOPNYfqgdcAOQqyJquLWzsGaz73KPgs&#10;t3Up/9d3yH6wgcO50zVeG6VQk2CQ0Ju1C56/ptbo+1v4fcyjOdBHaxieJh9WfM/eWgdm131rXkxf&#10;6N6fW2ejh9YUyNf+6oMw8J6bqONji88p04nopTE5R6hfpmkd/tSKVYLy6AzMqTUDQrZvxJyZrDXk&#10;Y5s1906z8KXDuZ44zoa5NC4GaG+ZrjW2Nh4+6QZ7Shz6aj2dLdQ3U9UfH1oDwsh7V3RdBEGSvm1f&#10;4Fw2FjI9fy1iYOQZKLi7PxkjqKIA/6br2DnlGfaxwBPgH1q0SOz2ZylkSYsHG2GtcgCx3l9voUHX&#10;MyTsX6f3VFvMsDTfY4FLe1WW/yQMyfg7NpHvWODREAax/wdLuWQcPR8S0HpYcWthI1F7JpLv7WsB&#10;GbZfg+69uwggchm8VeF9dtL7OCOFlMEdnZKQURUCICnIq7C642YP2VW03j1eNT+0zsDsei9FQYjR&#10;jQ1u84UOBEAPja88BABr5yKWj9Dtoc08azlacpBAzH5bY392KV7TdA1Iz0tL7kdy73xL6+aaWv/7&#10;2QzvmmmaP+9pT+U9kyfntRxC4NyWj4CdrnlftYLN+1xV42hF7YELqN9726weRlMlC0zSGskagKcX&#10;ho8HbNacQ1Xv5XnHY+19vpGxbxkHW2k8QpgtJsG1V+g9TdaeDKGL9yfhhU9U/Oy9NU57FJj3Ex32&#10;N0JIB9bG8tARo1tpDXd9tqwgoe4qGg8raZ1aUMRQbc70qJszUzVO3ta6wfjAw/A+mxGa2sixMd2K&#10;JfutYaDOzzr3Jud8zl56hiLGw8kV9GlWkCx8Y62nq0qerBGGPevGBHvK+xoPj2r9vLcB4zepzxfJ&#10;uab0EJGRNTSXffCbWk9X17zpG+qb2l7LPkLS8lu111ZSer53hZ2JyzKxu0sUOHdlKQd71Anun+S4&#10;Btb/zxKEVeKcT4ghCUwvFMve9zWQud47En6WSzivHiike0u53brFhH4W8PPVPgb+ZVp0yoz5z7uo&#10;pgHBa9c65X8VKa315STH103Untba+ETPNULz50EpZZMbcO8l9d7HVqBghDFIz/e6lO+kxfgHFliX&#10;JsQIsQ/kIACiqoHs7DAnEbR2HTNq2NvWGdhca0BR3NegcRrGlRYkHPyKw/rX07JbcxBibrB8ZQR7&#10;aC1NqzywicgkxnxcrpsFtD6XhW+IbNjGZq2SUY/+Wp/Zz7cVGUG4x1US2pJwkPbBPAQACuoaCXt4&#10;UWBxWU+yCd5VXxVBUWSvmleySi2c6z3Ng5vVJ09VPP6LjEdTn66eoiTwnne0IC/K8hlIgoFaPyDh&#10;MZTcIXniGpEDZWNhyWQDcp7XQ/vGZgXv+zvtG9Ot9eD6bHHAur+h5KwNpdzNU/BaKEAriFQyrSPI&#10;OTeJPHq4hPYuquv0TyEAXPSfb4rwyqosshasm2OvoZ/+a/nKddfwpM1s2KsaG2lMbKv1NGuutgEa&#10;W0vYjJw8EAL/1nj4t5TgRmGQ7jl3zjnHuE0z8q4iXZK1Iy3Jcm2vXUp9+ql0UdjGq9uFAHhewsUD&#10;NqsbXRYgDN1WpyS8k+P8pIXkPSkYxKDvmfC7v+ml7Wkzwgnu0caYlQCA6dxPg/0pKVqtgmnq54XU&#10;Lo4Duo5RTWpPFovEvyT01MBCd4sFLGPUIl8DLNtsLa6EQW7gcfILCcDft+qT/tUWsbOkBGydc57l&#10;RY1s2i9FMMQiiTXyZZs1xMZCc3HfjPcdX/c3JN4ZDs9xgjaLTsGOjuf/rQltHq+14McFzx+ite/1&#10;HPNzQoF1JE2gwBvttxmvVYb7LJarMyXEughL7J+EWBEudGwCATRfAUWtFnZQFlDUf6Q1deGKxuO8&#10;Eti2VdsvlML4aoX7RZHx2MuSveEg2PF0HFywXb1EBGwpeWKPkhS7+j1rDivm1Te7w337FxjLjUSZ&#10;Mg4KyE80Z6qSW1lHvqGDOU+1oxMtPjw3z9joW2E/98o5jmYv+AyzNXh85wFk0GFWrmETYmk7HRhZ&#10;yNOFN/YrDXge9q+eBfp83pRxcrj6qejcHCjigAOPgL3K2lOqtoji1nGUw/lH2sxWqfcsu5VpXMrG&#10;aRq4CyT87hYRGCjJy+ozOv4Dy18qC4Hg0BbbLN7TQruFFvjjmqj8g/cz/Oavof8jyJ0fo/yDz+oW&#10;1B7W2viKlP/n9E7GNui+O+h+eLfcVPGmiTCIp0OSl8EcIkJqi3IcMfSwZY+TqnfNJVHnnAWf4/wc&#10;Cls7YHZLr4yShDebSIb8w/G581YDGF/gPnMkCA7XNngsITzc76j818sQR4iIiVOsi8yzD83d/R/l&#10;kDBE8t1gZTyoQuW/HiiJhBBiHfpphcpIUYK4T4zyeKr6a3BJ7cN78h5zry4ShakNPg+0euy365xh&#10;j8Y6T5jrI1JeGmW06iVZ+z7N1YFN7IdWeC9TW/TZV5P8dIdV69XcX2snOhgesQs2gACYUFCOiFrf&#10;0RHxgjrGyiPmthQJ8K1WIgCSNgssZScWvC7xJOFM7Vgms8ZSJiUXqymGC9mMzP1RmKIFcECdkHZd&#10;wQ3yGstfv7xKzK0+qGGJJrcnLW4JxfFfob+xLiyT8v5q6G2NY0ZdMdDyl7x0UYJ+FxrrVQI386U1&#10;D5Lm8ddtRum/JNIG74DnM947nKBquM1c4jMPntSmFOkCOnTE6L5dRw9rLyzsqBhR7eTjJrX9aXOz&#10;iucVYN4rcI8oBXguKf/bNbCv2IvPqlvzywJz9naLJsbnLnA912SHuKXiQovL5K7WPKst84qKKhdU&#10;RAJ8UFD57x9BlkDK/qyCNiL8ni0h3qN1sYKUb4wAu1ux0JgywH1Plpww0L+WlgLedjXPyz4Nuice&#10;ZMdLzlirwvvUcrsU2d/r95eF1N4dK2gnOg+E+zatQgAsatG1umv4laXXnU8SLLYJKYBZEg+9Y8mx&#10;I+HEPrj3L5vwWwY7GaeHhRTk9y17CEAYsMfEP4ddG7+05rHKKMW4YMHmUeYQFxNiOudvUnvSXHHH&#10;28x5INZM+f2EurHe6jkASCZFBQnIJdjVNKss8+I4KaRFCAMU1dOklOOdUmXipn5axD+XIpK0Ju2Z&#10;8ZrTJeSnYXJIQSVpUdEKJXg04S0xMUb5R9Bdrw039cXNLRzsjia2/W1zC1lZJ+fcKRKTPlfE/oOr&#10;6/oN7Cc8uw6r+B6E1VymPSXp+bPAlVAi3naVFppjP5DQVvbe+kmBc3rWkRH9tf9XTUYdr37waF0C&#10;YO0Was/mIiOG+lfTdLBG/MECg+ycTWrDstLHflTR9adZsTxGyH1z1Cn/l1j1BtWzu2TOdVuBAHhb&#10;kzVJUGfhv7Xg9U+VEMF1slj8KA+VZGEcWCecjEgZFKPUV3uFPi/qZoNL4Mmhv2GJjmny5Ca+5nsW&#10;uH1BdFxn1ViJ0vBiyvdT6siSfhl+XwMMXR9rXSDwwhaeJAUYqxmJP76WcA5u+1jtsTBtVOCenDPc&#10;Aq+KUyp+Plz7IGxOT5nDJNT6Zt3akYR/ZVTaxofWknkLtP8DKf9JY5TKFPONGTVsurUX1nE4FwLz&#10;via2Hc+OxxzOX0KKa5UKV73nEeVVv9XAPiLHwP4NuhcCyUUh2aJ3QYHxI8d2fNSC8wxjxmklX7No&#10;ksQwAUAIx7YN6gPW/6W9PtWS+KAF2wRJSshdD/96moY5JIse2AJtQdm+wNxCy5P01CJ6Xf+QTsl+&#10;hxF1kwb0BWTylUNHjJ6j2QTAu2rMCgm/wWpGMpEidZexUNXqvWex+D2Q8n29IkicYFIuAAbcIyIK&#10;Voz5zQ4J39UDQuFuC9xNHpTS93ATJ9XPNIBRPI+WQgBR8Y0Gt4N7vpAyXsNjNi1eJ/x9L2ttDwDG&#10;Qa3UB66Y26nNMOAbxCguw0ILV15rIonAzpVCU/XCzqJ4sAiZM1IUpWPrPutnydbpLIQgSvuHmudF&#10;Yt3HWBAXGZt4pWsRhlTY11q7rnyS0uay9r/R5Pa7EBCsCXncCotYCMIJqZizRzawb7CWNDpfBZ5J&#10;h4fmb5HQK1cPgC9adK6RGPmEEq83qeB5NZdVXHob6Zo/SApdO5Tk7W6Y1KLtQrY53ZMATVO48era&#10;osXaNdKqCVktEk7YJ0QAHOooT+UFIWaHNJsAALCHv0v5zYcSDooIbJAHuIDcm+G3/0v5vj6uCOV/&#10;/5SF8TBtmnHW+l5S3LKURyGEgBhkwibOlrAy3GaOU24kIFhukYLExCIR3RALksINb2A7UEZ/k7IY&#10;hS0X03JM5jmstePJ/lP3N8nN9pLAxP/rPQE+txmJRdgYya6fpxwayv9SUv6rzkvBnCdu6XIL4vbj&#10;gBfRyhGCap+UuZSWCBBCEJb2NJu1rncaIJGIIX4o5XeEz/QZM2rYuDbb4OmXFR3O/0BjsZl4zPH8&#10;NXL8dmKB6w8IjbvjCoxBF2Xr2Ca9k4MlnEyx+CSIZfdzOxAAJlmiLCv4hILn1WpPH98ExQpCe23z&#10;aDVMbOG2kVBzI/+KGg68gr/dom1jL92t5GtOczgPOeroJvTDL4eOGL1UkRPLJAAelqCfZjVGYMfd&#10;rEjc6B8tsAwkbe5YaNJKiAyK+OynlpwLgARHj4aUmXpQkxrhP0925edsRrUCchb8uomTCdaKhEmU&#10;/6Fu9VZq2/lSnAY1qB1XSlGMQl5BJSwcESd8cYsuZLhRXxfxOczrd0Rc3GwzewJMtpmtkXjgZC2H&#10;Rgk+GN2bRARUiXk1b8dnGN9Rsf+zW3IG1Q8s3Vp4hxShvGEtlO2kpnKi11HX4ruQhPq/t+EGv7i5&#10;hfuMt+ZnxsYLxMV6tXyO3xYlAGjfLil7TJmolfZcpEnvZC4Jj4MKyhmuCvwXLT7vjijxPRcBJBSe&#10;KAs0kQTxaD0CYEoLt+9Q814AjQSkS6vn7DjT3AwYZa2ngyXn9m5CH/QrSjyUSQCgHBOPBiuTlu32&#10;fSnS1+W8BxmbcaFMSgSIopfmkjp3jMCyV8p5uFL20TNGAZeUvEmlwkBga3ZtcZRDrLB4BFBy4gF9&#10;hoV6hQa14ecWbZWebjPHhOfxAMD7hDj07ay1KjGYFNi4ucgc2VvjE0+Amqv/MjZrQqksbrOw6KM0&#10;h/ZowLOxiQyxwO01ad5Sji2Kae5vyUnEeOYkq/snOvLWih/bdexk2UKOyMFAiZob2nCTX9LccmO8&#10;3ALP8Ka5JQKcO8deWERA4BwS5R7VwD7ZVOO3mdhKa8yXBc51dUd28UqZLmUIeeZT/b9skguvotWa&#10;+G6Qow5p4v2R5dYyj1bCJAcCYLrOn6A5AwE3tYIx470AGgN0gD+UeL3pWpNr62lZwDh0hpWX36tI&#10;26Zpr92sie9r+6EjRs/XTALgAykrJPo6J8PvWSC+J9YkDxDkk+LEx1myWxzC2DwJm2KSmziVDP5m&#10;QRzfLhHfPyEl5/iCfYhFd3uxOQ9Yc2KyekppA2OkmP1Wyj9u0Cc2oA3vaTJdU/d5v7qJnhYyEfU9&#10;SjSZ2ndrEeUFYCUncUicqyyZV7fQ2Lxd4y/KgjRPhvtcpgVrG0svu1jGc/1M7/P8hN9hjYoj1fpY&#10;chmx6SnvEbLnp5avFNltFhB5z6b9sGvRJXHjdzRfX7T2w3KO5z/XAs/whSWTQGkgSV2VZTdZ1yE1&#10;G5nNekQF16wlXLxN69DzGRSGI61Y0k1XS9/Hlp5AtIZ3tf4eKOJkdQsqCKyofW9lfcY8h+x7v6R9&#10;9tAmzpnhVl5t6qLYtw3Xy77WuZiYQ2knyeb1GsPIJmtontTmzEqaM3jEkmD41ZLaeFjGuTWgxfp2&#10;jjYaB6wLl5a0PrBX/EDjY6XQ2PiqBYbFZ0u4B3mdysqrUsRzrFa5qneT31nuClRlN/g6KcYoV8SP&#10;p7nEouAepA31uIz3wPL5iZSYKAIjzfrfL0EZwB2WWN6zEs5Hud9VClhNmQrjfAkKLsrvSB08K5mD&#10;f9/gBY33N0pEy2QJcXgAXKAFn4X9YKu2bNwnGkt/DBESfXOO2SkJAjlEzh16X9+w5gNLLHku4sgz&#10;2oqHCi77V8b8JqliQB8RCQtpbD3RgGfiPvNL+UnKyj00ZfFKKyM2LuXcPAsjpBM1kLPUIafdtaze&#10;T7dh9n8wxPH8Vsl58LrDuQNFAFSVy6C/5QsNcwXCVZlxm5S8PUN7+riQYs16vKzmyy4xin6zFKZP&#10;tM7HJZvjXZOLiBw8d4sESMMTknEgwcmTQ94gl3wOeEjMUxKhUAU+F5HygWStebSelpXAj32XEK8J&#10;1j4gUe9Tlp1cyotpWi+WbcKzTbZkQg+C4CHJgYQkvplx7eC3hOAdIHnfRbHEMET+jCSynblcq1Mf&#10;9574fCnN4yJ4VPJUFqKyp9rULvLBFlLSXTBeCv6VCb8hbPwiraNHO+qj3OsUc09IXGWIyafalz7Q&#10;HEcPHWzlGeLRO69tJgFwqxaFhSQYv2TZstujVP9PEyotJq2XBJy4F/V2yvmD1OlxwI3/igQF4FkR&#10;BHtrkflLhAJ/Tkn9+YKOz9U3jcJACTpfDwnWt0jxx7J0mN7XWVLy3q2oHV+oj0drjNS/98kZJlwN&#10;KIFYa38dEvTfkhD2Iz1LszMTI1huKbLnTzZrngzIilcliEdZLHk/MM1RpaHYtLH6/8Eak6jkW1qU&#10;GTenp/x2n5SFNy15Y9Kcz5Pg7TDL7uEySO9hvhBB045Y3PH8N1rkOVwJgHmtujJYc1s+D5Q0YTIN&#10;vylJqGB9heg9N4YcmSwBH8Ge0rZUs2mVmNGPtH/Ur+ljtbbiCfZKwWtDghyoPZJ1dUjB6wyWMtNq&#10;BMC1kmtekjzzhdbnObTe4SVB5YDFHO+zoNafZ6x9gOHnqAqVOSzwf3MgAFxcob+QglJPuL8j5Yoc&#10;UWMKXpu19UjNmUscng9Cce0UAoBnODPDtVZxIACeiZD9OwGQM79zvAaVkHazGVWtkvCZZHtCLS+z&#10;Yt5iJnkYIuGXLdafkyW3X6L9prYv9Zbcga4MEXqMuXshbjl0xOg5x4walrlUcdkEAGwxrrA76EXi&#10;AbCWZbOm3SQGA0ZoGQchKM0tnE03qSwRm9oWKczVb6RMHS8lYGzFg4gBNFSb7sdSAp/VRs2iunwF&#10;91xOytAPbYZb2NtqwyN6dpTzrSUAXm/lx3zVgLvpvyR0hS0uaZaDMJv9FbWTGLJD6xS2C6VAXGRu&#10;CdHKUBR2DCmuX7NZLax3WuDSflbEZr+w5s6jdZ9jodtZm1aj4pBrGyvCdlL87AIiYNIUtCR86NjW&#10;T9RHV+Uka4aG7n9bm274X3E4d4q1Tr11lxwAfbVfvdDkZ5gqIQEB6jEpX3xGiALWqo0t3UsBwbos&#10;bwP2uVNzEDA7S6DbswXGw0TtD4NCcsHZmrdlEdb3WBDG+B8HWQr56MEWmUP0194SVuPWWY7nRaCw&#10;5rnkBeop8qSdCIBp4f2sS9h2uliXwF7/EV6Auzhc8hWHc2sEQA2TJHum5e/Jg0e0Pt0reaUIlimp&#10;LS5u+X2sM/F9R32CfXj7Avvx7do/brLiXlV7Sd58q0X68jW16ZaYvX6S9vgnNC8udtQ/IFRXtByl&#10;qKuoix6++ZJSpLPWAWYjJPb2TIf7pyUcmi/DZr1jyvfvSfmd0xoTEw/wTGC3gJ29TxOVbPlk7z/M&#10;oq2+ZSwGUZarq6Sg7q8+uEYDmAlclQsNTBrM5Js5xm+YIOgdUqxvk9IfTpoBIYBlY0yLLB4LqY0D&#10;Ygih70Qo1vT90hHKPx4pj1vg0dEId0vi/inpd0HM4ldPFKRVmBiYYWy4kEvr51T+z7KZE4aO7hIE&#10;32u3nb5L+ESImcfhEgiMH7TI44xvIhHiCoiUk2xGHC2kK6FPF0kZw/0eS/xXLTmXBtioJOGUtfb3&#10;Bef+1S0wHr4IkSXEs5Kb6CAr31vtv5ZcQjgNm7XI/HlX+8MlGX//phS5Vxzvu7551LCoJYefpgGr&#10;+M8d16HanLlesvi+JSr/YZLCZc5s6IdKJZjN3Ktz7GPFyXjk8tMc7o0ceWCL9OUzmj+3ZPz9nVp/&#10;XfW4XHkAqiAAYIbDmRQ31wacNRbwIy06IyoSLrOUvSF+Mo1l/Kc2/0ZmfySj8r2aZDU37o9FQiD4&#10;FamHjeXmJS3yMGdhD4rLEwYkn58qofQy9dclUqS/mUFpKwNp1rCwYjigTlH+odq6SujzF9T2l1pk&#10;EYGQODZh/O0Vel+4JOLeH85ET9nAU/Sb3az6pH8A0g+LAV4qh1iyq+Sclq2OaxpTX4R0miKCAg+W&#10;p3Kct1+d8j9Nilo7or/eQRlKVrPh6okwT5Pa/ajGIK6LT1h6FuK07zcpoU3MhyMLnjtZ86PZ3hTM&#10;b8JTcK3EololsQtBc0/Bc9l/+rVAX7Ef3p/zvNdEqrhUSFjF613/H0c5rMdTtTe5ElxvioSgVPfj&#10;FT7r1SIZimAFx33LI75fXRLVYsG+1rEN6DUupOI3K9Jr8+AT6Wpv5zzvGelSLshVWaaKjmLjv7Hu&#10;MxYT4pryWCaoRw/Td1/O+6cpA1kIAJTFNIaSTXNnKVcQHAs2SMj9jiYIAtpPQ9+x8Nc8LUZZNjcY&#10;Fnjixkn4gdvPcloE1pfyuYulZ8V8Sf2A68mZOu+fEmYPrliwTquSMKFO2anHShJ6vl/3PDtY67g2&#10;J7mHnqvxMF3j/tqQQraFCA4+J8/Bkw1q72+lsBMqkmYVXz3jvEkbQ3njMT+U0kVFkS9zPttpEULw&#10;A21MALjEnX1mbt4XZW+6LpirCW3G4rGelRc+Mq+V4/5/nhUr3VcDMe0jmzweWPeGWeNCnopW/sHq&#10;u0iT+woPvlsKnsue41L9BI+13uaBLLe7w/l4sN1awpz5ic1Iulw1jii4zpBYeEk/ZErH1g7nTnNY&#10;A+tlM5e9YxlrXLnyOBxo+cnUsIzp4gWwaLMJABCVBA+3elya88R3wIhspvOy1idNE2iz1koclkHx&#10;QFk8VgvSMQ0aXHhFbC8S4C9SXhfWBgB7R6gAse4/tGTXrYd1HZS0iVIcEaJfF+lyd8520R48N0jQ&#10;crkE6t/rHdJHq1r5lo60nAPhMRN379lEXHw99NkTUg4nNnkhIXzmipTf4Dq0hxYNBLl1NA4Q4vG6&#10;2dvyk2hFgTfMzmrT6Ay//37G66a5Z+fxNsHlf8MCShdWzV9HfP7vMaOGfWntiV6Oe0Ba1uhGwrUd&#10;Axvc3lrIVJmlXiETBjte432t36640ZrrSTXdGhuewj5XJLyqX5MJgEmOgvt0x/0FeWyQdW8Mjtlb&#10;sgKZ7dA2nTNFwgsgKhY3jzIBCbeDw/kYE8sqg3yPg+yNkXnbJvbjWAs8IYqCnF8uCaVz5bWoigC4&#10;xaKz/5Mh+OqcjWSDGm6BRTOLS0VatuWsBACeAptn+B2eCo9KCWtUqScmG9nix4sc4f4kjCNs4oSQ&#10;ooMy+DcNSMIEsMjvKmV3I3OP34vCQ3rPJKP6uUgFNjfCE54VQbFcSfdKS/gYXkSSXMYgK24SIVID&#10;lo2zmriQoFxlzdZ/nt7r3HqO+zTOUcgvbVB7YV4v0Bz9vqVbhue37BnD0wiAeTOuI7/U2H8657Od&#10;oLHQI0JgGtXmm75LGbM8daOrhms7+jS4rXhXlZ03ooz9B9KxjCRKrPu/s+4Dwg2eKnhuM5WZa6xY&#10;6GAY1zmcO6c1N/9GK4AqOS7Jv/a28uP0GwGI86KhQkt4nb1U4I3pEo6DEa0sY8CrVjykCgyz5oUB&#10;/NPcvSJdwihmz/PjqjppegKLsa02nbyu4fdIIb8z5XdpLsV5XD2zlBBDCK7FYp8pxaYRgG0jgVpf&#10;KXv/EBkRBsoYMdZ4A5DcgxjxS0QOfFFx+yAncJcmJoVMybdpsz9ORADuaj9VH89b0RgMT8SPUpQE&#10;FKHf172/E5u4sZ6cU1Gt1acerP78gyVXsigbZAwfoPtmScj27RxzcU7HOf+y7ndSzmfqLxImLjHO&#10;XWNGDXvYui8Q4KZ1yLPM0cB7kcjv+ZKvyfq1dgnX+UfJyuW73WQuTHdQpBdoYruvKOEahJcV9WTp&#10;bd07npsKON93OP8ec3f9byYeb8M504nA07poAm88n24puT0uiWQJAWgGQTS9JJnbxZMil5d1lSzJ&#10;BQlMCNZ8SueslPOaz+jc4xJ+s1jKc+XZbIivzmIZwp3zUN27UVYPlJ4jQyQE8Tv7tuDCMkFCBh4L&#10;lLLaSYIhZM5f1HevahOjD6lqMCjHtbMSAH/VtZOYRdp3uc2IScQStp9VV/M3DhAkeUNKcGvfM9RW&#10;BIuvNai9vDeIpqtEAGTBrjmVsyRLdVI8IIQXJNPtBRbSv1tyMrRju7nQ0MM/S27gYnt4BdfFijrU&#10;8Rp4JJSZz4Jwgnu70Xx4weHdNQNY7J4u4Tqv6yiKbkkADB0xGjnnZIdLQK7tYq0ThlUEz7fZnOlU&#10;bOFw7oOS4cvELVY8DKC/NadSxKsl7Z/kQSjq0dgyBMBzllxSBhdxrA153RZRcLA2Eq8SFRKwSMri&#10;kMdFArfmNTP+9kIpscMtcMmqEiTsG6324da8iQVZjnElO6SFFxkqFlypdwdDh2fCWSIBeAYs2Liv&#10;j5XgiHv1QVIuv2VBzeQBdQJMknATXkCYUIQnwHT+JGHjoR1hRp5Y1qca3E94TuSxqHxH/YogRe4C&#10;8m0MVturXghXlSKMlf2nGckS2PvVc9yjTwIB0M+i2V5yIhyt+fhxzmdaQXN52xTBpTspN57MKAeE&#10;Y42v4Lp4/czmeA3KN31Scrue7kZjqGji2GYpwO9bOR4a7FUuYSOzWzdDl/LPevNnc/N+JNfTG23e&#10;Fe8XPK+7540oExi8FnY4/64K2gSh+IzD+es1oR8ftnLyhrEHFw0j6FnZjwvg2JQOQXAnZqKIRQQr&#10;MnHsT9R9juKzVIlC4VYZf/uFFEcGLqEA61TUp1j+sWauqw0At2YYOFycX9Pf7RCX/JqE4X30HheT&#10;kv87vVPqYVOJAYacMms3SIHfJHSNpEmCa/KXMZ+fr/dzZsy5B9sML4Dpll57u0yQlyFPKZDvai4M&#10;Uv9BRGGJJycFOQEotVOVJ8Dsejco6L/Iodiw2eQJxelr8Zmi57ZZ3QFZc/A0GWn5rSNbaX5tlPK7&#10;86y9LS9lYHoHPUujqhlUFZbDvtfL8Roog2XndPiPl69bVgF+xcqrdvO2w7nTu+E7x7NwN4fz7zX3&#10;kmGtgIltNmc6EXhYulTrur+CNk216DxyWbFsE/rx0ZKuQ0L2CY1ocNUEwMuWzUp2nJSxvIlQsHpv&#10;Z7O6da9R4jNskOO3uG4cpP+fYu4ZmeuB5f9q9dMJdYo+fb2pyAAU53OtvVhSBAjIoF9J+aKcxWpS&#10;5I5Qf6JsflBHusThy7rv68c6VmFCJg6xWTPfYtX+YejvS6xxsay3axxlweFSKCCddrSZ3dwRDnaV&#10;co4nwNoVrB2MMRLHULokT+zwyjnv1TthrWLjmq1uHnzDgmSIeUA/4U0D0ZSWU4AYrb92iALvInz3&#10;L0HpbBV83oB7sB5VZbFbrIRrjKmgXcSHf2LdA0WVmQFNau/YEq/1kXlkwtARo8kz9BuHS+BtsU83&#10;nzMe5WF+B10BRf2ditr1hMO5g6zxiQBfKXFONIQAaET9VbwAvp7hd3tL8SN2+aGcm9gWUni+q8+o&#10;Y39azO/zunqirMxl2d2IiXfHhZj6wxeIoCgDg6WcEO98gEVb+VF+sGCS+R8399WlDI239gNJFR+3&#10;5CQx01IWpikZfnuy7kHf9g19foj6cbKUf6zqP23Ac/PeCGH5RYKAxrz9swgMFIqN9e7rcYmem0oA&#10;N1uQJ6KsGF/mKckdIZyOzHluXveszy3eQrt4SAmlv3Dbz+t2jBsm8f6bZfz9MR0i8E4xN4tvX/V9&#10;K1QCcN3LGiGIvmXlZNiPwjIlXOOFCtr1jgSjVdt0jhBihLVxoI7Z9VlUueE1C96jWRbwMsmoCeaR&#10;FX82t2TRyNTPtPDz9a2bM3PoswElzpkBfhiVhiXqZN88gNSuiuB1IaQHaZ3+ooH9+GZJ10Geakhp&#10;6UYQAP+ywNU7i7sTFu57pFCcatnjoBFk99GiQ06BdbRARL38vK6eg7VY54kjPlpt2FZK2hmOfUi/&#10;nCPl/wRLdvFHMflOSEFE8cOyebt1Hj5LEeizvuvb1GdYtGvWX0oVhpMGjlZ/Vh0r3EttQYmNshJg&#10;6TtT45x3e1CM8l8DxBhMKKEBN+q8/zq2cUvNz1dEWORBzwLKwNQEAmejkPLCfMubVIiwHTwpsnol&#10;vKl+7AS4ZvEfIMFhcgs8S3/H8xthpX7BimdLT8OiLaYQ1sD4erHFCYDZNf8X0/o/v4Ri+hQydp7Q&#10;WO9tnYMyx3wnJQStDENHjIY438nhEhjHLmmR9XbFrmOIBR6p80k+XVT/H2wzyLIq5kwfP5pKwxCH&#10;cyemyOEu+NThXPKqzNVgAqAsI0JHEQDgECk1AzMKlZRjw5q/u2W35pFMBGv73RZYGHFNfjBGQc67&#10;0OSNj4HRJwab2JjTJVgVLa8Utvwfqr7JQohgrX5S90fBHS4lsJMwPaUP8ig3uIzvXfee1ggRACjN&#10;WLMaVX4mKqZyC71DNly8E7LGEF6ijfhcc/cEGKx7z645mtcSQcx+3mzlEyw+3v7b2ii+l1P5Z3M4&#10;3vJ7dRCO8kGHzJ9J6tu5HRSnvi3yLHM5nv9xA9r4SoXXXqiEa1TlyvlyC459kgVvIplhLUchuF3x&#10;qXk0UvlHKTnG8X3t1qC1Kgrza86w55JXaOkWlf088sElfOzDCgmACZLhi7jyM9e+Ym65SZo1JqdY&#10;dYaCmdCoGAkEi7wxs1jQ75SQntXd50stkJRjWDfmN+8VFBbCmC0DmYHSv40FLPvfREjkxYrqA5T/&#10;IzMq/2GcoTZgebrAAmtwJ5VPSVp4vrD8LBoJ88IJKdeuW4wakXEXFhGrejiEBSULb4BbJOjvY/kT&#10;CJ0nYRd3vBusWJJKmP3rNIbIM5El6Un9PEH5zxtvFpcpmBCXJURo5KnBTW6E+wso/9daZ5FojDWX&#10;UIYBlo3UbQTmdjy/EWFSVd7DNd/MdKsurOWtFhkjrFsHaQ0jvhTPxO92U+W/Jmh6NEb576k92EXZ&#10;GmnFy+YVBXs1hhFyTxEqebn2z6X9W+0YuISjoE9V5QFYRIYP67bztPE7aYhHVSOTJMB8vlRA4SAp&#10;3B2WPRkf1oadLb6sRZE4jRXq/sZFY+MM57FgHiIhGeU7T8kXBDpit0mEh+X/twX7/Qb1Hd4QuDvf&#10;3XV8tUMWrqkpwk2R2OQT1EdgLZth4ZzeAEEWthIX/fPrFJt/6v2P6zo2t6B0YhH8Q5v5PLpm3uoA&#10;hKFQVpC8Cadm+P03IhSz5QosbnEs7jALwmH+nWOjGy3Bf/kC/XeEtUa8eykYM2rYVCtehgn0t/IT&#10;nboody7KbyO8Oqqy3PU2dyJmilXnLvlek8cG3k+HaT9m7dq2hcZtxwuZHv+Hn2i/Kgo87c5sYHsJ&#10;RdzLAmKd+27vqCh6tC5c1sIqvYgmmRtJ6UtFthABgCW8aBK1daWUwaBmsaTfJ9IgSuEu4oa5csTA&#10;RJjbL8O5eD4cIBLhGgkjacDyf5eetYjlvx5Ynr4uImEFKUxYlNs9kcrElO+KsodHauFZXEcNTzXg&#10;ecLx+YTAPCylnwoIhLbc6XgPyIXvSTG/IQcJQHlJvElukiKcBoQdLPSvpsylLHg94jO8cJ61bAkI&#10;2QhOVF/uULDfTm7A+28GXBLX9DS3OtZlwsUFHsX3nQa0sSq31b42cyWMIphcIQHwWRPHxXAL4qYh&#10;dhc0D48GY+iI0Qtm3DPjgGfOLtaYSiUmZZ8QwbPq5B+PzoRL+FyVuXNccxTN6V9t6xAA4FYpwUUA&#10;I/ljC+oK48aXxlrhLh3FThWJR1w6oq8eVTuyZPnHSkkcNpb401P6HUsWln+SJo204pb/enwqIuFb&#10;Evp/K2WynV25pqQItEVB6UrIpj51G+BLFT/PEAuqOMwjRR2LO0l19rQg635ZWUav0DVrngBp4QCM&#10;80NETnzf0pOd4LlD4sm/R3xXpD7r+Jj3e6klkzysGT9QuyG/FinYXxAHh3foHvCq4/mLtMhzLOy4&#10;NrZzVQfWqTLI3KoIimbEmuMRcYHW0ZXNw6M5yj9eFiRkdnH9J3fPYw1oLusInn24+6/l3163QT+H&#10;c6tMADzNcU+a3b/a1iIATEr8Qw7nE8OMNY4Ed0ckEAEMnKhECmQkzstaLWazxpMQE362BZbZLEnN&#10;dpcw8hMpLnFEA94LWP4PtqCaQNlA4VtDmxLWX2Ih/+C4CDQLSVZ+14XpCI2TMEFSdQ4Ayg3iYo+r&#10;6nALSg+uKCKgbHDNrTV/yGoflzNjb823sRYk8kybO1zvbs3PKG+bIq7aUQTAlJTNgSScj2quDXXo&#10;J+7zM2tQVtYmwLX2+5Itso+5ZMH/xBqUdKci9LLWzoo9rcH3Iy8IHoA/8iKeR5OB5f67Duf/z8oz&#10;AiUB0v5m7XUe3QsuSnaV3l1VeqV5NIkAwHX+p+ZubcDic4wU5u/mUGBRsvJavXCRiXIxxaoPy0Rc&#10;cZorLAImidOoaoAL9mERitHfpHCOlFJeFcjcOcKCbK4IvweqHzdqs/GbVB7OdeF4V4rsonX9ViVw&#10;yz9A/x6mcfJChffDnb/mCRCVGJB5RfwfMby4BWbJgQBpRXx9VKgCSkqRWOU8xMsGEv4h51YpoY8I&#10;MXiwg/cAV6+WVvAgmsvcPAA+sdYoZdgsIa6TsIAUmarz3EzVmIGEnqBjsu9+jxqGjhgNGX6UwyUm&#10;SVauOus/OUTwCtysQXOG5/pcc2aiHyltjWkVX3uq7+JqJ34zgEvtz23mTOdFQVKxKy1IknK6BP/J&#10;KYsQFtY8boEQJUvpvDBesyDUAEsq7s4kPUtyS/9Miyy/rcUkjtC1b5YwfXDFyn8YN6ofsPLCMlPy&#10;7nopn8+0wfiteQD0i9k8XXFd3TiZ2ID5eIHeRaNKZ50jBejvGg+QQsT/kSjrYhEpWP6zuCCO0rz+&#10;wqLLDOKmnDcxC67Zz2X4HaEth4vE6FVS35yuedrJGKP3XzRebkgLPANhOi4Zf9/sAAW6lRO6zdGg&#10;+0AwQqIvU6LC8oLWvqc1V96U8jLZZsSo1ryDqO9+ohcrPbqU/142w6BTFGdY8XK9edYNvFg3LvGa&#10;z2u+MG8gmMdJJpikeROeMxvq/h7tif4VXruM3DYeLUgAgL90HStZUNKsDKwgQoGYX1jXOxJ++4gF&#10;pUzyIM7V9U4RACj2WEv3TBEm39W9sSriEYCb9DbaKE5poPJfA+7Vx+o5TlZbqDd/jJ6nlWNjp1g8&#10;AzmhhOvfYjPXOa9SyKafcb+7pAn9CPuPFfWvIj1O1JiA+MLy/58M19hT4xk8YdGW5Xksf8KZFy25&#10;fBo5BSgVukPJfQIBdqR1Pt6VgLZiwfMHS/FqZojEcubmzdbuyR2nm3tJt7LyCMRduxFg39+8hD2l&#10;Vu6MnEXP5hjbb5uHR4BhkguLAi/VRpDPB0hmdl1/2C8v05x53LJ7wyzhh0pL7B+tSAD0dNzXp/lX&#10;m97BzQSu5zeWfM31u47bu45/WWCRj8J/C1w3LnlZOIZ2dynxacCleSMtlKeIPNhP/dEs1EIAsPyO&#10;1ebzrIiAgS06ficlCGcu9UNrFmSsPaNLWiiT8Kn6/ZIm9iWeM9tJSa/lhMDy/88M5zJ2w2UBb475&#10;3eIFlIx7Y/odK9+15pbZPw5YMCDB3rfOB1bORx3OJ3a02dl213Y8v91DPMqIlURJryppUiP2DwwA&#10;hzlegxw9VC7Biwgy/Imc+0hv8+j2UNb/kxwuwZijlPW7FTeVsNMjHK9xpdbfNbuO4yzI75UnFKaP&#10;HzFNh4uxrEoLfW9HHfVT/2pbmwBAaIF9vLuCa28oReRPNqtLIK77eUuqxDGVL9QJCSO0EKb1LS7e&#10;WFdfDSmXzXbjxPpBCADJAY+ScnCEFAQsvAu02PidYvExQkWTk/QIvTveSdj6PFcFz/C5FOh7W6A/&#10;v1B/kuuA+P+bMpyDleM0mzkM418551ASbqn7e7AE/QdEWJTtXozQRf3jt6z74D6HcwdbeS7XRefr&#10;Oo5j/okOIAA+L6EfqyJy5mlAH+B9VDT0Bw8YQp9I0PuU+bhTj+LKf0/thy7l865xXJOz4gArXgP+&#10;A5EUhL1Awk/yb79t4ZJjokpyt4+5hXN+7F9taxMAAJZmmLlZoZKAQk4s0iGh531Di1YeDLHoWPMx&#10;Nmsm7cNFAqQB93+SlhGScLqOVgAxwVj+saoQ0w1TjHs4ltE/WuvUU56SsPEUTciE8Bdn9Vm25PbT&#10;RmLXL26Bvhwuhb+HlP8s5Tqp6HFt3WcQJv+L+X1eRZF5dU/o7x9orpzgILgkARfeTRMIjE6Fy9rb&#10;Q33WLLA2rehwPgrf2DZ/f19aOfWYq1rX56/4+Qkl3KPgucQq4/l2o3l4uIMQShePNGTCfRvQzsVF&#10;ABRtI3LrZSW0wycvbT7eczh3cIV6JOEFLl5V7/tX2/oEAIBNpP75fyq6Pm7HuGSR6XyoFp2zCwia&#10;g2MUxqgEaVgpf5Phuq9bwKSiXJMP4URrnZJ8CJWniQggzpo49V+orbiJr2bNdXtMUtY/r+B+q5Z4&#10;LfoScuXuFlH+cX/FFQy3/zsznLOV5lC9Cx9jI65aQt6ScZAQEzX3GH+U9KsqZvBN9UM7JL+sgvhw&#10;cSHfrIltR2l1sUL8q0OE0DIqlCxSUdsWrvjZmbdFLEWQx7tZ+xNAHi2AoSNGQ3Sd7CjP/EzycNXY&#10;0Yq5b0+T3PJsSe3wtdqbj/EO585t1eUBmM1Bv/jSWjt/mScAIgYh1tB/VHiPb1pg+UfRJkPrv3OS&#10;CHEZzOOIi99mJAEII6AOO7kLDu06LrTWio1COfq1BeXdsMLiMkm+Aiy9WGSxvszbhHZNsfjM/FUk&#10;JVuzpOvQb8TN/bUF3u1xUv7f1/zIEvO/m+ZplND9Wsw5WIrzZERG0DjLApKJefqrCvsABYDcIbd0&#10;030Aj6jnHM6n7xZvUtvXddzHbuygd+isw1TUtqUqfO7ZpcwUwSkW761UBHOYR3dV/mvZ9F2y/l+b&#10;cf8tA+sVPO+8ktdMP2eaj7EO5xI2VlUYwBxWPCwa9/93/attHwKg9tJwn7qgwnswYCmv8jP9m9X6&#10;08fiYyQfS7jObzMqL1hw8AS424L672wG87fY+8GqfrmUMsI27tSGhyUYy+/vLXANm6dB7Zlm8dmv&#10;y47jZDFaoIT2UlkBl+kxTX6XjOfDdZCPgqR3WeIOyQ/xF4snqN5MmHd5LIEI55RgxEJbZYw5z7y1&#10;dW8r4FRH8gMLwLeb1HYXd9vxJSuAzcS4Eq6xZAXtYt4vVuFzs6YUCV2A8BxVclvm9iJltwXk+ZYO&#10;55Nz5tAGtZXKRssVlP9O8nOm4/Ca495fFQHgokd8atV4AXsCoAHCKLHFJJ2rsu76qVJibyhhsXra&#10;kt1ocF/+aUaBlDJG50spuavgQl01sK5frbZCABykDexgC5LZESMGG/4tq5bhnZYwySeXfC+SChIr&#10;SqWHBwq08xKRI8T3NTs5CVYz4v2x/lMRYxOLDmOJEnLuTFnwH4/5fFHL7iXyqN7fNVZtkpnz9E6f&#10;NY+/m5sr/Peb0GZiv13yD1CqslPcBJ8r4RrzVyATLGXVEtkLWTFvOdaWssv2LWAe3Q7K+n+242Xw&#10;Sn25UU22YqQ63gllGy4W9COo6UBeLxoCCAEwV0XtWsnhXPZ1n5iyDQmAGs6xIEv+QxXeA+vRwjmE&#10;wLhFE4XuyZRzR0l5zKIs7i3SAJf7pHKGrQAUfxIDrmYzMsIT0oCb+A3aMM7XBrexlR/zNSXn50WA&#10;gEmisXW0YeXJlo2XCW7Ku3Yd97fA++I9XWcBeXO9xlYW6+FKeo8DUt5FnEUVoihLnC7kEqQRXjNV&#10;VcUgxnJfzUef8TsA69cDDuev2AQFiNAjlxwk/+ig9/daCdeYrwJhbp2K5YyiiVlvr6AtQ/wy0i2B&#10;MWkhh/MZizc1sL3LW7GcGff7OdORwBvKJYfMshW1yyXklsSGPsFkGxMAgDJ+lPO7sMJ7rGHZrdRJ&#10;jFRaLWkEVdy/v5pRCSLmnrJEX1E/HNri72qKNjESxKylyXu0FpfhUoTvtsDqhvfAnur7AY73jWMu&#10;JzvOC5LN7aR2Y10jW/gVXcexFlilqdhAhYmojPHTdQ5KP54f/22Rd7Su3gHK/++6jm0tG/mF9Z64&#10;vzRLHiUtxyQoiFn7vkqXf4St9TUXPWZgquZlUQzWPG8UEGC3c1w3Lu6g9/ehuZOe85lbRYUorFrx&#10;cxddK8aW3A7cqpc0j26FoSNGkwx3mMMl8Pr8sVWTsygORfMUVBFTvbgfRU0HyZ9dEk9uUEGbBkg/&#10;KIpn/GtNR+82aOMkCZa4H2EVXK2J/ZAkHL2Y8T5/l+D6ZIbfY3Elphr3MqoDYGHDM+C9Nnhvj+o4&#10;WkIg8XHLixjYXgfAg+AR/fYd/f26lMkPMgi1XyYoNGmoxaWzCS2o/qWNxLmHE2JBWozWokJCuntD&#10;xAPs/0l6Hhjyh0QKPGPlhyG4gOoNJ6g/f2nZY/kQbPHGyRLH+0jCM6+cQ7GrAgj8F2r+TDaPKJDM&#10;FA+kosTwfhbkb3m7AW3dwVF4vFrrTKcA4RxPNNf8K9+yfMlxk4AHzyoVP3cRr5PpFawBXzHvztzd&#10;wPrjWrr5oCasQ0U9tcqOqe5jjcsX5REP9nzCT4q63G+sd1kmibWquVWP+Y9/rZ1BANSA9fV6LZhH&#10;SDFpNLA2UAkgymqa1QUTy/LlEoyyKKkk5yJO+SIpcVhvSbg1rk3eG8LWYzZzjPkQC7LQcuDh8U2b&#10;NYnYVPXpOCngb4gMGas+mabffZaBGJhLpAsb36LauJfQ/6NcXl/WO7pbSv0zCUQEz3dI1zHSAia1&#10;1TBQJMWPLCjruJXlc+U7xbInN7o74bshTewD3iVVK97yS34i7texfsHzKSOHV8yvKm4nHlsnmVuI&#10;yF877N29r3VqQ8frfLfrOLIkYQ6Bcu0GrG9FUHboD94TvqRZ98JfzK0sLWvt35rQ7qKJ96ZU0I52&#10;zZvRae7ld1jgEVoEy0thf7jE9qAPFDVEfG6tEW7rCYCSgdUVF2xiyyn9c4AVq2VaFLCVK1h0tvQn&#10;JIRlYTS5BrHy+2a871gpYVQUINEesbp4BPy5TcfdWB2X6m/i55aWEDW/FHSSH+JSuZoIkBo+0u9r&#10;FvhJGTYrFqgL68iBN0RKIDTjvYEr3rsiG8YW2OxaUfnfRAo8fXhZ13GM5UsW9lPLlrwSTE4gACDr&#10;Gl0mkg0a0pBSgnf5pT4zSAzpUopquJTrVypsI54sQxzOh+B7tAPf3W0lEABLSxAcXUJ7ftkAGaNI&#10;ktkeVr4BYW2rLmeJR+sB+XMrh/Pf0lrZDEWyRwPnWhJYq+Zs0/ffaeULb5MM17fgeBpeIgEwmxUv&#10;7Qr+a+WUxfUEQBOAKwnM4DsJv6lZlMmsjlWchHP9GrRwrhVDAIzXBMiasG8fPcNZGX9PRYRDdA8s&#10;mqMkrB1m7V/u4k2LLx83UMrjvCII+tYp53E5AMIWnle0oNSUfEIoyoiZbWXsbzPKXPHvATnPxzvi&#10;6By/f15HFHCPbWRJS3JmkOPgngy/nV9CmK8ZG4A8HoSwbFTw/AVEALAOTqugfRCDezheA+L0sw58&#10;d3hGHVPCdXYogQDA+t+IyhBFXfm/UnI7vueXjm4D9kZc/13C1Q4bM2rYC0NHjG5G+4sSAHN12Jxx&#10;Iezm7bAxjWHoCek3RYDnGIRvGYawolUqarjBfALATGjFJIBTpBzvneG3WG9JJoeFE2v6vQ1oX5Jg&#10;fF3Oa52gzSQPyCGwju5Fwj3iNb/ewWP0UynwxNaTiI7yTWH31CxlACGTrpJC+KyIgE5V/snIeq2U&#10;fvIofKeA8k+YyxU5N7knExQ+El9WzZizgR1uQVjJNzMq/2x2J5nPCVAP17jWLSzwUCobCAXE7vd3&#10;uAZlKs/t0Pf2mIQ4V2xtbiWYwG+sunweYRTNXr15iW0gueoG5tFdcLKjAkh88uVNbP8nBc8rM5xn&#10;Ja0zzYTLvr+E5KROAQqzSzgKhpStSmqLC8H/mXQEjzYlAKZLeD8zIwlQE/7PlHK+uQZyVbXWl0vo&#10;NyyPE3Nca7DNsNLmAS4uJJ3DkrV613GrlWP5aUdkCQHoLthRc4d8B+TLqBFFeQFh8LUCykccNq3o&#10;efHyuEvPjTIPoZY19mt9zZu7rXNqwZcFyuM963iNg3Os31mA5w8hQ8s7XucY60zrf02gvaGE6yDY&#10;EqJW1ELG+tEo6947Bc/b3soLA6BiTx+/bHQLkCRzJ4fzsZDuNWbUsGaSzm8WPA+FvSwvAErwztbk&#10;dznBQU5E4V22w8a2a6jkkSWsqeQS2MvhfEJ4X/bLVPsSACah/Cop9Si5eSwJd1oQEoBXwA9sRib9&#10;skBmyjj2F0v1fQUEkX0LtAOihIRbsG5YfUiM2OneAFH4LEEY7i5AKcKicIUWYBSvYQWFYwiu/XKe&#10;gxdGXAk5BOMyrW1f6F48I+TXZlor8rie/dCCOHfIukv8NhDZx6xJkxyvc6bWJVcgFJCkaE3H60BS&#10;3dzh7+6ekq5DZufjCpzH2vHHBj7v0wXPI7/M/iXcfwNrviXTozHAau3qPXRMl/Lf7BJlRcldQjAP&#10;K+H+uHjv3ALv80NzC59dr8PG9wuWbMhJA4nNT3Jsw+mOJMJo82h7AgAcJQEUN3fqNefNXDpWStFP&#10;LChBhtCPVdTV2od1JMkVqkjNdyobFM0gTNwnLohkpK1ZNU+wznJPSkKcov9lN5m/WNoe1r/EbpNY&#10;568Fnx+ijYoBed0bUTpeStgUXK22EzSvDtD1hukZnyxwLcoAkhCS5ENnmHf/T3qnV5dwHSzueKEs&#10;XXB8E8Jyk7m7WH8phe/zDn9vrAHPl3Stw7T/ZsE8Et5cPAcaqcwAyCmXUlMoRGeaT/7XXYBrsksu&#10;G8rk/qEFnuMJh30PWXV1h3sPlDw/Xwv0w+fmFrP+MyteUaEVgUHkFMdrQAAXNUKi87mQKpQNP8s8&#10;MqOVqwDAkpK5fLgFlvx1pcTfW3BgXKyDWr2w/7hJf7ugcrKrxbtaEqN/cM6+Xarr+L1lz7getZD9&#10;TM/3Zwlu9NnvJKB0Mr7spgQAiv4obcbUXd9T88Ul+QmK9RYFzjst4bui5VzelOJHPNdTFuQzcAEK&#10;KCRZraQhlsM/mkcSKOe3kaOSBLbVdW7VmIXMmZKiWJGIDjfRtUp6luOtMTliWkGIG6m1wBU9tJ9s&#10;pf3pP3XrKon01tR+uEkJ46QIxumZi+SFgASE5Pqu5S+ryxiFfF/RLxPdBi45LSZJuVp+6IjRVebG&#10;YK99x5K9XiHrn7RiHlV49F2iNf3FgvNtnRZ5nyj/H0snKAL0iNukS7ye0mcYDR82d6+6qnGJ9t2i&#10;SYDRe67THnRSjjF7ngWlql33eJ/MuUMIAJPyupsW3iEWJIGDgTzb4Zpv6UCYIWZlAwkAuPEtYtnY&#10;/C0l/IyP+O4xCZp5456Je8Ey+aDDs3EuLtG/FglxhtrBZHy2Q8dwHJP9RYc+7yCN21/ob4iovc09&#10;zIW14MCC8+nuhO/XyHGt8Zo7V0m4/qCkPkOJxDVssdBnx1prlm5sJUC6kJD1WnNP6Ma43UnHU3rP&#10;z0jxQigiH8oSeleQvWXWhx5jgWdLd8GVWv/XLOl6W+t4RmOCtWJu7clJZW9JCgrR07fCZ31De1tR&#10;qySC+U0al1lds6lwAZG1rF8iuhVcyHWUwHMqngsm+ZUkhYemzMunHdYHjGaE2u6YQ14lETBee6u1&#10;0PucIpljOYdrIN/cr3d7o9YjchMNsKCcNfrFD7R/rtIGY3yqFPeNHK7Bs5+o/RyPlziiqJf2eiz/&#10;Wzi2GyPopX6J6iwCgMXlOCk8YKAWka0l4LzkeH0sB7frgJ3EEr+NBRaNoQnnIaz+xOIzXZ9cgABg&#10;MpDFfDvHZ5qg61ygTWB3ERzkQjihhD5rBwJgurU+05oX/TUPfizlCCvq/uZGGIVBickizPydFu9W&#10;zQawWcr5eC8QmkPiTpJ5lsngsr79Xkps2EL4pJRaj3TcIIHgVyVecyVzzzKfFeO0X7zfjd7ZVO1N&#10;V5R83RV0ZMVJEuzWqvBZEeIJPXAxCmDFp8oM+XvOk0D/lvaQnpINsPbh2rqDlZsN3ay1QzE9ynvH&#10;/Rt4rzTgWfdDh3tQveoezRvmDITu65Kpuf8cUoCRg3fSGtCvBd8Lz7Ch4zUwHI7U8ankT2SP2epk&#10;jmltMlZvUb9s7HidfaRLEZL2qOQ7cnZBHq8sQoS1t4wQqiO1Znt0EAFQEyJwbw676XxHm/BwC1xw&#10;ygClUf6nA9dg3B5JhLV+zML1vQQCAFfXpy2/eyCWBRjSx0p4HhJ6ELN2hxYmiIBdRJxcbMVLwbQa&#10;vowhACZ2yPOxmZIo8igtmp/rHZ5WIsmxoAiAIvhrwnc/tvjyf09qHF5g0Z40rsAi+CeLZrIP7qDx&#10;0QgcbUEivnZMdoZXy4vd8J3hhklS2GaVp0MZ+IOVVxoqCVdIAFzU4RqziazggER/Q/8iI+Htl9Uj&#10;BfIlr7fMQL/EeJSILJ4K/ywoo4bRT+vLBtpPx0nBY/zPoznTq6I5U1beDbx/flNi3w90eCetAkhV&#10;Qorxkp7T8VrIf2taed5oUbhbsp5HAeWi1TEhZoIuJEUbC9XyJd+TRQw3ZLKXw1IdH6GkYMFaI2EC&#10;XV9wQR1V8nu5TKTCjyWUoTjCyBEmMLgDxvAXMaRAJ4QAEP7yP41FLG+/tMDt9A9WrofDzgXHAhnV&#10;/xXz3aLaROo3QbIor6cN4fcVKP8IHmdK+YlS/o/XuuGRHYw1vIjub6M2T9Oad1U3fWd4Rv1Aimwz&#10;QLzze9YYq98n2s/KAgl5l7GARFw5h/LP2lIkCXBv8/Bo/PpwYInXw7thqOYMMvPCGZV61okbC9xv&#10;QEkkwIMF52yngzC9n7RBOz/VPj/Vv7LOJADAeQmC3Lc0iX9t1SQhekHXRtknw+Tb+ryPJTOHlxRU&#10;QlFaNiv5GWjHBVqcT9RkIQb6cU3yhdp4DE+IUVjatdY3jClhILhgXSRB9AIJonjDvF7y/ajru09B&#10;BSspo/FPQqQCwgYx+FgK9pAiWXaSxoEiMnBFJCdCVI1hkiN5prj4GkLM57/bpL1HaN50Z7BWjGzC&#10;fbEcnd5g+YKQnjFN7GsSfB1pxdx8+/jlxaMJuLXJ6/mrmjNFjBmQdGXkU0AWPs0PhUggs53T4jIJ&#10;sutY/6o6mwAAsDxvJgj/KLS4FeMqPW8F939dg20NKWYA1+xhMb+HQStaM3Z4RX2IUkyFADwmyA/Q&#10;T23EI4CKAYu34Rj+KOazT9vsOWbT+HpGwuxGUlaX1tivKonjL6xYiTbGzB0JpMK++j+/IdELFuT7&#10;Kmg/VgYSaBKLeInFewPhfYBHxXjzKAqsyXhF3dTCbUSYJDzreP+6/g8IcD9rsFDPvjjR3BNH5gHr&#10;/U7WHOL3dd0bZWJKgfP7+WHq0US5uhn5UfAO+rbma5Hxj4xRVk6Fy70SGQvCr09v0bZh6PGJ/7oJ&#10;AcBC8RtLjqXB4jjSAss27tJVJJoi0QTlKshD8LIF3gFx/UgugSKZxhGglquwLxGWcL/GqnyyFuNf&#10;Svkk6eIqbTQu3rJZ47l5nnap943yTflHCCOqNkBmQTCtLuW8ShfegVrgiyoWcXMRtz7Yeci4b1qQ&#10;AKZskNF/uAUWDDxz0jJyoxDeZh6uwJsDMufcFmzbGxJor/CvaSZQ/vLEBu3RuBWXQbIVce8ld86h&#10;De5byohhBHhFfxfJLYIi08sPU48mgPwoJAOc0sB74v23r2Se2hzKiz5WHnFGe37nh0IsDmmxPXWC&#10;1vmL/avpPgQAON+yuTQupAmNQECWctyR5y65LSRZIjHWE1Kao4BQUCQXwGxSnqrGu5rcK2kTINzh&#10;cBEoxEV9z1rfOoH1pd4z5CVr/aQrhHn83QK31b9IGcdtGZf/H1k5iSDTsKkVC/9gbIyK+Y4s2eSc&#10;IEnnMVauqz+CMpm4CQd6UuvB1zKc95Da4lEOINf20Dhtlez6d1tQauoy/3oigecXGZmnVjgmSPh3&#10;dd3nRdfhyQXPO8OKJzTNC8qUbm8zxxC/V3C/7+uHqEeTQELARsVRfy4ZIRzS+1GB6zBfBpTYLowI&#10;J/uhEPvO0AUObIG2fNh1bGuBAdOjmxEAphf/SMbf9pKSc64U9QssiK/G8j1HCW3B4jHcgtjiuISA&#10;kANF3NHxMGhUnWEYNdi0dSQkIkxjgcY1ikyx+4vs6NGC42GS2hjG0y06dpcM9S+u8TtJ0Yd0weOD&#10;MJbxDZz7Py947tExwgKhNxBtlI8pI/M65NNSUvopYQkxRdwiFres2WnHqc8nm0fZwFOFEkp3WfMI&#10;N+bLkVI+fRmgZBAi813NozLxjATE/0SsMUUT3Lm48iPIj7BqK32MkyxxV93nbxe4FoqMzwPg0UxQ&#10;hhcjUJXVod7VXnxD3edF1m0IgNlKbt9ICwyGHtE4RfvHC026PzLzBv4ddW8CgMQPWxdQ8kgQiMWK&#10;+Or/6XysFZQEo/TPog6b8J80KaIUZNycilgksHZu2+C+nSwhcVMpXseIKBklRZV+gwVstaSB9a7d&#10;rZSoDEV1Ryn9L4loYRHDhX49ES0ot422pG6qcZ8XJCe8JeY7rP0k7Cyaf4FyW+QLILbrQgtIu6el&#10;9GPBXKbANX/UxA2rO4DcFJvpeKyB9yXZ2p81f35r5VbF6GSw/62lfe9tx2uhYP9R17sh4vs+VtxK&#10;5xrC9Wets49U0IfskV+N2WeeL3A94pkH+aHp0WRcqv33rgqufafmzDUR3xUxFrC2zF5yGzGEbWnV&#10;hAP075AxMlrr/a+sWOhGETwv4gF59Rk/TctDu5afgUncScpIkYR/eAYspmP70OSH1Seu/zkLrPrc&#10;5z199kbKgE+yWKDs7aGJkwc7S5BphnD7mgVhCH9UX2Pp28aCzO9YqindAiP3sI5m4p9atGGECQl4&#10;qMntgTxZ3wI3eJT/+SyIsaNs3u3aBF9uYvsg/oq4czEnyFcQ5yqYtiGwCS5iQbLJBS0o2Te/BZ4R&#10;eLssqs/KAArE/hUJMx6z4m4LwjGwBOO9RLLAOSu4zxjNd8JnmlGWsE+Tzi0TU7SOEy6B6+86Wt+z&#10;KKEQL7i8U3nnAksmfZjvRT3tyhAuH9E4PMCCkoiuHnX/lvJ/ZsJviigzs2lNfK2Nx6NLCEOR/Ac9&#10;rLgFeEATnrGRcGknCtY3JB8g963h2BbWh4s0Z+KqYj1V8NpVGKKmSrlF6dzdAhKxDGA8m97i4zsr&#10;PpW8DZlMYmXyPK1e8j0ma739h8bPhw2aOy5ETZkG9aLvMNeYaef6s89IeUcYHFjC9WATl9OxdYTA&#10;9K4292el8D6l/3+ccVFBcaJEWZ6Y+tU0ua5tYj/zfGfrgGyh7CIW2u/qALiUXq3J+oQVK4XkAizr&#10;V1pg7YVp/qQJ/YTSv6WUny1DnzNGTrXAxW5si8wdvGG+XuC8/S07AzubFHvGMEklV9Xfi1pj8krg&#10;dXOueTQSk7RZX6R3/X0LwjVWcdxrIGH/JYXzDmtugs9XrbiH0dgWe1/kTjkutCZgoYO0XEZrfS8J&#10;rQh8r0iIRfl/MuP1BzkIsR+UuH8RsoT76o4iPL6WQ+lEablda8n1GfY29qK7CijXfR3G1L8dxnJZ&#10;eM6hHe8WOKf2XooI7EUVzmetPcqgPu94Pp58JA39k2Q85sxGOcY0yhsEIdnjr7F0A9Yr+t1Xcraz&#10;Sv3lAu1j2+j5t7D8HgfjtV9hALw7JwEwWecW8XJ40RoTksecJwk6IXgYvCBZCf9c3kHpR3+gytBl&#10;Vl3lqyQ84rAWl+kRcV/BdTGXJ3GP6dPdxsnQEaObvdgRh3eplR8PlFWAYjPB4oxF92kJSXHxxvtZ&#10;/pqjuLdv1QSlOg0rWhCiAEOMO/k8oU3yVvULCwQMcCNKMy0nYoIkUFW7fPeVkIxyu7QU/nVDm+ed&#10;WkhuF+kzpcXeHRvaeTnPuU4C9JcJ4wElf4jGBMdi1vjs1lMl8B/biE1wzKhhba2xN2D9xpKxggWW&#10;lKE2s+cHCmKN6WZ9+0Qb2Hgdb2j9wNL/judX2g6EOP2nwHmEFqwkZboKkANoE61VEB1zSJGcImXl&#10;E42/57V+v+RfpUcV638LyM955KuNtYYzZzC69dO6zZz5VHPmZSm7z3fYqx6i9Ww5ERVzas3oKzkD&#10;uWiClED2qielxHW3ssN9td8jG2MUm1t9NUCETR/pR/TX5+qvD6Q71XQGjwatP51AAJgU5CusHE8A&#10;VzwnBfhKLQDTIhSpPLH9U6VsvtzC45AYRhhArN94Tywc+u499cNtUoqftuZY6F3A4rWElHwUmc2k&#10;3NbwqZT9q7X5vd7iz4MHy5o5fv+Y3u/nEYI075tVaHVrDY+ikSIA2mIB7gYEQBIx0N9mWJWmSTDw&#10;yRo7B7iHXlTgvHe1533su9CjkwVwDw8Pj2ahd4c8x81SRC6vUz6bgVoYAe7SuLNgAblWpEBNKLrM&#10;Zg0ziEMvKZytTAAgqP1TB8ryKhLgYAJxncKNqkZ6UPIFkgT3Q5hSXMqf1fNBFkxs0jMQvzOPFP3l&#10;1HZizIhZx6VpgdBvaS9uXbi51VxjP2iTucL7yBPX977G7Oeh8T3cAjfa9VtoDaF9VDU4zzzaATDP&#10;X1h8XKhH+6NoXCiedZ/57vPw8PDw8PAEQBr+LUWZbMRDW6RNq+jY14J4HhL6ESdPXNVYC5LDZcEP&#10;pXC2A76QYvyg/iahSi2+tJZsaiWLrt/+phRqXPhf0/8pEYMbFUlAPhVBwJG1Zi0ESq1m7AAp+bgl&#10;4YpMPPoQC9z4iVnGql8f54ZbKO5ceG7cI2X/eWte2TNXoLxnLeeIax8hNrhm4d5/mP4e0IJj7icW&#10;JIbz8PBoDaxd8Ly3rTE1yT08PDw8PDwB0AFAcSSDKWWhdmmxtm2ug2RWV1mQTO9cEQRpWE/K84Nt&#10;+l7e0FFLZjiXlG6UcGKBsbQTQ07MEJb39WOuM1kkwCciAT6XoDg5Ylz30UF8J4lU5kxQXIndwiPh&#10;Zin740Q61AiJtztkfvTVWMqq/EMWkFvjH5pXrZgFGS8bsvU+bB4eHq2CIRaQhkXwru8+Dw8PDw8P&#10;TwDkAQrbrhYk7jmyBdu3kY47pBAPsfRyWVixf9TGBEA9CBmIq8+Msj5fiBhYWEQBiVcWUF/NJcWU&#10;z2vlUmrJ5qZLoa+5GPN/Qg3wIHhfyjwCJnH6b+lvvv+oG8z3tTTesij/xO4SprJbCz8PoTSE2rzn&#10;l3IPj5YCYUZFSwCO993n4eHh4eHhCYAioIY95XgoZ7J2C7YPb4BNLHvMO9lmfmPtE2teFCjsr+hI&#10;AjH7NXf9PjbDrb2WkRXgvu9dSWdgH8vm/j9N423uFn0OxsYxFpTq8fDwaD1s6nDuk777PDw8PDw8&#10;qkPPDn++uyWIjLTAdbzVgNU6a51PrOIr+SE7k5I6Scdner+f6v+1z73yPwN4U3wn428HtKjyz/sk&#10;F8MGXvn38GhZ4L21c8FzIW0f9F3o4eHh4eHhCQAXECdOWTDqUuIN8GUbP8twP2Q9CmJva40ymUVx&#10;vQWePJAYb/rX6eHRsjjJihOIlIkd47vQw8PDw8PDEwBlgDJzZDGnljvxze1YZgi37IX8sPUogG3a&#10;sM0kd6S6BwkzKSP5qH+NHh6pIPa+R5PuTX6bHzqcT24c77nl4eHh4eHhCYBSQfI5EurhTj9cCsa0&#10;Nmk7CfAO8MPWIyfWsPYKH3m26/ilBVnEKRv5T/8KPTwyg8SY91oQKtNIkKT1LIfzUfx9KU8PDw8P&#10;Dw9PAFQGyr5dKAUDr4DTLfASaPX67jtYZydv9CgfI2xGwsRWBZn8r+w6vt11rGmBG/Fz/tV5eOTG&#10;vBaUUv2XFPJlGnDPwRZUtVnO4RqUin3cvz4PDw8PD49q4RXJAP/VQUI+6tNv2XVs33V8tQX7aEkL&#10;3KGv9q/NIwPWs+IJuarG813HNV3HzRbE/vpyfh4e7phL/xIGsJcFpTwf6DrO6TpGW5AgtUxs0XWc&#10;Yu5eRvdW0DYPDw8PDw8PTwAkghJ0j+v4fdexctexlQScxbuOJbqOvk1uI0LdEV3HTRbUuffwSMKe&#10;LTLP8awZZ4HnDVm+sRY+7AV+D4/SUZ+Aj6oem+ogDw6eNrdY4PHmQrqt2HXsZEF5WldvQsLwTvev&#10;zsPDw8PDwxMAzcaTOiAD+ogAWKfr2LzrWN0C18r+TWgXFQ0O7DqO86/IIwHLdh07NuneU6Twk7iP&#10;PBv3WGDx/9y/Fg+PSjEo4buVdRzTdYzX3CRU4H4RAuMTzp2t6xjSdWxmQVLRTa280CI8E+7zr87D&#10;w8PDw8MTAK0Eyge+oONiCyweS3Udy1uQrGyFrmNBCxL1kYV5dglMWF/wGojKyjxV18UK+kXo//yL&#10;RYQs6L0kZEE04NpZs+4c1HWc2nV84l+NR8zcHqVxaBonH1vg5TJFY6x3aHz11dEvdPROmAsTpcxz&#10;fKrjfQvi9mteNC+b91Lx8Ggkemj/yYKvWBDqtr3+/qDreK3reEtz+TOtD4P0W7zgFq1AbmCf82S2&#10;h4eHh4eHJwBaHijoY3T8o04A6yulag4RAgN0hN0kJ0rwmSil7DMRAlN17drRQ0IYB3Xch1iQ4Gkb&#10;kQBHW/tUMfBoHIj7XVjj414p5h/aDHJpmsZjbXz11L+z6Zhd43hA6JrTpdDXxuzHGsOT/Rj08GgJ&#10;9NWeUwRz61itwW1m//TJ/zw8PDw8PDwB0LZASZqkA6X+7RKuN81mWF1x0Xyo6/iTBR4IPb3y5RGB&#10;Wy2ocpE0Nmr1tqeEPvvMd52HR9uinwMB0AyQE+SX/rV5eHh4eHh4AsAjG15q4L3waMAqjEW4FuIQ&#10;ZSWuAcUT93BIi49thvv5p23a1zzjQB2EYtQs5VFzqObdwfNjMf9E/9b6oxF4w08PD49uh9q61C7Y&#10;24JQIQ8PDw8PDw9PAHg0CCjzxHcO6TrmscAFdC4d/I0b+Xyhz+awGfHiPTLe40spwJAAeDAQY/qS&#10;/v9u1/FO1/Fi1zFWJEGz5sJiFiTOW8CCWtrzqV8W1d/0R3/Ll/jxS5EBE0QEfGRBrO3rev6P1C/8&#10;S9ztOPXPR35oenh45AQEZb82aesfLahG4OHh4eHh4eEJAI8K0EeKLZULKN9EJuihFlQ2mM+qrWbQ&#10;R8ecUqajMEVKMbGgZKa+X/+vyiW9n55/o65j3a5jDfXFgIqefXb1cxbCgNJcWPDJmv+s+qFGkEz0&#10;Q9nDwyMGc7YJAXCKBTlsPDw8PDw8PDwB4FEC5peSP0QKN1ZtEjstZjOywrfiWByiYzt9VqsZ/18L&#10;kthRJurDgtfvLyWf8o2QH5SwIodCrxbrB8iCBXWsVUcMkKGbKhSPiSB4TQQB3hTT/bD38Oj2mKMN&#10;2niW+bh/Dw8PDw8PTwA0GSTSW1xK1eQ2bP98Umw3saBCAMr/3B3wXv4fe/cCI3dVxXH8LBSkdS2P&#10;qo1Qy6MraWu1YgMUtdCAaSHYJoqgxqiRNCKoFNGoCQZrgmAEJCigkVegIBZTX9FK5CHSNFJBVFCj&#10;Nm0XAduiFcEWWlu6nl/OGR2mM7Pb7uzOf/7z/SQn293/dnfmP3e3vefee87hGWfl+9ohcJ/HbR6r&#10;bGg95Y/1OMOi1dXRHXwvlBiYknFa1ce1I0DJkdV5b35to1sbopUOtTgSspNfScBeObDAj01JysUW&#10;7WsBAAAJgLaqtNu7ICdU37LibrXWOXSt5h/vMS0nyNPz42U3yeODGZrkakeAzpB+vyYZcEpO+mdl&#10;AqCnxPfkgBwPinPyPmhXgApraQfFLzMp8HiBn8OpHvMsEjsb+HUE7DXVU+m32ElVJGr1d7nF8S4A&#10;AEACoBDW5QRkucfHPb7m8d38D1W79OSkV5M7bQd/m8cMG9pZ8rKrrIar373Ox9/s8TePRRa7ILqV&#10;KoDPyqhQAcI/eDzssdLjUY81FscK2kW1Ft7ucZFF7YXTPR5hWAPDop1AMy12Cel348nW+rome0KJ&#10;2q94XG8cUwIAgARAAWkCOdfjaottihd7PGixgnp/vh2JonSqqK8z330WW/n78v3J+edeXpqmdI++&#10;xG1oSHUfjss4z2KLvRIAqiHwZL5VoUHVF3hihMb4y/J10mq/ajHM9jjKYgfHSRbHGAAMn7qNLMtQ&#10;odM3WiQElQx4k418kUD9/rjL43v58/1PXhIAAEgAFNl2j49arJJe47EgQ/rz4ypKV9lmvdGit722&#10;Xg80meBrZVYtmlSJXyv4U3ICpAJ9R+Zkfyy3H6P0cz8to5oSA6qDsT6TAesyUbAxQ60J1c5xW5Ox&#10;riMJvTnGVYBS9SiOyeRDbdHF2y1WKVkZBEbGmozl+b4SAkrAqQjqzPz35+AWfB/tlHvI46ceK/Lf&#10;SgAAQAKgo1zn8ZjHlRbnyOWIjIX5/kBO/rXC8VwmAV60KCS4X052NCHSCuz4jHHcWhT490Gl8OLc&#10;mmvbc4xrvG/Jsb4rP1491sfnhGJ8k98vanN4vscd3HKgLQmBZfm+OsZMyrcHWRQR1M/uhPxzddeY&#10;XVX/3imeydDOubXGSj8AAB2hZ2BgeItvr1u8vOz3SP8B0vnyMxkuI2JbVTyb/6HUfzKVRBnICaZ2&#10;UKjo4XBrH+hr6Qz85nxde3KS2ls1cR2XE9mxVu7ige2i7g3nWiTXOn82dfUZvKIAAADoGOwAGJwK&#10;qKkN3YkW/Yunckv2evKtSvQ6a65jFOplr5UjrSpXVpS1vby2MJ2OSVxhQzseob+7X5PrWqXW+ddb&#10;LLaq1l6r7NZQ6LjGxHy9dX5WW9mn2UtXxDB0f/dYYlEMbAe3AwAAACABUGQPWFThV2HAcweZaCJW&#10;81VcblXG6kwA/GeIf18T7U96fK7JpFtJBW1n/aHHTyzOqM+3aAGoYle9dcb7nIwbPC61OO8uOrqx&#10;NaPa3VV/PsKiC4POz1baMGrb7D683E3dZ1FXYw23AgAAAGgfjgDsHU0CP+HxEYbQ/zyTk3wVgFLv&#10;ea3ub8qJ9Z5SP/vPWhRHrEft4pbmpF8T+J11Pkfn2N+cX2t+kyTFtR6X2d5VvteRhIn5fdTSbq7F&#10;eVoEHbdYkgmAUuIIAAAAAEgAdI95FivUamPWbavAWslXC7kHciKuSf9Tw/yamjyrZ/T7GlxfnRP2&#10;b+9hYkE7Nz6fr9MBDb6udnX8ZpiPX3UEVO1ePe1PsUhgdGMLR630qy3jrVbyCv8kAAAAAEACoPto&#10;u/mHPD5sUTm5rNbmhF9b7tW3XVv8X2jR19aK/4VWv9Cfvt/lmWTYNZzhanGsYJHtfoRDCY1b8vrW&#10;Fjwf1RQ4zKLNlnYHnOYx3V7aBq9MXszXSXUyVrZwXJAAAAAAAEgAFJK2nZ/tcapF0bhOLxjXn5N8&#10;Tbx1Fv7BFk2Oq/VZbBN/f51rv/e4yuOmFn/Pt1hs+z+xzjXtAtDxjlUt/p775pjQ7gDtRNDugNfa&#10;0IobFpWSMUoEKSmkThm/6rYfeBIAAAAAIAEAUfX6hR7v8TjGovp80ak/u87X3+Nxv8cfR2DCX+1d&#10;OXEcX/NxrR6rQJ+q/28bwe//Do8bbfddB1rNvtLjIqtfX6AV9s8EgI4KzPV4q8fkDhnbSszcZXEU&#10;47ERvEckAAAAAAASAB1H28C1K6Cy8vsai+Jx7aIXfYNFa7YNOen/hUWLvk2j8P3HWaz6f1pjsOaa&#10;WgTqKMC9o3QvpljsMlhQ59qdFjUe1o/C41CtgBmZCDghkwOvzrHSzuTRv3KMqKijVvpV0E81E2jl&#10;RwIAAAAAJAAw2D23aB2npIDOhKvH/NRMDBxira0hsC0ncBtzEvvnnGBrZX+dxer+rlF+/nquWvWf&#10;Xeeazo+fb0NvFdhKalP3Vdt9S/5mj7OsPZXs9VgmZWJA9+0NFsdMDs9x0soCg89bdHLotyjip1X+&#10;3+ZYUaJoJz+6JAAAAABAAoC72BqqTj/BYmdApb2cEgLj8pq6DOxv/18x19sdOTFTbM8J/+acyP0j&#10;Qyv6/7ZiVGPXlvtv2O6t8pSkUJX+a9v8+FSs7zqLYoHVdCThEo8v2+gnTOrpzbHyqnz7So+DLWpO&#10;aKyowOGYfFv9uu+oGivb875vyng6J/pb+FEkAQAAAIByGsMtKAxN3p+y4bfSK6qLPb5Y5+NKVmiF&#10;/Z4CPEY9hjkWbQ1nVX1cK/Fqa6eChefZyNYlGIotGY/zYwMAAABgqPbhFmCEaav6FQ0m//0e8woy&#10;+a/QariWdVfUuaY2jz+23XcwAAAAAAAJAHQ1Fa+73eNTda6pBsF8j4cL+Li1sn56gySAqvb/3GMm&#10;Ly8AAAAAEgBAFDlckRPpWn+16Irwl4I/h7MtVvxr9eVzm8PLDAAAAIAEALqZtsj/wOPkOtdUaG6h&#10;RaX5otNxgHdaVMOvdajH3R5n8nIDAAAAIAGAbnSSRb/4qXWuqfK8ztf/roOez858zI/UuaYjDks9&#10;PsDLDgAAAIAEALrJ6z1u8ziywfULPFZ24PNSvYJ3W7RTrJcEuNXiuAAAAAAAkABA6R3nca81rpD/&#10;BY9vdvDzW+9xjseuBte/7rGIYQAAAACABADK7CiLav8TG1x/1OOyEjzPO5o8j3Ee13u8l+EAAAAA&#10;gAQAymi6RTG8vgbXn7AolLejJM/3UouERiPa5bCAYQEAAACABADK5CCPGy12ADRyiRW/3d+eeN5i&#10;q/8LDa4f6LHM43iGBwAAAAASACiDsR4/85jd5HN0/eYSPveHPC4c5N7c6XE0wwQAAAAACQB0uiUe&#10;xza5/pzHYivP1v9a6nbwZJPrkz2WexzCUAEAAABAAgCdOmau8vjMIJ+nz/lTie/DFo+PDfI5MzyW&#10;WrQKBAAAAIC2GsMtwB7q8VjpsdbjMIuV7gkevR4v93iFRau8pV1wL37k8R2PEyx2PGzNxMCzFsUP&#10;tUPgaY99GTYAAAAA2j6ZGxgY4C4AAAAAAFByHAEAAAAAAIAEAAAAAAAAIAEAAAAAAABIAAAAAAAA&#10;ABIAAAAAAACABAAAAAAAACABAAAAAAAASAAAAAAAAAASAAAAAAAAkAAAAAAAAADl8l8BBgA6ZjLY&#10;P/EYqwAAAABJRU5ErkJgglBLAQItABQABgAIAAAAIQCxgme2CgEAABMCAAATAAAAAAAAAAAAAAAA&#10;AAAAAABbQ29udGVudF9UeXBlc10ueG1sUEsBAi0AFAAGAAgAAAAhADj9If/WAAAAlAEAAAsAAAAA&#10;AAAAAAAAAAAAOwEAAF9yZWxzLy5yZWxzUEsBAi0AFAAGAAgAAAAhADuBDq5kBQAA+xAAAA4AAAAA&#10;AAAAAAAAAAAAOgIAAGRycy9lMm9Eb2MueG1sUEsBAi0AFAAGAAgAAAAhAC5s8ADFAAAApQEAABkA&#10;AAAAAAAAAAAAAAAAygcAAGRycy9fcmVscy9lMm9Eb2MueG1sLnJlbHNQSwECLQAUAAYACAAAACEA&#10;3irLQ+EAAAAJAQAADwAAAAAAAAAAAAAAAADGCAAAZHJzL2Rvd25yZXYueG1sUEsBAi0ACgAAAAAA&#10;AAAhABNXAJbbOwAA2zsAABQAAAAAAAAAAAAAAAAA1AkAAGRycy9tZWRpYS9pbWFnZTEucG5nUEsB&#10;Ai0ACgAAAAAAAAAhAOG40STW+gAA1voAABQAAAAAAAAAAAAAAAAA4UUAAGRycy9tZWRpYS9pbWFn&#10;ZTIucG5nUEsFBgAAAAAHAAcAvgEAAOlAAQAAAA==&#10;">
                    <v:group id="Group 5" o:spid="_x0000_s1027"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HzMQA&#10;AADaAAAADwAAAGRycy9kb3ducmV2LnhtbESPQWvCQBSE7wX/w/IEb3Wjh1KiqxS10EOt1bbQ3l6z&#10;r0kw+zbsPmP8991CweMwM98w82XvGtVRiLVnA5NxBoq48Lbm0sD72+PtPagoyBYbz2TgQhGWi8HN&#10;HHPrz7yn7iClShCOORqoRNpc61hU5DCOfUucvB8fHEqSodQ24DnBXaOnWXanHdacFipsaVVRcTyc&#10;nIHmM4bn70y+unW5ldedPn1sJi/GjIb9wwyUUC/X8H/7yRqYwt+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Nx8zEAAAA2gAAAA8AAAAAAAAAAAAAAAAAmAIAAGRycy9k&#10;b3ducmV2LnhtbFBLBQYAAAAABAAEAPUAAACJAwAAAAA=&#10;" filled="f" stroked="f" strokeweight=".5pt">
                        <v:textbox inset="0,0,0,0">
                          <w:txbxContent>
                            <w:p w14:paraId="47AA6122"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SF7DAAAA2gAAAA8AAABkcnMvZG93bnJldi54bWxEj0FrAjEUhO+F/ofwCl5KzSpFZGuUKggi&#10;7KEqPT82z2zo5mWbxHX11zeFQo/DzHzDLFaDa0VPIVrPCibjAgRx7bVlo+B03L7MQcSErLH1TApu&#10;FGG1fHxYYKn9lT+oPyQjMoRjiQqalLpSylg35DCOfUecvbMPDlOWwUgd8JrhrpXTophJh5bzQoMd&#10;bRqqvw4Xp2BaVKb6NtXz+jTDuP+8n60NvVKjp+H9DUSiIf2H/9o7reAV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IXsMAAADaAAAADwAAAAAAAAAAAAAAAACf&#10;AgAAZHJzL2Rvd25yZXYueG1sUEsFBgAAAAAEAAQA9wAAAI8DAAAAAA==&#10;">
                        <v:imagedata r:id="rId3" o:title="" cropright="4183f"/>
                        <v:path arrowok="t"/>
                      </v:shape>
                    </v:group>
                    <v:shape id="Picture 6" o:spid="_x0000_s1031"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eyjDAAAA2gAAAA8AAABkcnMvZG93bnJldi54bWxEj0uLwkAQhO8L/oehBW/rZH0hWUdxFwTB&#10;g2/32mTaJGumJ2ZGjf/eEQSPRVV9RY0mtSnElSqXW1bw1Y5AECdW55wq2G1nn0MQziNrLCyTgjs5&#10;mIwbHyOMtb3xmq4bn4oAYRejgsz7MpbSJRkZdG1bEgfvaCuDPsgqlbrCW4CbQnaiaCAN5hwWMizp&#10;N6PktLkYBd3emVz/b3FYH/fbVX//f1j+DDtKtZr19BuEp9q/w6/2XCsYwPNKuAFy/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N7KMMAAADaAAAADwAAAAAAAAAAAAAAAACf&#10;AgAAZHJzL2Rvd25yZXYueG1sUEsFBgAAAAAEAAQA9wAAAI8DAAAAAA==&#10;">
                      <v:imagedata r:id="rId4" o:title=""/>
                      <v:path arrowok="t"/>
                    </v:shape>
                  </v:group>
                </w:pict>
              </mc:Fallback>
            </mc:AlternateContent>
          </w:r>
          <w:r>
            <w:rPr>
              <w:noProof/>
              <w:lang w:val="en-US"/>
            </w:rPr>
            <w:t xml:space="preserve"> </w:t>
          </w:r>
        </w:p>
      </w:tc>
      <w:tc>
        <w:tcPr>
          <w:tcW w:w="3502" w:type="dxa"/>
        </w:tcPr>
        <w:p w14:paraId="591A1868" w14:textId="77777777" w:rsidR="00494DAE" w:rsidRPr="00352770" w:rsidRDefault="00494DAE" w:rsidP="00DE3577">
          <w:pPr>
            <w:pStyle w:val="Footer"/>
          </w:pPr>
          <w:r w:rsidRPr="00352770">
            <w:rPr>
              <w:noProof/>
              <w:lang w:val="en-US" w:eastAsia="en-US"/>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494DAE" w:rsidRPr="00352770" w:rsidRDefault="00494DAE"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Pr>
                  <w:noProof/>
                </w:rPr>
                <w:t>i</w:t>
              </w:r>
              <w:r w:rsidRPr="00352770">
                <w:rPr>
                  <w:noProof/>
                </w:rPr>
                <w:fldChar w:fldCharType="end"/>
              </w:r>
            </w:sdtContent>
          </w:sdt>
        </w:p>
        <w:p w14:paraId="50135A51" w14:textId="77777777" w:rsidR="00494DAE" w:rsidRPr="00352770" w:rsidRDefault="00494DAE" w:rsidP="00352770">
          <w:pPr>
            <w:pStyle w:val="Footer"/>
            <w:jc w:val="right"/>
          </w:pPr>
        </w:p>
      </w:tc>
    </w:tr>
  </w:tbl>
  <w:p w14:paraId="7AEBCC60" w14:textId="77777777" w:rsidR="00494DAE" w:rsidRPr="000570C1" w:rsidRDefault="00494DAE" w:rsidP="000570C1">
    <w:pPr>
      <w:pStyle w:val="Footer"/>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494DAE" w14:paraId="48EB5958" w14:textId="77777777" w:rsidTr="004E7BE6">
      <w:tc>
        <w:tcPr>
          <w:tcW w:w="2660" w:type="dxa"/>
        </w:tcPr>
        <w:p w14:paraId="5115185B" w14:textId="77777777" w:rsidR="00494DAE" w:rsidRDefault="00494DAE" w:rsidP="00DE3577">
          <w:pPr>
            <w:pStyle w:val="Footer"/>
          </w:pPr>
          <w:r>
            <w:rPr>
              <w:noProof/>
              <w:lang w:val="en-US" w:eastAsia="en-US"/>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494DAE" w:rsidRPr="002F380E" w:rsidRDefault="00494DAE"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494DAE" w:rsidRDefault="00494DAE" w:rsidP="00DE3577">
          <w:pPr>
            <w:pStyle w:val="Footer"/>
          </w:pPr>
          <w:r>
            <w:rPr>
              <w:noProof/>
              <w:lang w:val="en-US" w:eastAsia="en-US"/>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494DAE" w:rsidRDefault="00494DAE"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B6131">
                <w:rPr>
                  <w:noProof/>
                </w:rPr>
                <w:t>5</w:t>
              </w:r>
              <w:r>
                <w:rPr>
                  <w:noProof/>
                </w:rPr>
                <w:fldChar w:fldCharType="end"/>
              </w:r>
            </w:sdtContent>
          </w:sdt>
        </w:p>
        <w:p w14:paraId="5D05F741" w14:textId="77777777" w:rsidR="00494DAE" w:rsidRPr="002F380E" w:rsidRDefault="00494DAE" w:rsidP="00DE3577">
          <w:pPr>
            <w:pStyle w:val="Footer"/>
            <w:jc w:val="right"/>
            <w:rPr>
              <w:color w:val="FFFFFF" w:themeColor="background1"/>
            </w:rPr>
          </w:pPr>
        </w:p>
      </w:tc>
    </w:tr>
  </w:tbl>
  <w:p w14:paraId="07CF71EB" w14:textId="77777777" w:rsidR="00494DAE" w:rsidRDefault="00494DAE" w:rsidP="000570C1">
    <w:pPr>
      <w:pStyle w:val="Footer"/>
      <w:ind w:right="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D865A" w14:textId="77777777" w:rsidR="00132166" w:rsidRDefault="00132166" w:rsidP="00AB6B12">
      <w:r>
        <w:separator/>
      </w:r>
    </w:p>
  </w:footnote>
  <w:footnote w:type="continuationSeparator" w:id="0">
    <w:p w14:paraId="438D5A51" w14:textId="77777777" w:rsidR="00132166" w:rsidRDefault="00132166" w:rsidP="00AB6B12">
      <w:r>
        <w:continuationSeparator/>
      </w:r>
    </w:p>
  </w:footnote>
  <w:footnote w:id="1">
    <w:p w14:paraId="601B91F2" w14:textId="77777777" w:rsidR="00494DAE" w:rsidRPr="00A37BC7" w:rsidRDefault="00494DAE" w:rsidP="00864AC4">
      <w:pPr>
        <w:pStyle w:val="FootnoteText"/>
        <w:rPr>
          <w:sz w:val="16"/>
          <w:szCs w:val="16"/>
          <w:lang w:val="en-US"/>
        </w:rPr>
      </w:pPr>
      <w:r w:rsidRPr="00A37BC7">
        <w:rPr>
          <w:rStyle w:val="FootnoteReference"/>
          <w:sz w:val="16"/>
          <w:szCs w:val="16"/>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33DAD" w14:textId="200631C1" w:rsidR="00494DAE" w:rsidRDefault="00494DAE" w:rsidP="004E7BE6">
    <w:pPr>
      <w:pStyle w:val="Header"/>
      <w:jc w:val="right"/>
    </w:pPr>
    <w:r>
      <w:rPr>
        <w:noProof/>
        <w:lang w:val="en-US" w:eastAsia="en-US"/>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494DAE" w:rsidRDefault="00494DAE" w:rsidP="004E7BE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
  </w:num>
  <w:num w:numId="4">
    <w:abstractNumId w:val="27"/>
  </w:num>
  <w:num w:numId="5">
    <w:abstractNumId w:val="19"/>
  </w:num>
  <w:num w:numId="6">
    <w:abstractNumId w:val="42"/>
  </w:num>
  <w:num w:numId="7">
    <w:abstractNumId w:val="17"/>
  </w:num>
  <w:num w:numId="8">
    <w:abstractNumId w:val="10"/>
  </w:num>
  <w:num w:numId="9">
    <w:abstractNumId w:val="12"/>
  </w:num>
  <w:num w:numId="10">
    <w:abstractNumId w:val="14"/>
  </w:num>
  <w:num w:numId="11">
    <w:abstractNumId w:val="44"/>
  </w:num>
  <w:num w:numId="12">
    <w:abstractNumId w:val="29"/>
  </w:num>
  <w:num w:numId="13">
    <w:abstractNumId w:val="3"/>
  </w:num>
  <w:num w:numId="14">
    <w:abstractNumId w:val="37"/>
  </w:num>
  <w:num w:numId="15">
    <w:abstractNumId w:val="1"/>
  </w:num>
  <w:num w:numId="16">
    <w:abstractNumId w:val="24"/>
  </w:num>
  <w:num w:numId="17">
    <w:abstractNumId w:val="39"/>
  </w:num>
  <w:num w:numId="18">
    <w:abstractNumId w:val="13"/>
  </w:num>
  <w:num w:numId="19">
    <w:abstractNumId w:val="8"/>
  </w:num>
  <w:num w:numId="20">
    <w:abstractNumId w:val="45"/>
  </w:num>
  <w:num w:numId="21">
    <w:abstractNumId w:val="22"/>
  </w:num>
  <w:num w:numId="22">
    <w:abstractNumId w:val="32"/>
  </w:num>
  <w:num w:numId="23">
    <w:abstractNumId w:val="21"/>
  </w:num>
  <w:num w:numId="24">
    <w:abstractNumId w:val="28"/>
  </w:num>
  <w:num w:numId="25">
    <w:abstractNumId w:val="15"/>
  </w:num>
  <w:num w:numId="26">
    <w:abstractNumId w:val="11"/>
  </w:num>
  <w:num w:numId="27">
    <w:abstractNumId w:val="18"/>
  </w:num>
  <w:num w:numId="28">
    <w:abstractNumId w:val="6"/>
  </w:num>
  <w:num w:numId="29">
    <w:abstractNumId w:val="43"/>
  </w:num>
  <w:num w:numId="30">
    <w:abstractNumId w:val="9"/>
  </w:num>
  <w:num w:numId="31">
    <w:abstractNumId w:val="31"/>
  </w:num>
  <w:num w:numId="32">
    <w:abstractNumId w:val="4"/>
  </w:num>
  <w:num w:numId="33">
    <w:abstractNumId w:val="20"/>
  </w:num>
  <w:num w:numId="34">
    <w:abstractNumId w:val="5"/>
  </w:num>
  <w:num w:numId="35">
    <w:abstractNumId w:val="41"/>
  </w:num>
  <w:num w:numId="36">
    <w:abstractNumId w:val="34"/>
  </w:num>
  <w:num w:numId="37">
    <w:abstractNumId w:val="3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33"/>
  </w:num>
  <w:num w:numId="41">
    <w:abstractNumId w:val="7"/>
  </w:num>
  <w:num w:numId="42">
    <w:abstractNumId w:val="26"/>
  </w:num>
  <w:num w:numId="43">
    <w:abstractNumId w:val="25"/>
  </w:num>
  <w:num w:numId="44">
    <w:abstractNumId w:val="36"/>
  </w:num>
  <w:num w:numId="45">
    <w:abstractNumId w:val="35"/>
  </w:num>
  <w:num w:numId="46">
    <w:abstractNumId w:val="38"/>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0F75FF"/>
    <w:rsid w:val="00132085"/>
    <w:rsid w:val="00132166"/>
    <w:rsid w:val="00135BDB"/>
    <w:rsid w:val="00140A53"/>
    <w:rsid w:val="001753B4"/>
    <w:rsid w:val="001A03DE"/>
    <w:rsid w:val="001B3FC0"/>
    <w:rsid w:val="001E68D6"/>
    <w:rsid w:val="001F3236"/>
    <w:rsid w:val="0020251C"/>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305C06"/>
    <w:rsid w:val="0032142D"/>
    <w:rsid w:val="00327FCC"/>
    <w:rsid w:val="00341668"/>
    <w:rsid w:val="00352770"/>
    <w:rsid w:val="003613BC"/>
    <w:rsid w:val="00366AFB"/>
    <w:rsid w:val="00390F7D"/>
    <w:rsid w:val="003955AE"/>
    <w:rsid w:val="003B6850"/>
    <w:rsid w:val="003C4AD2"/>
    <w:rsid w:val="003E2ED3"/>
    <w:rsid w:val="003E3101"/>
    <w:rsid w:val="003F26F5"/>
    <w:rsid w:val="003F4581"/>
    <w:rsid w:val="004151B6"/>
    <w:rsid w:val="00421E30"/>
    <w:rsid w:val="00424E1B"/>
    <w:rsid w:val="00424E6E"/>
    <w:rsid w:val="00436F5E"/>
    <w:rsid w:val="00457524"/>
    <w:rsid w:val="0048752A"/>
    <w:rsid w:val="00491E88"/>
    <w:rsid w:val="00494DAE"/>
    <w:rsid w:val="00495FDB"/>
    <w:rsid w:val="004E7BE6"/>
    <w:rsid w:val="005004EB"/>
    <w:rsid w:val="00501C87"/>
    <w:rsid w:val="0055353B"/>
    <w:rsid w:val="00566A0C"/>
    <w:rsid w:val="00566C31"/>
    <w:rsid w:val="00597897"/>
    <w:rsid w:val="005C1961"/>
    <w:rsid w:val="005D00A3"/>
    <w:rsid w:val="005D29BC"/>
    <w:rsid w:val="005E1DBD"/>
    <w:rsid w:val="00611E70"/>
    <w:rsid w:val="0061201D"/>
    <w:rsid w:val="00627277"/>
    <w:rsid w:val="00645C43"/>
    <w:rsid w:val="0065182E"/>
    <w:rsid w:val="0065611A"/>
    <w:rsid w:val="00656AE9"/>
    <w:rsid w:val="00665033"/>
    <w:rsid w:val="0067500A"/>
    <w:rsid w:val="00686236"/>
    <w:rsid w:val="00693168"/>
    <w:rsid w:val="006A4301"/>
    <w:rsid w:val="006B21FE"/>
    <w:rsid w:val="006B6131"/>
    <w:rsid w:val="006C2969"/>
    <w:rsid w:val="006C39CD"/>
    <w:rsid w:val="006E5B8A"/>
    <w:rsid w:val="006F21F3"/>
    <w:rsid w:val="00701108"/>
    <w:rsid w:val="0070335C"/>
    <w:rsid w:val="00706777"/>
    <w:rsid w:val="00732172"/>
    <w:rsid w:val="0074283A"/>
    <w:rsid w:val="00762DEA"/>
    <w:rsid w:val="00774FD0"/>
    <w:rsid w:val="007B047C"/>
    <w:rsid w:val="007B53A6"/>
    <w:rsid w:val="007C0994"/>
    <w:rsid w:val="007C1660"/>
    <w:rsid w:val="007E2406"/>
    <w:rsid w:val="008152E3"/>
    <w:rsid w:val="00817EE2"/>
    <w:rsid w:val="00833975"/>
    <w:rsid w:val="00844A2B"/>
    <w:rsid w:val="00860976"/>
    <w:rsid w:val="00864AC4"/>
    <w:rsid w:val="00883855"/>
    <w:rsid w:val="0088774A"/>
    <w:rsid w:val="0089123E"/>
    <w:rsid w:val="008C423B"/>
    <w:rsid w:val="008C6813"/>
    <w:rsid w:val="008D4B8E"/>
    <w:rsid w:val="008E440A"/>
    <w:rsid w:val="00911643"/>
    <w:rsid w:val="00916735"/>
    <w:rsid w:val="00962075"/>
    <w:rsid w:val="00984D49"/>
    <w:rsid w:val="00994277"/>
    <w:rsid w:val="009B2ED9"/>
    <w:rsid w:val="009B7CAB"/>
    <w:rsid w:val="009C3ED4"/>
    <w:rsid w:val="009C7A6E"/>
    <w:rsid w:val="009F1BAC"/>
    <w:rsid w:val="00A256C9"/>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32D06"/>
    <w:rsid w:val="00C41A39"/>
    <w:rsid w:val="00C55DA2"/>
    <w:rsid w:val="00CC11DC"/>
    <w:rsid w:val="00D51E12"/>
    <w:rsid w:val="00D55E9F"/>
    <w:rsid w:val="00D80D85"/>
    <w:rsid w:val="00D9513C"/>
    <w:rsid w:val="00DE1CF9"/>
    <w:rsid w:val="00DE2E0E"/>
    <w:rsid w:val="00DE3577"/>
    <w:rsid w:val="00DF6781"/>
    <w:rsid w:val="00E1101B"/>
    <w:rsid w:val="00E211B8"/>
    <w:rsid w:val="00E21864"/>
    <w:rsid w:val="00E34007"/>
    <w:rsid w:val="00E455B5"/>
    <w:rsid w:val="00E728A9"/>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0DB3"/>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link.springer.com/article/10.1007/s00484-013-0729-9" TargetMode="External"/><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1D293EED-EF4D-4679-B174-F231CE5C790F}" srcId="{294ECB6F-4537-430C-946E-E82F89FFE310}" destId="{8AD4BBC8-1567-42C3-B611-07633ECCAAF5}" srcOrd="0" destOrd="0" parTransId="{C0F608F2-88E2-47C9-B05C-C8EB6758863D}" sibTransId="{02A7914C-F77E-4BB7-B4CD-DBDFF266557A}"/>
    <dgm:cxn modelId="{7A84016C-E9CB-432D-9892-7EA10C46EA84}" type="presOf" srcId="{9026AF99-4ECE-4760-9855-3D0FFBCDE831}" destId="{73F4C41C-81E7-4979-B21C-2BBDA19C9D9E}"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1464549C-88F5-40E4-8097-BA60D81ECA9D}" type="presOf" srcId="{C0F608F2-88E2-47C9-B05C-C8EB6758863D}" destId="{8B6A3FBA-FE16-47C8-BD4B-D11F1A5DAAD0}"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107EBCE8-11E9-49CF-8D32-23B2EDA7D67D}" srcId="{9026AF99-4ECE-4760-9855-3D0FFBCDE831}" destId="{294ECB6F-4537-430C-946E-E82F89FFE310}" srcOrd="0" destOrd="0" parTransId="{257642EC-56E9-4A7F-8437-3E5E4E38B357}" sibTransId="{3A685BEA-88DD-420B-8EE7-516E3CC1A825}"/>
    <dgm:cxn modelId="{C129CB03-CA87-4AC4-AEEB-6D93641EA5F6}" type="presOf" srcId="{770FE518-EC3E-48CE-A18F-5B658AD3A6D8}" destId="{C2FA2FE7-FB29-4157-BE9D-29859ED32588}" srcOrd="0" destOrd="0" presId="urn:microsoft.com/office/officeart/2005/8/layout/radial4"/>
    <dgm:cxn modelId="{BBA13EE5-33AC-443B-8456-D19846E01283}" type="presOf" srcId="{87175413-2F10-436B-924F-54B8947A95E6}" destId="{F66F2E4B-A734-41BF-9765-FD92D2A3C77C}" srcOrd="0" destOrd="0" presId="urn:microsoft.com/office/officeart/2005/8/layout/radial4"/>
    <dgm:cxn modelId="{6A8E384E-8AE1-4A16-A7D1-A4E9DD59F306}" type="presOf" srcId="{8AD4BBC8-1567-42C3-B611-07633ECCAAF5}" destId="{AD0F818F-5B7A-433F-9084-3BDDA8587FDF}" srcOrd="0" destOrd="0" presId="urn:microsoft.com/office/officeart/2005/8/layout/radial4"/>
    <dgm:cxn modelId="{BE6D7FA6-4B0E-4D76-9124-3E50A032DD3F}" type="presOf" srcId="{3CFA2364-BAA2-4A32-8FD7-78972CB2C33E}" destId="{E56FC0AB-5809-4BE3-97EA-10255B30933D}" srcOrd="0" destOrd="0" presId="urn:microsoft.com/office/officeart/2005/8/layout/radial4"/>
    <dgm:cxn modelId="{A5227BAC-612E-46AE-9CC1-77150AFADE58}" type="presOf" srcId="{422FCC72-BD7A-45C7-80EB-3EEDB24E3C90}" destId="{157571CB-CAC5-48D6-B48A-52DF09C34DB3}" srcOrd="0" destOrd="0" presId="urn:microsoft.com/office/officeart/2005/8/layout/radial4"/>
    <dgm:cxn modelId="{808E6B39-11F0-4F6C-82AC-6B1F9FCFDB3D}" type="presOf" srcId="{83E7E209-195F-440B-8A43-6CB29C3D4345}" destId="{26307783-568D-4E6A-B0B6-71A5842AA28B}" srcOrd="0" destOrd="0" presId="urn:microsoft.com/office/officeart/2005/8/layout/radial4"/>
    <dgm:cxn modelId="{44B14DF0-809F-4B77-AA1B-054E41675AE0}" type="presOf" srcId="{294ECB6F-4537-430C-946E-E82F89FFE310}" destId="{C9EFE481-A395-4EE5-B216-145210E79855}" srcOrd="0" destOrd="0" presId="urn:microsoft.com/office/officeart/2005/8/layout/radial4"/>
    <dgm:cxn modelId="{3A40959E-81E2-45D1-8C7B-6EBCCA598B98}" type="presOf" srcId="{30C3FD64-7D4E-4EBB-85D3-3232F3F1877B}" destId="{33798C96-BBC9-406C-93A5-8BB1B68A8883}"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04417210-ABDF-40EC-8D4C-3957E9554DCB}" type="presParOf" srcId="{73F4C41C-81E7-4979-B21C-2BBDA19C9D9E}" destId="{C9EFE481-A395-4EE5-B216-145210E79855}" srcOrd="0" destOrd="0" presId="urn:microsoft.com/office/officeart/2005/8/layout/radial4"/>
    <dgm:cxn modelId="{920E0AF7-565E-4375-A31C-3D8DCE2FE966}" type="presParOf" srcId="{73F4C41C-81E7-4979-B21C-2BBDA19C9D9E}" destId="{8B6A3FBA-FE16-47C8-BD4B-D11F1A5DAAD0}" srcOrd="1" destOrd="0" presId="urn:microsoft.com/office/officeart/2005/8/layout/radial4"/>
    <dgm:cxn modelId="{B62EA7B3-3DCD-43A9-ACE1-E77C3624F715}" type="presParOf" srcId="{73F4C41C-81E7-4979-B21C-2BBDA19C9D9E}" destId="{AD0F818F-5B7A-433F-9084-3BDDA8587FDF}" srcOrd="2" destOrd="0" presId="urn:microsoft.com/office/officeart/2005/8/layout/radial4"/>
    <dgm:cxn modelId="{DA94CFF1-E138-4DE7-81E6-79CFEB584108}" type="presParOf" srcId="{73F4C41C-81E7-4979-B21C-2BBDA19C9D9E}" destId="{33798C96-BBC9-406C-93A5-8BB1B68A8883}" srcOrd="3" destOrd="0" presId="urn:microsoft.com/office/officeart/2005/8/layout/radial4"/>
    <dgm:cxn modelId="{6008129F-66BF-46B6-8371-05EA99FB7404}" type="presParOf" srcId="{73F4C41C-81E7-4979-B21C-2BBDA19C9D9E}" destId="{F66F2E4B-A734-41BF-9765-FD92D2A3C77C}" srcOrd="4" destOrd="0" presId="urn:microsoft.com/office/officeart/2005/8/layout/radial4"/>
    <dgm:cxn modelId="{AA812D2C-E879-483D-9109-8C770091AC63}" type="presParOf" srcId="{73F4C41C-81E7-4979-B21C-2BBDA19C9D9E}" destId="{26307783-568D-4E6A-B0B6-71A5842AA28B}" srcOrd="5" destOrd="0" presId="urn:microsoft.com/office/officeart/2005/8/layout/radial4"/>
    <dgm:cxn modelId="{070AC401-E2CD-488A-85EB-8F0D2C52F081}" type="presParOf" srcId="{73F4C41C-81E7-4979-B21C-2BBDA19C9D9E}" destId="{157571CB-CAC5-48D6-B48A-52DF09C34DB3}" srcOrd="6" destOrd="0" presId="urn:microsoft.com/office/officeart/2005/8/layout/radial4"/>
    <dgm:cxn modelId="{5AFA9576-EF59-42C3-8B71-7F8CA86CEA78}" type="presParOf" srcId="{73F4C41C-81E7-4979-B21C-2BBDA19C9D9E}" destId="{E56FC0AB-5809-4BE3-97EA-10255B30933D}" srcOrd="7" destOrd="0" presId="urn:microsoft.com/office/officeart/2005/8/layout/radial4"/>
    <dgm:cxn modelId="{CEA94E8D-87BC-474A-9F83-A7AA4D07F4D1}"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9AC493-317D-4D4B-82D9-60619DD9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GHHIN TEMPLATE.dotx</Template>
  <TotalTime>1444</TotalTime>
  <Pages>21</Pages>
  <Words>6670</Words>
  <Characters>38024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Hunter Jones</cp:lastModifiedBy>
  <cp:revision>7</cp:revision>
  <cp:lastPrinted>2017-07-25T09:19:00Z</cp:lastPrinted>
  <dcterms:created xsi:type="dcterms:W3CDTF">2017-08-07T18:20:00Z</dcterms:created>
  <dcterms:modified xsi:type="dcterms:W3CDTF">2017-08-09T03:22:00Z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