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eastAsia="en-GB"/>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77DD949B" w:rsidR="000651CF" w:rsidRDefault="00DE3577" w:rsidP="00762DEA">
      <w:pPr>
        <w:jc w:val="center"/>
      </w:pPr>
      <w:r>
        <w:t xml:space="preserve">Update Version: </w:t>
      </w:r>
      <w:r w:rsidR="00762DEA">
        <w:t>Augu</w:t>
      </w:r>
      <w:r w:rsidR="005D7F83">
        <w:t>Ssss</w:t>
      </w:r>
      <w:r w:rsidR="00762DEA">
        <w:t>st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0"/>
          <w:footerReference w:type="defaul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1E68D6">
            <w:rPr>
              <w:rFonts w:asciiTheme="minorHAnsi" w:hAnsiTheme="minorHAnsi"/>
              <w:color w:val="C00000"/>
              <w:sz w:val="36"/>
              <w:szCs w:val="36"/>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6B11B1">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6B11B1">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6B11B1">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6B11B1">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6B11B1">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6B11B1"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6B11B1">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6B11B1">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6B11B1">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1E68D6">
        <w:rPr>
          <w:b/>
          <w:bCs/>
          <w:color w:val="C00000"/>
        </w:rPr>
        <w:t>SUMMARY</w:t>
      </w:r>
      <w:bookmarkEnd w:id="0"/>
    </w:p>
    <w:p w14:paraId="2D04CF8B" w14:textId="77777777"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Pr>
          <w:rFonts w:ascii="Calibri Light" w:hAnsi="Calibri Light"/>
        </w:rPr>
        <w:t xml:space="preserve">This is a unique user interface platform for the global extreme heat health community.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6C885126" w:rsidR="006C2969" w:rsidRDefault="006C2969" w:rsidP="006C2969">
      <w:pPr>
        <w:autoSpaceDE w:val="0"/>
        <w:autoSpaceDN w:val="0"/>
        <w:adjustRightInd w:val="0"/>
        <w:spacing w:after="0" w:line="240" w:lineRule="auto"/>
        <w:jc w:val="both"/>
        <w:rPr>
          <w:rFonts w:ascii="Calibri Light" w:hAnsi="Calibri Light"/>
        </w:rPr>
      </w:pPr>
      <w:r w:rsidRPr="004D0DF4">
        <w:rPr>
          <w:rFonts w:ascii="Calibri Light" w:hAnsi="Calibri Light"/>
        </w:rPr>
        <w:t>GHHI</w:t>
      </w:r>
      <w:r>
        <w:rPr>
          <w:rFonts w:ascii="Calibri Light" w:hAnsi="Calibri Light"/>
        </w:rPr>
        <w:t xml:space="preserve">N seeks to serve as a catalyst, </w:t>
      </w:r>
      <w:r w:rsidRPr="004D0DF4">
        <w:rPr>
          <w:rFonts w:ascii="Calibri Light" w:hAnsi="Calibri Light"/>
        </w:rPr>
        <w:t>knowledge broker, disseminator of good practices, and a forum for facili</w:t>
      </w:r>
      <w:r>
        <w:rPr>
          <w:rFonts w:ascii="Calibri Light" w:hAnsi="Calibri Light"/>
        </w:rPr>
        <w:t xml:space="preserve">tating exchange and identifying </w:t>
      </w:r>
      <w:r w:rsidRPr="004D0DF4">
        <w:rPr>
          <w:rFonts w:ascii="Calibri Light" w:hAnsi="Calibri Light"/>
        </w:rPr>
        <w:t xml:space="preserve">needs. The GHHIN </w:t>
      </w:r>
      <w:r>
        <w:rPr>
          <w:rFonts w:ascii="Calibri Light" w:hAnsi="Calibri Light"/>
        </w:rPr>
        <w:t>will</w:t>
      </w:r>
      <w:r w:rsidRPr="004D0DF4">
        <w:rPr>
          <w:rFonts w:ascii="Calibri Light" w:hAnsi="Calibri Light"/>
        </w:rPr>
        <w:t xml:space="preserve"> 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6C2969" w:rsidRDefault="006C2969" w:rsidP="00DE3577">
            <w:pPr>
              <w:pStyle w:val="ListParagraph"/>
              <w:rPr>
                <w:rFonts w:ascii="Calibri Light" w:eastAsiaTheme="majorEastAsia" w:hAnsi="Calibri Light" w:cstheme="majorBidi"/>
                <w:b/>
                <w:bCs/>
                <w:color w:val="FF0000"/>
                <w:sz w:val="28"/>
                <w:szCs w:val="28"/>
                <w:lang w:val="en-US"/>
              </w:rPr>
            </w:pPr>
            <w:r w:rsidRPr="006C2969">
              <w:rPr>
                <w:rFonts w:ascii="Calibri Light" w:eastAsiaTheme="majorEastAsia" w:hAnsi="Calibri Light" w:cstheme="majorBidi"/>
                <w:b/>
                <w:bCs/>
                <w:color w:val="FF0000"/>
                <w:sz w:val="28"/>
                <w:szCs w:val="28"/>
                <w:lang w:val="en-US"/>
              </w:rPr>
              <w:t>TASK</w:t>
            </w:r>
          </w:p>
        </w:tc>
        <w:tc>
          <w:tcPr>
            <w:tcW w:w="3644" w:type="dxa"/>
          </w:tcPr>
          <w:p w14:paraId="6D9E4BC2" w14:textId="77777777" w:rsidR="006C2969" w:rsidRPr="006C2969" w:rsidRDefault="006C2969" w:rsidP="006C2969">
            <w:pPr>
              <w:pStyle w:val="ListParagraph"/>
              <w:rPr>
                <w:rFonts w:ascii="Calibri Light" w:hAnsi="Calibri Light"/>
                <w:color w:val="FF0000"/>
                <w:lang w:val="en-US"/>
              </w:rPr>
            </w:pPr>
            <w:r w:rsidRPr="006C2969">
              <w:rPr>
                <w:rFonts w:ascii="Calibri Light" w:eastAsiaTheme="majorEastAsia" w:hAnsi="Calibri Light" w:cstheme="majorBidi"/>
                <w:b/>
                <w:bCs/>
                <w:color w:val="FF0000"/>
                <w:sz w:val="28"/>
                <w:szCs w:val="28"/>
                <w:lang w:val="en-US"/>
              </w:rPr>
              <w:t>S</w:t>
            </w:r>
            <w:r>
              <w:rPr>
                <w:rFonts w:ascii="Calibri Light" w:eastAsiaTheme="majorEastAsia" w:hAnsi="Calibri Light" w:cstheme="majorBidi"/>
                <w:b/>
                <w:bCs/>
                <w:color w:val="FF0000"/>
                <w:sz w:val="28"/>
                <w:szCs w:val="28"/>
                <w:lang w:val="en-US"/>
              </w:rPr>
              <w:t>TATUS</w:t>
            </w:r>
          </w:p>
        </w:tc>
      </w:tr>
      <w:tr w:rsidR="006C2969" w:rsidRPr="001234F4" w14:paraId="0B80A2C7" w14:textId="77777777" w:rsidTr="00DE3577">
        <w:tc>
          <w:tcPr>
            <w:tcW w:w="4879" w:type="dxa"/>
          </w:tcPr>
          <w:p w14:paraId="1961ED61"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Ad-Hoc Advisory Committee </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Comparative Heat-Health System Stocktaking Report</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77777777" w:rsidR="006C2969" w:rsidRPr="001234F4" w:rsidRDefault="006C2969" w:rsidP="006C2969">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del w:id="3" w:author="Parks, Robbie M" w:date="2017-08-01T09:08:00Z">
              <w:r w:rsidRPr="001234F4" w:rsidDel="00817EE2">
                <w:rPr>
                  <w:rFonts w:ascii="Calibri Light" w:hAnsi="Calibri Light"/>
                  <w:lang w:val="en-US"/>
                </w:rPr>
                <w:delText xml:space="preserve"> </w:delText>
              </w:r>
            </w:del>
            <w:r w:rsidRPr="001234F4">
              <w:rPr>
                <w:rFonts w:ascii="Calibri Light" w:hAnsi="Calibri Light"/>
                <w:lang w:val="en-US"/>
              </w:rPr>
              <w:t>Outreach 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77777777" w:rsidR="006C2969" w:rsidRDefault="006C2969" w:rsidP="006C2969">
      <w:pPr>
        <w:rPr>
          <w:rFonts w:ascii="Calibri Light" w:hAnsi="Calibri Light"/>
          <w:lang w:val="en-US"/>
        </w:rPr>
      </w:pPr>
    </w:p>
    <w:p w14:paraId="6311B5C8" w14:textId="77777777" w:rsidR="006C2969" w:rsidRDefault="006C2969" w:rsidP="006C2969">
      <w:pPr>
        <w:rPr>
          <w:rFonts w:ascii="Calibri Light" w:hAnsi="Calibri Light"/>
          <w:lang w:val="en-US"/>
        </w:rPr>
      </w:pPr>
      <w:r>
        <w:rPr>
          <w:rFonts w:ascii="Calibri Light" w:hAnsi="Calibri Light"/>
          <w:lang w:val="en-US"/>
        </w:rPr>
        <w:t xml:space="preserve">Budget and Resource Plan </w:t>
      </w:r>
    </w:p>
    <w:p w14:paraId="3977AF98" w14:textId="77777777" w:rsidR="006C2969" w:rsidRDefault="006C2969">
      <w:pPr>
        <w:rPr>
          <w:color w:val="000000" w:themeColor="text1"/>
          <w:sz w:val="36"/>
          <w:szCs w:val="40"/>
        </w:rPr>
      </w:pPr>
      <w:r>
        <w:br w:type="page"/>
      </w:r>
    </w:p>
    <w:p w14:paraId="3F983050" w14:textId="77777777" w:rsidR="000779FA" w:rsidRDefault="006C2969" w:rsidP="001E68D6">
      <w:pPr>
        <w:pStyle w:val="Heading1"/>
        <w:numPr>
          <w:ilvl w:val="0"/>
          <w:numId w:val="1"/>
        </w:numPr>
        <w:ind w:left="426"/>
      </w:pPr>
      <w:r>
        <w:lastRenderedPageBreak/>
        <w:t xml:space="preserve"> </w:t>
      </w:r>
      <w:bookmarkStart w:id="4" w:name="_Toc482371124"/>
      <w:r>
        <w:t>GHHIN Coordination</w:t>
      </w:r>
      <w:bookmarkEnd w:id="4"/>
    </w:p>
    <w:p w14:paraId="4C823B96" w14:textId="77777777" w:rsidR="006C2969" w:rsidRPr="00324D52" w:rsidRDefault="006C2969" w:rsidP="006C2969">
      <w:pPr>
        <w:pStyle w:val="Heading2"/>
        <w:spacing w:line="240" w:lineRule="auto"/>
        <w:ind w:firstLine="0"/>
        <w:rPr>
          <w:rFonts w:ascii="Calibri Light" w:hAnsi="Calibri Light"/>
        </w:rPr>
      </w:pPr>
      <w:bookmarkStart w:id="5" w:name="_Toc471229729"/>
      <w:bookmarkStart w:id="6" w:name="_Toc477372202"/>
      <w:bookmarkStart w:id="7" w:name="_Toc482371125"/>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5"/>
      <w:bookmarkEnd w:id="6"/>
      <w:bookmarkEnd w:id="7"/>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6C2969" w:rsidRDefault="006C2969" w:rsidP="006C2969">
      <w:pPr>
        <w:spacing w:line="240" w:lineRule="auto"/>
        <w:rPr>
          <w:rFonts w:ascii="Calibri Light" w:hAnsi="Calibri Light"/>
          <w:b/>
          <w:bCs/>
          <w:color w:val="C00000"/>
          <w:sz w:val="28"/>
          <w:szCs w:val="32"/>
        </w:rPr>
      </w:pPr>
      <w:r w:rsidRPr="006C2969">
        <w:rPr>
          <w:rFonts w:ascii="Calibri Light" w:hAnsi="Calibri Light"/>
          <w:b/>
          <w:bCs/>
          <w:color w:val="C00000"/>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8" w:name="_Toc477372203"/>
      <w:bookmarkStart w:id="9" w:name="_Toc482371126"/>
      <w:r w:rsidRPr="00324D52">
        <w:rPr>
          <w:rFonts w:ascii="Calibri Light" w:hAnsi="Calibri Light"/>
        </w:rPr>
        <w:t>Expected Outputs in 2017/2018</w:t>
      </w:r>
      <w:bookmarkEnd w:id="8"/>
      <w:bookmarkEnd w:id="9"/>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37A02414"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1594D5A8" w14:textId="77777777" w:rsidR="006C2969" w:rsidRDefault="006C2969" w:rsidP="006C2969">
      <w:pPr>
        <w:pStyle w:val="ListParagraph"/>
        <w:rPr>
          <w:rFonts w:ascii="Calibri Light" w:hAnsi="Calibri Light"/>
          <w:lang w:val="en-US"/>
        </w:rPr>
      </w:pPr>
    </w:p>
    <w:p w14:paraId="2166EC6E" w14:textId="77777777" w:rsidR="0032142D" w:rsidRDefault="0032142D" w:rsidP="006C2969">
      <w:pPr>
        <w:pStyle w:val="ListParagraph"/>
        <w:rPr>
          <w:rFonts w:ascii="Calibri Light" w:hAnsi="Calibri Light"/>
          <w:lang w:val="en-US"/>
        </w:rPr>
      </w:pPr>
    </w:p>
    <w:p w14:paraId="0489042B" w14:textId="77777777" w:rsidR="0032142D" w:rsidRDefault="0032142D" w:rsidP="006C2969">
      <w:pPr>
        <w:pStyle w:val="ListParagraph"/>
        <w:rPr>
          <w:rFonts w:ascii="Calibri Light" w:hAnsi="Calibri Light"/>
          <w:lang w:val="en-US"/>
        </w:rPr>
      </w:pPr>
    </w:p>
    <w:p w14:paraId="17718EAF" w14:textId="77777777" w:rsidR="0032142D" w:rsidRPr="00324D52" w:rsidRDefault="0032142D" w:rsidP="006C2969">
      <w:pPr>
        <w:pStyle w:val="ListParagraph"/>
        <w:rPr>
          <w:rFonts w:ascii="Calibri Light" w:hAnsi="Calibri Light"/>
          <w:lang w:val="en-US"/>
        </w:rPr>
      </w:pPr>
    </w:p>
    <w:p w14:paraId="09D54A6D" w14:textId="77777777" w:rsidR="006C2969" w:rsidRPr="006C2969" w:rsidRDefault="006C2969" w:rsidP="006C2969">
      <w:pPr>
        <w:pStyle w:val="Heading1"/>
        <w:numPr>
          <w:ilvl w:val="0"/>
          <w:numId w:val="1"/>
        </w:numPr>
        <w:ind w:left="426"/>
      </w:pPr>
      <w:bookmarkStart w:id="10" w:name="_Toc477372204"/>
      <w:bookmarkStart w:id="11" w:name="_Toc482371127"/>
      <w:r w:rsidRPr="006C2969">
        <w:lastRenderedPageBreak/>
        <w:t>Formalize the GHHIN Advisory Committee</w:t>
      </w:r>
      <w:bookmarkEnd w:id="10"/>
      <w:bookmarkEnd w:id="11"/>
    </w:p>
    <w:p w14:paraId="5694FA82" w14:textId="77777777" w:rsidR="006C2969" w:rsidRPr="006C2969" w:rsidRDefault="006C2969" w:rsidP="006C2969">
      <w:pPr>
        <w:rPr>
          <w:b/>
          <w:bCs/>
          <w:color w:val="C00000"/>
          <w:sz w:val="28"/>
          <w:szCs w:val="32"/>
        </w:rPr>
      </w:pPr>
      <w:r w:rsidRPr="006C2969">
        <w:rPr>
          <w:b/>
          <w:bCs/>
          <w:color w:val="C00000"/>
          <w:sz w:val="28"/>
          <w:szCs w:val="32"/>
        </w:rPr>
        <w:t>Coordination Team</w:t>
      </w:r>
      <w:r w:rsidR="002B3C8C">
        <w:rPr>
          <w:b/>
          <w:bCs/>
          <w:color w:val="C00000"/>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77777777" w:rsidR="007C1660" w:rsidRDefault="006C2969" w:rsidP="007C1660">
      <w:pPr>
        <w:rPr>
          <w:rFonts w:ascii="Calibri Light" w:eastAsia="Times New Roman" w:hAnsi="Calibri Light" w:cs="Tahoma"/>
          <w:szCs w:val="20"/>
          <w:lang w:val="en-US"/>
        </w:rPr>
      </w:pPr>
      <w:r w:rsidRPr="006C2969">
        <w:rPr>
          <w:b/>
          <w:bCs/>
          <w:color w:val="C00000"/>
          <w:sz w:val="28"/>
          <w:szCs w:val="32"/>
        </w:rPr>
        <w:t>A Steering Committee</w:t>
      </w:r>
      <w:r w:rsidRPr="00EF00D9">
        <w:rPr>
          <w:rFonts w:ascii="Calibri Light" w:eastAsia="Times New Roman" w:hAnsi="Calibri Light" w:cs="Tahoma"/>
          <w:szCs w:val="20"/>
          <w:lang w:val="en-US"/>
        </w:rPr>
        <w:t xml:space="preserve"> of the following members have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Shubhayu Saha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Clewlow </w:t>
      </w:r>
      <w:r>
        <w:rPr>
          <w:rFonts w:ascii="Calibri Light" w:eastAsia="Times New Roman" w:hAnsi="Calibri Light" w:cs="Tahoma"/>
          <w:szCs w:val="20"/>
          <w:lang w:val="en-US"/>
        </w:rPr>
        <w:tab/>
        <w:t>UKMet</w:t>
      </w:r>
      <w:r w:rsidR="00390F7D" w:rsidRPr="00390F7D">
        <w:rPr>
          <w:rFonts w:ascii="Calibri Light" w:eastAsia="Times New Roman" w:hAnsi="Calibri Light" w:cs="Tahoma"/>
          <w:szCs w:val="20"/>
          <w:lang w:val="en-US"/>
        </w:rPr>
        <w:t xml:space="preserve"> </w:t>
      </w:r>
    </w:p>
    <w:p w14:paraId="294E833B" w14:textId="77777777" w:rsidR="00390F7D" w:rsidRDefault="00390F7D" w:rsidP="00390F7D">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Matzarakis Head Human-Biometeorology, Research Centre Human Biometeorology Deutscher Wetterdienst </w:t>
      </w:r>
      <w:r>
        <w:rPr>
          <w:rFonts w:ascii="Calibri Light" w:eastAsia="Times New Roman" w:hAnsi="Calibri Light" w:cs="Tahoma"/>
          <w:szCs w:val="20"/>
          <w:lang w:val="en-US"/>
        </w:rPr>
        <w:t xml:space="preserve"> </w:t>
      </w:r>
    </w:p>
    <w:p w14:paraId="440D38FD" w14:textId="77777777" w:rsidR="006C2969" w:rsidRPr="002D6757" w:rsidRDefault="006C2969" w:rsidP="00352770">
      <w:pPr>
        <w:pStyle w:val="ListParagraph"/>
        <w:rPr>
          <w:rFonts w:ascii="Calibri Light" w:eastAsia="Times New Roman" w:hAnsi="Calibri Light" w:cs="Tahoma"/>
          <w:szCs w:val="20"/>
          <w:lang w:val="en-US"/>
        </w:rPr>
      </w:pPr>
    </w:p>
    <w:p w14:paraId="4A50117C" w14:textId="77777777" w:rsidR="006C2969" w:rsidRPr="003955AE" w:rsidRDefault="006C2969" w:rsidP="003955AE">
      <w:pPr>
        <w:rPr>
          <w:rFonts w:ascii="Calibri Light" w:eastAsia="Times New Roman" w:hAnsi="Calibri Light" w:cs="Tahoma"/>
          <w:b/>
          <w:bCs/>
          <w:szCs w:val="20"/>
          <w:lang w:val="en-US"/>
        </w:rPr>
      </w:pPr>
      <w:r w:rsidRPr="003955AE">
        <w:rPr>
          <w:rFonts w:ascii="Calibri Light" w:eastAsia="Times New Roman" w:hAnsi="Calibri Light" w:cs="Tahoma"/>
          <w:b/>
          <w:bCs/>
          <w:szCs w:val="20"/>
          <w:lang w:val="en-US"/>
        </w:rPr>
        <w:t xml:space="preserve">(Additional Global </w:t>
      </w:r>
      <w:r w:rsidRPr="003955AE">
        <w:rPr>
          <w:rFonts w:ascii="Calibri Light" w:eastAsia="Times New Roman" w:hAnsi="Calibri Light" w:cs="Tahoma"/>
          <w:b/>
          <w:bCs/>
          <w:szCs w:val="20"/>
          <w:highlight w:val="yellow"/>
          <w:lang w:val="en-US"/>
        </w:rPr>
        <w:t>Members</w:t>
      </w:r>
      <w:r w:rsidR="003955AE" w:rsidRPr="003955AE">
        <w:rPr>
          <w:rFonts w:ascii="Calibri Light" w:eastAsia="Times New Roman" w:hAnsi="Calibri Light" w:cs="Tahoma"/>
          <w:b/>
          <w:bCs/>
          <w:szCs w:val="20"/>
          <w:highlight w:val="yellow"/>
          <w:lang w:val="en-US"/>
        </w:rPr>
        <w:t xml:space="preserve"> need to be identified</w:t>
      </w:r>
      <w:r w:rsidRPr="003955AE">
        <w:rPr>
          <w:rFonts w:ascii="Calibri Light" w:eastAsia="Times New Roman" w:hAnsi="Calibri Light" w:cs="Tahoma"/>
          <w:b/>
          <w:bCs/>
          <w:szCs w:val="20"/>
          <w:lang w:val="en-US"/>
        </w:rPr>
        <w:t xml:space="preserve">) </w:t>
      </w:r>
    </w:p>
    <w:p w14:paraId="7CBB9823" w14:textId="62C84769"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Tord K</w:t>
      </w:r>
      <w:ins w:id="12"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 ANU Occupational Health</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77777777"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Virginia Murray, UNISDR STAG - PHE</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Pr>
          <w:rFonts w:ascii="Calibri Light" w:eastAsia="Times New Roman" w:hAnsi="Calibri Light" w:cs="Tahoma"/>
          <w:szCs w:val="20"/>
          <w:lang w:val="en-US"/>
        </w:rPr>
        <w:t xml:space="preserve">or Shanghai HH </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Mucke,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Somenath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MeteoFrance</w:t>
      </w:r>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6047D901" w14:textId="77777777" w:rsidR="006C2969" w:rsidRPr="00196F9A"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Gachon (Ph.D) Centre pour l'Étude et la Simulation du Climat à l'Échelle Régionale (ESCER), Université du Québec à Montréal </w:t>
      </w:r>
    </w:p>
    <w:p w14:paraId="70A4A840" w14:textId="77777777" w:rsidR="0032142D" w:rsidRDefault="0032142D" w:rsidP="006C2969">
      <w:pPr>
        <w:pStyle w:val="Heading1"/>
        <w:numPr>
          <w:ilvl w:val="0"/>
          <w:numId w:val="1"/>
        </w:numPr>
        <w:ind w:left="426"/>
      </w:pPr>
      <w:bookmarkStart w:id="13" w:name="_Toc477372205"/>
      <w:bookmarkStart w:id="14" w:name="_Toc482371128"/>
    </w:p>
    <w:p w14:paraId="3F5CD2BB" w14:textId="77777777" w:rsidR="006C2969" w:rsidRPr="002A178A" w:rsidRDefault="006C2969" w:rsidP="006C2969">
      <w:pPr>
        <w:pStyle w:val="Heading1"/>
        <w:numPr>
          <w:ilvl w:val="0"/>
          <w:numId w:val="1"/>
        </w:numPr>
        <w:ind w:left="426"/>
      </w:pPr>
      <w:r>
        <w:lastRenderedPageBreak/>
        <w:t>Global</w:t>
      </w:r>
      <w:r w:rsidR="00693168">
        <w:t xml:space="preserve"> Heat and Human Health</w:t>
      </w:r>
      <w:r>
        <w:t xml:space="preserve"> Synthesis Report</w:t>
      </w:r>
      <w:bookmarkEnd w:id="13"/>
      <w:bookmarkEnd w:id="14"/>
    </w:p>
    <w:p w14:paraId="1504AB5C" w14:textId="77777777" w:rsidR="00352770" w:rsidRPr="00C81FE8" w:rsidRDefault="00352770" w:rsidP="00352770">
      <w:pPr>
        <w:pStyle w:val="ListParagraph"/>
        <w:numPr>
          <w:ilvl w:val="0"/>
          <w:numId w:val="13"/>
        </w:numPr>
        <w:rPr>
          <w:rFonts w:ascii="Calibri Light" w:hAnsi="Calibri Light"/>
          <w:b/>
          <w:bCs/>
          <w:color w:val="C00000"/>
          <w:sz w:val="28"/>
          <w:szCs w:val="32"/>
        </w:rPr>
      </w:pPr>
      <w:r w:rsidRPr="00C81FE8">
        <w:rPr>
          <w:rFonts w:ascii="Calibri Light" w:hAnsi="Calibri Light"/>
          <w:b/>
          <w:bCs/>
          <w:color w:val="C00000"/>
          <w:sz w:val="28"/>
          <w:szCs w:val="32"/>
        </w:rPr>
        <w:t>Scope and Purpose of the Report</w:t>
      </w:r>
    </w:p>
    <w:p w14:paraId="6F2EB539" w14:textId="0CE492D1" w:rsidR="00352770" w:rsidRPr="00C81FE8" w:rsidRDefault="00352770" w:rsidP="00656AE9">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r w:rsidR="00656AE9">
        <w:rPr>
          <w:rFonts w:ascii="Calibri Light" w:hAnsi="Calibri Light" w:cstheme="majorBidi"/>
          <w:szCs w:val="20"/>
          <w:lang w:val="en-US"/>
        </w:rPr>
        <w:t xml:space="preserve">serve as a </w:t>
      </w:r>
    </w:p>
    <w:p w14:paraId="6DEB3803" w14:textId="1B88332E"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will synthesize research and action,</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its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3A79352F" w14:textId="77777777" w:rsidR="00656AE9" w:rsidRDefault="00656AE9" w:rsidP="00883855">
      <w:pPr>
        <w:rPr>
          <w:rFonts w:ascii="Calibri Light" w:hAnsi="Calibri Light" w:cstheme="majorBidi"/>
          <w:szCs w:val="20"/>
        </w:rPr>
      </w:pPr>
    </w:p>
    <w:p w14:paraId="56FA2A8F" w14:textId="77777777" w:rsidR="00656AE9" w:rsidRDefault="00656AE9" w:rsidP="00883855">
      <w:pPr>
        <w:rPr>
          <w:rFonts w:ascii="Calibri Light" w:hAnsi="Calibri Light" w:cstheme="majorBidi"/>
          <w:szCs w:val="20"/>
        </w:rPr>
      </w:pPr>
    </w:p>
    <w:p w14:paraId="563F8BA9" w14:textId="77777777" w:rsidR="00656AE9" w:rsidRDefault="00656AE9" w:rsidP="00883855">
      <w:pPr>
        <w:rPr>
          <w:rFonts w:ascii="Calibri Light" w:hAnsi="Calibri Light" w:cstheme="majorBidi"/>
          <w:szCs w:val="20"/>
        </w:rPr>
      </w:pPr>
    </w:p>
    <w:p w14:paraId="51F165E6" w14:textId="77777777" w:rsidR="00352770" w:rsidRPr="00C81FE8" w:rsidRDefault="00352770" w:rsidP="00883855">
      <w:pPr>
        <w:rPr>
          <w:rFonts w:ascii="Calibri Light" w:hAnsi="Calibri Light"/>
          <w:b/>
          <w:bCs/>
          <w:color w:val="C00000"/>
          <w:sz w:val="28"/>
          <w:szCs w:val="32"/>
        </w:rPr>
      </w:pPr>
      <w:r w:rsidRPr="00C81FE8">
        <w:rPr>
          <w:rFonts w:ascii="Calibri Light" w:hAnsi="Calibri Light"/>
          <w:b/>
          <w:bCs/>
          <w:color w:val="C00000"/>
          <w:sz w:val="28"/>
          <w:szCs w:val="32"/>
        </w:rPr>
        <w:lastRenderedPageBreak/>
        <w:t xml:space="preserve">Proposed Structure </w:t>
      </w:r>
    </w:p>
    <w:tbl>
      <w:tblPr>
        <w:tblStyle w:val="TableGrid"/>
        <w:tblW w:w="9214" w:type="dxa"/>
        <w:tblInd w:w="108" w:type="dxa"/>
        <w:tblLayout w:type="fixed"/>
        <w:tblLook w:val="04A0" w:firstRow="1" w:lastRow="0" w:firstColumn="1" w:lastColumn="0" w:noHBand="0" w:noVBand="1"/>
      </w:tblPr>
      <w:tblGrid>
        <w:gridCol w:w="1696"/>
        <w:gridCol w:w="7518"/>
      </w:tblGrid>
      <w:tr w:rsidR="00665033" w:rsidRPr="00C81FE8" w14:paraId="58E1FCFE" w14:textId="77777777" w:rsidTr="00665033">
        <w:tc>
          <w:tcPr>
            <w:tcW w:w="1696" w:type="dxa"/>
          </w:tcPr>
          <w:p w14:paraId="34DF0DB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Sections</w:t>
            </w:r>
          </w:p>
        </w:tc>
        <w:tc>
          <w:tcPr>
            <w:tcW w:w="7518" w:type="dxa"/>
          </w:tcPr>
          <w:p w14:paraId="6C1DD1D6" w14:textId="77777777" w:rsidR="00665033" w:rsidRPr="00C81FE8" w:rsidRDefault="00665033" w:rsidP="007C0994">
            <w:pPr>
              <w:jc w:val="center"/>
              <w:rPr>
                <w:rFonts w:ascii="Calibri Light" w:hAnsi="Calibri Light" w:cstheme="majorBidi"/>
                <w:b/>
                <w:bCs/>
                <w:color w:val="FF0000"/>
                <w:szCs w:val="20"/>
                <w:lang w:val="en-US"/>
              </w:rPr>
            </w:pPr>
            <w:r w:rsidRPr="00C81FE8">
              <w:rPr>
                <w:rFonts w:ascii="Calibri Light" w:hAnsi="Calibri Light" w:cstheme="majorBidi"/>
                <w:b/>
                <w:bCs/>
                <w:color w:val="FF0000"/>
                <w:szCs w:val="20"/>
                <w:lang w:val="en-US"/>
              </w:rPr>
              <w:t>Content Description</w:t>
            </w:r>
          </w:p>
        </w:tc>
      </w:tr>
      <w:tr w:rsidR="00665033" w:rsidRPr="0094448E" w14:paraId="15FA901E" w14:textId="77777777" w:rsidTr="00665033">
        <w:trPr>
          <w:trHeight w:val="1319"/>
        </w:trPr>
        <w:tc>
          <w:tcPr>
            <w:tcW w:w="1696"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518"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665033">
        <w:trPr>
          <w:trHeight w:val="866"/>
        </w:trPr>
        <w:tc>
          <w:tcPr>
            <w:tcW w:w="1696"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518"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665033">
        <w:tc>
          <w:tcPr>
            <w:tcW w:w="1696" w:type="dxa"/>
          </w:tcPr>
          <w:p w14:paraId="067BFEAB"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5DE59852" w14:textId="77777777" w:rsidR="00665033"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4C117674" w14:textId="77777777" w:rsidR="00665033" w:rsidRPr="0094448E" w:rsidRDefault="00665033" w:rsidP="007C0994">
            <w:pPr>
              <w:rPr>
                <w:rFonts w:ascii="Calibri Light" w:hAnsi="Calibri Light" w:cstheme="majorBidi"/>
                <w:b/>
                <w:szCs w:val="20"/>
                <w:lang w:val="en-US"/>
              </w:rPr>
            </w:pPr>
          </w:p>
          <w:p w14:paraId="54FA12DC" w14:textId="77777777" w:rsidR="00665033" w:rsidRPr="0094448E" w:rsidRDefault="00665033" w:rsidP="007C0994">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tc>
        <w:tc>
          <w:tcPr>
            <w:tcW w:w="7518"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and skill to forecast and predict EHE.</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Innovations and Experience</w:t>
            </w:r>
            <w:r w:rsidRPr="0094448E">
              <w:rPr>
                <w:rFonts w:ascii="Calibri Light" w:hAnsi="Calibri Light" w:cstheme="majorBidi"/>
                <w:b/>
                <w:bCs/>
                <w:szCs w:val="20"/>
                <w:lang w:val="en-US"/>
              </w:rPr>
              <w:t xml:space="preserve">: </w:t>
            </w:r>
            <w:r>
              <w:rPr>
                <w:rFonts w:ascii="Calibri Light" w:hAnsi="Calibri Light" w:cstheme="majorBidi"/>
                <w:b/>
                <w:bCs/>
                <w:szCs w:val="20"/>
                <w:lang w:val="en-US"/>
              </w:rPr>
              <w:t xml:space="preserve"> </w:t>
            </w:r>
            <w:r w:rsidRPr="00883855">
              <w:rPr>
                <w:rFonts w:ascii="Calibri Light" w:hAnsi="Calibri Light" w:cstheme="majorBidi"/>
                <w:szCs w:val="20"/>
                <w:lang w:val="en-US"/>
              </w:rPr>
              <w:t>Reporting scientific innovations in understanding or monitoring the hazard,</w:t>
            </w:r>
            <w:r>
              <w:rPr>
                <w:rFonts w:ascii="Calibri Light" w:hAnsi="Calibri Light" w:cstheme="majorBidi"/>
                <w:b/>
                <w:bCs/>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predicting hazardous conditions/creating warnings</w:t>
            </w:r>
            <w:r w:rsidR="00A81D95">
              <w:rPr>
                <w:rFonts w:ascii="Calibri Light" w:hAnsi="Calibri Light" w:cstheme="majorBidi"/>
                <w:szCs w:val="20"/>
                <w:lang w:val="en-US"/>
              </w:rPr>
              <w:t xml:space="preserve"> </w:t>
            </w:r>
            <w:r w:rsidR="00A81D95" w:rsidRPr="0094448E">
              <w:rPr>
                <w:rFonts w:ascii="Calibri Light" w:hAnsi="Calibri Light" w:cstheme="majorBidi"/>
                <w:szCs w:val="20"/>
                <w:lang w:val="en-US"/>
              </w:rPr>
              <w:t>(source: members)</w:t>
            </w:r>
          </w:p>
        </w:tc>
      </w:tr>
      <w:tr w:rsidR="00665033" w:rsidRPr="0094448E" w14:paraId="6CD917EC" w14:textId="77777777" w:rsidTr="00665033">
        <w:trPr>
          <w:trHeight w:val="1408"/>
        </w:trPr>
        <w:tc>
          <w:tcPr>
            <w:tcW w:w="1696" w:type="dxa"/>
          </w:tcPr>
          <w:p w14:paraId="36510661"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1AA1DB66" w14:textId="77777777" w:rsidR="00665033" w:rsidRPr="0094448E" w:rsidRDefault="00665033" w:rsidP="00501C87">
            <w:pPr>
              <w:rPr>
                <w:rFonts w:ascii="Calibri Light" w:hAnsi="Calibri Light" w:cstheme="majorBidi"/>
                <w:b/>
                <w:szCs w:val="20"/>
                <w:lang w:val="en-US"/>
              </w:rPr>
            </w:pPr>
            <w:r w:rsidRPr="00665033">
              <w:rPr>
                <w:rFonts w:ascii="Calibri Light" w:hAnsi="Calibri Light" w:cstheme="majorBidi"/>
                <w:bCs/>
                <w:szCs w:val="20"/>
                <w:highlight w:val="yellow"/>
                <w:lang w:val="en-US"/>
              </w:rPr>
              <w:t>(review needed by mixed team)</w:t>
            </w:r>
          </w:p>
        </w:tc>
        <w:tc>
          <w:tcPr>
            <w:tcW w:w="7518"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94448E" w:rsidRDefault="00665033" w:rsidP="00352770">
            <w:pPr>
              <w:pStyle w:val="ListParagraph"/>
              <w:numPr>
                <w:ilvl w:val="0"/>
                <w:numId w:val="30"/>
              </w:numPr>
              <w:rPr>
                <w:rFonts w:ascii="Calibri Light" w:hAnsi="Calibri Light"/>
              </w:rPr>
            </w:pPr>
            <w:r w:rsidRPr="00A81D95">
              <w:rPr>
                <w:rFonts w:ascii="Calibri Light" w:hAnsi="Calibri Light" w:cstheme="majorBidi"/>
                <w:b/>
                <w:bCs/>
                <w:i/>
                <w:iCs/>
                <w:szCs w:val="20"/>
                <w:u w:val="single"/>
                <w:lang w:val="en-US"/>
              </w:rPr>
              <w:t>What do we need to know?</w:t>
            </w:r>
            <w:r w:rsidRPr="0094448E">
              <w:rPr>
                <w:rFonts w:ascii="Calibri Light" w:hAnsi="Calibri Light" w:cstheme="majorBidi"/>
                <w:b/>
                <w:bCs/>
                <w:i/>
                <w:iCs/>
                <w:szCs w:val="20"/>
                <w:lang w:val="en-US"/>
              </w:rPr>
              <w:t xml:space="preserve">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exposure. </w:t>
            </w:r>
          </w:p>
          <w:p w14:paraId="256B1D68"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A81D95">
              <w:rPr>
                <w:rFonts w:ascii="Calibri Light" w:hAnsi="Calibri Light" w:cstheme="majorBidi"/>
                <w:b/>
                <w:bCs/>
                <w:i/>
                <w:iCs/>
                <w:szCs w:val="20"/>
                <w:u w:val="single"/>
                <w:lang w:val="en-US"/>
              </w:rPr>
              <w:t>Innovations and Experience:</w:t>
            </w:r>
            <w:r w:rsidRPr="0094448E">
              <w:rPr>
                <w:rFonts w:ascii="Calibri Light" w:hAnsi="Calibri Light" w:cstheme="majorBidi"/>
                <w:b/>
                <w:bCs/>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w:t>
            </w:r>
            <w:r>
              <w:rPr>
                <w:rFonts w:ascii="Calibri Light" w:hAnsi="Calibri Light" w:cstheme="majorBidi"/>
                <w:szCs w:val="20"/>
                <w:lang w:val="en-US"/>
              </w:rPr>
              <w:t>Feature c</w:t>
            </w:r>
            <w:r w:rsidRPr="0094448E">
              <w:rPr>
                <w:rFonts w:ascii="Calibri Light" w:hAnsi="Calibri Light" w:cstheme="majorBidi"/>
                <w:szCs w:val="20"/>
                <w:lang w:val="en-US"/>
              </w:rPr>
              <w:t>ase Study of member experience characterizing local exposure. (source: members)</w:t>
            </w:r>
          </w:p>
        </w:tc>
      </w:tr>
      <w:tr w:rsidR="00665033" w:rsidRPr="0094448E" w14:paraId="6260B0EC" w14:textId="77777777" w:rsidTr="00665033">
        <w:tc>
          <w:tcPr>
            <w:tcW w:w="1696" w:type="dxa"/>
          </w:tcPr>
          <w:p w14:paraId="5F7797F7" w14:textId="59DAC18B"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506AD14A" w14:textId="77777777" w:rsidR="00665033" w:rsidRPr="0094448E" w:rsidRDefault="00665033" w:rsidP="00501C87">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94448E" w:rsidRDefault="00665033" w:rsidP="00352770">
            <w:pPr>
              <w:pStyle w:val="ListParagraph"/>
              <w:numPr>
                <w:ilvl w:val="0"/>
                <w:numId w:val="27"/>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vulnerability</w:t>
            </w:r>
          </w:p>
          <w:p w14:paraId="317BB322"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Pr>
                <w:rFonts w:ascii="Calibri Light" w:hAnsi="Calibri Light" w:cstheme="majorBidi"/>
                <w:b/>
                <w:bCs/>
                <w:szCs w:val="20"/>
                <w:lang w:val="en-US"/>
              </w:rPr>
              <w:t>Innovations and Experience</w:t>
            </w:r>
            <w:r w:rsidRPr="0094448E">
              <w:rPr>
                <w:rFonts w:ascii="Calibri Light" w:hAnsi="Calibri Light" w:cstheme="majorBidi"/>
                <w:b/>
                <w:bCs/>
                <w:szCs w:val="20"/>
                <w:lang w:val="en-US"/>
              </w:rPr>
              <w:t>:</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Reporting scientific innovations in understanding</w:t>
            </w:r>
            <w:r>
              <w:rPr>
                <w:rFonts w:ascii="Calibri Light" w:hAnsi="Calibri Light" w:cstheme="majorBidi"/>
                <w:szCs w:val="20"/>
                <w:lang w:val="en-US"/>
              </w:rPr>
              <w:t>;</w:t>
            </w:r>
            <w:r w:rsidRPr="00883855">
              <w:rPr>
                <w:rFonts w:ascii="Calibri Light" w:hAnsi="Calibri Light" w:cstheme="majorBidi"/>
                <w:szCs w:val="20"/>
                <w:lang w:val="en-US"/>
              </w:rPr>
              <w:t xml:space="preserve"> monitoring</w:t>
            </w:r>
            <w:r>
              <w:rPr>
                <w:rFonts w:ascii="Calibri Light" w:hAnsi="Calibri Light" w:cstheme="majorBidi"/>
                <w:szCs w:val="20"/>
                <w:lang w:val="en-US"/>
              </w:rPr>
              <w:t>, or forecasting</w:t>
            </w:r>
            <w:r w:rsidRPr="00883855">
              <w:rPr>
                <w:rFonts w:ascii="Calibri Light" w:hAnsi="Calibri Light" w:cstheme="majorBidi"/>
                <w:szCs w:val="20"/>
                <w:lang w:val="en-US"/>
              </w:rPr>
              <w:t xml:space="preserve"> </w:t>
            </w:r>
            <w:r>
              <w:rPr>
                <w:rFonts w:ascii="Calibri Light" w:hAnsi="Calibri Light" w:cstheme="majorBidi"/>
                <w:szCs w:val="20"/>
                <w:lang w:val="en-US"/>
              </w:rPr>
              <w:t>vulnerability; Feature c</w:t>
            </w:r>
            <w:r w:rsidRPr="0094448E">
              <w:rPr>
                <w:rFonts w:ascii="Calibri Light" w:hAnsi="Calibri Light" w:cstheme="majorBidi"/>
                <w:szCs w:val="20"/>
                <w:lang w:val="en-US"/>
              </w:rPr>
              <w:t>ase Study of member experience characterizing/studying vulnerability</w:t>
            </w:r>
          </w:p>
        </w:tc>
      </w:tr>
      <w:tr w:rsidR="00665033" w:rsidRPr="0094448E" w14:paraId="36784C91" w14:textId="77777777" w:rsidTr="00665033">
        <w:trPr>
          <w:trHeight w:val="3662"/>
        </w:trPr>
        <w:tc>
          <w:tcPr>
            <w:tcW w:w="1696"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40486C1B" w14:textId="77777777" w:rsidR="00665033" w:rsidRPr="0094448E" w:rsidRDefault="00665033" w:rsidP="007C0994">
            <w:pPr>
              <w:rPr>
                <w:rFonts w:ascii="Calibri Light" w:hAnsi="Calibri Light" w:cstheme="majorBidi"/>
                <w:bCs/>
                <w:i/>
                <w:iCs/>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key indicators and sources to track, morbidity, mortality, productivity, etc</w:t>
            </w:r>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94448E" w:rsidRDefault="00665033" w:rsidP="00352770">
            <w:pPr>
              <w:pStyle w:val="ListParagraph"/>
              <w:numPr>
                <w:ilvl w:val="0"/>
                <w:numId w:val="29"/>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impacts</w:t>
            </w:r>
          </w:p>
          <w:p w14:paraId="56B6895E" w14:textId="77777777" w:rsidR="00665033" w:rsidRPr="0094448E" w:rsidRDefault="00665033" w:rsidP="007C0994">
            <w:pPr>
              <w:pStyle w:val="ListParagraph"/>
              <w:rPr>
                <w:rFonts w:ascii="Calibri Light" w:hAnsi="Calibri Light"/>
              </w:rPr>
            </w:pPr>
            <w:r w:rsidRPr="0094448E">
              <w:rPr>
                <w:rFonts w:ascii="Calibri Light" w:hAnsi="Calibri Light" w:cstheme="majorBidi"/>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sidRPr="0094448E">
              <w:rPr>
                <w:rFonts w:ascii="Calibri Light" w:hAnsi="Calibri Light" w:cstheme="majorBidi"/>
                <w:szCs w:val="20"/>
                <w:lang w:val="en-US"/>
              </w:rPr>
              <w:t xml:space="preserve">: </w:t>
            </w:r>
            <w:r w:rsidRPr="00883855">
              <w:rPr>
                <w:rFonts w:ascii="Calibri Light" w:hAnsi="Calibri Light" w:cstheme="majorBidi"/>
                <w:szCs w:val="20"/>
                <w:lang w:val="en-US"/>
              </w:rPr>
              <w:t xml:space="preserve">Reporting scientific innovations in understanding or monitoring </w:t>
            </w:r>
            <w:r>
              <w:rPr>
                <w:rFonts w:ascii="Calibri Light" w:hAnsi="Calibri Light" w:cstheme="majorBidi"/>
                <w:szCs w:val="20"/>
                <w:lang w:val="en-US"/>
              </w:rPr>
              <w:t>exposure;</w:t>
            </w:r>
            <w:r w:rsidRPr="0094448E">
              <w:rPr>
                <w:rFonts w:ascii="Calibri Light" w:hAnsi="Calibri Light" w:cstheme="majorBidi"/>
                <w:szCs w:val="20"/>
                <w:lang w:val="en-US"/>
              </w:rPr>
              <w:t xml:space="preserve"> Case Study snapshot characterizing or forecasting impacts</w:t>
            </w:r>
            <w:r>
              <w:rPr>
                <w:rFonts w:ascii="Calibri Light" w:hAnsi="Calibri Light" w:cstheme="majorBidi"/>
                <w:szCs w:val="20"/>
                <w:lang w:val="en-US"/>
              </w:rPr>
              <w:t>, health surveillance</w:t>
            </w:r>
            <w:r w:rsidRPr="0094448E">
              <w:rPr>
                <w:rFonts w:ascii="Calibri Light" w:hAnsi="Calibri Light" w:cstheme="majorBidi"/>
                <w:szCs w:val="20"/>
                <w:lang w:val="en-US"/>
              </w:rPr>
              <w:t>.(source: members)</w:t>
            </w:r>
          </w:p>
        </w:tc>
      </w:tr>
      <w:tr w:rsidR="00665033" w:rsidRPr="0094448E" w14:paraId="6F8C3388" w14:textId="77777777" w:rsidTr="00665033">
        <w:trPr>
          <w:trHeight w:val="3245"/>
        </w:trPr>
        <w:tc>
          <w:tcPr>
            <w:tcW w:w="1696"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3FBCFC94" w14:textId="77777777" w:rsidR="00665033" w:rsidRPr="0094448E" w:rsidRDefault="00665033" w:rsidP="00501C87">
            <w:pPr>
              <w:rPr>
                <w:rFonts w:ascii="Calibri Light" w:hAnsi="Calibri Light" w:cstheme="majorBidi"/>
                <w:b/>
                <w:szCs w:val="20"/>
                <w:lang w:val="en-US"/>
              </w:rPr>
            </w:pPr>
            <w:r w:rsidRPr="00A81D95">
              <w:rPr>
                <w:rFonts w:ascii="Calibri Light" w:hAnsi="Calibri Light" w:cstheme="majorBidi"/>
                <w:bCs/>
                <w:szCs w:val="20"/>
                <w:highlight w:val="yellow"/>
                <w:lang w:val="en-US"/>
              </w:rPr>
              <w:t>(review needed by mixed team)</w:t>
            </w:r>
          </w:p>
        </w:tc>
        <w:tc>
          <w:tcPr>
            <w:tcW w:w="7518"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66389B" w:rsidRDefault="00665033" w:rsidP="00352770">
            <w:pPr>
              <w:pStyle w:val="ListParagraph"/>
              <w:numPr>
                <w:ilvl w:val="0"/>
                <w:numId w:val="36"/>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Availability, access, and use of knowledge about </w:t>
            </w:r>
            <w:r>
              <w:rPr>
                <w:rFonts w:ascii="Calibri Light" w:hAnsi="Calibri Light" w:cstheme="majorBidi"/>
                <w:szCs w:val="20"/>
                <w:lang w:val="en-US"/>
              </w:rPr>
              <w:t xml:space="preserve">HHWSs </w:t>
            </w:r>
          </w:p>
          <w:p w14:paraId="513F263E" w14:textId="77777777" w:rsidR="00665033" w:rsidRPr="0066389B" w:rsidRDefault="00665033" w:rsidP="00352770">
            <w:pPr>
              <w:pStyle w:val="ListParagraph"/>
              <w:numPr>
                <w:ilvl w:val="0"/>
                <w:numId w:val="37"/>
              </w:numPr>
              <w:rPr>
                <w:rFonts w:ascii="Calibri Light" w:hAnsi="Calibri Light"/>
              </w:rPr>
            </w:pPr>
            <w:r>
              <w:rPr>
                <w:rFonts w:ascii="Calibri Light" w:hAnsi="Calibri Light" w:cstheme="majorBidi"/>
                <w:bCs/>
                <w:i/>
                <w:iCs/>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 xml:space="preserve">Experience: </w:t>
            </w:r>
            <w:r w:rsidRPr="00883855">
              <w:rPr>
                <w:rFonts w:ascii="Calibri Light" w:hAnsi="Calibri Light" w:cstheme="majorBidi"/>
                <w:szCs w:val="20"/>
                <w:lang w:val="en-US"/>
              </w:rPr>
              <w:t xml:space="preserve">Reporting scientific innovations in </w:t>
            </w:r>
            <w:r>
              <w:rPr>
                <w:rFonts w:ascii="Calibri Light" w:hAnsi="Calibri Light" w:cstheme="majorBidi"/>
                <w:szCs w:val="20"/>
                <w:lang w:val="en-US"/>
              </w:rPr>
              <w:t>HHWS;</w:t>
            </w:r>
            <w:r w:rsidRPr="0094448E">
              <w:rPr>
                <w:rFonts w:ascii="Calibri Light" w:hAnsi="Calibri Light" w:cstheme="majorBidi"/>
                <w:szCs w:val="20"/>
                <w:lang w:val="en-US"/>
              </w:rPr>
              <w:t xml:space="preserve"> </w:t>
            </w:r>
            <w:r>
              <w:rPr>
                <w:rFonts w:ascii="Calibri Light" w:hAnsi="Calibri Light" w:cstheme="majorBidi"/>
                <w:b/>
                <w:bCs/>
                <w:szCs w:val="20"/>
                <w:lang w:val="en-US"/>
              </w:rPr>
              <w:t xml:space="preserve"> </w:t>
            </w:r>
            <w:r w:rsidRPr="0066389B">
              <w:rPr>
                <w:rFonts w:ascii="Calibri Light" w:hAnsi="Calibri Light" w:cstheme="majorBidi"/>
                <w:szCs w:val="20"/>
                <w:lang w:val="en-US"/>
              </w:rPr>
              <w:t xml:space="preserve"> </w:t>
            </w:r>
            <w:r>
              <w:rPr>
                <w:rFonts w:ascii="Calibri Light" w:hAnsi="Calibri Light" w:cstheme="majorBidi"/>
                <w:szCs w:val="20"/>
                <w:lang w:val="en-US"/>
              </w:rPr>
              <w:t>Feature c</w:t>
            </w:r>
            <w:r w:rsidRPr="0066389B">
              <w:rPr>
                <w:rFonts w:ascii="Calibri Light" w:hAnsi="Calibri Light" w:cstheme="majorBidi"/>
                <w:szCs w:val="20"/>
                <w:lang w:val="en-US"/>
              </w:rPr>
              <w:t xml:space="preserve">ase Study snapshot characterizing </w:t>
            </w:r>
            <w:r>
              <w:rPr>
                <w:rFonts w:ascii="Calibri Light" w:hAnsi="Calibri Light" w:cstheme="majorBidi"/>
                <w:szCs w:val="20"/>
                <w:lang w:val="en-US"/>
              </w:rPr>
              <w:t xml:space="preserve">effective/new HHWS </w:t>
            </w:r>
            <w:r w:rsidRPr="0066389B">
              <w:rPr>
                <w:rFonts w:ascii="Calibri Light" w:hAnsi="Calibri Light" w:cstheme="majorBidi"/>
                <w:szCs w:val="20"/>
                <w:lang w:val="en-US"/>
              </w:rPr>
              <w:t>(source: members)</w:t>
            </w:r>
          </w:p>
        </w:tc>
      </w:tr>
      <w:tr w:rsidR="00665033" w:rsidRPr="0094448E" w14:paraId="3C2AD8CE" w14:textId="77777777" w:rsidTr="00665033">
        <w:trPr>
          <w:trHeight w:val="860"/>
        </w:trPr>
        <w:tc>
          <w:tcPr>
            <w:tcW w:w="1696"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49EB48FF" w14:textId="77777777" w:rsidR="00665033" w:rsidRPr="0094448E" w:rsidRDefault="00665033" w:rsidP="007C0994">
            <w:pPr>
              <w:rPr>
                <w:rFonts w:ascii="Calibri Light" w:hAnsi="Calibri Light" w:cstheme="majorBidi"/>
                <w:szCs w:val="20"/>
                <w:lang w:val="en-US"/>
              </w:rPr>
            </w:pPr>
            <w:r w:rsidRPr="00A81D95">
              <w:rPr>
                <w:rFonts w:ascii="Calibri Light" w:hAnsi="Calibri Light" w:cstheme="majorBidi"/>
                <w:bCs/>
                <w:szCs w:val="20"/>
                <w:highlight w:val="yellow"/>
                <w:lang w:val="en-US"/>
              </w:rPr>
              <w:t>(review needed by public health expert Team)</w:t>
            </w:r>
          </w:p>
        </w:tc>
        <w:tc>
          <w:tcPr>
            <w:tcW w:w="7518"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E211B8" w:rsidRDefault="00665033" w:rsidP="00E211B8">
            <w:pPr>
              <w:pStyle w:val="ListParagraph"/>
              <w:numPr>
                <w:ilvl w:val="0"/>
                <w:numId w:val="28"/>
              </w:numPr>
              <w:rPr>
                <w:rFonts w:ascii="Calibri Light" w:hAnsi="Calibri Light"/>
              </w:rPr>
            </w:pPr>
            <w:r w:rsidRPr="0094448E">
              <w:rPr>
                <w:rFonts w:ascii="Calibri Light" w:hAnsi="Calibri Light" w:cstheme="majorBidi"/>
                <w:b/>
                <w:bCs/>
                <w:i/>
                <w:iCs/>
                <w:szCs w:val="20"/>
                <w:lang w:val="en-US"/>
              </w:rPr>
              <w:t xml:space="preserve">What do we need to know? </w:t>
            </w:r>
            <w:r w:rsidRPr="0094448E">
              <w:rPr>
                <w:rFonts w:ascii="Calibri Light" w:hAnsi="Calibri Light" w:cstheme="majorBidi"/>
                <w:b/>
                <w:bCs/>
                <w:szCs w:val="20"/>
                <w:lang w:val="en-US"/>
              </w:rPr>
              <w:t>Science-Information- Decision-making:</w:t>
            </w:r>
            <w:r w:rsidRPr="0094448E">
              <w:rPr>
                <w:rFonts w:ascii="Calibri Light" w:hAnsi="Calibri Light" w:cstheme="majorBidi"/>
                <w:szCs w:val="20"/>
                <w:lang w:val="en-US"/>
              </w:rPr>
              <w:t xml:space="preserve"> </w:t>
            </w:r>
            <w:r>
              <w:rPr>
                <w:rFonts w:ascii="Calibri Light" w:hAnsi="Calibri Light" w:cstheme="majorBidi"/>
                <w:szCs w:val="20"/>
                <w:lang w:val="en-US"/>
              </w:rPr>
              <w:t xml:space="preserve"> </w:t>
            </w:r>
            <w:r w:rsidRPr="0094448E">
              <w:rPr>
                <w:rFonts w:ascii="Calibri Light" w:hAnsi="Calibri Light" w:cstheme="majorBidi"/>
                <w:szCs w:val="20"/>
                <w:lang w:val="en-US"/>
              </w:rPr>
              <w:t>Availability, access, and use of knowledge about interventions</w:t>
            </w:r>
            <w:r>
              <w:rPr>
                <w:rFonts w:ascii="Calibri Light" w:hAnsi="Calibri Light" w:cstheme="majorBidi"/>
                <w:szCs w:val="20"/>
                <w:lang w:val="en-US"/>
              </w:rPr>
              <w:t xml:space="preserve"> </w:t>
            </w:r>
            <w:r w:rsidRPr="00E211B8">
              <w:rPr>
                <w:rFonts w:ascii="Calibri Light" w:hAnsi="Calibri Light" w:cstheme="majorBidi"/>
                <w:szCs w:val="20"/>
                <w:lang w:val="en-US"/>
              </w:rPr>
              <w:t>- highlight what indicators of effectiveness are/could be available at national, sub-national levels.</w:t>
            </w:r>
            <w:r>
              <w:rPr>
                <w:rFonts w:ascii="Calibri Light" w:hAnsi="Calibri Light" w:cstheme="majorBidi"/>
                <w:szCs w:val="20"/>
                <w:lang w:val="en-US"/>
              </w:rPr>
              <w:t xml:space="preserve">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Pr>
                <w:rFonts w:ascii="Calibri Light" w:hAnsi="Calibri Light" w:cstheme="majorBidi"/>
                <w:b/>
                <w:bCs/>
                <w:szCs w:val="20"/>
                <w:lang w:val="en-US"/>
              </w:rPr>
              <w:t xml:space="preserve">Innovations and </w:t>
            </w:r>
            <w:r w:rsidRPr="0094448E">
              <w:rPr>
                <w:rFonts w:ascii="Calibri Light" w:hAnsi="Calibri Light" w:cstheme="majorBidi"/>
                <w:b/>
                <w:bCs/>
                <w:szCs w:val="20"/>
                <w:lang w:val="en-US"/>
              </w:rPr>
              <w:t>Experience:</w:t>
            </w:r>
            <w:r>
              <w:rPr>
                <w:rFonts w:ascii="Calibri Light" w:hAnsi="Calibri Light" w:cstheme="majorBidi"/>
                <w:b/>
                <w:bCs/>
                <w:szCs w:val="20"/>
                <w:lang w:val="en-US"/>
              </w:rPr>
              <w:t xml:space="preserve"> </w:t>
            </w:r>
            <w:r w:rsidRPr="0094448E">
              <w:rPr>
                <w:rFonts w:ascii="Calibri Light" w:hAnsi="Calibri Light" w:cstheme="majorBidi"/>
                <w:szCs w:val="20"/>
                <w:lang w:val="en-US"/>
              </w:rPr>
              <w:t xml:space="preserve"> Case Study snapshot characterizing local action (source: members)</w:t>
            </w:r>
            <w:r w:rsidRPr="0094448E">
              <w:rPr>
                <w:rFonts w:ascii="Calibri Light" w:hAnsi="Calibri Light" w:cstheme="majorBidi"/>
                <w:bCs/>
                <w:szCs w:val="20"/>
                <w:lang w:val="en-US"/>
              </w:rPr>
              <w:t xml:space="preserve"> Commentary on what is being reported as effective (or what is not)</w:t>
            </w:r>
            <w:r w:rsidRPr="0094448E">
              <w:rPr>
                <w:rFonts w:ascii="Calibri Light" w:hAnsi="Calibri Light" w:cstheme="majorBidi"/>
                <w:bCs/>
                <w:szCs w:val="20"/>
                <w:u w:val="single"/>
                <w:lang w:val="en-US"/>
              </w:rPr>
              <w:t xml:space="preserve"> Advances in science and application</w:t>
            </w:r>
            <w:r>
              <w:rPr>
                <w:rFonts w:ascii="Calibri Light" w:hAnsi="Calibri Light" w:cstheme="majorBidi"/>
                <w:bCs/>
                <w:szCs w:val="20"/>
                <w:lang w:val="en-US"/>
              </w:rPr>
              <w:t>. S</w:t>
            </w:r>
            <w:r w:rsidRPr="0094448E">
              <w:rPr>
                <w:rFonts w:ascii="Calibri Light" w:hAnsi="Calibri Light" w:cstheme="majorBidi"/>
                <w:bCs/>
                <w:szCs w:val="20"/>
                <w:lang w:val="en-US"/>
              </w:rPr>
              <w:t xml:space="preserve">howcase new approaches </w:t>
            </w:r>
            <w:r>
              <w:rPr>
                <w:rFonts w:ascii="Calibri Light" w:hAnsi="Calibri Light" w:cstheme="majorBidi"/>
                <w:bCs/>
                <w:szCs w:val="20"/>
                <w:lang w:val="en-US"/>
              </w:rPr>
              <w:t xml:space="preserve"> </w:t>
            </w:r>
            <w:r w:rsidRPr="0094448E">
              <w:rPr>
                <w:rFonts w:ascii="Calibri Light" w:hAnsi="Calibri Light" w:cstheme="majorBidi"/>
                <w:szCs w:val="20"/>
                <w:lang w:val="en-US"/>
              </w:rPr>
              <w:t>(source: new publications + member inputs to database/forum)</w:t>
            </w:r>
          </w:p>
        </w:tc>
      </w:tr>
      <w:tr w:rsidR="00665033" w:rsidRPr="0094448E" w14:paraId="607D84D2" w14:textId="77777777" w:rsidTr="00665033">
        <w:trPr>
          <w:trHeight w:val="439"/>
        </w:trPr>
        <w:tc>
          <w:tcPr>
            <w:tcW w:w="1696"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518" w:type="dxa"/>
          </w:tcPr>
          <w:p w14:paraId="36C73DBF"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and focus on knowledge/information needs to make better decisions, as well as political and action.</w:t>
            </w:r>
          </w:p>
          <w:p w14:paraId="1498A587" w14:textId="3A4E2E67" w:rsidR="00665033"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Monitoring</w:t>
            </w:r>
            <w:r>
              <w:rPr>
                <w:rFonts w:ascii="Calibri Light" w:hAnsi="Calibri Light" w:cstheme="majorBidi"/>
                <w:b/>
                <w:bCs/>
                <w:szCs w:val="20"/>
                <w:lang w:val="en-US"/>
              </w:rPr>
              <w:t xml:space="preserve"> Impacts and Action</w:t>
            </w:r>
            <w:r w:rsidRPr="00A81D95">
              <w:rPr>
                <w:rFonts w:ascii="Calibri Light" w:hAnsi="Calibri Light" w:cstheme="majorBidi"/>
                <w:b/>
                <w:bCs/>
                <w:szCs w:val="20"/>
                <w:lang w:val="en-US"/>
              </w:rPr>
              <w:t>:</w:t>
            </w:r>
            <w:r>
              <w:rPr>
                <w:rFonts w:ascii="Calibri Light" w:hAnsi="Calibri Light" w:cstheme="majorBidi"/>
                <w:szCs w:val="20"/>
                <w:lang w:val="en-US"/>
              </w:rPr>
              <w:t xml:space="preserve"> </w:t>
            </w:r>
            <w:r w:rsidR="00665033">
              <w:rPr>
                <w:rFonts w:ascii="Calibri Light" w:hAnsi="Calibri Light" w:cstheme="majorBidi"/>
                <w:szCs w:val="20"/>
                <w:lang w:val="en-US"/>
              </w:rPr>
              <w:t>Track over time key indicators, report back</w:t>
            </w:r>
          </w:p>
          <w:p w14:paraId="50D0F19A" w14:textId="58F61B08" w:rsidR="00665033" w:rsidRPr="0094448E" w:rsidRDefault="00A81D95" w:rsidP="00A81D95">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Information:</w:t>
            </w:r>
            <w:r>
              <w:rPr>
                <w:rFonts w:ascii="Calibri Light" w:hAnsi="Calibri Light" w:cstheme="majorBidi"/>
                <w:szCs w:val="20"/>
                <w:lang w:val="en-US"/>
              </w:rPr>
              <w:t xml:space="preserve"> </w:t>
            </w:r>
            <w:r w:rsidR="00665033" w:rsidRPr="0094448E">
              <w:rPr>
                <w:rFonts w:ascii="Calibri Light" w:hAnsi="Calibri Light" w:cstheme="majorBidi"/>
                <w:szCs w:val="20"/>
                <w:lang w:val="en-US"/>
              </w:rPr>
              <w:t>critical data and observations used and needed</w:t>
            </w:r>
            <w:r>
              <w:rPr>
                <w:rFonts w:ascii="Calibri Light" w:hAnsi="Calibri Light" w:cstheme="majorBidi"/>
                <w:szCs w:val="20"/>
                <w:lang w:val="en-US"/>
              </w:rPr>
              <w:t xml:space="preserve"> </w:t>
            </w:r>
          </w:p>
          <w:p w14:paraId="7AD17FA7" w14:textId="797864D7" w:rsidR="00665033" w:rsidRPr="00A81D95" w:rsidRDefault="00A81D95" w:rsidP="00A81D95">
            <w:pPr>
              <w:pStyle w:val="ListParagraph"/>
              <w:numPr>
                <w:ilvl w:val="0"/>
                <w:numId w:val="21"/>
              </w:numPr>
              <w:rPr>
                <w:rFonts w:ascii="Calibri Light" w:hAnsi="Calibri Light" w:cstheme="majorBidi"/>
                <w:b/>
                <w:bCs/>
                <w:szCs w:val="20"/>
                <w:lang w:val="en-US"/>
              </w:rPr>
            </w:pPr>
            <w:r w:rsidRPr="00A81D95">
              <w:rPr>
                <w:rFonts w:ascii="Calibri Light" w:hAnsi="Calibri Light" w:cstheme="majorBidi"/>
                <w:b/>
                <w:bCs/>
                <w:szCs w:val="20"/>
                <w:lang w:val="en-US"/>
              </w:rPr>
              <w:t>R</w:t>
            </w:r>
            <w:r w:rsidR="00665033" w:rsidRPr="00A81D95">
              <w:rPr>
                <w:rFonts w:ascii="Calibri Light" w:hAnsi="Calibri Light" w:cstheme="majorBidi"/>
                <w:b/>
                <w:bCs/>
                <w:szCs w:val="20"/>
                <w:lang w:val="en-US"/>
              </w:rPr>
              <w:t xml:space="preserve">esearch </w:t>
            </w:r>
          </w:p>
          <w:p w14:paraId="6456E7F4" w14:textId="77777777" w:rsidR="00A81D95" w:rsidRDefault="00A81D95" w:rsidP="00352770">
            <w:pPr>
              <w:pStyle w:val="ListParagraph"/>
              <w:numPr>
                <w:ilvl w:val="0"/>
                <w:numId w:val="21"/>
              </w:numPr>
              <w:rPr>
                <w:rFonts w:ascii="Calibri Light" w:hAnsi="Calibri Light" w:cstheme="majorBidi"/>
                <w:szCs w:val="20"/>
                <w:lang w:val="en-US"/>
              </w:rPr>
            </w:pPr>
            <w:r w:rsidRPr="00A81D95">
              <w:rPr>
                <w:rFonts w:ascii="Calibri Light" w:hAnsi="Calibri Light" w:cstheme="majorBidi"/>
                <w:b/>
                <w:bCs/>
                <w:szCs w:val="20"/>
                <w:lang w:val="en-US"/>
              </w:rPr>
              <w:t>Capacity</w:t>
            </w:r>
            <w:r>
              <w:rPr>
                <w:rFonts w:ascii="Calibri Light" w:hAnsi="Calibri Light" w:cstheme="majorBidi"/>
                <w:szCs w:val="20"/>
                <w:lang w:val="en-US"/>
              </w:rPr>
              <w:t xml:space="preserve">: </w:t>
            </w:r>
          </w:p>
          <w:p w14:paraId="521B1A49" w14:textId="37E89DD3"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Local</w:t>
            </w:r>
            <w:r w:rsidR="00665033" w:rsidRPr="0094448E">
              <w:rPr>
                <w:rFonts w:ascii="Calibri Light" w:hAnsi="Calibri Light" w:cstheme="majorBidi"/>
                <w:szCs w:val="20"/>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Pr>
                <w:rFonts w:ascii="Calibri Light" w:hAnsi="Calibri Light" w:cstheme="majorBidi"/>
                <w:szCs w:val="20"/>
                <w:lang w:val="en-US"/>
              </w:rPr>
              <w:t>A</w:t>
            </w:r>
            <w:r w:rsidR="00665033" w:rsidRPr="0094448E">
              <w:rPr>
                <w:rFonts w:ascii="Calibri Light" w:hAnsi="Calibri Light" w:cstheme="majorBidi"/>
                <w:szCs w:val="20"/>
                <w:lang w:val="en-US"/>
              </w:rPr>
              <w:t>dvocacy</w:t>
            </w:r>
            <w:r w:rsidRPr="0094448E">
              <w:rPr>
                <w:rFonts w:ascii="Calibri Light" w:hAnsi="Calibri Light" w:cstheme="majorBidi"/>
                <w:szCs w:val="20"/>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665033">
        <w:trPr>
          <w:trHeight w:val="365"/>
        </w:trPr>
        <w:tc>
          <w:tcPr>
            <w:tcW w:w="1696"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518"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4"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Default="00627277" w:rsidP="00665033">
      <w:pPr>
        <w:rPr>
          <w:rFonts w:ascii="Calibri Light" w:hAnsi="Calibri Light"/>
          <w:b/>
          <w:bCs/>
          <w:color w:val="C00000"/>
          <w:sz w:val="28"/>
          <w:szCs w:val="32"/>
        </w:rPr>
      </w:pPr>
      <w:r>
        <w:rPr>
          <w:rFonts w:ascii="Calibri Light" w:hAnsi="Calibri Light"/>
          <w:b/>
          <w:bCs/>
          <w:color w:val="C00000"/>
          <w:sz w:val="28"/>
          <w:szCs w:val="32"/>
        </w:rPr>
        <w:br w:type="page"/>
      </w:r>
      <w:r w:rsidR="00665033">
        <w:rPr>
          <w:rFonts w:ascii="Calibri Light" w:hAnsi="Calibri Light"/>
          <w:b/>
          <w:bCs/>
          <w:color w:val="C00000"/>
          <w:sz w:val="28"/>
          <w:szCs w:val="32"/>
        </w:rPr>
        <w:lastRenderedPageBreak/>
        <w:t xml:space="preserve">Heat Health Tracker - </w:t>
      </w:r>
      <w:r>
        <w:rPr>
          <w:rFonts w:ascii="Calibri Light" w:hAnsi="Calibri Light"/>
          <w:b/>
          <w:bCs/>
          <w:color w:val="C00000"/>
          <w:sz w:val="28"/>
          <w:szCs w:val="32"/>
        </w:rPr>
        <w:t xml:space="preserve">Dashboard </w:t>
      </w:r>
      <w:r w:rsidR="00665033">
        <w:rPr>
          <w:rFonts w:ascii="Calibri Light" w:hAnsi="Calibri Light"/>
          <w:b/>
          <w:bCs/>
          <w:color w:val="C00000"/>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5D7F83">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5D7F83">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T-Avg relative to 1981-2010 for 2+ days)</w:t>
            </w:r>
          </w:p>
          <w:p w14:paraId="4B879528" w14:textId="77777777" w:rsidR="00A81D95" w:rsidRPr="0094448E" w:rsidRDefault="00A81D95" w:rsidP="005D7F83">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5D7F83">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5D7F83">
            <w:pPr>
              <w:rPr>
                <w:rFonts w:ascii="Calibri Light" w:hAnsi="Calibri Light" w:cstheme="majorBidi"/>
                <w:b/>
                <w:bCs/>
                <w:szCs w:val="20"/>
                <w:lang w:val="en-US"/>
              </w:rPr>
            </w:pPr>
          </w:p>
        </w:tc>
        <w:tc>
          <w:tcPr>
            <w:tcW w:w="1275" w:type="dxa"/>
          </w:tcPr>
          <w:p w14:paraId="12E269BA" w14:textId="77777777" w:rsidR="00A81D95" w:rsidRDefault="00A81D95" w:rsidP="005D7F83">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5D7F83">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5D7F83">
            <w:pPr>
              <w:rPr>
                <w:rFonts w:ascii="Calibri Light" w:hAnsi="Calibri Light" w:cstheme="majorBidi"/>
                <w:b/>
                <w:bCs/>
                <w:szCs w:val="20"/>
                <w:lang w:val="en-US"/>
              </w:rPr>
            </w:pPr>
          </w:p>
        </w:tc>
        <w:tc>
          <w:tcPr>
            <w:tcW w:w="1275" w:type="dxa"/>
          </w:tcPr>
          <w:p w14:paraId="52D2FFEA" w14:textId="77777777" w:rsidR="00A81D95" w:rsidRDefault="00A81D95" w:rsidP="005D7F83">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5D7F83">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5D7F83">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5D7F83">
            <w:pPr>
              <w:rPr>
                <w:rFonts w:ascii="Calibri Light" w:hAnsi="Calibri Light" w:cstheme="majorBidi"/>
                <w:b/>
                <w:bCs/>
                <w:szCs w:val="20"/>
                <w:lang w:val="en-US"/>
              </w:rPr>
            </w:pPr>
          </w:p>
        </w:tc>
        <w:tc>
          <w:tcPr>
            <w:tcW w:w="1275" w:type="dxa"/>
          </w:tcPr>
          <w:p w14:paraId="2ACDC682" w14:textId="77777777" w:rsidR="00A81D95" w:rsidRDefault="00A81D95" w:rsidP="005D7F83">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5D7F83">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5D7F83">
            <w:pPr>
              <w:rPr>
                <w:rFonts w:ascii="Calibri Light" w:hAnsi="Calibri Light" w:cstheme="majorBidi"/>
                <w:b/>
                <w:bCs/>
                <w:szCs w:val="20"/>
                <w:lang w:val="en-US"/>
              </w:rPr>
            </w:pPr>
          </w:p>
        </w:tc>
        <w:tc>
          <w:tcPr>
            <w:tcW w:w="1275" w:type="dxa"/>
          </w:tcPr>
          <w:p w14:paraId="02CBD91F" w14:textId="77777777" w:rsidR="00A81D95" w:rsidRDefault="00A81D95" w:rsidP="005D7F83">
            <w:pPr>
              <w:rPr>
                <w:rFonts w:ascii="Calibri Light" w:hAnsi="Calibri Light" w:cstheme="majorBidi"/>
                <w:b/>
                <w:bCs/>
                <w:szCs w:val="20"/>
                <w:lang w:val="en-US"/>
              </w:rPr>
            </w:pPr>
          </w:p>
        </w:tc>
      </w:tr>
      <w:tr w:rsidR="00A81D95" w:rsidRPr="00491E88" w14:paraId="0DD52E9E" w14:textId="61551BD4" w:rsidTr="00A81D95">
        <w:trPr>
          <w:trHeight w:val="548"/>
        </w:trPr>
        <w:tc>
          <w:tcPr>
            <w:tcW w:w="1560" w:type="dxa"/>
          </w:tcPr>
          <w:p w14:paraId="2A498645" w14:textId="6C0B3CB1"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Heat Warning</w:t>
            </w:r>
          </w:p>
        </w:tc>
        <w:tc>
          <w:tcPr>
            <w:tcW w:w="3685" w:type="dxa"/>
          </w:tcPr>
          <w:p w14:paraId="205F949E" w14:textId="0510DB9F" w:rsidR="00A81D95" w:rsidRPr="00491E88" w:rsidRDefault="00A81D95" w:rsidP="005D7F83">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A81D95" w:rsidRDefault="00A81D95" w:rsidP="005D7F83">
            <w:pPr>
              <w:rPr>
                <w:rFonts w:ascii="Calibri Light" w:hAnsi="Calibri Light" w:cstheme="majorBidi"/>
                <w:b/>
                <w:bCs/>
                <w:szCs w:val="20"/>
                <w:lang w:val="en-US"/>
              </w:rPr>
            </w:pPr>
          </w:p>
        </w:tc>
        <w:tc>
          <w:tcPr>
            <w:tcW w:w="1275" w:type="dxa"/>
          </w:tcPr>
          <w:p w14:paraId="19197C3F" w14:textId="77777777" w:rsidR="00A81D95" w:rsidRDefault="00A81D95" w:rsidP="005D7F83">
            <w:pPr>
              <w:rPr>
                <w:rFonts w:ascii="Calibri Light" w:hAnsi="Calibri Light" w:cstheme="majorBidi"/>
                <w:b/>
                <w:bCs/>
                <w:szCs w:val="20"/>
                <w:lang w:val="en-US"/>
              </w:rPr>
            </w:pPr>
          </w:p>
        </w:tc>
      </w:tr>
      <w:tr w:rsidR="00A81D95" w:rsidRPr="0094448E" w14:paraId="16DAE78C" w14:textId="01C03A68" w:rsidTr="00A81D95">
        <w:trPr>
          <w:trHeight w:val="402"/>
        </w:trPr>
        <w:tc>
          <w:tcPr>
            <w:tcW w:w="1560" w:type="dxa"/>
          </w:tcPr>
          <w:p w14:paraId="599AD97F" w14:textId="40D14EB8" w:rsidR="00A81D95" w:rsidRDefault="00A81D95" w:rsidP="005D7F83">
            <w:pPr>
              <w:rPr>
                <w:rFonts w:ascii="Calibri Light" w:hAnsi="Calibri Light" w:cstheme="majorBidi"/>
                <w:b/>
                <w:bCs/>
                <w:szCs w:val="20"/>
                <w:lang w:val="en-US"/>
              </w:rPr>
            </w:pPr>
            <w:r>
              <w:rPr>
                <w:rFonts w:ascii="Calibri Light" w:hAnsi="Calibri Light" w:cstheme="majorBidi"/>
                <w:b/>
                <w:bCs/>
                <w:szCs w:val="20"/>
                <w:lang w:val="en-US"/>
              </w:rPr>
              <w:t xml:space="preserve">Risk Reduction </w:t>
            </w:r>
          </w:p>
        </w:tc>
        <w:tc>
          <w:tcPr>
            <w:tcW w:w="3685" w:type="dxa"/>
          </w:tcPr>
          <w:p w14:paraId="7BC02172" w14:textId="77777777" w:rsidR="00A81D95" w:rsidRDefault="00A81D95"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186AE56" w14:textId="14CFFE77" w:rsidR="00A81D95" w:rsidRPr="0094448E" w:rsidRDefault="00A81D95" w:rsidP="00A81D95">
            <w:pPr>
              <w:rPr>
                <w:rFonts w:ascii="Calibri Light" w:hAnsi="Calibri Light" w:cstheme="majorBidi"/>
                <w:szCs w:val="20"/>
                <w:lang w:val="en-US"/>
              </w:rPr>
            </w:pPr>
            <w:r>
              <w:rPr>
                <w:rFonts w:ascii="Calibri Light" w:hAnsi="Calibri Light" w:cstheme="majorBidi"/>
                <w:i/>
                <w:iCs/>
                <w:szCs w:val="20"/>
                <w:lang w:val="en-US"/>
              </w:rPr>
              <w:t xml:space="preserve">No of cities with heat health action plans </w:t>
            </w:r>
          </w:p>
        </w:tc>
        <w:tc>
          <w:tcPr>
            <w:tcW w:w="2552" w:type="dxa"/>
          </w:tcPr>
          <w:p w14:paraId="08600E80" w14:textId="77777777" w:rsidR="00A81D95" w:rsidRDefault="00A81D95" w:rsidP="00627277">
            <w:pPr>
              <w:rPr>
                <w:rFonts w:ascii="Calibri Light" w:hAnsi="Calibri Light" w:cstheme="majorBidi"/>
                <w:b/>
                <w:bCs/>
                <w:szCs w:val="20"/>
                <w:lang w:val="en-US"/>
              </w:rPr>
            </w:pPr>
          </w:p>
        </w:tc>
        <w:tc>
          <w:tcPr>
            <w:tcW w:w="1275" w:type="dxa"/>
          </w:tcPr>
          <w:p w14:paraId="468D6021" w14:textId="77777777" w:rsidR="00A81D95" w:rsidRDefault="00A81D95"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Default="00352770" w:rsidP="00352770">
      <w:pPr>
        <w:pStyle w:val="ListParagraph"/>
        <w:numPr>
          <w:ilvl w:val="0"/>
          <w:numId w:val="38"/>
        </w:numPr>
        <w:rPr>
          <w:rFonts w:ascii="Calibri Light" w:hAnsi="Calibri Light"/>
          <w:b/>
          <w:bCs/>
          <w:color w:val="C00000"/>
          <w:sz w:val="28"/>
          <w:szCs w:val="32"/>
        </w:rPr>
      </w:pPr>
      <w:r>
        <w:rPr>
          <w:rFonts w:ascii="Calibri Light" w:hAnsi="Calibri Light"/>
          <w:b/>
          <w:bCs/>
          <w:color w:val="C00000"/>
          <w:sz w:val="28"/>
          <w:szCs w:val="32"/>
        </w:rPr>
        <w:lastRenderedPageBreak/>
        <w:t xml:space="preserve">Bi-annual Production Process </w:t>
      </w:r>
    </w:p>
    <w:p w14:paraId="7830F958"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Initial Report Preparation</w:t>
      </w:r>
    </w:p>
    <w:p w14:paraId="7944C6E7"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two stocktaking papers (one on interventions and one on heat early warning systems). </w:t>
      </w:r>
    </w:p>
    <w:p w14:paraId="5E8F8693" w14:textId="77777777" w:rsidR="000D7023" w:rsidRDefault="00352770" w:rsidP="00B67E09">
      <w:pPr>
        <w:rPr>
          <w:rFonts w:ascii="Calibri Light" w:hAnsi="Calibri Light" w:cstheme="majorBidi"/>
          <w:bCs/>
          <w:szCs w:val="20"/>
          <w:lang w:val="en-US"/>
        </w:rPr>
      </w:pP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352770">
      <w:pPr>
        <w:rPr>
          <w:rFonts w:ascii="Calibri Light" w:hAnsi="Calibri Light" w:cstheme="majorBidi"/>
          <w:bCs/>
          <w:szCs w:val="20"/>
          <w:lang w:val="en-US"/>
        </w:rPr>
      </w:pPr>
      <w:r>
        <w:rPr>
          <w:rFonts w:ascii="Calibri Light" w:hAnsi="Calibri Light" w:cstheme="majorBidi"/>
          <w:bCs/>
          <w:noProof/>
          <w:szCs w:val="20"/>
          <w:lang w:eastAsia="en-GB"/>
        </w:rPr>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rsidP="00BA7567">
      <w:pPr>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42523963"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Decision Point: Do we attempt to do this in-house and manage the production process with a dedicated GHHIN committee, or do we outsource elements of the production process to a third party?</w:t>
      </w:r>
    </w:p>
    <w:p w14:paraId="6770591D" w14:textId="77777777" w:rsidR="00352770" w:rsidRDefault="00352770" w:rsidP="00352770">
      <w:pPr>
        <w:rPr>
          <w:rFonts w:ascii="Calibri Light" w:hAnsi="Calibri Light"/>
        </w:rPr>
      </w:pPr>
    </w:p>
    <w:p w14:paraId="5C1798AE" w14:textId="77777777" w:rsidR="00352770" w:rsidRPr="00C81FE8" w:rsidRDefault="00352770" w:rsidP="00352770">
      <w:pPr>
        <w:rPr>
          <w:rFonts w:ascii="Calibri Light" w:hAnsi="Calibri Light"/>
        </w:rPr>
      </w:pPr>
    </w:p>
    <w:p w14:paraId="104941AD" w14:textId="77777777" w:rsidR="003F4581" w:rsidRPr="003F4581" w:rsidRDefault="006C2969" w:rsidP="003F4581">
      <w:pPr>
        <w:pStyle w:val="Heading1"/>
        <w:numPr>
          <w:ilvl w:val="0"/>
          <w:numId w:val="13"/>
        </w:numPr>
        <w:rPr>
          <w:rFonts w:ascii="Calibri Light" w:hAnsi="Calibri Light"/>
          <w:lang w:val="en-US"/>
        </w:rPr>
      </w:pPr>
      <w:r>
        <w:br w:type="page"/>
      </w:r>
      <w:r w:rsidR="003F4581">
        <w:lastRenderedPageBreak/>
        <w:t xml:space="preserve"> </w:t>
      </w:r>
      <w:bookmarkStart w:id="15" w:name="_Toc482371129"/>
      <w:r w:rsidR="003F4581" w:rsidRPr="003F4581">
        <w:t>Comparative Heat-Health System Stocktaking Report</w:t>
      </w:r>
      <w:bookmarkEnd w:id="15"/>
    </w:p>
    <w:p w14:paraId="656943FD" w14:textId="77777777" w:rsidR="00352770"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t>Overview of GHHIN Stocktaking Papers</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eastAsia="en-GB"/>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4DD23C8B"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sidRPr="00E22B47">
        <w:rPr>
          <w:rFonts w:ascii="Calibri Light" w:eastAsia="Times New Roman" w:hAnsi="Calibri Light" w:cs="Tahoma"/>
          <w:color w:val="000000"/>
          <w:szCs w:val="20"/>
        </w:rPr>
        <w:t xml:space="preserve">This </w:t>
      </w:r>
      <w:r>
        <w:rPr>
          <w:rFonts w:ascii="Calibri Light" w:eastAsia="Times New Roman" w:hAnsi="Calibri Light" w:cs="Tahoma"/>
          <w:color w:val="000000"/>
          <w:szCs w:val="20"/>
        </w:rPr>
        <w:t>stocktaking</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report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the global state of the science</w:t>
      </w:r>
      <w:r>
        <w:rPr>
          <w:rFonts w:ascii="Calibri Light" w:eastAsia="Times New Roman" w:hAnsi="Calibri Light" w:cs="Tahoma"/>
          <w:color w:val="000000"/>
          <w:szCs w:val="20"/>
        </w:rPr>
        <w:t xml:space="preserve"> to </w:t>
      </w:r>
      <w:r w:rsidRPr="0003128C">
        <w:rPr>
          <w:rFonts w:ascii="Calibri Light" w:eastAsia="Times New Roman" w:hAnsi="Calibri Light" w:cs="Tahoma"/>
          <w:color w:val="000000"/>
          <w:szCs w:val="20"/>
          <w:u w:val="single"/>
        </w:rPr>
        <w:t>understand</w:t>
      </w:r>
      <w:r>
        <w:rPr>
          <w:rFonts w:ascii="Calibri Light" w:eastAsia="Times New Roman" w:hAnsi="Calibri Light" w:cs="Tahoma"/>
          <w:color w:val="000000"/>
          <w:szCs w:val="20"/>
          <w:u w:val="single"/>
        </w:rPr>
        <w:t xml:space="preserve">, </w:t>
      </w:r>
      <w:r w:rsidRPr="0003128C">
        <w:rPr>
          <w:rFonts w:ascii="Calibri Light" w:eastAsia="Times New Roman" w:hAnsi="Calibri Light" w:cs="Tahoma"/>
          <w:color w:val="000000"/>
          <w:szCs w:val="20"/>
          <w:u w:val="single"/>
        </w:rPr>
        <w:t xml:space="preserve">predict ambient heat related hazards </w:t>
      </w:r>
      <w:r>
        <w:rPr>
          <w:rFonts w:ascii="Calibri Light" w:eastAsia="Times New Roman" w:hAnsi="Calibri Light" w:cs="Tahoma"/>
          <w:color w:val="000000"/>
          <w:szCs w:val="20"/>
          <w:u w:val="single"/>
        </w:rPr>
        <w:t>and exposures</w:t>
      </w:r>
      <w:r>
        <w:rPr>
          <w:rFonts w:ascii="Calibri Light" w:eastAsia="Times New Roman" w:hAnsi="Calibri Light" w:cs="Tahoma"/>
          <w:color w:val="000000"/>
          <w:szCs w:val="20"/>
        </w:rPr>
        <w:t xml:space="preserve"> to increasing and extreme temperatures. </w:t>
      </w:r>
      <w:r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It will quickly summarize the 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in response opportunities and systems, from behavioral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B1D67B"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This stocktaking will inform</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a common thread framework </w:t>
      </w:r>
      <w:r w:rsidRPr="0081549E">
        <w:rPr>
          <w:rFonts w:ascii="Calibri Light" w:eastAsia="Times New Roman" w:hAnsi="Calibri Light" w:cs="Tahoma"/>
          <w:color w:val="000000"/>
          <w:szCs w:val="20"/>
        </w:rPr>
        <w:t xml:space="preserve">for GHHIN to track </w:t>
      </w:r>
      <w:r>
        <w:rPr>
          <w:rFonts w:ascii="Calibri Light" w:eastAsia="Times New Roman" w:hAnsi="Calibri Light" w:cs="Tahoma"/>
          <w:color w:val="000000"/>
          <w:szCs w:val="20"/>
        </w:rPr>
        <w:t>progress being made in key categories, synthesize current action and science in a standard way</w:t>
      </w:r>
      <w:r w:rsidRPr="0081549E">
        <w:rPr>
          <w:rFonts w:ascii="Calibri Light" w:eastAsia="Times New Roman" w:hAnsi="Calibri Light" w:cs="Tahoma"/>
          <w:color w:val="000000"/>
          <w:szCs w:val="20"/>
        </w:rPr>
        <w:t xml:space="preserve">, and establish indicators </w:t>
      </w:r>
      <w:r>
        <w:rPr>
          <w:rFonts w:ascii="Calibri Light" w:eastAsia="Times New Roman" w:hAnsi="Calibri Light" w:cs="Tahoma"/>
          <w:color w:val="000000"/>
          <w:szCs w:val="20"/>
        </w:rPr>
        <w:t>to help structure</w:t>
      </w:r>
      <w:r w:rsidRPr="0081549E">
        <w:rPr>
          <w:rFonts w:ascii="Calibri Light" w:eastAsia="Times New Roman" w:hAnsi="Calibri Light" w:cs="Tahoma"/>
          <w:color w:val="000000"/>
          <w:szCs w:val="20"/>
        </w:rPr>
        <w:t xml:space="preserve"> country profiles</w:t>
      </w:r>
      <w:r>
        <w:rPr>
          <w:rFonts w:ascii="Calibri Light" w:eastAsia="Times New Roman" w:hAnsi="Calibri Light" w:cs="Tahoma"/>
          <w:color w:val="000000"/>
          <w:szCs w:val="20"/>
        </w:rPr>
        <w:t xml:space="preserve"> that will be completed by GHHIN members autonomously</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It may lead to the creation of </w:t>
      </w:r>
      <w:r w:rsidRPr="0003128C">
        <w:rPr>
          <w:rFonts w:ascii="Calibri Light" w:eastAsia="Times New Roman" w:hAnsi="Calibri Light" w:cs="Tahoma"/>
          <w:color w:val="000000"/>
          <w:szCs w:val="20"/>
        </w:rPr>
        <w:t>indicators of risk and adaptation for extreme heat that can be part of a GIS-based dashboard and GHHIN country profiles.</w:t>
      </w:r>
    </w:p>
    <w:p w14:paraId="567DDF1C"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35E51861"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241F0C">
        <w:rPr>
          <w:rFonts w:ascii="Calibri Light" w:eastAsia="Times New Roman" w:hAnsi="Calibri Light" w:cs="Tahoma"/>
          <w:b/>
          <w:bCs/>
          <w:color w:val="000000"/>
          <w:sz w:val="24"/>
          <w:szCs w:val="24"/>
          <w:highlight w:val="yellow"/>
        </w:rPr>
        <w:t>Chapter 1: Temperature Hazards</w:t>
      </w:r>
    </w:p>
    <w:p w14:paraId="30E50799"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1.1: Hazard: Ambient heat hazard characterization</w:t>
      </w:r>
    </w:p>
    <w:p w14:paraId="5D61419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color w:val="000000"/>
          <w:szCs w:val="20"/>
          <w:highlight w:val="yellow"/>
        </w:rPr>
        <w:t>Describe observed trends of increased warming, of high night</w:t>
      </w:r>
      <w:r w:rsidR="00241F0C" w:rsidRPr="00241F0C">
        <w:rPr>
          <w:rFonts w:ascii="Calibri Light" w:eastAsia="Times New Roman" w:hAnsi="Calibri Light" w:cs="Tahoma"/>
          <w:color w:val="000000"/>
          <w:szCs w:val="20"/>
          <w:highlight w:val="yellow"/>
        </w:rPr>
        <w:t xml:space="preserve"> </w:t>
      </w:r>
      <w:r w:rsidRPr="00241F0C">
        <w:rPr>
          <w:rFonts w:ascii="Calibri Light" w:eastAsia="Times New Roman" w:hAnsi="Calibri Light" w:cs="Tahoma"/>
          <w:color w:val="000000"/>
          <w:szCs w:val="20"/>
          <w:highlight w:val="yellow"/>
        </w:rPr>
        <w:t xml:space="preserve">time temperatures, extreme heat events, of heat hazards in combination with conditions of humidity/air quality. </w:t>
      </w:r>
    </w:p>
    <w:p w14:paraId="771D0800"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2FC8EE4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r w:rsidRPr="00241F0C">
        <w:rPr>
          <w:rFonts w:ascii="Calibri Light" w:eastAsia="Times New Roman" w:hAnsi="Calibri Light" w:cs="Tahoma"/>
          <w:b/>
          <w:bCs/>
          <w:color w:val="000000"/>
          <w:szCs w:val="20"/>
          <w:highlight w:val="yellow"/>
        </w:rPr>
        <w:t xml:space="preserve">1.2: Hazard: Research: </w:t>
      </w:r>
      <w:r w:rsidRPr="00241F0C">
        <w:rPr>
          <w:rFonts w:ascii="Calibri Light" w:eastAsia="Times New Roman" w:hAnsi="Calibri Light" w:cs="Tahoma"/>
          <w:color w:val="000000"/>
          <w:szCs w:val="20"/>
          <w:highlight w:val="yellow"/>
        </w:rPr>
        <w:t>what is the research/method used to inform how an extreme heat event is defined? Inclusion of mortality/morbidity/hospital admission data?)</w:t>
      </w:r>
    </w:p>
    <w:p w14:paraId="4A69BA16" w14:textId="77777777" w:rsidR="00352770" w:rsidRPr="00241F0C" w:rsidRDefault="00352770" w:rsidP="00352770">
      <w:pPr>
        <w:shd w:val="clear" w:color="auto" w:fill="FFFFFF"/>
        <w:spacing w:after="0" w:line="240" w:lineRule="auto"/>
        <w:rPr>
          <w:rFonts w:ascii="Calibri Light" w:eastAsia="Times New Roman" w:hAnsi="Calibri Light" w:cs="Tahoma"/>
          <w:b/>
          <w:bCs/>
          <w:color w:val="000000"/>
          <w:szCs w:val="20"/>
          <w:highlight w:val="yellow"/>
        </w:rPr>
      </w:pPr>
    </w:p>
    <w:p w14:paraId="5514C2D8"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1.3: Hazard: global, regional, and national temperature observation and monitoring systems</w:t>
      </w:r>
      <w:r w:rsidRPr="00241F0C">
        <w:rPr>
          <w:rFonts w:ascii="Calibri Light" w:eastAsia="Times New Roman" w:hAnsi="Calibri Light" w:cs="Tahoma"/>
          <w:color w:val="000000"/>
          <w:szCs w:val="20"/>
          <w:highlight w:val="yellow"/>
        </w:rPr>
        <w:t xml:space="preserve"> of (climatological records, RCC capabilities eg: IMD Regional Forecast) </w:t>
      </w:r>
    </w:p>
    <w:p w14:paraId="1883C5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122AF20B" w14:textId="77777777" w:rsidR="00352770" w:rsidRPr="00241F0C"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241F0C">
        <w:rPr>
          <w:rFonts w:ascii="Calibri Light" w:eastAsia="Times New Roman" w:hAnsi="Calibri Light" w:cs="Tahoma"/>
          <w:b/>
          <w:bCs/>
          <w:color w:val="000000"/>
          <w:szCs w:val="20"/>
          <w:highlight w:val="yellow"/>
        </w:rPr>
        <w:t>1.4: Hazard: Extreme Heat Prediction</w:t>
      </w:r>
      <w:r w:rsidRPr="00241F0C">
        <w:rPr>
          <w:rFonts w:ascii="Calibri Light" w:eastAsia="Times New Roman" w:hAnsi="Calibri Light" w:cs="Tahoma"/>
          <w:color w:val="000000"/>
          <w:szCs w:val="20"/>
          <w:highlight w:val="yellow"/>
        </w:rPr>
        <w:t xml:space="preserve">: State of the science in products, sources of predictability, by timescale: climate predictions, climate outlooks, forecasts, warnings); indices </w:t>
      </w:r>
    </w:p>
    <w:p w14:paraId="14944892" w14:textId="77777777" w:rsidR="00352770" w:rsidRPr="00241F0C" w:rsidRDefault="00352770" w:rsidP="00352770">
      <w:pPr>
        <w:pStyle w:val="ListParagraph"/>
        <w:shd w:val="clear" w:color="auto" w:fill="FFFFFF"/>
        <w:spacing w:after="0" w:line="240" w:lineRule="auto"/>
        <w:rPr>
          <w:rFonts w:ascii="Calibri Light" w:eastAsia="Times New Roman" w:hAnsi="Calibri Light" w:cs="Tahoma"/>
          <w:color w:val="000000"/>
          <w:szCs w:val="20"/>
          <w:highlight w:val="yellow"/>
        </w:rPr>
      </w:pPr>
    </w:p>
    <w:p w14:paraId="17B0C1D6" w14:textId="77777777" w:rsidR="00352770" w:rsidRPr="001C3A2E" w:rsidRDefault="00352770" w:rsidP="00352770">
      <w:pPr>
        <w:shd w:val="clear" w:color="auto" w:fill="FFFFFF"/>
        <w:spacing w:after="0" w:line="240" w:lineRule="auto"/>
        <w:rPr>
          <w:rFonts w:ascii="Calibri Light" w:eastAsia="Times New Roman" w:hAnsi="Calibri Light" w:cs="Tahoma"/>
          <w:color w:val="000000"/>
          <w:szCs w:val="20"/>
        </w:rPr>
      </w:pPr>
      <w:r w:rsidRPr="00241F0C">
        <w:rPr>
          <w:rFonts w:ascii="Calibri Light" w:eastAsia="Times New Roman" w:hAnsi="Calibri Light" w:cs="Tahoma"/>
          <w:b/>
          <w:bCs/>
          <w:color w:val="000000"/>
          <w:szCs w:val="20"/>
          <w:highlight w:val="yellow"/>
        </w:rPr>
        <w:t xml:space="preserve">1.5: Hazard: Early Warning Systems. </w:t>
      </w:r>
      <w:r w:rsidRPr="00241F0C">
        <w:rPr>
          <w:rFonts w:ascii="Calibri Light" w:eastAsia="Times New Roman" w:hAnsi="Calibri Light" w:cs="Tahoma"/>
          <w:color w:val="000000"/>
          <w:szCs w:val="20"/>
          <w:highlight w:val="yellow"/>
        </w:rPr>
        <w:t>Diverse priorities across timescales: reference table of comparative heat alert systems; parameters, definitions</w:t>
      </w:r>
      <w:r w:rsidRPr="001C3A2E">
        <w:rPr>
          <w:rFonts w:ascii="Calibri Light" w:eastAsia="Times New Roman" w:hAnsi="Calibri Light" w:cs="Tahoma"/>
          <w:color w:val="000000"/>
          <w:szCs w:val="20"/>
        </w:rPr>
        <w:t xml:space="preserve"> </w:t>
      </w:r>
    </w:p>
    <w:p w14:paraId="7308FC71" w14:textId="77777777" w:rsidR="00352770" w:rsidRPr="00E22B47" w:rsidRDefault="00352770" w:rsidP="00352770">
      <w:pPr>
        <w:shd w:val="clear" w:color="auto" w:fill="FFFFFF"/>
        <w:spacing w:after="0" w:line="240" w:lineRule="auto"/>
        <w:rPr>
          <w:rFonts w:ascii="Calibri Light" w:eastAsia="Times New Roman" w:hAnsi="Calibri Light" w:cs="Tahoma"/>
          <w:color w:val="000000"/>
          <w:szCs w:val="20"/>
        </w:rPr>
      </w:pPr>
    </w:p>
    <w:p w14:paraId="3AC962C1" w14:textId="3E64591A" w:rsidR="00352770" w:rsidRPr="00491E88" w:rsidRDefault="00352770" w:rsidP="00352770">
      <w:pPr>
        <w:shd w:val="clear" w:color="auto" w:fill="FFFFFF"/>
        <w:spacing w:after="0" w:line="240" w:lineRule="auto"/>
        <w:rPr>
          <w:rFonts w:ascii="Calibri Light" w:eastAsia="Times New Roman" w:hAnsi="Calibri Light" w:cs="Tahoma"/>
          <w:color w:val="000000"/>
          <w:sz w:val="24"/>
          <w:szCs w:val="24"/>
          <w:lang w:val="fr-CH"/>
        </w:rPr>
      </w:pPr>
      <w:r w:rsidRPr="00491E88">
        <w:rPr>
          <w:rFonts w:ascii="Calibri Light" w:eastAsia="Times New Roman" w:hAnsi="Calibri Light" w:cs="Tahoma"/>
          <w:b/>
          <w:bCs/>
          <w:color w:val="000000"/>
          <w:sz w:val="24"/>
          <w:szCs w:val="24"/>
          <w:lang w:val="fr-CH"/>
        </w:rPr>
        <w:t>Chapter 2: Population Exposures</w:t>
      </w:r>
      <w:r w:rsidRPr="00491E88">
        <w:rPr>
          <w:rFonts w:ascii="Calibri Light" w:eastAsia="Times New Roman" w:hAnsi="Calibri Light" w:cs="Tahoma"/>
          <w:color w:val="000000"/>
          <w:sz w:val="24"/>
          <w:szCs w:val="24"/>
          <w:lang w:val="fr-CH"/>
        </w:rPr>
        <w:t xml:space="preserve"> </w:t>
      </w:r>
    </w:p>
    <w:p w14:paraId="07DCFDAB" w14:textId="77777777" w:rsidR="0074283A" w:rsidRPr="00491E88" w:rsidRDefault="0074283A" w:rsidP="0074283A">
      <w:pPr>
        <w:shd w:val="clear" w:color="auto" w:fill="FFFFFF"/>
        <w:spacing w:after="0" w:line="240" w:lineRule="auto"/>
        <w:rPr>
          <w:rFonts w:ascii="Calibri Light" w:eastAsia="Times New Roman" w:hAnsi="Calibri Light" w:cs="Tahoma"/>
          <w:color w:val="000000"/>
          <w:szCs w:val="20"/>
          <w:lang w:val="fr-CH"/>
        </w:rPr>
      </w:pPr>
    </w:p>
    <w:p w14:paraId="3FE323B0" w14:textId="074CD69D" w:rsidR="0074283A" w:rsidRPr="00491E88" w:rsidRDefault="0074283A" w:rsidP="00491E88">
      <w:pPr>
        <w:shd w:val="clear" w:color="auto" w:fill="FFFFFF"/>
        <w:spacing w:after="0" w:line="240" w:lineRule="auto"/>
        <w:rPr>
          <w:rFonts w:ascii="Calibri Light" w:eastAsia="Times New Roman" w:hAnsi="Calibri Light" w:cs="Tahoma"/>
          <w:color w:val="000000"/>
          <w:szCs w:val="20"/>
          <w:lang w:val="en-US"/>
        </w:rPr>
      </w:pPr>
      <w:r w:rsidRPr="00491E88">
        <w:rPr>
          <w:rFonts w:ascii="Calibri Light" w:eastAsia="Times New Roman" w:hAnsi="Calibri Light" w:cs="Tahoma"/>
          <w:b/>
          <w:bCs/>
          <w:color w:val="000000"/>
          <w:szCs w:val="20"/>
          <w:lang w:val="en-US"/>
        </w:rPr>
        <w:t>2.1 Exposures:</w:t>
      </w:r>
      <w:r w:rsidR="00491E88" w:rsidRPr="00491E88">
        <w:rPr>
          <w:rFonts w:ascii="Calibri Light" w:eastAsia="Times New Roman" w:hAnsi="Calibri Light" w:cs="Tahoma"/>
          <w:color w:val="000000"/>
          <w:szCs w:val="20"/>
          <w:lang w:val="en-US"/>
        </w:rPr>
        <w:t xml:space="preserve"> Characterization: </w:t>
      </w:r>
      <w:r w:rsidR="00213FBD">
        <w:rPr>
          <w:rFonts w:ascii="Calibri Light" w:eastAsia="Times New Roman" w:hAnsi="Calibri Light" w:cs="Tahoma"/>
          <w:color w:val="000000"/>
          <w:szCs w:val="20"/>
        </w:rPr>
        <w:t>Int</w:t>
      </w:r>
      <w:r w:rsidR="009B2ED9">
        <w:rPr>
          <w:rFonts w:ascii="Calibri Light" w:eastAsia="Times New Roman" w:hAnsi="Calibri Light" w:cs="Tahoma"/>
          <w:color w:val="000000"/>
          <w:szCs w:val="20"/>
        </w:rPr>
        <w:t>r</w:t>
      </w:r>
      <w:r w:rsidR="00213FBD">
        <w:rPr>
          <w:rFonts w:ascii="Calibri Light" w:eastAsia="Times New Roman" w:hAnsi="Calibri Light" w:cs="Tahoma"/>
          <w:color w:val="000000"/>
          <w:szCs w:val="20"/>
        </w:rPr>
        <w:t>oduce the metrics</w:t>
      </w:r>
      <w:r w:rsidR="009B2ED9">
        <w:rPr>
          <w:rFonts w:ascii="Calibri Light" w:eastAsia="Times New Roman" w:hAnsi="Calibri Light" w:cs="Tahoma"/>
          <w:color w:val="000000"/>
          <w:szCs w:val="20"/>
        </w:rPr>
        <w:t xml:space="preserve"> that define quantifiable exposure</w:t>
      </w:r>
    </w:p>
    <w:p w14:paraId="5ADE489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507FF990" w14:textId="74B967F8" w:rsidR="00352770" w:rsidRDefault="00352770" w:rsidP="00491E88">
      <w:pPr>
        <w:shd w:val="clear" w:color="auto" w:fill="FFFFFF"/>
        <w:spacing w:after="0" w:line="240" w:lineRule="auto"/>
        <w:rPr>
          <w:rFonts w:ascii="Calibri Light" w:eastAsia="Times New Roman" w:hAnsi="Calibri Light" w:cs="Tahoma"/>
          <w:color w:val="000000"/>
          <w:szCs w:val="20"/>
        </w:rPr>
      </w:pPr>
      <w:r w:rsidRPr="00E43D52">
        <w:rPr>
          <w:rFonts w:ascii="Calibri Light" w:eastAsia="Times New Roman" w:hAnsi="Calibri Light" w:cs="Tahoma"/>
          <w:b/>
          <w:bCs/>
          <w:color w:val="000000"/>
          <w:szCs w:val="20"/>
        </w:rPr>
        <w:t>2.</w:t>
      </w:r>
      <w:r w:rsidR="0074283A">
        <w:rPr>
          <w:rFonts w:ascii="Calibri Light" w:eastAsia="Times New Roman" w:hAnsi="Calibri Light" w:cs="Tahoma"/>
          <w:b/>
          <w:bCs/>
          <w:color w:val="000000"/>
          <w:szCs w:val="20"/>
        </w:rPr>
        <w:t>2</w:t>
      </w:r>
      <w:r w:rsidRPr="00E43D52">
        <w:rPr>
          <w:rFonts w:ascii="Calibri Light" w:eastAsia="Times New Roman" w:hAnsi="Calibri Light" w:cs="Tahoma"/>
          <w:b/>
          <w:bCs/>
          <w:color w:val="000000"/>
          <w:szCs w:val="20"/>
        </w:rPr>
        <w:t xml:space="preserve"> Exposures</w:t>
      </w:r>
      <w:r w:rsidR="00645C43">
        <w:rPr>
          <w:rFonts w:ascii="Calibri Light" w:eastAsia="Times New Roman" w:hAnsi="Calibri Light" w:cs="Tahoma"/>
          <w:b/>
          <w:bCs/>
          <w:color w:val="000000"/>
          <w:szCs w:val="20"/>
        </w:rPr>
        <w:t>:</w:t>
      </w:r>
      <w:r>
        <w:rPr>
          <w:rFonts w:ascii="Calibri Light" w:eastAsia="Times New Roman" w:hAnsi="Calibri Light" w:cs="Tahoma"/>
          <w:color w:val="000000"/>
          <w:szCs w:val="20"/>
        </w:rPr>
        <w:t xml:space="preserve"> </w:t>
      </w:r>
      <w:r w:rsidR="00F50FCA">
        <w:rPr>
          <w:rFonts w:ascii="Calibri Light" w:eastAsia="Times New Roman" w:hAnsi="Calibri Light" w:cs="Tahoma"/>
          <w:color w:val="000000"/>
          <w:szCs w:val="20"/>
        </w:rPr>
        <w:t>Research</w:t>
      </w:r>
      <w:r w:rsidR="003C4AD2">
        <w:rPr>
          <w:rFonts w:ascii="Calibri Light" w:eastAsia="Times New Roman" w:hAnsi="Calibri Light" w:cs="Tahoma"/>
          <w:color w:val="000000"/>
          <w:szCs w:val="20"/>
        </w:rPr>
        <w:t>:</w:t>
      </w:r>
      <w:r w:rsidR="00491E88">
        <w:rPr>
          <w:rFonts w:ascii="Calibri Light" w:eastAsia="Times New Roman" w:hAnsi="Calibri Light" w:cs="Tahoma"/>
          <w:color w:val="000000"/>
          <w:szCs w:val="20"/>
        </w:rPr>
        <w:t xml:space="preserve"> </w:t>
      </w:r>
      <w:r w:rsidR="00213FBD">
        <w:rPr>
          <w:rFonts w:ascii="Calibri Light" w:eastAsia="Times New Roman" w:hAnsi="Calibri Light" w:cs="Tahoma"/>
          <w:color w:val="000000"/>
          <w:szCs w:val="20"/>
        </w:rPr>
        <w:t>What is the current state-of-the-art in terms of quantifying exposure? Share good examples</w:t>
      </w:r>
      <w:r>
        <w:rPr>
          <w:rFonts w:ascii="Calibri Light" w:eastAsia="Times New Roman" w:hAnsi="Calibri Light" w:cs="Tahoma"/>
          <w:color w:val="000000"/>
          <w:szCs w:val="20"/>
        </w:rPr>
        <w:t xml:space="preserve"> </w:t>
      </w:r>
      <w:r w:rsidRPr="00E22B47">
        <w:rPr>
          <w:rFonts w:ascii="Calibri Light" w:eastAsia="Times New Roman" w:hAnsi="Calibri Light" w:cs="Tahoma"/>
          <w:color w:val="000000"/>
          <w:szCs w:val="20"/>
        </w:rPr>
        <w:t xml:space="preserve"> </w:t>
      </w:r>
    </w:p>
    <w:p w14:paraId="07D68F01" w14:textId="77777777" w:rsidR="00491E88" w:rsidRDefault="00491E88" w:rsidP="00352770">
      <w:pPr>
        <w:shd w:val="clear" w:color="auto" w:fill="FFFFFF"/>
        <w:spacing w:after="0" w:line="240" w:lineRule="auto"/>
        <w:rPr>
          <w:rFonts w:ascii="Calibri Light" w:eastAsia="Times New Roman" w:hAnsi="Calibri Light" w:cs="Tahoma"/>
          <w:b/>
          <w:bCs/>
          <w:color w:val="000000"/>
          <w:sz w:val="24"/>
          <w:szCs w:val="24"/>
        </w:rPr>
      </w:pPr>
    </w:p>
    <w:p w14:paraId="0CF555C7" w14:textId="77777777" w:rsidR="00352770" w:rsidRPr="00E43D52" w:rsidRDefault="00352770" w:rsidP="00352770">
      <w:pPr>
        <w:shd w:val="clear" w:color="auto" w:fill="FFFFFF"/>
        <w:spacing w:after="0" w:line="240" w:lineRule="auto"/>
        <w:rPr>
          <w:rFonts w:ascii="Calibri Light" w:eastAsia="Times New Roman" w:hAnsi="Calibri Light" w:cs="Tahoma"/>
          <w:b/>
          <w:bCs/>
          <w:color w:val="000000"/>
          <w:sz w:val="24"/>
          <w:szCs w:val="24"/>
        </w:rPr>
      </w:pPr>
      <w:r w:rsidRPr="00E43D52">
        <w:rPr>
          <w:rFonts w:ascii="Calibri Light" w:eastAsia="Times New Roman" w:hAnsi="Calibri Light" w:cs="Tahoma"/>
          <w:b/>
          <w:bCs/>
          <w:color w:val="000000"/>
          <w:sz w:val="24"/>
          <w:szCs w:val="24"/>
        </w:rPr>
        <w:t>Chapter 3: Population Vulnerabilities</w:t>
      </w:r>
    </w:p>
    <w:p w14:paraId="702D8EF6" w14:textId="3A1F395A" w:rsidR="00566A0C" w:rsidRPr="00491E88" w:rsidRDefault="00352770"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 xml:space="preserve">This section will outline identified diverse population groups whom are vulnerable to exposure to ambient heat conditions, and represent target populations for protection. It should describe geographic, social, temporal and physiological sensitivities.  </w:t>
      </w:r>
    </w:p>
    <w:p w14:paraId="0B0475A7" w14:textId="000833F5" w:rsidR="00566A0C"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lastRenderedPageBreak/>
        <w:t>Activities which can reduce vulnerabilities</w:t>
      </w:r>
    </w:p>
    <w:p w14:paraId="3AE86F16" w14:textId="62DE4A88" w:rsidR="00352770" w:rsidRPr="00491E88" w:rsidRDefault="00566A0C" w:rsidP="00491E88">
      <w:pPr>
        <w:pStyle w:val="ListParagraph"/>
        <w:numPr>
          <w:ilvl w:val="0"/>
          <w:numId w:val="46"/>
        </w:numPr>
        <w:shd w:val="clear" w:color="auto" w:fill="FFFFFF"/>
        <w:spacing w:after="0" w:line="240" w:lineRule="auto"/>
        <w:rPr>
          <w:rFonts w:ascii="Calibri Light" w:eastAsia="Times New Roman" w:hAnsi="Calibri Light" w:cs="Tahoma"/>
          <w:color w:val="000000"/>
          <w:szCs w:val="20"/>
        </w:rPr>
      </w:pPr>
      <w:r w:rsidRPr="00491E88">
        <w:rPr>
          <w:rFonts w:ascii="Calibri Light" w:eastAsia="Times New Roman" w:hAnsi="Calibri Light" w:cs="Tahoma"/>
          <w:color w:val="000000"/>
          <w:szCs w:val="20"/>
        </w:rPr>
        <w:t>Decision makers</w:t>
      </w:r>
      <w:r w:rsidR="00352770" w:rsidRPr="00491E88">
        <w:rPr>
          <w:rFonts w:ascii="Calibri Light" w:eastAsia="Times New Roman" w:hAnsi="Calibri Light" w:cs="Tahoma"/>
          <w:color w:val="000000"/>
          <w:szCs w:val="20"/>
        </w:rPr>
        <w:t xml:space="preserve"> who have the ability to take protective actions for these high-risk groups (table). E.g. Workers: Business Owners; Psychotropic pharmaceutical patients: Pharmacists/Physicians; Elderly: Families/Social Services. </w:t>
      </w:r>
    </w:p>
    <w:p w14:paraId="01FA76E3"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00AF986B" w14:textId="77777777" w:rsidR="00352770" w:rsidRPr="00A77B31" w:rsidRDefault="00352770" w:rsidP="00352770">
      <w:pPr>
        <w:shd w:val="clear" w:color="auto" w:fill="FFFFFF"/>
        <w:spacing w:after="0" w:line="240" w:lineRule="auto"/>
        <w:rPr>
          <w:rFonts w:ascii="Calibri Light" w:eastAsia="Times New Roman" w:hAnsi="Calibri Light" w:cs="Tahoma"/>
          <w:b/>
          <w:bCs/>
          <w:color w:val="000000"/>
          <w:sz w:val="24"/>
          <w:szCs w:val="24"/>
          <w:highlight w:val="yellow"/>
        </w:rPr>
      </w:pPr>
      <w:r w:rsidRPr="00A77B31">
        <w:rPr>
          <w:rFonts w:ascii="Calibri Light" w:eastAsia="Times New Roman" w:hAnsi="Calibri Light" w:cs="Tahoma"/>
          <w:b/>
          <w:bCs/>
          <w:color w:val="000000"/>
          <w:sz w:val="24"/>
          <w:szCs w:val="24"/>
          <w:highlight w:val="yellow"/>
        </w:rPr>
        <w:t>Chapter 4: Responses</w:t>
      </w:r>
    </w:p>
    <w:p w14:paraId="6B76EBF4" w14:textId="77777777" w:rsidR="00352770" w:rsidRPr="00A77B31" w:rsidRDefault="00352770" w:rsidP="00352770">
      <w:pPr>
        <w:shd w:val="clear" w:color="auto" w:fill="FFFFFF"/>
        <w:spacing w:after="0" w:line="240" w:lineRule="auto"/>
        <w:rPr>
          <w:rFonts w:ascii="Calibri Light" w:eastAsia="Times New Roman" w:hAnsi="Calibri Light" w:cs="Tahoma"/>
          <w:color w:val="000000"/>
          <w:szCs w:val="20"/>
          <w:highlight w:val="yellow"/>
        </w:rPr>
      </w:pPr>
    </w:p>
    <w:p w14:paraId="4C46F17C"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Planning and Governance</w:t>
      </w:r>
      <w:r w:rsidRPr="00A77B31">
        <w:rPr>
          <w:rFonts w:ascii="Calibri Light" w:eastAsia="Times New Roman" w:hAnsi="Calibri Light" w:cs="Tahoma"/>
          <w:color w:val="000000"/>
          <w:szCs w:val="20"/>
          <w:highlight w:val="yellow"/>
        </w:rPr>
        <w:t xml:space="preserve">: Heat Health Action Plans, legal classification of heat as national emergencies  </w:t>
      </w:r>
    </w:p>
    <w:p w14:paraId="58AB06D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b/>
          <w:bCs/>
          <w:color w:val="000000"/>
          <w:szCs w:val="20"/>
          <w:highlight w:val="yellow"/>
        </w:rPr>
        <w:t>Institutional Capacity &amp; Partnerships</w:t>
      </w:r>
      <w:r w:rsidRPr="00A77B31">
        <w:rPr>
          <w:rFonts w:ascii="Calibri Light" w:eastAsia="Times New Roman" w:hAnsi="Calibri Light" w:cs="Tahoma"/>
          <w:color w:val="000000"/>
          <w:szCs w:val="20"/>
          <w:highlight w:val="yellow"/>
        </w:rPr>
        <w:t>:  Common institutional partners engaged to define and respond to needs. (e.g. who should be/ is involved in forecasting, preparing and responding to the hazard – agreement on lead body)</w:t>
      </w:r>
    </w:p>
    <w:p w14:paraId="3431B242"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Engagement and Communication Strategies: </w:t>
      </w:r>
      <w:r w:rsidRPr="00A77B31">
        <w:rPr>
          <w:rFonts w:ascii="Calibri Light" w:eastAsia="Times New Roman" w:hAnsi="Calibri Light" w:cs="Tahoma"/>
          <w:color w:val="000000"/>
          <w:szCs w:val="20"/>
          <w:highlight w:val="yellow"/>
        </w:rPr>
        <w:t>What communication strategies are used and most effective both during an event and for long lead time planning – do communications strategies include targeted outreach to vulnerable populations?</w:t>
      </w:r>
    </w:p>
    <w:p w14:paraId="71904D2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Training and Capacity: </w:t>
      </w:r>
      <w:r w:rsidRPr="00A77B31">
        <w:rPr>
          <w:rFonts w:ascii="Calibri Light" w:eastAsia="Times New Roman" w:hAnsi="Calibri Light" w:cs="Tahoma"/>
          <w:color w:val="000000"/>
          <w:szCs w:val="20"/>
          <w:highlight w:val="yellow"/>
        </w:rPr>
        <w:t>what kinds of training and capacity is needed to better understand and respond to heat health risks</w:t>
      </w:r>
      <w:r w:rsidRPr="00A77B31">
        <w:rPr>
          <w:rFonts w:ascii="Calibri Light" w:eastAsia="Times New Roman" w:hAnsi="Calibri Light" w:cs="Tahoma"/>
          <w:b/>
          <w:bCs/>
          <w:color w:val="000000"/>
          <w:szCs w:val="20"/>
          <w:highlight w:val="yellow"/>
        </w:rPr>
        <w:t xml:space="preserve"> </w:t>
      </w:r>
    </w:p>
    <w:p w14:paraId="47EC3CA3" w14:textId="77777777" w:rsidR="00352770" w:rsidRPr="00A77B31" w:rsidRDefault="00352770" w:rsidP="00352770">
      <w:pPr>
        <w:pStyle w:val="ListParagraph"/>
        <w:numPr>
          <w:ilvl w:val="0"/>
          <w:numId w:val="40"/>
        </w:numPr>
        <w:shd w:val="clear" w:color="auto" w:fill="FFFFFF"/>
        <w:spacing w:after="0" w:line="240" w:lineRule="auto"/>
        <w:rPr>
          <w:rFonts w:ascii="Calibri Light" w:eastAsia="Times New Roman" w:hAnsi="Calibri Light" w:cs="Tahoma"/>
          <w:b/>
          <w:bCs/>
          <w:color w:val="000000"/>
          <w:szCs w:val="20"/>
          <w:highlight w:val="yellow"/>
        </w:rPr>
      </w:pPr>
      <w:r w:rsidRPr="00A77B31">
        <w:rPr>
          <w:rFonts w:ascii="Calibri Light" w:eastAsia="Times New Roman" w:hAnsi="Calibri Light" w:cs="Tahoma"/>
          <w:b/>
          <w:bCs/>
          <w:color w:val="000000"/>
          <w:szCs w:val="20"/>
          <w:highlight w:val="yellow"/>
        </w:rPr>
        <w:t xml:space="preserve">Exposure and vulnerability reducing interventions   </w:t>
      </w:r>
    </w:p>
    <w:p w14:paraId="4CDF1C0B"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Individual</w:t>
      </w:r>
    </w:p>
    <w:p w14:paraId="2643C23E"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Community</w:t>
      </w:r>
    </w:p>
    <w:p w14:paraId="107F7BC0"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Work Place</w:t>
      </w:r>
    </w:p>
    <w:p w14:paraId="05BB2336"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Health Facility</w:t>
      </w:r>
    </w:p>
    <w:p w14:paraId="77427367"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Policy/Legislative/Regulation</w:t>
      </w:r>
    </w:p>
    <w:p w14:paraId="4B523DB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 xml:space="preserve">Social Services </w:t>
      </w:r>
    </w:p>
    <w:p w14:paraId="2D17574D" w14:textId="77777777" w:rsidR="00352770" w:rsidRPr="00A77B31" w:rsidRDefault="00352770" w:rsidP="00352770">
      <w:pPr>
        <w:pStyle w:val="ListParagraph"/>
        <w:numPr>
          <w:ilvl w:val="0"/>
          <w:numId w:val="41"/>
        </w:numPr>
        <w:shd w:val="clear" w:color="auto" w:fill="FFFFFF"/>
        <w:spacing w:after="0" w:line="240" w:lineRule="auto"/>
        <w:rPr>
          <w:rFonts w:ascii="Calibri Light" w:eastAsia="Times New Roman" w:hAnsi="Calibri Light" w:cs="Tahoma"/>
          <w:color w:val="000000"/>
          <w:szCs w:val="20"/>
          <w:highlight w:val="yellow"/>
        </w:rPr>
      </w:pPr>
      <w:r w:rsidRPr="00A77B31">
        <w:rPr>
          <w:rFonts w:ascii="Calibri Light" w:eastAsia="Times New Roman" w:hAnsi="Calibri Light" w:cs="Tahoma"/>
          <w:color w:val="000000"/>
          <w:szCs w:val="20"/>
          <w:highlight w:val="yellow"/>
        </w:rPr>
        <w:t>Specified targeted interventions for vulnerable populations</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77777777" w:rsidR="00352770" w:rsidRPr="00C41A39" w:rsidRDefault="00352770" w:rsidP="00352770">
      <w:p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b/>
          <w:bCs/>
          <w:color w:val="000000"/>
          <w:sz w:val="24"/>
          <w:szCs w:val="24"/>
          <w:highlight w:val="yellow"/>
        </w:rPr>
        <w:t>Chapter 5:  Monitoring and Evaluation</w:t>
      </w:r>
      <w:r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(ie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6"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6"/>
      <w:r w:rsidRPr="0014291A">
        <w:t xml:space="preserve"> </w:t>
      </w:r>
      <w:r>
        <w:t xml:space="preserve"> </w:t>
      </w:r>
    </w:p>
    <w:p w14:paraId="447757FB" w14:textId="77777777" w:rsidR="003F4581" w:rsidRPr="007E4345" w:rsidRDefault="003F4581" w:rsidP="003F4581">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 xml:space="preserve">Outreach is critical to facilitate exchange of ideas and increasing the efficiency and speed at which innovation can occur by sharing ideas, results, and needs.    As a virtual network an online platform is envisioned to serve as the connecting place for members. </w:t>
      </w:r>
      <w:r>
        <w:rPr>
          <w:rFonts w:ascii="Calibri Light" w:hAnsi="Calibri Light"/>
          <w:szCs w:val="20"/>
        </w:rPr>
        <w:t xml:space="preserve"> However, </w:t>
      </w:r>
      <w:r w:rsidRPr="007E4345">
        <w:rPr>
          <w:rFonts w:ascii="Calibri Light" w:hAnsi="Calibri Light"/>
          <w:szCs w:val="20"/>
        </w:rPr>
        <w:t xml:space="preserve">an outreach strategy and package of materials developed to guide GHHIN and support members. Preparation is needed to inform how outreach and communications will work and be managed, develop templates and ideas for the website components, and outline a GHHIN outreach strategy. 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77777777" w:rsidR="003F4581" w:rsidRDefault="003F4581" w:rsidP="003F4581">
      <w:pPr>
        <w:pStyle w:val="ListParagraph"/>
        <w:spacing w:line="240" w:lineRule="auto"/>
        <w:ind w:left="1440"/>
        <w:rPr>
          <w:rFonts w:ascii="Calibri Light" w:hAnsi="Calibri Light"/>
          <w:szCs w:val="20"/>
        </w:rPr>
      </w:pPr>
      <w:r w:rsidRPr="007E4345">
        <w:rPr>
          <w:rFonts w:ascii="Calibri Light" w:hAnsi="Calibri Light"/>
          <w:szCs w:val="20"/>
        </w:rPr>
        <w:t>E.g. Identify</w:t>
      </w:r>
      <w:r w:rsidRPr="00AD478D">
        <w:rPr>
          <w:rFonts w:ascii="Calibri Light" w:hAnsi="Calibri Light"/>
          <w:szCs w:val="20"/>
        </w:rPr>
        <w:t xml:space="preserve"> </w:t>
      </w:r>
      <w:r>
        <w:rPr>
          <w:rFonts w:ascii="Calibri Light" w:hAnsi="Calibri Light"/>
          <w:szCs w:val="20"/>
        </w:rPr>
        <w:t xml:space="preserve">and synthesize in a short report </w:t>
      </w:r>
      <w:r w:rsidRPr="00AD478D">
        <w:rPr>
          <w:rFonts w:ascii="Calibri Light" w:hAnsi="Calibri Light"/>
          <w:szCs w:val="20"/>
        </w:rPr>
        <w:t>GHHIN member outreach and communication needs</w:t>
      </w:r>
      <w:r>
        <w:rPr>
          <w:rFonts w:ascii="Calibri Light" w:hAnsi="Calibri Light"/>
          <w:szCs w:val="20"/>
        </w:rPr>
        <w:t xml:space="preserve"> </w:t>
      </w:r>
      <w:r w:rsidRPr="00AD478D">
        <w:rPr>
          <w:rFonts w:ascii="Calibri Light" w:hAnsi="Calibri Light"/>
          <w:szCs w:val="20"/>
        </w:rPr>
        <w:t>and</w:t>
      </w:r>
      <w:r>
        <w:rPr>
          <w:rFonts w:ascii="Calibri Light" w:hAnsi="Calibri Light"/>
          <w:szCs w:val="20"/>
        </w:rPr>
        <w:t xml:space="preserve"> propose</w:t>
      </w:r>
      <w:r w:rsidRPr="00AD478D">
        <w:rPr>
          <w:rFonts w:ascii="Calibri Light" w:hAnsi="Calibri Light"/>
          <w:szCs w:val="20"/>
        </w:rPr>
        <w:t xml:space="preserve"> opportunities</w:t>
      </w:r>
      <w:r>
        <w:rPr>
          <w:rFonts w:ascii="Calibri Light" w:hAnsi="Calibri Light"/>
          <w:szCs w:val="20"/>
        </w:rPr>
        <w:t xml:space="preserve"> and strategies that could be used for engagement</w:t>
      </w:r>
      <w:r w:rsidRPr="00AD478D">
        <w:rPr>
          <w:rFonts w:ascii="Calibri Light" w:hAnsi="Calibri Light"/>
          <w:szCs w:val="20"/>
        </w:rPr>
        <w:t xml:space="preserve">. </w:t>
      </w:r>
    </w:p>
    <w:p w14:paraId="2937226B" w14:textId="77777777" w:rsidR="003F4581" w:rsidRDefault="003F4581" w:rsidP="003F4581">
      <w:pPr>
        <w:pStyle w:val="ListParagraph"/>
        <w:numPr>
          <w:ilvl w:val="1"/>
          <w:numId w:val="8"/>
        </w:numPr>
        <w:spacing w:line="240" w:lineRule="auto"/>
        <w:rPr>
          <w:rFonts w:ascii="Calibri Light" w:hAnsi="Calibri Light"/>
          <w:szCs w:val="20"/>
        </w:rPr>
      </w:pPr>
      <w:r w:rsidRPr="00AD478D">
        <w:rPr>
          <w:rFonts w:ascii="Calibri Light" w:hAnsi="Calibri Light"/>
          <w:szCs w:val="20"/>
        </w:rPr>
        <w:t>Develop a GHHIN outreach strategy and toolkit (e.g. package of materials developed to guide GHHIN and support members)</w:t>
      </w:r>
      <w:r>
        <w:rPr>
          <w:rFonts w:ascii="Calibri Light" w:hAnsi="Calibri Light"/>
          <w:szCs w:val="20"/>
        </w:rPr>
        <w:t xml:space="preserve">. </w:t>
      </w:r>
    </w:p>
    <w:p w14:paraId="43302050"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Develop concept and templates for creating member driven heat health country profiles.</w:t>
      </w:r>
    </w:p>
    <w:p w14:paraId="285474CE" w14:textId="77777777" w:rsidR="003F4581" w:rsidRDefault="003F4581" w:rsidP="003F4581">
      <w:pPr>
        <w:pStyle w:val="ListParagraph"/>
        <w:numPr>
          <w:ilvl w:val="1"/>
          <w:numId w:val="8"/>
        </w:numPr>
        <w:spacing w:line="240" w:lineRule="auto"/>
        <w:rPr>
          <w:rFonts w:ascii="Calibri Light" w:hAnsi="Calibri Light"/>
          <w:szCs w:val="20"/>
        </w:rPr>
      </w:pPr>
      <w:r>
        <w:rPr>
          <w:rFonts w:ascii="Calibri Light" w:hAnsi="Calibri Light"/>
          <w:szCs w:val="20"/>
        </w:rPr>
        <w:t>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p>
    <w:p w14:paraId="4B11D136" w14:textId="77777777" w:rsidR="003F4581" w:rsidRPr="003F4581" w:rsidRDefault="003F4581" w:rsidP="003F4581">
      <w:pPr>
        <w:pStyle w:val="ListParagraph"/>
        <w:numPr>
          <w:ilvl w:val="1"/>
          <w:numId w:val="8"/>
        </w:numPr>
        <w:spacing w:line="240" w:lineRule="auto"/>
        <w:rPr>
          <w:rFonts w:ascii="Calibri Light" w:hAnsi="Calibri Light"/>
          <w:szCs w:val="20"/>
        </w:rPr>
      </w:pPr>
      <w:r w:rsidRPr="003F4581">
        <w:rPr>
          <w:rFonts w:ascii="Calibri Light" w:hAnsi="Calibri Light"/>
          <w:szCs w:val="20"/>
        </w:rPr>
        <w:t>Develop online functions and manage and actively update website</w:t>
      </w:r>
      <w:r w:rsidRPr="003F4581">
        <w:rPr>
          <w:rFonts w:ascii="Calibri Light" w:eastAsiaTheme="minorHAnsi" w:hAnsi="Calibri Light" w:cstheme="majorBidi"/>
          <w:color w:val="000000"/>
          <w:sz w:val="21"/>
          <w:szCs w:val="21"/>
          <w:lang w:val="en-US" w:eastAsia="en-US"/>
        </w:rPr>
        <w:t xml:space="preserve"> </w:t>
      </w:r>
      <w:r>
        <w:br w:type="page"/>
      </w:r>
    </w:p>
    <w:p w14:paraId="0593DE4F" w14:textId="7D798CBE" w:rsidR="003F4581" w:rsidRPr="003F4581" w:rsidRDefault="003F4581" w:rsidP="003955AE">
      <w:pPr>
        <w:pStyle w:val="Heading1"/>
        <w:numPr>
          <w:ilvl w:val="0"/>
          <w:numId w:val="13"/>
        </w:numPr>
      </w:pPr>
      <w:bookmarkStart w:id="17" w:name="_Toc482371131"/>
      <w:bookmarkStart w:id="18" w:name="_Toc477372207"/>
      <w:r w:rsidRPr="003955AE">
        <w:lastRenderedPageBreak/>
        <w:t>Global Heat Health Forum 2017</w:t>
      </w:r>
      <w:bookmarkStart w:id="19" w:name="_GoBack"/>
      <w:bookmarkEnd w:id="19"/>
      <w:del w:id="20" w:author="Parks, Robbie M" w:date="2017-08-04T14:36:00Z">
        <w:r w:rsidRPr="003955AE" w:rsidDel="00763A61">
          <w:rPr>
            <w:b/>
            <w:bCs/>
            <w:color w:val="FFFFFF" w:themeColor="background1"/>
            <w:sz w:val="24"/>
            <w:szCs w:val="24"/>
          </w:rPr>
          <w:delText xml:space="preserve">  Bangkok</w:delText>
        </w:r>
      </w:del>
      <w:r w:rsidRPr="003955AE">
        <w:rPr>
          <w:b/>
          <w:bCs/>
          <w:color w:val="FFFFFF" w:themeColor="background1"/>
          <w:sz w:val="24"/>
          <w:szCs w:val="24"/>
        </w:rPr>
        <w:t xml:space="preserve"> or Hong Kong</w:t>
      </w:r>
      <w:bookmarkEnd w:id="17"/>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4B4B0B">
        <w:rPr>
          <w:rStyle w:val="FootnoteReference"/>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xml:space="preserve">. The current proposed forum is a follow up to this workshop, with the expressed intent to launch the Global Heat Health Information Network (GHHIN) as a mechanism to fulfil the identified needs and accelerate implementation of heat-health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AB2DA3B" w14:textId="77777777" w:rsidR="003F4581" w:rsidRDefault="003F4581" w:rsidP="003F4581">
      <w:pPr>
        <w:pStyle w:val="Heading1"/>
        <w:numPr>
          <w:ilvl w:val="0"/>
          <w:numId w:val="1"/>
        </w:numPr>
        <w:ind w:left="426"/>
      </w:pPr>
      <w:bookmarkStart w:id="21" w:name="_Toc482371132"/>
      <w:r>
        <w:t>Logistics and Planning</w:t>
      </w:r>
      <w:bookmarkEnd w:id="21"/>
      <w:r>
        <w:t xml:space="preserve"> </w:t>
      </w:r>
    </w:p>
    <w:p w14:paraId="5A6AC2D4"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Participants – 125 - 150 pending resources</w:t>
      </w:r>
    </w:p>
    <w:p w14:paraId="4CC11E19"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Special invitation and organize activities with and for the media  </w:t>
      </w:r>
    </w:p>
    <w:p w14:paraId="27AC922E"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Focus </w:t>
      </w:r>
      <w:r>
        <w:rPr>
          <w:rFonts w:ascii="Calibri Light" w:hAnsi="Calibri Light" w:cstheme="majorBidi"/>
          <w:szCs w:val="20"/>
        </w:rPr>
        <w:t>Regions</w:t>
      </w:r>
      <w:r w:rsidRPr="002A178A">
        <w:rPr>
          <w:rFonts w:ascii="Calibri Light" w:hAnsi="Calibri Light" w:cstheme="majorBidi"/>
          <w:szCs w:val="20"/>
        </w:rPr>
        <w:t xml:space="preserve">: </w:t>
      </w:r>
    </w:p>
    <w:p w14:paraId="2270B42C" w14:textId="77777777" w:rsidR="00864AC4" w:rsidRPr="00C140A5" w:rsidRDefault="00864AC4" w:rsidP="00864AC4">
      <w:pPr>
        <w:pStyle w:val="ListParagraph"/>
        <w:numPr>
          <w:ilvl w:val="0"/>
          <w:numId w:val="18"/>
        </w:numPr>
        <w:rPr>
          <w:rFonts w:ascii="Calibri Light" w:hAnsi="Calibri Light" w:cstheme="majorBidi"/>
          <w:szCs w:val="20"/>
          <w:lang w:val="es-MX"/>
        </w:rPr>
      </w:pPr>
      <w:r w:rsidRPr="00C140A5">
        <w:rPr>
          <w:rFonts w:ascii="Calibri Light" w:hAnsi="Calibri Light" w:cstheme="majorBidi"/>
          <w:szCs w:val="20"/>
          <w:lang w:val="es-MX"/>
        </w:rPr>
        <w:t>North America (NIHHIS – US, Mexico, Canada via NACSP and NACCHH)</w:t>
      </w:r>
    </w:p>
    <w:p w14:paraId="58BCBE12" w14:textId="77777777" w:rsidR="00864AC4" w:rsidRPr="002A178A" w:rsidRDefault="00864AC4" w:rsidP="00864AC4">
      <w:pPr>
        <w:pStyle w:val="ListParagraph"/>
        <w:numPr>
          <w:ilvl w:val="0"/>
          <w:numId w:val="18"/>
        </w:numPr>
        <w:rPr>
          <w:rFonts w:ascii="Calibri Light" w:hAnsi="Calibri Light" w:cstheme="majorBidi"/>
          <w:szCs w:val="20"/>
        </w:rPr>
      </w:pPr>
      <w:r w:rsidRPr="002A178A">
        <w:rPr>
          <w:rFonts w:ascii="Calibri Light" w:hAnsi="Calibri Light" w:cstheme="majorBidi"/>
          <w:szCs w:val="20"/>
        </w:rPr>
        <w:lastRenderedPageBreak/>
        <w:t>Europe</w:t>
      </w:r>
      <w:r>
        <w:rPr>
          <w:rFonts w:ascii="Calibri Light" w:hAnsi="Calibri Light" w:cstheme="majorBidi"/>
          <w:szCs w:val="20"/>
        </w:rPr>
        <w:t xml:space="preserve"> (Leaders are UK, DE, FR…)</w:t>
      </w:r>
    </w:p>
    <w:p w14:paraId="5BD49A52" w14:textId="77777777" w:rsidR="00864AC4" w:rsidRPr="002A178A" w:rsidRDefault="00864AC4" w:rsidP="00864AC4">
      <w:pPr>
        <w:pStyle w:val="ListParagraph"/>
        <w:numPr>
          <w:ilvl w:val="0"/>
          <w:numId w:val="18"/>
        </w:numPr>
        <w:rPr>
          <w:rFonts w:ascii="Calibri Light" w:hAnsi="Calibri Light" w:cstheme="majorBidi"/>
          <w:szCs w:val="20"/>
        </w:rPr>
      </w:pPr>
      <w:r>
        <w:rPr>
          <w:rFonts w:ascii="Calibri Light" w:hAnsi="Calibri Light" w:cstheme="majorBidi"/>
          <w:szCs w:val="20"/>
        </w:rPr>
        <w:t xml:space="preserve">Southest </w:t>
      </w:r>
      <w:r w:rsidRPr="002A178A">
        <w:rPr>
          <w:rFonts w:ascii="Calibri Light" w:hAnsi="Calibri Light" w:cstheme="majorBidi"/>
          <w:szCs w:val="20"/>
        </w:rPr>
        <w:t>Asia</w:t>
      </w:r>
      <w:r>
        <w:rPr>
          <w:rFonts w:ascii="Calibri Light" w:hAnsi="Calibri Light" w:cstheme="majorBidi"/>
          <w:szCs w:val="20"/>
        </w:rPr>
        <w:t xml:space="preserve"> &amp; South Asia</w:t>
      </w:r>
      <w:r w:rsidRPr="002A178A">
        <w:rPr>
          <w:rFonts w:ascii="Calibri Light" w:hAnsi="Calibri Light" w:cstheme="majorBidi"/>
          <w:szCs w:val="20"/>
        </w:rPr>
        <w:t xml:space="preserve"> </w:t>
      </w:r>
    </w:p>
    <w:p w14:paraId="06311735"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Possible Logistics: UCAR</w:t>
      </w:r>
      <w:r>
        <w:rPr>
          <w:rFonts w:ascii="Calibri Light" w:hAnsi="Calibri Light" w:cstheme="majorBidi"/>
          <w:szCs w:val="20"/>
        </w:rPr>
        <w:t>: Brian Jackson</w:t>
      </w:r>
    </w:p>
    <w:p w14:paraId="2453F072" w14:textId="77777777" w:rsidR="00864AC4" w:rsidRPr="002A178A" w:rsidRDefault="00864AC4" w:rsidP="00864AC4">
      <w:pPr>
        <w:rPr>
          <w:rFonts w:ascii="Calibri Light" w:hAnsi="Calibri Light" w:cstheme="majorBidi"/>
          <w:szCs w:val="20"/>
        </w:rPr>
      </w:pPr>
      <w:r w:rsidRPr="002A178A">
        <w:rPr>
          <w:rFonts w:ascii="Calibri Light" w:hAnsi="Calibri Light" w:cstheme="majorBidi"/>
          <w:szCs w:val="20"/>
        </w:rPr>
        <w:t xml:space="preserve">Resource Requirements: </w:t>
      </w:r>
      <w:r>
        <w:rPr>
          <w:rFonts w:ascii="Calibri Light" w:hAnsi="Calibri Light" w:cstheme="majorBidi"/>
          <w:szCs w:val="20"/>
        </w:rPr>
        <w:t>65,000-80,000 USD</w:t>
      </w:r>
    </w:p>
    <w:p w14:paraId="433C14FD" w14:textId="77777777" w:rsidR="00864AC4" w:rsidRDefault="00864AC4" w:rsidP="00864AC4">
      <w:pPr>
        <w:pStyle w:val="Heading1"/>
        <w:numPr>
          <w:ilvl w:val="0"/>
          <w:numId w:val="1"/>
        </w:numPr>
        <w:ind w:left="426"/>
      </w:pPr>
      <w:r w:rsidRPr="004B0802">
        <w:t>Engagement Plan</w:t>
      </w:r>
    </w:p>
    <w:p w14:paraId="72FE0400" w14:textId="77777777" w:rsidR="00864AC4" w:rsidRDefault="00864AC4" w:rsidP="00864AC4">
      <w:pPr>
        <w:pStyle w:val="ListParagraph"/>
        <w:numPr>
          <w:ilvl w:val="0"/>
          <w:numId w:val="20"/>
        </w:numPr>
      </w:pPr>
      <w:r>
        <w:t xml:space="preserve">Announcement letters – save the date message by </w:t>
      </w:r>
      <w:r w:rsidRPr="00C140A5">
        <w:rPr>
          <w:highlight w:val="yellow"/>
        </w:rPr>
        <w:t>June 15</w:t>
      </w:r>
      <w:r>
        <w:t>?</w:t>
      </w:r>
    </w:p>
    <w:p w14:paraId="15EC68E4" w14:textId="77777777" w:rsidR="00864AC4" w:rsidRDefault="00864AC4" w:rsidP="00864AC4">
      <w:pPr>
        <w:pStyle w:val="ListParagraph"/>
        <w:numPr>
          <w:ilvl w:val="0"/>
          <w:numId w:val="20"/>
        </w:numPr>
      </w:pPr>
      <w:r>
        <w:t xml:space="preserve">Seek Sponsorship </w:t>
      </w:r>
    </w:p>
    <w:p w14:paraId="2980B418" w14:textId="77777777" w:rsidR="00864AC4" w:rsidRPr="007C423B" w:rsidRDefault="00864AC4" w:rsidP="00864AC4">
      <w:pPr>
        <w:pStyle w:val="ListParagraph"/>
        <w:numPr>
          <w:ilvl w:val="0"/>
          <w:numId w:val="20"/>
        </w:numPr>
      </w:pPr>
      <w:r>
        <w:t xml:space="preserve">Base budget for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UKMet/PHE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EA2BD13" w14:textId="77777777" w:rsidR="003F4581" w:rsidRDefault="003F4581">
      <w:pPr>
        <w:rPr>
          <w:rFonts w:ascii="Calibri Light" w:hAnsi="Calibri Light"/>
          <w:b/>
          <w:bCs/>
          <w:color w:val="C00000"/>
          <w:sz w:val="28"/>
          <w:szCs w:val="32"/>
          <w:lang w:val="en-US"/>
        </w:rPr>
      </w:pPr>
    </w:p>
    <w:p w14:paraId="543C622F" w14:textId="77777777" w:rsidR="00B364B2" w:rsidRDefault="00B364B2">
      <w:pPr>
        <w:rPr>
          <w:rFonts w:ascii="Calibri Light" w:hAnsi="Calibri Light"/>
          <w:b/>
          <w:bCs/>
          <w:color w:val="C00000"/>
          <w:sz w:val="28"/>
          <w:szCs w:val="32"/>
          <w:lang w:val="en-US"/>
        </w:rPr>
      </w:pPr>
      <w:r>
        <w:rPr>
          <w:rFonts w:ascii="Calibri Light" w:hAnsi="Calibri Light"/>
          <w:lang w:val="en-US"/>
        </w:rPr>
        <w:br w:type="page"/>
      </w:r>
    </w:p>
    <w:p w14:paraId="2B8F8E93" w14:textId="77777777" w:rsidR="003F4581" w:rsidRPr="00324D52" w:rsidRDefault="003F4581" w:rsidP="003F4581">
      <w:pPr>
        <w:pStyle w:val="Heading2"/>
        <w:rPr>
          <w:rFonts w:ascii="Calibri Light" w:hAnsi="Calibri Light"/>
          <w:lang w:val="en-US"/>
        </w:rPr>
      </w:pPr>
      <w:bookmarkStart w:id="22" w:name="_Toc482371134"/>
      <w:r w:rsidRPr="00324D52">
        <w:rPr>
          <w:rFonts w:ascii="Calibri Light" w:hAnsi="Calibri Light"/>
          <w:lang w:val="en-US"/>
        </w:rPr>
        <w:lastRenderedPageBreak/>
        <w:t>Work plan and Budget Overview</w:t>
      </w:r>
      <w:bookmarkEnd w:id="18"/>
      <w:bookmarkEnd w:id="22"/>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Manage and actively update 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science assembled and made available to </w:t>
            </w:r>
            <w:r w:rsidRPr="00324D52">
              <w:rPr>
                <w:rFonts w:ascii="Calibri Light" w:eastAsia="Times New Roman" w:hAnsi="Calibri Light" w:cs="Times New Roman"/>
                <w:color w:val="000000"/>
                <w:sz w:val="18"/>
                <w:szCs w:val="18"/>
                <w:lang w:val="en-US"/>
              </w:rPr>
              <w:lastRenderedPageBreak/>
              <w:t>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mentoring programme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3"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3"/>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SeaGrant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Sound university level education with at least a Masters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Paix,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4" w:name="_Toc482371136"/>
      <w:r>
        <w:t>Annex 2: Agenda Global forum</w:t>
      </w:r>
      <w:bookmarkEnd w:id="24"/>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2"/>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10681" w14:textId="77777777" w:rsidR="006B11B1" w:rsidRDefault="006B11B1" w:rsidP="00AB6B12">
      <w:r>
        <w:separator/>
      </w:r>
    </w:p>
  </w:endnote>
  <w:endnote w:type="continuationSeparator" w:id="0">
    <w:p w14:paraId="00A9C90F" w14:textId="77777777" w:rsidR="006B11B1" w:rsidRDefault="006B11B1"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5D7F83" w:rsidRDefault="005D7F83">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5D7F83" w:rsidRDefault="005D7F83"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rsidRPr="00352770" w14:paraId="117CC705" w14:textId="77777777" w:rsidTr="001E68D6">
      <w:tc>
        <w:tcPr>
          <w:tcW w:w="2660" w:type="dxa"/>
        </w:tcPr>
        <w:p w14:paraId="48009327" w14:textId="77777777" w:rsidR="005D7F83" w:rsidRDefault="005D7F83"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31B42B" id="Group 7" o:spid="_x0000_s1026" style="position:absolute;margin-left:-7.1pt;margin-top:-3.65pt;width:129pt;height:38.45pt;z-index:251684864;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">
                    <v:group id="Group 5" o:spid="_x0000_s1027"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Text Box 2" o:spid="_x0000_s1028"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cfMxAAA&#10;ANoAAAAPAAAAZHJzL2Rvd25yZXYueG1sRI9Ba8JAFITvBf/D8gRvdaOHUqKrFLXQQ63VttDeXrOv&#10;STD7Nuw+Y/z33ULB4zAz3zDzZe8a1VGItWcDk3EGirjwtubSwPvb4+09qCjIFhvPZOBCEZaLwc0c&#10;c+vPvKfuIKVKEI45GqhE2lzrWFTkMI59S5y8Hx8cSpKh1DbgOcFdo6dZdqcd1pwWKmxpVVFxPJyc&#10;geYzhufvTL66dbmV150+fWwmL8aMhv3DDJRQL9fwf/vJGpjC35V0A/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3HzMQAAADaAAAADwAAAAAAAAAAAAAAAACXAgAAZHJzL2Rv&#10;d25yZXYueG1sUEsFBgAAAAAEAAQA9QAAAIgDAAAAAA==&#10;" filled="f" stroked="f" strokeweight=".5pt">
                        <v:textbox inset="0,0,0,0">
                          <w:txbxContent>
                            <w:p w14:paraId="47AA6122"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3&#10;SF7DAAAA2gAAAA8AAABkcnMvZG93bnJldi54bWxEj0FrAjEUhO+F/ofwCl5KzSpFZGuUKggi7KEq&#10;PT82z2zo5mWbxHX11zeFQo/DzHzDLFaDa0VPIVrPCibjAgRx7bVlo+B03L7MQcSErLH1TApuFGG1&#10;fHxYYKn9lT+oPyQjMoRjiQqalLpSylg35DCOfUecvbMPDlOWwUgd8JrhrpXTophJh5bzQoMdbRqq&#10;vw4Xp2BaVKb6NtXz+jTDuP+8n60NvVKjp+H9DUSiIf2H/9o7reAVfq/kGyC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HdIXsMAAADaAAAADwAAAAAAAAAAAAAAAACcAgAA&#10;ZHJzL2Rvd25yZXYueG1sUEsFBgAAAAAEAAQA9wAAAIwDAAAAAA==&#10;">
                        <v:imagedata r:id="rId3" o:title="" cropright="4183f"/>
                        <v:path arrowok="t"/>
                      </v:shape>
                    </v:group>
                    <v:shape id="Picture 6" o:spid="_x0000_s1031"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j&#10;eyjDAAAA2gAAAA8AAABkcnMvZG93bnJldi54bWxEj0uLwkAQhO8L/oehBW/rZH0hWUdxFwTBg2/3&#10;2mTaJGumJ2ZGjf/eEQSPRVV9RY0mtSnElSqXW1bw1Y5AECdW55wq2G1nn0MQziNrLCyTgjs5mIwb&#10;HyOMtb3xmq4bn4oAYRejgsz7MpbSJRkZdG1bEgfvaCuDPsgqlbrCW4CbQnaiaCAN5hwWMizpN6Pk&#10;tLkYBd3emVz/b3FYH/fbVX//f1j+DDtKtZr19BuEp9q/w6/2XCsYwPNKuAFy/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N7KMMAAADaAAAADwAAAAAAAAAAAAAAAACcAgAA&#10;ZHJzL2Rvd25yZXYueG1sUEsFBgAAAAAEAAQA9wAAAIwDAAAAAA==&#10;">
                      <v:imagedata r:id="rId4" o:title=""/>
                      <v:path arrowok="t"/>
                    </v:shape>
                  </v:group>
                </w:pict>
              </mc:Fallback>
            </mc:AlternateContent>
          </w:r>
          <w:r>
            <w:rPr>
              <w:noProof/>
              <w:lang w:val="en-US"/>
            </w:rPr>
            <w:t xml:space="preserve"> </w:t>
          </w:r>
        </w:p>
      </w:tc>
      <w:tc>
        <w:tcPr>
          <w:tcW w:w="3502" w:type="dxa"/>
        </w:tcPr>
        <w:p w14:paraId="591A1868" w14:textId="77777777" w:rsidR="005D7F83" w:rsidRPr="00352770" w:rsidRDefault="005D7F83" w:rsidP="00DE3577">
          <w:pPr>
            <w:pStyle w:val="Footer"/>
          </w:pPr>
          <w:r w:rsidRPr="00352770">
            <w:rPr>
              <w:noProof/>
              <w:lang w:eastAsia="en-GB"/>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5D7F83" w:rsidRPr="00352770" w:rsidRDefault="005D7F83"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763A61">
                <w:rPr>
                  <w:noProof/>
                </w:rPr>
                <w:t>i</w:t>
              </w:r>
              <w:r w:rsidRPr="00352770">
                <w:rPr>
                  <w:noProof/>
                </w:rPr>
                <w:fldChar w:fldCharType="end"/>
              </w:r>
            </w:sdtContent>
          </w:sdt>
        </w:p>
        <w:p w14:paraId="50135A51" w14:textId="77777777" w:rsidR="005D7F83" w:rsidRPr="00352770" w:rsidRDefault="005D7F83" w:rsidP="00352770">
          <w:pPr>
            <w:pStyle w:val="Footer"/>
            <w:jc w:val="right"/>
          </w:pPr>
        </w:p>
      </w:tc>
    </w:tr>
  </w:tbl>
  <w:p w14:paraId="7AEBCC60" w14:textId="77777777" w:rsidR="005D7F83" w:rsidRPr="000570C1" w:rsidRDefault="005D7F83"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D7F83" w14:paraId="48EB5958" w14:textId="77777777" w:rsidTr="004E7BE6">
      <w:tc>
        <w:tcPr>
          <w:tcW w:w="2660" w:type="dxa"/>
        </w:tcPr>
        <w:p w14:paraId="5115185B" w14:textId="77777777" w:rsidR="005D7F83" w:rsidRDefault="005D7F83"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5D7F83" w:rsidRPr="002F380E" w:rsidRDefault="005D7F83"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9" o:spid="_x0000_s1032" style="position:absolute;margin-left:-7.1pt;margin-top:-7.2pt;width:129pt;height:38.45pt;z-index:251686912;mso-width-relative:margin;mso-height-relative:margin" coordsize="16379,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">
                    <v:group id="Group 30" o:spid="_x0000_s1033" style="position:absolute;width:16379;height:4886" coordsize="16379,48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type id="_x0000_t202" coordsize="21600,21600" o:spt="202" path="m,l,21600r21600,l21600,xe">
                        <v:stroke joinstyle="miter"/>
                        <v:path gradientshapeok="t" o:connecttype="rect"/>
                      </v:shapetype>
                      <v:shape id="Text Box 31" o:spid="_x0000_s1034" type="#_x0000_t202" style="position:absolute;left:285;top:3762;width:16094;height:1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uscYA&#10;AADbAAAADwAAAGRycy9kb3ducmV2LnhtbESPX0vDQBDE34V+h2MLfbOXWJASey2iFvrgn1pb0Lc1&#10;tybB3F6426bx23tCwcdhZn7DLFaDa1VPITaeDeTTDBRx6W3DlYH92/pyDioKssXWMxn4oQir5ehi&#10;gYX1J36lfieVShCOBRqoRbpC61jW5DBOfUecvC8fHEqSodI24CnBXauvsuxaO2w4LdTY0V1N5ffu&#10;6Ay07zE8fmby0d9XT7J90cfDQ/5szGQ83N6AEhrkP3xub6yBWQ5/X9IP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muscYAAADbAAAADwAAAAAAAAAAAAAAAACYAgAAZHJz&#10;L2Rvd25yZXYueG1sUEsFBgAAAAAEAAQA9QAAAIsDAAAAAA==&#10;" filled="f" stroked="f" strokeweight=".5pt">
                        <v:textbox inset="0,0,0,0">
                          <w:txbxContent>
                            <w:p w14:paraId="0AF3396E" w14:textId="77777777" w:rsidR="00762DEA" w:rsidRPr="002F380E" w:rsidRDefault="00762DEA"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904" to="8858,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height:4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UF7DAAAA3QAAAA8AAABkcnMvZG93bnJldi54bWxET01LAzEQvQv9D2EEL2ITFyyybVpUKBRh&#10;D9biedhMs6GbyTaJ29VfbwTB2zze56w2k+/FSDG5wBru5woEcRuMY6vh8L69ewSRMrLBPjBp+KIE&#10;m/XsaoW1CRd+o3GfrSghnGrU0OU81FKmtiOPaR4G4sIdQ/SYC4xWmoiXEu57WSm1kB4dl4YOB3rp&#10;qD3tP72GSjW2Odvm9vmwwPT68X10Lo5a31xPT0sQmab8L/5z70yZr6oH+P2mnC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FQXsMAAADdAAAADwAAAAAAAAAAAAAAAACf&#10;AgAAZHJzL2Rvd25yZXYueG1sUEsFBgAAAAAEAAQA9wAAAI8DAAAAAA==&#10;">
                        <v:imagedata r:id="rId3" o:title="" cropright="4183f"/>
                        <v:path arrowok="t"/>
                      </v:shape>
                    </v:group>
                    <v:shape id="Picture 1026" o:spid="_x0000_s1037" type="#_x0000_t75" style="position:absolute;left:9715;top:1381;width:6287;height:2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WH7/FAAAA3QAAAA8AAABkcnMvZG93bnJldi54bWxET01rwkAQvQv9D8sUetONqYqkrtIWhIKH&#10;qmnS65Adk9jsbMxuNf33riD0No/3OYtVbxpxps7VlhWMRxEI4sLqmksFX+l6OAfhPLLGxjIp+CMH&#10;q+XDYIGJthfe0XnvSxFC2CWooPK+TaR0RUUG3ci2xIE72M6gD7Arpe7wEsJNI+MomkmDNYeGClt6&#10;r6j42f8aBc+TE7np9ybfHbJ0O82O+efbPFbq6bF/fQHhqff/4rv7Q4f5UTyD2zfhBLm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lh+/xQAAAN0AAAAPAAAAAAAAAAAAAAAA&#10;AJ8CAABkcnMvZG93bnJldi54bWxQSwUGAAAAAAQABAD3AAAAkQMAAAAA&#10;">
                      <v:imagedata r:id="rId4" o:title=""/>
                      <v:path arrowok="t"/>
                    </v:shape>
                  </v:group>
                </w:pict>
              </mc:Fallback>
            </mc:AlternateContent>
          </w:r>
          <w:r>
            <w:rPr>
              <w:noProof/>
              <w:lang w:val="en-US"/>
            </w:rPr>
            <w:t xml:space="preserve"> </w:t>
          </w:r>
        </w:p>
      </w:tc>
      <w:tc>
        <w:tcPr>
          <w:tcW w:w="3502" w:type="dxa"/>
        </w:tcPr>
        <w:p w14:paraId="315430ED" w14:textId="77777777" w:rsidR="005D7F83" w:rsidRDefault="005D7F83"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5D7F83" w:rsidRDefault="005D7F83"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63A61">
                <w:rPr>
                  <w:noProof/>
                </w:rPr>
                <w:t>12</w:t>
              </w:r>
              <w:r>
                <w:rPr>
                  <w:noProof/>
                </w:rPr>
                <w:fldChar w:fldCharType="end"/>
              </w:r>
            </w:sdtContent>
          </w:sdt>
        </w:p>
        <w:p w14:paraId="5D05F741" w14:textId="77777777" w:rsidR="005D7F83" w:rsidRPr="002F380E" w:rsidRDefault="005D7F83" w:rsidP="00DE3577">
          <w:pPr>
            <w:pStyle w:val="Footer"/>
            <w:jc w:val="right"/>
            <w:rPr>
              <w:color w:val="FFFFFF" w:themeColor="background1"/>
            </w:rPr>
          </w:pPr>
        </w:p>
      </w:tc>
    </w:tr>
  </w:tbl>
  <w:p w14:paraId="07CF71EB" w14:textId="77777777" w:rsidR="005D7F83" w:rsidRDefault="005D7F83"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A6644" w14:textId="77777777" w:rsidR="006B11B1" w:rsidRDefault="006B11B1" w:rsidP="00AB6B12">
      <w:r>
        <w:separator/>
      </w:r>
    </w:p>
  </w:footnote>
  <w:footnote w:type="continuationSeparator" w:id="0">
    <w:p w14:paraId="071A38DF" w14:textId="77777777" w:rsidR="006B11B1" w:rsidRDefault="006B11B1" w:rsidP="00AB6B12">
      <w:r>
        <w:continuationSeparator/>
      </w:r>
    </w:p>
  </w:footnote>
  <w:footnote w:id="1">
    <w:p w14:paraId="601B91F2" w14:textId="77777777" w:rsidR="005D7F83" w:rsidRPr="00A37BC7" w:rsidRDefault="005D7F83" w:rsidP="00864AC4">
      <w:pPr>
        <w:pStyle w:val="FootnoteText"/>
        <w:rPr>
          <w:sz w:val="16"/>
          <w:szCs w:val="16"/>
          <w:lang w:val="en-US"/>
        </w:rPr>
      </w:pPr>
      <w:r w:rsidRPr="004B4B0B">
        <w:rPr>
          <w:rStyle w:val="FootnoteReference"/>
        </w:rPr>
        <w:footnoteRef/>
      </w:r>
      <w:r w:rsidRPr="00A37BC7">
        <w:rPr>
          <w:sz w:val="16"/>
          <w:szCs w:val="16"/>
        </w:rPr>
        <w:t xml:space="preserve"> the US National Oceanic and Atmospheric Administration (NOAA), German Deutscher Wetterdienst (DWD), the US Centers for Disease Control and Prevention (CDC), the World Meteorological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200631C1" w:rsidR="005D7F83" w:rsidRDefault="005D7F83" w:rsidP="004E7BE6">
    <w:pPr>
      <w:pStyle w:val="Header"/>
      <w:jc w:val="right"/>
    </w:pPr>
    <w:r>
      <w:rPr>
        <w:noProof/>
        <w:lang w:eastAsia="en-GB"/>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5D7F83" w:rsidRDefault="005D7F83" w:rsidP="004E7BE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85021C40"/>
    <w:lvl w:ilvl="0" w:tplc="9A64632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CB506DF0"/>
    <w:lvl w:ilvl="0" w:tplc="37123016">
      <w:start w:val="1"/>
      <w:numFmt w:val="upperRoman"/>
      <w:lvlText w:val="%1."/>
      <w:lvlJc w:val="left"/>
      <w:pPr>
        <w:ind w:left="1080" w:hanging="72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D65945"/>
    <w:multiLevelType w:val="hybridMultilevel"/>
    <w:tmpl w:val="CA6AE0A6"/>
    <w:lvl w:ilvl="0" w:tplc="AB64CA8A">
      <w:start w:val="1"/>
      <w:numFmt w:val="bullet"/>
      <w:lvlText w:val=""/>
      <w:lvlJc w:val="left"/>
      <w:pPr>
        <w:ind w:left="720" w:hanging="360"/>
      </w:pPr>
      <w:rPr>
        <w:rFonts w:ascii="Webdings" w:hAnsi="Webdings" w:cs="Web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3"/>
  </w:num>
  <w:num w:numId="3">
    <w:abstractNumId w:val="2"/>
  </w:num>
  <w:num w:numId="4">
    <w:abstractNumId w:val="27"/>
  </w:num>
  <w:num w:numId="5">
    <w:abstractNumId w:val="19"/>
  </w:num>
  <w:num w:numId="6">
    <w:abstractNumId w:val="42"/>
  </w:num>
  <w:num w:numId="7">
    <w:abstractNumId w:val="17"/>
  </w:num>
  <w:num w:numId="8">
    <w:abstractNumId w:val="10"/>
  </w:num>
  <w:num w:numId="9">
    <w:abstractNumId w:val="12"/>
  </w:num>
  <w:num w:numId="10">
    <w:abstractNumId w:val="14"/>
  </w:num>
  <w:num w:numId="11">
    <w:abstractNumId w:val="44"/>
  </w:num>
  <w:num w:numId="12">
    <w:abstractNumId w:val="29"/>
  </w:num>
  <w:num w:numId="13">
    <w:abstractNumId w:val="3"/>
  </w:num>
  <w:num w:numId="14">
    <w:abstractNumId w:val="37"/>
  </w:num>
  <w:num w:numId="15">
    <w:abstractNumId w:val="1"/>
  </w:num>
  <w:num w:numId="16">
    <w:abstractNumId w:val="24"/>
  </w:num>
  <w:num w:numId="17">
    <w:abstractNumId w:val="39"/>
  </w:num>
  <w:num w:numId="18">
    <w:abstractNumId w:val="13"/>
  </w:num>
  <w:num w:numId="19">
    <w:abstractNumId w:val="8"/>
  </w:num>
  <w:num w:numId="20">
    <w:abstractNumId w:val="45"/>
  </w:num>
  <w:num w:numId="21">
    <w:abstractNumId w:val="22"/>
  </w:num>
  <w:num w:numId="22">
    <w:abstractNumId w:val="32"/>
  </w:num>
  <w:num w:numId="23">
    <w:abstractNumId w:val="21"/>
  </w:num>
  <w:num w:numId="24">
    <w:abstractNumId w:val="28"/>
  </w:num>
  <w:num w:numId="25">
    <w:abstractNumId w:val="15"/>
  </w:num>
  <w:num w:numId="26">
    <w:abstractNumId w:val="11"/>
  </w:num>
  <w:num w:numId="27">
    <w:abstractNumId w:val="18"/>
  </w:num>
  <w:num w:numId="28">
    <w:abstractNumId w:val="6"/>
  </w:num>
  <w:num w:numId="29">
    <w:abstractNumId w:val="43"/>
  </w:num>
  <w:num w:numId="30">
    <w:abstractNumId w:val="9"/>
  </w:num>
  <w:num w:numId="31">
    <w:abstractNumId w:val="31"/>
  </w:num>
  <w:num w:numId="32">
    <w:abstractNumId w:val="4"/>
  </w:num>
  <w:num w:numId="33">
    <w:abstractNumId w:val="20"/>
  </w:num>
  <w:num w:numId="34">
    <w:abstractNumId w:val="5"/>
  </w:num>
  <w:num w:numId="35">
    <w:abstractNumId w:val="41"/>
  </w:num>
  <w:num w:numId="36">
    <w:abstractNumId w:val="34"/>
  </w:num>
  <w:num w:numId="37">
    <w:abstractNumId w:val="30"/>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0"/>
  </w:num>
  <w:num w:numId="40">
    <w:abstractNumId w:val="33"/>
  </w:num>
  <w:num w:numId="41">
    <w:abstractNumId w:val="7"/>
  </w:num>
  <w:num w:numId="42">
    <w:abstractNumId w:val="26"/>
  </w:num>
  <w:num w:numId="43">
    <w:abstractNumId w:val="25"/>
  </w:num>
  <w:num w:numId="44">
    <w:abstractNumId w:val="36"/>
  </w:num>
  <w:num w:numId="45">
    <w:abstractNumId w:val="35"/>
  </w:num>
  <w:num w:numId="46">
    <w:abstractNumId w:val="38"/>
  </w:num>
  <w:num w:numId="47">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132085"/>
    <w:rsid w:val="00135BDB"/>
    <w:rsid w:val="00140A53"/>
    <w:rsid w:val="001753B4"/>
    <w:rsid w:val="001A03DE"/>
    <w:rsid w:val="001B3FC0"/>
    <w:rsid w:val="001E68D6"/>
    <w:rsid w:val="001F3236"/>
    <w:rsid w:val="0020251C"/>
    <w:rsid w:val="00206AF3"/>
    <w:rsid w:val="00213FBD"/>
    <w:rsid w:val="00233649"/>
    <w:rsid w:val="00241F0C"/>
    <w:rsid w:val="00257153"/>
    <w:rsid w:val="00275133"/>
    <w:rsid w:val="00275557"/>
    <w:rsid w:val="00283D11"/>
    <w:rsid w:val="00287963"/>
    <w:rsid w:val="002B3C8C"/>
    <w:rsid w:val="002C2244"/>
    <w:rsid w:val="002C32CF"/>
    <w:rsid w:val="002D6757"/>
    <w:rsid w:val="002E3615"/>
    <w:rsid w:val="002F380E"/>
    <w:rsid w:val="002F56A1"/>
    <w:rsid w:val="00305C06"/>
    <w:rsid w:val="0032142D"/>
    <w:rsid w:val="00327FCC"/>
    <w:rsid w:val="00341668"/>
    <w:rsid w:val="00352770"/>
    <w:rsid w:val="003613BC"/>
    <w:rsid w:val="00390F7D"/>
    <w:rsid w:val="003955AE"/>
    <w:rsid w:val="003A37E9"/>
    <w:rsid w:val="003B6850"/>
    <w:rsid w:val="003C4AD2"/>
    <w:rsid w:val="003D596D"/>
    <w:rsid w:val="003E2ED3"/>
    <w:rsid w:val="003E3101"/>
    <w:rsid w:val="003F26F5"/>
    <w:rsid w:val="003F4581"/>
    <w:rsid w:val="004151B6"/>
    <w:rsid w:val="00421E30"/>
    <w:rsid w:val="00424E1B"/>
    <w:rsid w:val="00424E6E"/>
    <w:rsid w:val="00436F5E"/>
    <w:rsid w:val="00457524"/>
    <w:rsid w:val="00491E88"/>
    <w:rsid w:val="00495FDB"/>
    <w:rsid w:val="004B4B0B"/>
    <w:rsid w:val="004E7BE6"/>
    <w:rsid w:val="005004EB"/>
    <w:rsid w:val="00501C87"/>
    <w:rsid w:val="0055353B"/>
    <w:rsid w:val="00566A0C"/>
    <w:rsid w:val="00566C31"/>
    <w:rsid w:val="00597897"/>
    <w:rsid w:val="005C1961"/>
    <w:rsid w:val="005D29BC"/>
    <w:rsid w:val="005D7F83"/>
    <w:rsid w:val="005E1DBD"/>
    <w:rsid w:val="00611E70"/>
    <w:rsid w:val="0061201D"/>
    <w:rsid w:val="00627277"/>
    <w:rsid w:val="00645C43"/>
    <w:rsid w:val="0065182E"/>
    <w:rsid w:val="0065611A"/>
    <w:rsid w:val="00656AE9"/>
    <w:rsid w:val="00665033"/>
    <w:rsid w:val="0067500A"/>
    <w:rsid w:val="00686236"/>
    <w:rsid w:val="00693168"/>
    <w:rsid w:val="006A4301"/>
    <w:rsid w:val="006B11B1"/>
    <w:rsid w:val="006B21FE"/>
    <w:rsid w:val="006C2969"/>
    <w:rsid w:val="006C39CD"/>
    <w:rsid w:val="006E5B8A"/>
    <w:rsid w:val="006F21F3"/>
    <w:rsid w:val="00701108"/>
    <w:rsid w:val="0070335C"/>
    <w:rsid w:val="00706777"/>
    <w:rsid w:val="00732172"/>
    <w:rsid w:val="0074283A"/>
    <w:rsid w:val="00762DEA"/>
    <w:rsid w:val="00763A61"/>
    <w:rsid w:val="00774FD0"/>
    <w:rsid w:val="007B047C"/>
    <w:rsid w:val="007B53A6"/>
    <w:rsid w:val="007C0994"/>
    <w:rsid w:val="007C1660"/>
    <w:rsid w:val="007E2406"/>
    <w:rsid w:val="007E5D14"/>
    <w:rsid w:val="008152E3"/>
    <w:rsid w:val="00817EE2"/>
    <w:rsid w:val="00833975"/>
    <w:rsid w:val="00844A2B"/>
    <w:rsid w:val="00860976"/>
    <w:rsid w:val="00864AC4"/>
    <w:rsid w:val="00883855"/>
    <w:rsid w:val="0088774A"/>
    <w:rsid w:val="0089123E"/>
    <w:rsid w:val="008C423B"/>
    <w:rsid w:val="008C6813"/>
    <w:rsid w:val="008E440A"/>
    <w:rsid w:val="00911643"/>
    <w:rsid w:val="00916735"/>
    <w:rsid w:val="00962075"/>
    <w:rsid w:val="00984D49"/>
    <w:rsid w:val="009B2ED9"/>
    <w:rsid w:val="009B7CAB"/>
    <w:rsid w:val="009C3ED4"/>
    <w:rsid w:val="009C7A6E"/>
    <w:rsid w:val="009F1BAC"/>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32D06"/>
    <w:rsid w:val="00C41A39"/>
    <w:rsid w:val="00C55DA2"/>
    <w:rsid w:val="00CC11DC"/>
    <w:rsid w:val="00D51E12"/>
    <w:rsid w:val="00D55E9F"/>
    <w:rsid w:val="00D80D85"/>
    <w:rsid w:val="00D9513C"/>
    <w:rsid w:val="00DE1CF9"/>
    <w:rsid w:val="00DE2E0E"/>
    <w:rsid w:val="00DE3577"/>
    <w:rsid w:val="00E1101B"/>
    <w:rsid w:val="00E211B8"/>
    <w:rsid w:val="00E21864"/>
    <w:rsid w:val="00E34007"/>
    <w:rsid w:val="00E455B5"/>
    <w:rsid w:val="00E76257"/>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61AD"/>
    <w:rsid w:val="00FE35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A74B04"/>
    <w:pPr>
      <w:spacing w:after="120"/>
      <w:ind w:firstLine="426"/>
      <w:outlineLvl w:val="1"/>
    </w:pPr>
    <w:rPr>
      <w:b/>
      <w:bCs/>
      <w:color w:val="C00000"/>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A74B04"/>
    <w:rPr>
      <w:b/>
      <w:bCs/>
      <w:color w:val="C00000"/>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 w:type="character" w:styleId="EndnoteReference">
    <w:name w:val="endnote reference"/>
    <w:basedOn w:val="DefaultParagraphFont"/>
    <w:uiPriority w:val="99"/>
    <w:semiHidden/>
    <w:unhideWhenUsed/>
    <w:rsid w:val="004B4B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3.xml"/><Relationship Id="rId23" Type="http://schemas.openxmlformats.org/officeDocument/2006/relationships/fontTable" Target="fontTable.xml"/><Relationship Id="rId24" Type="http://schemas.microsoft.com/office/2011/relationships/people" Target="peop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0.png"/><Relationship Id="rId4" Type="http://schemas.openxmlformats.org/officeDocument/2006/relationships/image" Target="media/image60.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67A66971-3CE0-AF45-99BB-AEB82004FA28}" type="presOf" srcId="{3CFA2364-BAA2-4A32-8FD7-78972CB2C33E}" destId="{E56FC0AB-5809-4BE3-97EA-10255B30933D}"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58D53D6D-B7E2-410C-923F-A2AA17EBEFBA}" srcId="{294ECB6F-4537-430C-946E-E82F89FFE310}" destId="{770FE518-EC3E-48CE-A18F-5B658AD3A6D8}" srcOrd="3" destOrd="0" parTransId="{3CFA2364-BAA2-4A32-8FD7-78972CB2C33E}" sibTransId="{886583E2-89FA-417C-8F09-8FF7A602E020}"/>
    <dgm:cxn modelId="{6FAA35ED-A4E3-804B-8765-02E30E42AD41}" type="presOf" srcId="{87175413-2F10-436B-924F-54B8947A95E6}" destId="{F66F2E4B-A734-41BF-9765-FD92D2A3C77C}" srcOrd="0" destOrd="0" presId="urn:microsoft.com/office/officeart/2005/8/layout/radial4"/>
    <dgm:cxn modelId="{485B4BF4-7D00-6546-AABB-CA0FE879F1C3}" type="presOf" srcId="{83E7E209-195F-440B-8A43-6CB29C3D4345}" destId="{26307783-568D-4E6A-B0B6-71A5842AA28B}" srcOrd="0" destOrd="0" presId="urn:microsoft.com/office/officeart/2005/8/layout/radial4"/>
    <dgm:cxn modelId="{353735EE-1A0E-4C65-BBF4-B6F2D1FEFB12}" srcId="{294ECB6F-4537-430C-946E-E82F89FFE310}" destId="{422FCC72-BD7A-45C7-80EB-3EEDB24E3C90}" srcOrd="2" destOrd="0" parTransId="{83E7E209-195F-440B-8A43-6CB29C3D4345}" sibTransId="{CCFB0135-309E-49B3-B9DB-A93F6D4DA5C7}"/>
    <dgm:cxn modelId="{E99D7B7B-BA86-6446-8506-0F437BF56545}" type="presOf" srcId="{294ECB6F-4537-430C-946E-E82F89FFE310}" destId="{C9EFE481-A395-4EE5-B216-145210E79855}" srcOrd="0" destOrd="0" presId="urn:microsoft.com/office/officeart/2005/8/layout/radial4"/>
    <dgm:cxn modelId="{67462EB4-054C-8748-BDF8-03EAA8C1E752}" type="presOf" srcId="{9026AF99-4ECE-4760-9855-3D0FFBCDE831}" destId="{73F4C41C-81E7-4979-B21C-2BBDA19C9D9E}"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7333FC22-DCF4-FF49-9967-1C6CF66ECF01}" type="presOf" srcId="{C0F608F2-88E2-47C9-B05C-C8EB6758863D}" destId="{8B6A3FBA-FE16-47C8-BD4B-D11F1A5DAAD0}" srcOrd="0" destOrd="0" presId="urn:microsoft.com/office/officeart/2005/8/layout/radial4"/>
    <dgm:cxn modelId="{8A95C4EA-2DBA-2F4A-B552-2582B2CFEAF6}" type="presOf" srcId="{770FE518-EC3E-48CE-A18F-5B658AD3A6D8}" destId="{C2FA2FE7-FB29-4157-BE9D-29859ED32588}" srcOrd="0" destOrd="0" presId="urn:microsoft.com/office/officeart/2005/8/layout/radial4"/>
    <dgm:cxn modelId="{3E8AEB89-8B75-4F42-A687-6F99FE102F50}" type="presOf" srcId="{30C3FD64-7D4E-4EBB-85D3-3232F3F1877B}" destId="{33798C96-BBC9-406C-93A5-8BB1B68A8883}" srcOrd="0" destOrd="0" presId="urn:microsoft.com/office/officeart/2005/8/layout/radial4"/>
    <dgm:cxn modelId="{28F0E7C1-38AB-7C40-B7CB-88D0D5CEE97A}" type="presOf" srcId="{8AD4BBC8-1567-42C3-B611-07633ECCAAF5}" destId="{AD0F818F-5B7A-433F-9084-3BDDA8587FDF}" srcOrd="0" destOrd="0" presId="urn:microsoft.com/office/officeart/2005/8/layout/radial4"/>
    <dgm:cxn modelId="{07B7756B-7BD7-4F48-851F-A26C6311EE0A}" type="presOf" srcId="{422FCC72-BD7A-45C7-80EB-3EEDB24E3C90}" destId="{157571CB-CAC5-48D6-B48A-52DF09C34DB3}" srcOrd="0" destOrd="0" presId="urn:microsoft.com/office/officeart/2005/8/layout/radial4"/>
    <dgm:cxn modelId="{48EFFAF6-6E93-432B-B178-019F1DE34B2F}" srcId="{294ECB6F-4537-430C-946E-E82F89FFE310}" destId="{87175413-2F10-436B-924F-54B8947A95E6}" srcOrd="1" destOrd="0" parTransId="{30C3FD64-7D4E-4EBB-85D3-3232F3F1877B}" sibTransId="{C69C3C02-7964-4DA2-A669-0A3573FBA792}"/>
    <dgm:cxn modelId="{3B7831E3-3898-9046-A551-BE73CC638B05}" type="presParOf" srcId="{73F4C41C-81E7-4979-B21C-2BBDA19C9D9E}" destId="{C9EFE481-A395-4EE5-B216-145210E79855}" srcOrd="0" destOrd="0" presId="urn:microsoft.com/office/officeart/2005/8/layout/radial4"/>
    <dgm:cxn modelId="{49B2122A-387E-D749-BB29-6D2C7E753B11}" type="presParOf" srcId="{73F4C41C-81E7-4979-B21C-2BBDA19C9D9E}" destId="{8B6A3FBA-FE16-47C8-BD4B-D11F1A5DAAD0}" srcOrd="1" destOrd="0" presId="urn:microsoft.com/office/officeart/2005/8/layout/radial4"/>
    <dgm:cxn modelId="{48F6CDC2-6604-2F41-9F7C-873A7248E691}" type="presParOf" srcId="{73F4C41C-81E7-4979-B21C-2BBDA19C9D9E}" destId="{AD0F818F-5B7A-433F-9084-3BDDA8587FDF}" srcOrd="2" destOrd="0" presId="urn:microsoft.com/office/officeart/2005/8/layout/radial4"/>
    <dgm:cxn modelId="{32172FA1-1956-524C-8E1C-AADBD85D21FF}" type="presParOf" srcId="{73F4C41C-81E7-4979-B21C-2BBDA19C9D9E}" destId="{33798C96-BBC9-406C-93A5-8BB1B68A8883}" srcOrd="3" destOrd="0" presId="urn:microsoft.com/office/officeart/2005/8/layout/radial4"/>
    <dgm:cxn modelId="{1DD51F53-C882-8A45-81E4-89B112D9DA39}" type="presParOf" srcId="{73F4C41C-81E7-4979-B21C-2BBDA19C9D9E}" destId="{F66F2E4B-A734-41BF-9765-FD92D2A3C77C}" srcOrd="4" destOrd="0" presId="urn:microsoft.com/office/officeart/2005/8/layout/radial4"/>
    <dgm:cxn modelId="{C5AFDB02-988A-5241-AF91-7618DB6F4F85}" type="presParOf" srcId="{73F4C41C-81E7-4979-B21C-2BBDA19C9D9E}" destId="{26307783-568D-4E6A-B0B6-71A5842AA28B}" srcOrd="5" destOrd="0" presId="urn:microsoft.com/office/officeart/2005/8/layout/radial4"/>
    <dgm:cxn modelId="{70BC5897-824E-D640-8D2A-C140C89C2933}" type="presParOf" srcId="{73F4C41C-81E7-4979-B21C-2BBDA19C9D9E}" destId="{157571CB-CAC5-48D6-B48A-52DF09C34DB3}" srcOrd="6" destOrd="0" presId="urn:microsoft.com/office/officeart/2005/8/layout/radial4"/>
    <dgm:cxn modelId="{18E96CFA-9125-E945-A7C4-3DA344EE992A}" type="presParOf" srcId="{73F4C41C-81E7-4979-B21C-2BBDA19C9D9E}" destId="{E56FC0AB-5809-4BE3-97EA-10255B30933D}" srcOrd="7" destOrd="0" presId="urn:microsoft.com/office/officeart/2005/8/layout/radial4"/>
    <dgm:cxn modelId="{590F958D-30DB-B848-9F65-05E5F6AD9239}"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4905AE-FC02-9047-9AC6-904DD9F9A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118</TotalTime>
  <Pages>20</Pages>
  <Words>6600</Words>
  <Characters>37620</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8</cp:revision>
  <cp:lastPrinted>2017-07-25T09:19:00Z</cp:lastPrinted>
  <dcterms:created xsi:type="dcterms:W3CDTF">2017-08-01T13:39:00Z</dcterms:created>
  <dcterms:modified xsi:type="dcterms:W3CDTF">2017-08-04T12:36:00Z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