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bookmarkStart w:id="0" w:name="_GoBack"/>
      <w:bookmarkEnd w:id="0"/>
    </w:p>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eastAsia="en-GB"/>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2A9629A3" w:rsidR="000651CF" w:rsidRDefault="00DE3577" w:rsidP="00762DEA">
      <w:pPr>
        <w:jc w:val="center"/>
      </w:pPr>
      <w:r>
        <w:t xml:space="preserve">Update Version: </w:t>
      </w:r>
      <w:r w:rsidR="008D029D">
        <w:t>August 16</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0"/>
          <w:footerReference w:type="defaul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3338CDC4" w14:textId="77777777" w:rsidR="0079496A" w:rsidRDefault="006C39CD">
          <w:pPr>
            <w:pStyle w:val="TOC1"/>
            <w:rPr>
              <w:ins w:id="1" w:author="Parks, Robbie M" w:date="2017-08-16T12:05:00Z"/>
              <w:noProof/>
              <w:sz w:val="24"/>
              <w:szCs w:val="24"/>
              <w:lang w:eastAsia="en-GB"/>
            </w:rPr>
          </w:pPr>
          <w:r>
            <w:fldChar w:fldCharType="begin"/>
          </w:r>
          <w:r>
            <w:instrText xml:space="preserve"> TOC \o "1-3" \h \z \u </w:instrText>
          </w:r>
          <w:r>
            <w:fldChar w:fldCharType="separate"/>
          </w:r>
          <w:ins w:id="2" w:author="Parks, Robbie M" w:date="2017-08-16T12:05:00Z">
            <w:r w:rsidR="0079496A" w:rsidRPr="00E44A2A">
              <w:rPr>
                <w:rStyle w:val="Hyperlink"/>
                <w:noProof/>
              </w:rPr>
              <w:fldChar w:fldCharType="begin"/>
            </w:r>
            <w:r w:rsidR="0079496A" w:rsidRPr="00E44A2A">
              <w:rPr>
                <w:rStyle w:val="Hyperlink"/>
                <w:noProof/>
              </w:rPr>
              <w:instrText xml:space="preserve"> </w:instrText>
            </w:r>
            <w:r w:rsidR="0079496A">
              <w:rPr>
                <w:noProof/>
              </w:rPr>
              <w:instrText>HYPERLINK \l "_Toc490648441"</w:instrText>
            </w:r>
            <w:r w:rsidR="0079496A" w:rsidRPr="00E44A2A">
              <w:rPr>
                <w:rStyle w:val="Hyperlink"/>
                <w:noProof/>
              </w:rPr>
              <w:instrText xml:space="preserve"> </w:instrText>
            </w:r>
            <w:r w:rsidR="0079496A" w:rsidRPr="00E44A2A">
              <w:rPr>
                <w:rStyle w:val="Hyperlink"/>
                <w:noProof/>
              </w:rPr>
              <w:fldChar w:fldCharType="separate"/>
            </w:r>
            <w:r w:rsidR="0079496A" w:rsidRPr="00E44A2A">
              <w:rPr>
                <w:rStyle w:val="Hyperlink"/>
                <w:b/>
                <w:bCs/>
                <w:noProof/>
              </w:rPr>
              <w:t>EXECUTIVE SUMMARY</w:t>
            </w:r>
            <w:r w:rsidR="0079496A">
              <w:rPr>
                <w:noProof/>
                <w:webHidden/>
              </w:rPr>
              <w:tab/>
            </w:r>
            <w:r w:rsidR="0079496A">
              <w:rPr>
                <w:noProof/>
                <w:webHidden/>
              </w:rPr>
              <w:fldChar w:fldCharType="begin"/>
            </w:r>
            <w:r w:rsidR="0079496A">
              <w:rPr>
                <w:noProof/>
                <w:webHidden/>
              </w:rPr>
              <w:instrText xml:space="preserve"> PAGEREF _Toc490648441 \h </w:instrText>
            </w:r>
          </w:ins>
          <w:r w:rsidR="0079496A">
            <w:rPr>
              <w:noProof/>
              <w:webHidden/>
            </w:rPr>
          </w:r>
          <w:r w:rsidR="0079496A">
            <w:rPr>
              <w:noProof/>
              <w:webHidden/>
            </w:rPr>
            <w:fldChar w:fldCharType="separate"/>
          </w:r>
          <w:ins w:id="3" w:author="Parks, Robbie M" w:date="2017-08-16T12:05:00Z">
            <w:r w:rsidR="0079496A">
              <w:rPr>
                <w:noProof/>
                <w:webHidden/>
              </w:rPr>
              <w:t>1</w:t>
            </w:r>
            <w:r w:rsidR="0079496A">
              <w:rPr>
                <w:noProof/>
                <w:webHidden/>
              </w:rPr>
              <w:fldChar w:fldCharType="end"/>
            </w:r>
            <w:r w:rsidR="0079496A" w:rsidRPr="00E44A2A">
              <w:rPr>
                <w:rStyle w:val="Hyperlink"/>
                <w:noProof/>
              </w:rPr>
              <w:fldChar w:fldCharType="end"/>
            </w:r>
          </w:ins>
        </w:p>
        <w:p w14:paraId="253A9605" w14:textId="77777777" w:rsidR="0079496A" w:rsidRDefault="0079496A">
          <w:pPr>
            <w:pStyle w:val="TOC1"/>
            <w:rPr>
              <w:ins w:id="4" w:author="Parks, Robbie M" w:date="2017-08-16T12:05:00Z"/>
              <w:noProof/>
              <w:sz w:val="24"/>
              <w:szCs w:val="24"/>
              <w:lang w:eastAsia="en-GB"/>
            </w:rPr>
          </w:pPr>
          <w:ins w:id="5"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"_Toc490648442"</w:instrText>
            </w:r>
            <w:r w:rsidRPr="00E44A2A">
              <w:rPr>
                <w:rStyle w:val="Hyperlink"/>
                <w:noProof/>
              </w:rPr>
              <w:instrText xml:space="preserve"> </w:instrText>
            </w:r>
            <w:r w:rsidRPr="00E44A2A">
              <w:rPr>
                <w:rStyle w:val="Hyperlink"/>
                <w:noProof/>
              </w:rPr>
              <w:fldChar w:fldCharType="separate"/>
            </w:r>
            <w:r w:rsidRPr="00E44A2A">
              <w:rPr>
                <w:rStyle w:val="Hyperlink"/>
                <w:noProof/>
              </w:rPr>
              <w:t>I.</w:t>
            </w:r>
            <w:r>
              <w:rPr>
                <w:noProof/>
                <w:sz w:val="24"/>
                <w:szCs w:val="24"/>
                <w:lang w:eastAsia="en-GB"/>
              </w:rPr>
              <w:tab/>
            </w:r>
            <w:r w:rsidRPr="00E44A2A">
              <w:rPr>
                <w:rStyle w:val="Hyperlink"/>
                <w:noProof/>
              </w:rPr>
              <w:t>GHHIN Coordination</w:t>
            </w:r>
            <w:r>
              <w:rPr>
                <w:noProof/>
                <w:webHidden/>
              </w:rPr>
              <w:tab/>
            </w:r>
            <w:r>
              <w:rPr>
                <w:noProof/>
                <w:webHidden/>
              </w:rPr>
              <w:fldChar w:fldCharType="begin"/>
            </w:r>
            <w:r>
              <w:rPr>
                <w:noProof/>
                <w:webHidden/>
              </w:rPr>
              <w:instrText xml:space="preserve"> PAGEREF _Toc490648442 \h </w:instrText>
            </w:r>
          </w:ins>
          <w:r>
            <w:rPr>
              <w:noProof/>
              <w:webHidden/>
            </w:rPr>
          </w:r>
          <w:r>
            <w:rPr>
              <w:noProof/>
              <w:webHidden/>
            </w:rPr>
            <w:fldChar w:fldCharType="separate"/>
          </w:r>
          <w:ins w:id="6" w:author="Parks, Robbie M" w:date="2017-08-16T12:05:00Z">
            <w:r>
              <w:rPr>
                <w:noProof/>
                <w:webHidden/>
              </w:rPr>
              <w:t>2</w:t>
            </w:r>
            <w:r>
              <w:rPr>
                <w:noProof/>
                <w:webHidden/>
              </w:rPr>
              <w:fldChar w:fldCharType="end"/>
            </w:r>
            <w:r w:rsidRPr="00E44A2A">
              <w:rPr>
                <w:rStyle w:val="Hyperlink"/>
                <w:noProof/>
              </w:rPr>
              <w:fldChar w:fldCharType="end"/>
            </w:r>
          </w:ins>
        </w:p>
        <w:p w14:paraId="539A1209" w14:textId="77777777" w:rsidR="0079496A" w:rsidRDefault="0079496A">
          <w:pPr>
            <w:pStyle w:val="TOC2"/>
            <w:rPr>
              <w:ins w:id="7" w:author="Parks, Robbie M" w:date="2017-08-16T12:05:00Z"/>
              <w:noProof/>
              <w:sz w:val="24"/>
              <w:szCs w:val="24"/>
              <w:lang w:eastAsia="en-GB"/>
            </w:rPr>
          </w:pPr>
          <w:ins w:id="8"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"_Toc490648443"</w:instrText>
            </w:r>
            <w:r w:rsidRPr="00E44A2A">
              <w:rPr>
                <w:rStyle w:val="Hyperlink"/>
                <w:noProof/>
              </w:rPr>
              <w:instrText xml:space="preserve"> </w:instrText>
            </w:r>
            <w:r w:rsidRPr="00E44A2A">
              <w:rPr>
                <w:rStyle w:val="Hyperlink"/>
                <w:noProof/>
              </w:rPr>
              <w:fldChar w:fldCharType="separate"/>
            </w:r>
            <w:r w:rsidRPr="00E44A2A">
              <w:rPr>
                <w:rStyle w:val="Hyperlink"/>
                <w:rFonts w:ascii="Calibri Light" w:hAnsi="Calibri Light"/>
                <w:noProof/>
              </w:rPr>
              <w:t>Coordination Functions</w:t>
            </w:r>
            <w:r>
              <w:rPr>
                <w:noProof/>
                <w:webHidden/>
              </w:rPr>
              <w:tab/>
            </w:r>
            <w:r>
              <w:rPr>
                <w:noProof/>
                <w:webHidden/>
              </w:rPr>
              <w:fldChar w:fldCharType="begin"/>
            </w:r>
            <w:r>
              <w:rPr>
                <w:noProof/>
                <w:webHidden/>
              </w:rPr>
              <w:instrText xml:space="preserve"> PAGEREF _Toc490648443 \h </w:instrText>
            </w:r>
          </w:ins>
          <w:r>
            <w:rPr>
              <w:noProof/>
              <w:webHidden/>
            </w:rPr>
          </w:r>
          <w:r>
            <w:rPr>
              <w:noProof/>
              <w:webHidden/>
            </w:rPr>
            <w:fldChar w:fldCharType="separate"/>
          </w:r>
          <w:ins w:id="9" w:author="Parks, Robbie M" w:date="2017-08-16T12:05:00Z">
            <w:r>
              <w:rPr>
                <w:noProof/>
                <w:webHidden/>
              </w:rPr>
              <w:t>2</w:t>
            </w:r>
            <w:r>
              <w:rPr>
                <w:noProof/>
                <w:webHidden/>
              </w:rPr>
              <w:fldChar w:fldCharType="end"/>
            </w:r>
            <w:r w:rsidRPr="00E44A2A">
              <w:rPr>
                <w:rStyle w:val="Hyperlink"/>
                <w:noProof/>
              </w:rPr>
              <w:fldChar w:fldCharType="end"/>
            </w:r>
          </w:ins>
        </w:p>
        <w:p w14:paraId="58B2C367" w14:textId="77777777" w:rsidR="0079496A" w:rsidRDefault="0079496A">
          <w:pPr>
            <w:pStyle w:val="TOC2"/>
            <w:rPr>
              <w:ins w:id="10" w:author="Parks, Robbie M" w:date="2017-08-16T12:05:00Z"/>
              <w:noProof/>
              <w:sz w:val="24"/>
              <w:szCs w:val="24"/>
              <w:lang w:eastAsia="en-GB"/>
            </w:rPr>
          </w:pPr>
          <w:ins w:id="11"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"_Toc490648444"</w:instrText>
            </w:r>
            <w:r w:rsidRPr="00E44A2A">
              <w:rPr>
                <w:rStyle w:val="Hyperlink"/>
                <w:noProof/>
              </w:rPr>
              <w:instrText xml:space="preserve"> </w:instrText>
            </w:r>
            <w:r w:rsidRPr="00E44A2A">
              <w:rPr>
                <w:rStyle w:val="Hyperlink"/>
                <w:noProof/>
              </w:rPr>
              <w:fldChar w:fldCharType="separate"/>
            </w:r>
            <w:r w:rsidRPr="00E44A2A">
              <w:rPr>
                <w:rStyle w:val="Hyperlink"/>
                <w:rFonts w:ascii="Calibri Light" w:hAnsi="Calibri Light"/>
                <w:noProof/>
              </w:rPr>
              <w:t>Expected Outputs in 2017/2018</w:t>
            </w:r>
            <w:r>
              <w:rPr>
                <w:noProof/>
                <w:webHidden/>
              </w:rPr>
              <w:tab/>
            </w:r>
            <w:r>
              <w:rPr>
                <w:noProof/>
                <w:webHidden/>
              </w:rPr>
              <w:fldChar w:fldCharType="begin"/>
            </w:r>
            <w:r>
              <w:rPr>
                <w:noProof/>
                <w:webHidden/>
              </w:rPr>
              <w:instrText xml:space="preserve"> PAGEREF _Toc490648444 \h </w:instrText>
            </w:r>
          </w:ins>
          <w:r>
            <w:rPr>
              <w:noProof/>
              <w:webHidden/>
            </w:rPr>
          </w:r>
          <w:r>
            <w:rPr>
              <w:noProof/>
              <w:webHidden/>
            </w:rPr>
            <w:fldChar w:fldCharType="separate"/>
          </w:r>
          <w:ins w:id="12" w:author="Parks, Robbie M" w:date="2017-08-16T12:05:00Z">
            <w:r>
              <w:rPr>
                <w:noProof/>
                <w:webHidden/>
              </w:rPr>
              <w:t>2</w:t>
            </w:r>
            <w:r>
              <w:rPr>
                <w:noProof/>
                <w:webHidden/>
              </w:rPr>
              <w:fldChar w:fldCharType="end"/>
            </w:r>
            <w:r w:rsidRPr="00E44A2A">
              <w:rPr>
                <w:rStyle w:val="Hyperlink"/>
                <w:noProof/>
              </w:rPr>
              <w:fldChar w:fldCharType="end"/>
            </w:r>
          </w:ins>
        </w:p>
        <w:p w14:paraId="5CFF21FB" w14:textId="77777777" w:rsidR="0079496A" w:rsidRDefault="0079496A">
          <w:pPr>
            <w:pStyle w:val="TOC1"/>
            <w:rPr>
              <w:ins w:id="13" w:author="Parks, Robbie M" w:date="2017-08-16T12:05:00Z"/>
              <w:noProof/>
              <w:sz w:val="24"/>
              <w:szCs w:val="24"/>
              <w:lang w:eastAsia="en-GB"/>
            </w:rPr>
          </w:pPr>
          <w:ins w:id="14"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"_Toc490648445"</w:instrText>
            </w:r>
            <w:r w:rsidRPr="00E44A2A">
              <w:rPr>
                <w:rStyle w:val="Hyperlink"/>
                <w:noProof/>
              </w:rPr>
              <w:instrText xml:space="preserve"> </w:instrText>
            </w:r>
            <w:r w:rsidRPr="00E44A2A">
              <w:rPr>
                <w:rStyle w:val="Hyperlink"/>
                <w:noProof/>
              </w:rPr>
              <w:fldChar w:fldCharType="separate"/>
            </w:r>
            <w:r w:rsidRPr="00E44A2A">
              <w:rPr>
                <w:rStyle w:val="Hyperlink"/>
                <w:noProof/>
              </w:rPr>
              <w:t>II.</w:t>
            </w:r>
            <w:r>
              <w:rPr>
                <w:noProof/>
                <w:sz w:val="24"/>
                <w:szCs w:val="24"/>
                <w:lang w:eastAsia="en-GB"/>
              </w:rPr>
              <w:tab/>
            </w:r>
            <w:r w:rsidRPr="00E44A2A">
              <w:rPr>
                <w:rStyle w:val="Hyperlink"/>
                <w:noProof/>
              </w:rPr>
              <w:t>Formalize the GHHIN Advisory Committee</w:t>
            </w:r>
            <w:r>
              <w:rPr>
                <w:noProof/>
                <w:webHidden/>
              </w:rPr>
              <w:tab/>
            </w:r>
            <w:r>
              <w:rPr>
                <w:noProof/>
                <w:webHidden/>
              </w:rPr>
              <w:fldChar w:fldCharType="begin"/>
            </w:r>
            <w:r>
              <w:rPr>
                <w:noProof/>
                <w:webHidden/>
              </w:rPr>
              <w:instrText xml:space="preserve"> PAGEREF _Toc490648445 \h </w:instrText>
            </w:r>
          </w:ins>
          <w:r>
            <w:rPr>
              <w:noProof/>
              <w:webHidden/>
            </w:rPr>
          </w:r>
          <w:r>
            <w:rPr>
              <w:noProof/>
              <w:webHidden/>
            </w:rPr>
            <w:fldChar w:fldCharType="separate"/>
          </w:r>
          <w:ins w:id="15" w:author="Parks, Robbie M" w:date="2017-08-16T12:05:00Z">
            <w:r>
              <w:rPr>
                <w:noProof/>
                <w:webHidden/>
              </w:rPr>
              <w:t>3</w:t>
            </w:r>
            <w:r>
              <w:rPr>
                <w:noProof/>
                <w:webHidden/>
              </w:rPr>
              <w:fldChar w:fldCharType="end"/>
            </w:r>
            <w:r w:rsidRPr="00E44A2A">
              <w:rPr>
                <w:rStyle w:val="Hyperlink"/>
                <w:noProof/>
              </w:rPr>
              <w:fldChar w:fldCharType="end"/>
            </w:r>
          </w:ins>
        </w:p>
        <w:p w14:paraId="42C772AD" w14:textId="77777777" w:rsidR="0079496A" w:rsidRDefault="0079496A">
          <w:pPr>
            <w:pStyle w:val="TOC1"/>
            <w:rPr>
              <w:ins w:id="16" w:author="Parks, Robbie M" w:date="2017-08-16T12:05:00Z"/>
              <w:noProof/>
              <w:sz w:val="24"/>
              <w:szCs w:val="24"/>
              <w:lang w:eastAsia="en-GB"/>
            </w:rPr>
          </w:pPr>
          <w:ins w:id="17"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"_Toc490648447"</w:instrText>
            </w:r>
            <w:r w:rsidRPr="00E44A2A">
              <w:rPr>
                <w:rStyle w:val="Hyperlink"/>
                <w:noProof/>
              </w:rPr>
              <w:instrText xml:space="preserve"> </w:instrText>
            </w:r>
            <w:r w:rsidRPr="00E44A2A">
              <w:rPr>
                <w:rStyle w:val="Hyperlink"/>
                <w:noProof/>
              </w:rPr>
              <w:fldChar w:fldCharType="separate"/>
            </w:r>
            <w:r w:rsidRPr="00E44A2A">
              <w:rPr>
                <w:rStyle w:val="Hyperlink"/>
                <w:noProof/>
              </w:rPr>
              <w:t>III.</w:t>
            </w:r>
            <w:r>
              <w:rPr>
                <w:noProof/>
                <w:sz w:val="24"/>
                <w:szCs w:val="24"/>
                <w:lang w:eastAsia="en-GB"/>
              </w:rPr>
              <w:tab/>
            </w:r>
            <w:r w:rsidRPr="00E44A2A">
              <w:rPr>
                <w:rStyle w:val="Hyperlink"/>
                <w:noProof/>
              </w:rPr>
              <w:t>Global Heat and Human Health Synthesis Report</w:t>
            </w:r>
            <w:r>
              <w:rPr>
                <w:noProof/>
                <w:webHidden/>
              </w:rPr>
              <w:tab/>
            </w:r>
            <w:r>
              <w:rPr>
                <w:noProof/>
                <w:webHidden/>
              </w:rPr>
              <w:fldChar w:fldCharType="begin"/>
            </w:r>
            <w:r>
              <w:rPr>
                <w:noProof/>
                <w:webHidden/>
              </w:rPr>
              <w:instrText xml:space="preserve"> PAGEREF _Toc490648447 \h </w:instrText>
            </w:r>
          </w:ins>
          <w:r>
            <w:rPr>
              <w:noProof/>
              <w:webHidden/>
            </w:rPr>
          </w:r>
          <w:r>
            <w:rPr>
              <w:noProof/>
              <w:webHidden/>
            </w:rPr>
            <w:fldChar w:fldCharType="separate"/>
          </w:r>
          <w:ins w:id="18" w:author="Parks, Robbie M" w:date="2017-08-16T12:05:00Z">
            <w:r>
              <w:rPr>
                <w:noProof/>
                <w:webHidden/>
              </w:rPr>
              <w:t>5</w:t>
            </w:r>
            <w:r>
              <w:rPr>
                <w:noProof/>
                <w:webHidden/>
              </w:rPr>
              <w:fldChar w:fldCharType="end"/>
            </w:r>
            <w:r w:rsidRPr="00E44A2A">
              <w:rPr>
                <w:rStyle w:val="Hyperlink"/>
                <w:noProof/>
              </w:rPr>
              <w:fldChar w:fldCharType="end"/>
            </w:r>
          </w:ins>
        </w:p>
        <w:p w14:paraId="78871E2D" w14:textId="77777777" w:rsidR="0079496A" w:rsidRDefault="0079496A">
          <w:pPr>
            <w:pStyle w:val="TOC1"/>
            <w:rPr>
              <w:ins w:id="19" w:author="Parks, Robbie M" w:date="2017-08-16T12:05:00Z"/>
              <w:noProof/>
              <w:sz w:val="24"/>
              <w:szCs w:val="24"/>
              <w:lang w:eastAsia="en-GB"/>
            </w:rPr>
          </w:pPr>
          <w:ins w:id="20"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"_Toc490648448"</w:instrText>
            </w:r>
            <w:r w:rsidRPr="00E44A2A">
              <w:rPr>
                <w:rStyle w:val="Hyperlink"/>
                <w:noProof/>
              </w:rPr>
              <w:instrText xml:space="preserve"> </w:instrText>
            </w:r>
            <w:r w:rsidRPr="00E44A2A">
              <w:rPr>
                <w:rStyle w:val="Hyperlink"/>
                <w:noProof/>
              </w:rPr>
              <w:fldChar w:fldCharType="separate"/>
            </w:r>
            <w:r w:rsidRPr="00E44A2A">
              <w:rPr>
                <w:rStyle w:val="Hyperlink"/>
                <w:noProof/>
              </w:rPr>
              <w:t>IV.</w:t>
            </w:r>
            <w:r>
              <w:rPr>
                <w:noProof/>
                <w:sz w:val="24"/>
                <w:szCs w:val="24"/>
                <w:lang w:eastAsia="en-GB"/>
              </w:rPr>
              <w:tab/>
            </w:r>
            <w:r w:rsidRPr="00E44A2A">
              <w:rPr>
                <w:rStyle w:val="Hyperlink"/>
                <w:noProof/>
              </w:rPr>
              <w:t>Comparative Heat-Health System Stocktaking Report</w:t>
            </w:r>
            <w:r>
              <w:rPr>
                <w:noProof/>
                <w:webHidden/>
              </w:rPr>
              <w:tab/>
            </w:r>
            <w:r>
              <w:rPr>
                <w:noProof/>
                <w:webHidden/>
              </w:rPr>
              <w:fldChar w:fldCharType="begin"/>
            </w:r>
            <w:r>
              <w:rPr>
                <w:noProof/>
                <w:webHidden/>
              </w:rPr>
              <w:instrText xml:space="preserve"> PAGEREF _Toc490648448 \h </w:instrText>
            </w:r>
          </w:ins>
          <w:r>
            <w:rPr>
              <w:noProof/>
              <w:webHidden/>
            </w:rPr>
          </w:r>
          <w:r>
            <w:rPr>
              <w:noProof/>
              <w:webHidden/>
            </w:rPr>
            <w:fldChar w:fldCharType="separate"/>
          </w:r>
          <w:ins w:id="21" w:author="Parks, Robbie M" w:date="2017-08-16T12:05:00Z">
            <w:r>
              <w:rPr>
                <w:noProof/>
                <w:webHidden/>
              </w:rPr>
              <w:t>11</w:t>
            </w:r>
            <w:r>
              <w:rPr>
                <w:noProof/>
                <w:webHidden/>
              </w:rPr>
              <w:fldChar w:fldCharType="end"/>
            </w:r>
            <w:r w:rsidRPr="00E44A2A">
              <w:rPr>
                <w:rStyle w:val="Hyperlink"/>
                <w:noProof/>
              </w:rPr>
              <w:fldChar w:fldCharType="end"/>
            </w:r>
          </w:ins>
        </w:p>
        <w:p w14:paraId="729DA18D" w14:textId="77777777" w:rsidR="0079496A" w:rsidRDefault="0079496A">
          <w:pPr>
            <w:pStyle w:val="TOC1"/>
            <w:rPr>
              <w:ins w:id="22" w:author="Parks, Robbie M" w:date="2017-08-16T12:05:00Z"/>
              <w:noProof/>
              <w:sz w:val="24"/>
              <w:szCs w:val="24"/>
              <w:lang w:eastAsia="en-GB"/>
            </w:rPr>
          </w:pPr>
          <w:ins w:id="23"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"_Toc490648449"</w:instrText>
            </w:r>
            <w:r w:rsidRPr="00E44A2A">
              <w:rPr>
                <w:rStyle w:val="Hyperlink"/>
                <w:noProof/>
              </w:rPr>
              <w:instrText xml:space="preserve"> </w:instrText>
            </w:r>
            <w:r w:rsidRPr="00E44A2A">
              <w:rPr>
                <w:rStyle w:val="Hyperlink"/>
                <w:noProof/>
              </w:rPr>
              <w:fldChar w:fldCharType="separate"/>
            </w:r>
            <w:r w:rsidRPr="00E44A2A">
              <w:rPr>
                <w:rStyle w:val="Hyperlink"/>
                <w:noProof/>
              </w:rPr>
              <w:t>V.</w:t>
            </w:r>
            <w:r>
              <w:rPr>
                <w:noProof/>
                <w:sz w:val="24"/>
                <w:szCs w:val="24"/>
                <w:lang w:eastAsia="en-GB"/>
              </w:rPr>
              <w:tab/>
            </w:r>
            <w:r w:rsidRPr="00E44A2A">
              <w:rPr>
                <w:rStyle w:val="Hyperlink"/>
                <w:noProof/>
              </w:rPr>
              <w:t>Develop and Launch GHHIN Engagement Strategy</w:t>
            </w:r>
            <w:r>
              <w:rPr>
                <w:noProof/>
                <w:webHidden/>
              </w:rPr>
              <w:tab/>
            </w:r>
            <w:r>
              <w:rPr>
                <w:noProof/>
                <w:webHidden/>
              </w:rPr>
              <w:fldChar w:fldCharType="begin"/>
            </w:r>
            <w:r>
              <w:rPr>
                <w:noProof/>
                <w:webHidden/>
              </w:rPr>
              <w:instrText xml:space="preserve"> PAGEREF _Toc490648449 \h </w:instrText>
            </w:r>
          </w:ins>
          <w:r>
            <w:rPr>
              <w:noProof/>
              <w:webHidden/>
            </w:rPr>
          </w:r>
          <w:r>
            <w:rPr>
              <w:noProof/>
              <w:webHidden/>
            </w:rPr>
            <w:fldChar w:fldCharType="separate"/>
          </w:r>
          <w:ins w:id="24" w:author="Parks, Robbie M" w:date="2017-08-16T12:05:00Z">
            <w:r>
              <w:rPr>
                <w:noProof/>
                <w:webHidden/>
              </w:rPr>
              <w:t>13</w:t>
            </w:r>
            <w:r>
              <w:rPr>
                <w:noProof/>
                <w:webHidden/>
              </w:rPr>
              <w:fldChar w:fldCharType="end"/>
            </w:r>
            <w:r w:rsidRPr="00E44A2A">
              <w:rPr>
                <w:rStyle w:val="Hyperlink"/>
                <w:noProof/>
              </w:rPr>
              <w:fldChar w:fldCharType="end"/>
            </w:r>
          </w:ins>
        </w:p>
        <w:p w14:paraId="244B8C25" w14:textId="77777777" w:rsidR="0079496A" w:rsidRDefault="0079496A">
          <w:pPr>
            <w:pStyle w:val="TOC1"/>
            <w:rPr>
              <w:ins w:id="25" w:author="Parks, Robbie M" w:date="2017-08-16T12:05:00Z"/>
              <w:noProof/>
              <w:sz w:val="24"/>
              <w:szCs w:val="24"/>
              <w:lang w:eastAsia="en-GB"/>
            </w:rPr>
          </w:pPr>
          <w:ins w:id="26"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"_Toc490648450"</w:instrText>
            </w:r>
            <w:r w:rsidRPr="00E44A2A">
              <w:rPr>
                <w:rStyle w:val="Hyperlink"/>
                <w:noProof/>
              </w:rPr>
              <w:instrText xml:space="preserve"> </w:instrText>
            </w:r>
            <w:r w:rsidRPr="00E44A2A">
              <w:rPr>
                <w:rStyle w:val="Hyperlink"/>
                <w:noProof/>
              </w:rPr>
              <w:fldChar w:fldCharType="separate"/>
            </w:r>
            <w:r w:rsidRPr="00E44A2A">
              <w:rPr>
                <w:rStyle w:val="Hyperlink"/>
                <w:noProof/>
              </w:rPr>
              <w:t>VI.</w:t>
            </w:r>
            <w:r>
              <w:rPr>
                <w:noProof/>
                <w:sz w:val="24"/>
                <w:szCs w:val="24"/>
                <w:lang w:eastAsia="en-GB"/>
              </w:rPr>
              <w:tab/>
            </w:r>
            <w:r w:rsidRPr="00E44A2A">
              <w:rPr>
                <w:rStyle w:val="Hyperlink"/>
                <w:noProof/>
              </w:rPr>
              <w:t>Global Heat Health Forum 2017 or</w:t>
            </w:r>
            <w:r w:rsidRPr="00E44A2A">
              <w:rPr>
                <w:rStyle w:val="Hyperlink"/>
                <w:b/>
                <w:bCs/>
                <w:noProof/>
              </w:rPr>
              <w:t xml:space="preserve"> Hong Kong</w:t>
            </w:r>
            <w:r>
              <w:rPr>
                <w:noProof/>
                <w:webHidden/>
              </w:rPr>
              <w:tab/>
            </w:r>
            <w:r>
              <w:rPr>
                <w:noProof/>
                <w:webHidden/>
              </w:rPr>
              <w:fldChar w:fldCharType="begin"/>
            </w:r>
            <w:r>
              <w:rPr>
                <w:noProof/>
                <w:webHidden/>
              </w:rPr>
              <w:instrText xml:space="preserve"> PAGEREF _Toc490648450 \h </w:instrText>
            </w:r>
          </w:ins>
          <w:r>
            <w:rPr>
              <w:noProof/>
              <w:webHidden/>
            </w:rPr>
          </w:r>
          <w:r>
            <w:rPr>
              <w:noProof/>
              <w:webHidden/>
            </w:rPr>
            <w:fldChar w:fldCharType="separate"/>
          </w:r>
          <w:ins w:id="27" w:author="Parks, Robbie M" w:date="2017-08-16T12:05:00Z">
            <w:r>
              <w:rPr>
                <w:noProof/>
                <w:webHidden/>
              </w:rPr>
              <w:t>14</w:t>
            </w:r>
            <w:r>
              <w:rPr>
                <w:noProof/>
                <w:webHidden/>
              </w:rPr>
              <w:fldChar w:fldCharType="end"/>
            </w:r>
            <w:r w:rsidRPr="00E44A2A">
              <w:rPr>
                <w:rStyle w:val="Hyperlink"/>
                <w:noProof/>
              </w:rPr>
              <w:fldChar w:fldCharType="end"/>
            </w:r>
          </w:ins>
        </w:p>
        <w:p w14:paraId="014C2CE7" w14:textId="77777777" w:rsidR="0079496A" w:rsidRDefault="0079496A">
          <w:pPr>
            <w:pStyle w:val="TOC1"/>
            <w:rPr>
              <w:ins w:id="28" w:author="Parks, Robbie M" w:date="2017-08-16T12:05:00Z"/>
              <w:noProof/>
              <w:sz w:val="24"/>
              <w:szCs w:val="24"/>
              <w:lang w:eastAsia="en-GB"/>
            </w:rPr>
          </w:pPr>
          <w:ins w:id="29"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"_Toc490648451"</w:instrText>
            </w:r>
            <w:r w:rsidRPr="00E44A2A">
              <w:rPr>
                <w:rStyle w:val="Hyperlink"/>
                <w:noProof/>
              </w:rPr>
              <w:instrText xml:space="preserve"> </w:instrText>
            </w:r>
            <w:r w:rsidRPr="00E44A2A">
              <w:rPr>
                <w:rStyle w:val="Hyperlink"/>
                <w:noProof/>
              </w:rPr>
              <w:fldChar w:fldCharType="separate"/>
            </w:r>
            <w:r w:rsidRPr="00E44A2A">
              <w:rPr>
                <w:rStyle w:val="Hyperlink"/>
                <w:noProof/>
              </w:rPr>
              <w:t>VII.</w:t>
            </w:r>
            <w:r>
              <w:rPr>
                <w:noProof/>
                <w:sz w:val="24"/>
                <w:szCs w:val="24"/>
                <w:lang w:eastAsia="en-GB"/>
              </w:rPr>
              <w:tab/>
            </w:r>
            <w:r w:rsidRPr="00E44A2A">
              <w:rPr>
                <w:rStyle w:val="Hyperlink"/>
                <w:noProof/>
              </w:rPr>
              <w:t>Logistics and Planning</w:t>
            </w:r>
            <w:r>
              <w:rPr>
                <w:noProof/>
                <w:webHidden/>
              </w:rPr>
              <w:tab/>
            </w:r>
            <w:r>
              <w:rPr>
                <w:noProof/>
                <w:webHidden/>
              </w:rPr>
              <w:fldChar w:fldCharType="begin"/>
            </w:r>
            <w:r>
              <w:rPr>
                <w:noProof/>
                <w:webHidden/>
              </w:rPr>
              <w:instrText xml:space="preserve"> PAGEREF _Toc490648451 \h </w:instrText>
            </w:r>
          </w:ins>
          <w:r>
            <w:rPr>
              <w:noProof/>
              <w:webHidden/>
            </w:rPr>
          </w:r>
          <w:r>
            <w:rPr>
              <w:noProof/>
              <w:webHidden/>
            </w:rPr>
            <w:fldChar w:fldCharType="separate"/>
          </w:r>
          <w:ins w:id="30" w:author="Parks, Robbie M" w:date="2017-08-16T12:05:00Z">
            <w:r>
              <w:rPr>
                <w:noProof/>
                <w:webHidden/>
              </w:rPr>
              <w:t>15</w:t>
            </w:r>
            <w:r>
              <w:rPr>
                <w:noProof/>
                <w:webHidden/>
              </w:rPr>
              <w:fldChar w:fldCharType="end"/>
            </w:r>
            <w:r w:rsidRPr="00E44A2A">
              <w:rPr>
                <w:rStyle w:val="Hyperlink"/>
                <w:noProof/>
              </w:rPr>
              <w:fldChar w:fldCharType="end"/>
            </w:r>
          </w:ins>
        </w:p>
        <w:p w14:paraId="62635C01" w14:textId="77777777" w:rsidR="0079496A" w:rsidRDefault="0079496A">
          <w:pPr>
            <w:pStyle w:val="TOC1"/>
            <w:rPr>
              <w:ins w:id="31" w:author="Parks, Robbie M" w:date="2017-08-16T12:05:00Z"/>
              <w:noProof/>
              <w:sz w:val="24"/>
              <w:szCs w:val="24"/>
              <w:lang w:eastAsia="en-GB"/>
            </w:rPr>
          </w:pPr>
          <w:ins w:id="32"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"_Toc490648452"</w:instrText>
            </w:r>
            <w:r w:rsidRPr="00E44A2A">
              <w:rPr>
                <w:rStyle w:val="Hyperlink"/>
                <w:noProof/>
              </w:rPr>
              <w:instrText xml:space="preserve"> </w:instrText>
            </w:r>
            <w:r w:rsidRPr="00E44A2A">
              <w:rPr>
                <w:rStyle w:val="Hyperlink"/>
                <w:noProof/>
              </w:rPr>
              <w:fldChar w:fldCharType="separate"/>
            </w:r>
            <w:r w:rsidRPr="00E44A2A">
              <w:rPr>
                <w:rStyle w:val="Hyperlink"/>
                <w:noProof/>
              </w:rPr>
              <w:t>VIII.</w:t>
            </w:r>
            <w:r>
              <w:rPr>
                <w:noProof/>
                <w:sz w:val="24"/>
                <w:szCs w:val="24"/>
                <w:lang w:eastAsia="en-GB"/>
              </w:rPr>
              <w:tab/>
            </w:r>
            <w:r w:rsidRPr="00E44A2A">
              <w:rPr>
                <w:rStyle w:val="Hyperlink"/>
                <w:noProof/>
              </w:rPr>
              <w:t>Engagement Plan</w:t>
            </w:r>
            <w:r>
              <w:rPr>
                <w:noProof/>
                <w:webHidden/>
              </w:rPr>
              <w:tab/>
            </w:r>
            <w:r>
              <w:rPr>
                <w:noProof/>
                <w:webHidden/>
              </w:rPr>
              <w:fldChar w:fldCharType="begin"/>
            </w:r>
            <w:r>
              <w:rPr>
                <w:noProof/>
                <w:webHidden/>
              </w:rPr>
              <w:instrText xml:space="preserve"> PAGEREF _Toc490648452 \h </w:instrText>
            </w:r>
          </w:ins>
          <w:r>
            <w:rPr>
              <w:noProof/>
              <w:webHidden/>
            </w:rPr>
          </w:r>
          <w:r>
            <w:rPr>
              <w:noProof/>
              <w:webHidden/>
            </w:rPr>
            <w:fldChar w:fldCharType="separate"/>
          </w:r>
          <w:ins w:id="33" w:author="Parks, Robbie M" w:date="2017-08-16T12:05:00Z">
            <w:r>
              <w:rPr>
                <w:noProof/>
                <w:webHidden/>
              </w:rPr>
              <w:t>15</w:t>
            </w:r>
            <w:r>
              <w:rPr>
                <w:noProof/>
                <w:webHidden/>
              </w:rPr>
              <w:fldChar w:fldCharType="end"/>
            </w:r>
            <w:r w:rsidRPr="00E44A2A">
              <w:rPr>
                <w:rStyle w:val="Hyperlink"/>
                <w:noProof/>
              </w:rPr>
              <w:fldChar w:fldCharType="end"/>
            </w:r>
          </w:ins>
        </w:p>
        <w:p w14:paraId="18CD7426" w14:textId="77777777" w:rsidR="0079496A" w:rsidRDefault="0079496A">
          <w:pPr>
            <w:pStyle w:val="TOC2"/>
            <w:rPr>
              <w:ins w:id="34" w:author="Parks, Robbie M" w:date="2017-08-16T12:05:00Z"/>
              <w:noProof/>
              <w:sz w:val="24"/>
              <w:szCs w:val="24"/>
              <w:lang w:eastAsia="en-GB"/>
            </w:rPr>
          </w:pPr>
          <w:ins w:id="35"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"_Toc490648453"</w:instrText>
            </w:r>
            <w:r w:rsidRPr="00E44A2A">
              <w:rPr>
                <w:rStyle w:val="Hyperlink"/>
                <w:noProof/>
              </w:rPr>
              <w:instrText xml:space="preserve"> </w:instrText>
            </w:r>
            <w:r w:rsidRPr="00E44A2A">
              <w:rPr>
                <w:rStyle w:val="Hyperlink"/>
                <w:noProof/>
              </w:rPr>
              <w:fldChar w:fldCharType="separate"/>
            </w:r>
            <w:r w:rsidRPr="00E44A2A">
              <w:rPr>
                <w:rStyle w:val="Hyperlink"/>
                <w:rFonts w:ascii="Calibri Light" w:hAnsi="Calibri Light"/>
                <w:noProof/>
                <w:lang w:val="en-US"/>
              </w:rPr>
              <w:t>Work plan and Budget Overview</w:t>
            </w:r>
            <w:r>
              <w:rPr>
                <w:noProof/>
                <w:webHidden/>
              </w:rPr>
              <w:tab/>
            </w:r>
            <w:r>
              <w:rPr>
                <w:noProof/>
                <w:webHidden/>
              </w:rPr>
              <w:fldChar w:fldCharType="begin"/>
            </w:r>
            <w:r>
              <w:rPr>
                <w:noProof/>
                <w:webHidden/>
              </w:rPr>
              <w:instrText xml:space="preserve"> PAGEREF _Toc490648453 \h </w:instrText>
            </w:r>
          </w:ins>
          <w:r>
            <w:rPr>
              <w:noProof/>
              <w:webHidden/>
            </w:rPr>
          </w:r>
          <w:r>
            <w:rPr>
              <w:noProof/>
              <w:webHidden/>
            </w:rPr>
            <w:fldChar w:fldCharType="separate"/>
          </w:r>
          <w:ins w:id="36" w:author="Parks, Robbie M" w:date="2017-08-16T12:05:00Z">
            <w:r>
              <w:rPr>
                <w:noProof/>
                <w:webHidden/>
              </w:rPr>
              <w:t>16</w:t>
            </w:r>
            <w:r>
              <w:rPr>
                <w:noProof/>
                <w:webHidden/>
              </w:rPr>
              <w:fldChar w:fldCharType="end"/>
            </w:r>
            <w:r w:rsidRPr="00E44A2A">
              <w:rPr>
                <w:rStyle w:val="Hyperlink"/>
                <w:noProof/>
              </w:rPr>
              <w:fldChar w:fldCharType="end"/>
            </w:r>
          </w:ins>
        </w:p>
        <w:p w14:paraId="1CED9652" w14:textId="77777777" w:rsidR="0079496A" w:rsidRDefault="0079496A">
          <w:pPr>
            <w:pStyle w:val="TOC2"/>
            <w:rPr>
              <w:ins w:id="37" w:author="Parks, Robbie M" w:date="2017-08-16T12:05:00Z"/>
              <w:noProof/>
              <w:sz w:val="24"/>
              <w:szCs w:val="24"/>
              <w:lang w:eastAsia="en-GB"/>
            </w:rPr>
          </w:pPr>
          <w:ins w:id="38" w:author="Parks, Robbie M" w:date="2017-08-16T12:05:00Z">
            <w:r w:rsidRPr="00E44A2A">
              <w:rPr>
                <w:rStyle w:val="Hyperlink"/>
                <w:noProof/>
              </w:rPr>
              <w:fldChar w:fldCharType="begin"/>
            </w:r>
            <w:r w:rsidRPr="00E44A2A">
              <w:rPr>
                <w:rStyle w:val="Hyperlink"/>
                <w:noProof/>
              </w:rPr>
              <w:instrText xml:space="preserve"> </w:instrText>
            </w:r>
            <w:r>
              <w:rPr>
                <w:noProof/>
              </w:rPr>
              <w:instrText>HYPERLINK \l "_Toc490648454"</w:instrText>
            </w:r>
            <w:r w:rsidRPr="00E44A2A">
              <w:rPr>
                <w:rStyle w:val="Hyperlink"/>
                <w:noProof/>
              </w:rPr>
              <w:instrText xml:space="preserve"> </w:instrText>
            </w:r>
            <w:r w:rsidRPr="00E44A2A">
              <w:rPr>
                <w:rStyle w:val="Hyperlink"/>
                <w:noProof/>
              </w:rPr>
              <w:fldChar w:fldCharType="separate"/>
            </w:r>
            <w:r w:rsidRPr="00E44A2A">
              <w:rPr>
                <w:rStyle w:val="Hyperlink"/>
                <w:noProof/>
              </w:rPr>
              <w:t>Annex 2: Agenda Global forum</w:t>
            </w:r>
            <w:r>
              <w:rPr>
                <w:noProof/>
                <w:webHidden/>
              </w:rPr>
              <w:tab/>
            </w:r>
            <w:r>
              <w:rPr>
                <w:noProof/>
                <w:webHidden/>
              </w:rPr>
              <w:fldChar w:fldCharType="begin"/>
            </w:r>
            <w:r>
              <w:rPr>
                <w:noProof/>
                <w:webHidden/>
              </w:rPr>
              <w:instrText xml:space="preserve"> PAGEREF _Toc490648454 \h </w:instrText>
            </w:r>
          </w:ins>
          <w:r>
            <w:rPr>
              <w:noProof/>
              <w:webHidden/>
            </w:rPr>
          </w:r>
          <w:r>
            <w:rPr>
              <w:noProof/>
              <w:webHidden/>
            </w:rPr>
            <w:fldChar w:fldCharType="separate"/>
          </w:r>
          <w:ins w:id="39" w:author="Parks, Robbie M" w:date="2017-08-16T12:05:00Z">
            <w:r>
              <w:rPr>
                <w:noProof/>
                <w:webHidden/>
              </w:rPr>
              <w:t>19</w:t>
            </w:r>
            <w:r>
              <w:rPr>
                <w:noProof/>
                <w:webHidden/>
              </w:rPr>
              <w:fldChar w:fldCharType="end"/>
            </w:r>
            <w:r w:rsidRPr="00E44A2A">
              <w:rPr>
                <w:rStyle w:val="Hyperlink"/>
                <w:noProof/>
              </w:rPr>
              <w:fldChar w:fldCharType="end"/>
            </w:r>
          </w:ins>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40" w:name="_Toc490648441"/>
      <w:r w:rsidRPr="001E68D6">
        <w:rPr>
          <w:b/>
          <w:bCs/>
        </w:rPr>
        <w:lastRenderedPageBreak/>
        <w:t xml:space="preserve">EXECUTIVE </w:t>
      </w:r>
      <w:r w:rsidRPr="001E68D6">
        <w:rPr>
          <w:b/>
          <w:bCs/>
          <w:color w:val="C00000"/>
        </w:rPr>
        <w:t>SUMMARY</w:t>
      </w:r>
      <w:bookmarkEnd w:id="4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49CF491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r w:rsidR="002C32CF">
        <w:rPr>
          <w:rFonts w:ascii="Calibri Light" w:hAnsi="Calibri Light"/>
        </w:rPr>
        <w:t>,</w:t>
      </w:r>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3033BE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Develop and launch GHHIN 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9AD91B0" w14:textId="7E5162AE" w:rsidR="006C2969" w:rsidRDefault="00025059" w:rsidP="006C2969">
      <w:pPr>
        <w:rPr>
          <w:rFonts w:ascii="Calibri Light" w:hAnsi="Calibri Light"/>
          <w:lang w:val="en-US"/>
        </w:rPr>
      </w:pPr>
      <w:ins w:id="41" w:author="Parks, Robbie M" w:date="2017-08-16T10:39:00Z">
        <w:r>
          <w:rPr>
            <w:rFonts w:ascii="Calibri Light" w:hAnsi="Calibri Light"/>
            <w:lang w:val="en-US"/>
          </w:rPr>
          <w:br w:type="page"/>
        </w:r>
      </w:ins>
    </w:p>
    <w:p w14:paraId="3F983050" w14:textId="7C3235F2" w:rsidR="000779FA" w:rsidRPr="0079496A" w:rsidRDefault="006C2969" w:rsidP="0079496A">
      <w:pPr>
        <w:pStyle w:val="Heading1"/>
        <w:numPr>
          <w:ilvl w:val="0"/>
          <w:numId w:val="67"/>
        </w:numPr>
      </w:pPr>
      <w:bookmarkStart w:id="42" w:name="_Toc490648442"/>
      <w:r w:rsidRPr="0079496A">
        <w:lastRenderedPageBreak/>
        <w:t>GHHIN Coordination</w:t>
      </w:r>
      <w:bookmarkEnd w:id="42"/>
    </w:p>
    <w:p w14:paraId="4C823B96" w14:textId="77777777" w:rsidR="006C2969" w:rsidRPr="00324D52" w:rsidRDefault="006C2969" w:rsidP="006C2969">
      <w:pPr>
        <w:pStyle w:val="Heading2"/>
        <w:spacing w:line="240" w:lineRule="auto"/>
        <w:ind w:firstLine="0"/>
        <w:rPr>
          <w:rFonts w:ascii="Calibri Light" w:hAnsi="Calibri Light"/>
        </w:rPr>
      </w:pPr>
      <w:bookmarkStart w:id="43" w:name="_Toc471229729"/>
      <w:bookmarkStart w:id="44" w:name="_Toc477372202"/>
      <w:bookmarkStart w:id="45" w:name="_Toc482371125"/>
      <w:bookmarkStart w:id="46" w:name="_Toc490648443"/>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43"/>
      <w:bookmarkEnd w:id="44"/>
      <w:bookmarkEnd w:id="45"/>
      <w:bookmarkEnd w:id="46"/>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pPr>
        <w:spacing w:line="240" w:lineRule="auto"/>
        <w:jc w:val="both"/>
        <w:rPr>
          <w:rFonts w:ascii="Calibri Light" w:hAnsi="Calibri Light"/>
        </w:rPr>
        <w:pPrChange w:id="47" w:author="Parks, Robbie M" w:date="2017-08-16T10:12:00Z">
          <w:pPr>
            <w:spacing w:line="240" w:lineRule="auto"/>
          </w:pPr>
        </w:pPrChange>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48" w:name="_Toc477372203"/>
      <w:bookmarkStart w:id="49" w:name="_Toc482371126"/>
      <w:bookmarkStart w:id="50" w:name="_Toc490648444"/>
      <w:r w:rsidRPr="00324D52">
        <w:rPr>
          <w:rFonts w:ascii="Calibri Light" w:hAnsi="Calibri Light"/>
        </w:rPr>
        <w:t>Expected Outputs in 2017/2018</w:t>
      </w:r>
      <w:bookmarkEnd w:id="48"/>
      <w:bookmarkEnd w:id="49"/>
      <w:bookmarkEnd w:id="50"/>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Del="0088318C" w:rsidRDefault="0032142D" w:rsidP="006C2969">
      <w:pPr>
        <w:pStyle w:val="ListParagraph"/>
        <w:rPr>
          <w:del w:id="51" w:author="Parks, Robbie M" w:date="2017-08-16T10:43:00Z"/>
          <w:rFonts w:ascii="Calibri Light" w:hAnsi="Calibri Light"/>
          <w:lang w:val="en-US"/>
        </w:rPr>
      </w:pPr>
    </w:p>
    <w:p w14:paraId="17718EAF" w14:textId="77777777" w:rsidR="0032142D" w:rsidRPr="00324D52" w:rsidDel="00025059" w:rsidRDefault="0032142D" w:rsidP="006C2969">
      <w:pPr>
        <w:pStyle w:val="ListParagraph"/>
        <w:rPr>
          <w:del w:id="52" w:author="Parks, Robbie M" w:date="2017-08-16T10:39:00Z"/>
          <w:rFonts w:ascii="Calibri Light" w:hAnsi="Calibri Light"/>
          <w:lang w:val="en-US"/>
        </w:rPr>
      </w:pPr>
    </w:p>
    <w:p w14:paraId="6BA16CEC" w14:textId="77777777" w:rsidR="008D4B8E" w:rsidRDefault="008D4B8E">
      <w:pPr>
        <w:rPr>
          <w:color w:val="000000" w:themeColor="text1"/>
          <w:sz w:val="36"/>
          <w:szCs w:val="40"/>
        </w:rPr>
      </w:pPr>
      <w:bookmarkStart w:id="53" w:name="_Toc477372204"/>
      <w:del w:id="54" w:author="Parks, Robbie M" w:date="2017-08-16T10:43:00Z">
        <w:r w:rsidDel="0088318C">
          <w:br w:type="page"/>
        </w:r>
      </w:del>
    </w:p>
    <w:p w14:paraId="09D54A6D" w14:textId="2D4C8545" w:rsidR="006C2969" w:rsidRPr="0079496A" w:rsidRDefault="006C2969" w:rsidP="0079496A">
      <w:pPr>
        <w:pStyle w:val="Heading1"/>
        <w:numPr>
          <w:ilvl w:val="0"/>
          <w:numId w:val="67"/>
        </w:numPr>
      </w:pPr>
      <w:bookmarkStart w:id="55" w:name="_Toc490648445"/>
      <w:r w:rsidRPr="0079496A">
        <w:lastRenderedPageBreak/>
        <w:t>Formalize the GHHIN Advisory Committee</w:t>
      </w:r>
      <w:bookmarkEnd w:id="53"/>
      <w:bookmarkEnd w:id="55"/>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Shubhayu Saha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Clewlow </w:t>
      </w:r>
      <w:r>
        <w:rPr>
          <w:rFonts w:ascii="Calibri Light" w:eastAsia="Times New Roman" w:hAnsi="Calibri Light" w:cs="Tahoma"/>
          <w:szCs w:val="20"/>
          <w:lang w:val="en-US"/>
        </w:rPr>
        <w:tab/>
        <w:t>UKMet</w:t>
      </w:r>
      <w:r w:rsidR="00390F7D" w:rsidRPr="00390F7D">
        <w:rPr>
          <w:rFonts w:ascii="Calibri Light" w:eastAsia="Times New Roman" w:hAnsi="Calibri Light" w:cs="Tahoma"/>
          <w:szCs w:val="20"/>
          <w:lang w:val="en-US"/>
        </w:rPr>
        <w:t xml:space="preserve"> </w:t>
      </w:r>
    </w:p>
    <w:p w14:paraId="440D38FD" w14:textId="77F79B96" w:rsidR="006C2969" w:rsidRPr="00890A8C" w:rsidRDefault="00390F7D" w:rsidP="00890A8C">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Matzarakis Head Human-Biometeorology, Research Centre Human Biometeorology Deutscher Wetterdienst </w:t>
      </w:r>
      <w:r>
        <w:rPr>
          <w:rFonts w:ascii="Calibri Light" w:eastAsia="Times New Roman" w:hAnsi="Calibri Light" w:cs="Tahoma"/>
          <w:szCs w:val="20"/>
          <w:lang w:val="en-US"/>
        </w:rPr>
        <w:t xml:space="preserve"> </w:t>
      </w: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w:t>
      </w:r>
      <w:r w:rsidRPr="008D694F">
        <w:rPr>
          <w:rFonts w:ascii="Calibri Light" w:eastAsia="Times New Roman" w:hAnsi="Calibri Light" w:cs="Tahoma"/>
          <w:b/>
          <w:bCs/>
          <w:szCs w:val="20"/>
          <w:highlight w:val="yellow"/>
          <w:lang w:val="en-US"/>
        </w:rPr>
        <w:t>Additional Global</w:t>
      </w:r>
      <w:r w:rsidRPr="003955AE">
        <w:rPr>
          <w:rFonts w:ascii="Calibri Light" w:eastAsia="Times New Roman" w:hAnsi="Calibri Light" w:cs="Tahoma"/>
          <w:b/>
          <w:bCs/>
          <w:szCs w:val="20"/>
          <w:lang w:val="en-US"/>
        </w:rPr>
        <w:t xml:space="preserve">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1E87C398"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Tord K</w:t>
      </w:r>
      <w:r w:rsidR="0020251C">
        <w:rPr>
          <w:rFonts w:ascii="Calibri Light" w:eastAsia="Times New Roman" w:hAnsi="Calibri Light" w:cs="Tahoma"/>
          <w:szCs w:val="20"/>
          <w:lang w:val="en-US"/>
        </w:rPr>
        <w:t>j</w:t>
      </w:r>
      <w:r>
        <w:rPr>
          <w:rFonts w:ascii="Calibri Light" w:eastAsia="Times New Roman" w:hAnsi="Calibri Light" w:cs="Tahoma"/>
          <w:szCs w:val="20"/>
          <w:lang w:val="en-US"/>
        </w:rPr>
        <w:t>ellstrom, ANU Occupational Health</w:t>
      </w:r>
      <w:r w:rsidR="00FE0DB3">
        <w:rPr>
          <w:rFonts w:ascii="Calibri Light" w:eastAsia="Times New Roman" w:hAnsi="Calibri Light" w:cs="Tahoma"/>
          <w:szCs w:val="20"/>
          <w:lang w:val="en-US"/>
        </w:rPr>
        <w:t>, Australia</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2A9CB621"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Virginia Murray, UNISDR STAG </w:t>
      </w:r>
      <w:r w:rsidR="00FE0DB3">
        <w:rPr>
          <w:rFonts w:ascii="Calibri Light" w:eastAsia="Times New Roman" w:hAnsi="Calibri Light" w:cs="Tahoma"/>
          <w:szCs w:val="20"/>
          <w:lang w:val="en-US"/>
        </w:rPr>
        <w:t>–</w:t>
      </w:r>
      <w:r>
        <w:rPr>
          <w:rFonts w:ascii="Calibri Light" w:eastAsia="Times New Roman" w:hAnsi="Calibri Light" w:cs="Tahoma"/>
          <w:szCs w:val="20"/>
          <w:lang w:val="en-US"/>
        </w:rPr>
        <w:t xml:space="preserve"> PHE</w:t>
      </w:r>
      <w:r w:rsidR="00FE0DB3">
        <w:rPr>
          <w:rFonts w:ascii="Calibri Light" w:eastAsia="Times New Roman" w:hAnsi="Calibri Light" w:cs="Tahoma"/>
          <w:szCs w:val="20"/>
          <w:lang w:val="en-US"/>
        </w:rPr>
        <w:t>, UK</w:t>
      </w:r>
    </w:p>
    <w:p w14:paraId="52D1F4E5" w14:textId="0D861E2A"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w:t>
      </w:r>
      <w:r w:rsidR="00890A8C">
        <w:rPr>
          <w:rFonts w:ascii="Calibri Light" w:eastAsia="Times New Roman" w:hAnsi="Calibri Light" w:cs="Tahoma"/>
          <w:szCs w:val="20"/>
          <w:lang w:val="en-US"/>
        </w:rPr>
        <w:t xml:space="preserve"> </w:t>
      </w:r>
      <w:r w:rsidRPr="00EF00D9">
        <w:rPr>
          <w:rFonts w:ascii="Calibri Light" w:eastAsia="Times New Roman" w:hAnsi="Calibri Light" w:cs="Tahoma"/>
          <w:szCs w:val="20"/>
          <w:lang w:val="en-US"/>
        </w:rPr>
        <w:t>Associate Professor, School of Architecture, The</w:t>
      </w:r>
      <w:r>
        <w:rPr>
          <w:rFonts w:ascii="Calibri Light" w:eastAsia="Times New Roman" w:hAnsi="Calibri Light" w:cs="Tahoma"/>
          <w:szCs w:val="20"/>
          <w:lang w:val="en-US"/>
        </w:rPr>
        <w:t xml:space="preserve"> Chinese University of Hong Kong</w:t>
      </w:r>
    </w:p>
    <w:p w14:paraId="5BACD7B9" w14:textId="015D132C"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sidR="00FE0DB3">
        <w:rPr>
          <w:rFonts w:ascii="Calibri Light" w:eastAsia="Times New Roman" w:hAnsi="Calibri Light" w:cs="Tahoma"/>
          <w:szCs w:val="20"/>
          <w:lang w:val="en-US"/>
        </w:rPr>
        <w:t>or Shanghai HH</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Mucke,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Somenath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MeteoFrance</w:t>
      </w:r>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4891A2F1" w14:textId="44C1B5ED" w:rsidR="00FE0DB3" w:rsidRDefault="00FE0DB3" w:rsidP="00FE0DB3">
      <w:pPr>
        <w:pStyle w:val="ListParagraph"/>
        <w:numPr>
          <w:ilvl w:val="1"/>
          <w:numId w:val="11"/>
        </w:numPr>
        <w:rPr>
          <w:rFonts w:ascii="Calibri Light" w:eastAsia="Times New Roman" w:hAnsi="Calibri Light" w:cs="Tahoma"/>
          <w:szCs w:val="20"/>
          <w:lang w:val="en-US"/>
        </w:rPr>
      </w:pPr>
      <w:r>
        <w:rPr>
          <w:rFonts w:ascii="Calibri Light" w:eastAsia="Times New Roman" w:hAnsi="Calibri Light" w:cs="Tahoma"/>
          <w:szCs w:val="20"/>
          <w:lang w:val="en-US"/>
        </w:rPr>
        <w:t>Or Sharon Jeffers, Met Service, ECCC, Canada</w:t>
      </w:r>
    </w:p>
    <w:p w14:paraId="6047D901" w14:textId="44C805C1" w:rsidR="006C2969"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Gachon (Ph.D) Centre pour l'Étude et la Simulation du Climat à l'Échelle Régionale (ESCER), </w:t>
      </w:r>
      <w:r w:rsidR="00FE0DB3">
        <w:rPr>
          <w:rFonts w:ascii="Calibri Light" w:eastAsia="Times New Roman" w:hAnsi="Calibri Light" w:cs="Tahoma"/>
          <w:szCs w:val="20"/>
          <w:lang w:val="fr-CH"/>
        </w:rPr>
        <w:t>Université du Québec à Montréal</w:t>
      </w:r>
    </w:p>
    <w:p w14:paraId="19827431" w14:textId="20A69D68" w:rsidR="0048752A" w:rsidRDefault="0048752A" w:rsidP="0048752A">
      <w:pPr>
        <w:pStyle w:val="ListParagraph"/>
        <w:numPr>
          <w:ilvl w:val="0"/>
          <w:numId w:val="11"/>
        </w:numPr>
        <w:rPr>
          <w:rFonts w:ascii="Calibri Light" w:eastAsia="Times New Roman" w:hAnsi="Calibri Light" w:cs="Tahoma"/>
          <w:szCs w:val="20"/>
          <w:lang w:val="fr-CH"/>
        </w:rPr>
      </w:pPr>
      <w:r w:rsidRPr="0048752A">
        <w:rPr>
          <w:rFonts w:ascii="Calibri Light" w:eastAsia="Times New Roman" w:hAnsi="Calibri Light" w:cs="Tahoma"/>
          <w:szCs w:val="20"/>
          <w:lang w:val="fr-CH"/>
        </w:rPr>
        <w:t>Sarah Perkins-Kirkpatrick</w:t>
      </w:r>
      <w:r>
        <w:rPr>
          <w:rFonts w:ascii="Calibri Light" w:eastAsia="Times New Roman" w:hAnsi="Calibri Light" w:cs="Tahoma"/>
          <w:szCs w:val="20"/>
          <w:lang w:val="fr-CH"/>
        </w:rPr>
        <w:t xml:space="preserve"> (</w:t>
      </w:r>
      <w:r>
        <w:t>Climate Change Research Centre, UNSW, Australia</w:t>
      </w:r>
      <w:r>
        <w:rPr>
          <w:rFonts w:ascii="Calibri Light" w:eastAsia="Times New Roman" w:hAnsi="Calibri Light" w:cs="Tahoma"/>
          <w:szCs w:val="20"/>
          <w:lang w:val="fr-CH"/>
        </w:rPr>
        <w:t>)</w:t>
      </w:r>
    </w:p>
    <w:p w14:paraId="566D1EC9" w14:textId="149AA2FB" w:rsidR="00FE0DB3" w:rsidRDefault="00FE0DB3" w:rsidP="00FE0DB3">
      <w:pPr>
        <w:pStyle w:val="ListParagraph"/>
        <w:numPr>
          <w:ilvl w:val="0"/>
          <w:numId w:val="11"/>
        </w:numPr>
        <w:rPr>
          <w:rFonts w:ascii="Calibri Light" w:eastAsia="Times New Roman" w:hAnsi="Calibri Light" w:cs="Tahoma"/>
          <w:szCs w:val="20"/>
          <w:lang w:val="fr-CH"/>
        </w:rPr>
      </w:pPr>
      <w:r>
        <w:rPr>
          <w:rFonts w:ascii="Calibri Light" w:eastAsia="Times New Roman" w:hAnsi="Calibri Light" w:cs="Tahoma"/>
          <w:szCs w:val="20"/>
          <w:lang w:val="fr-CH"/>
        </w:rPr>
        <w:lastRenderedPageBreak/>
        <w:t xml:space="preserve">Mexico SMN or COFEPRIS or INSP ? </w:t>
      </w:r>
      <w:r w:rsidRPr="00FE0DB3">
        <w:rPr>
          <w:rFonts w:ascii="Calibri Light" w:eastAsia="Times New Roman" w:hAnsi="Calibri Light" w:cs="Tahoma"/>
          <w:szCs w:val="20"/>
          <w:lang w:val="fr-CH"/>
        </w:rPr>
        <w:t>Jorge L. Vazquez</w:t>
      </w:r>
      <w:r>
        <w:rPr>
          <w:rFonts w:ascii="Calibri Light" w:eastAsia="Times New Roman" w:hAnsi="Calibri Light" w:cs="Tahoma"/>
          <w:szCs w:val="20"/>
          <w:lang w:val="fr-CH"/>
        </w:rPr>
        <w:t xml:space="preserve"> (University of Veracruz)</w:t>
      </w:r>
      <w:r w:rsidR="005C31F5">
        <w:rPr>
          <w:rFonts w:ascii="Calibri Light" w:eastAsia="Times New Roman" w:hAnsi="Calibri Light" w:cs="Tahoma"/>
          <w:szCs w:val="20"/>
          <w:lang w:val="fr-CH"/>
        </w:rPr>
        <w:t xml:space="preserve"> </w:t>
      </w:r>
      <w:r>
        <w:rPr>
          <w:rFonts w:ascii="Calibri Light" w:eastAsia="Times New Roman" w:hAnsi="Calibri Light" w:cs="Tahoma"/>
          <w:szCs w:val="20"/>
          <w:lang w:val="fr-CH"/>
        </w:rPr>
        <w:t>or Grea Litai Moreno Banda INSP</w:t>
      </w:r>
    </w:p>
    <w:p w14:paraId="509853BB" w14:textId="327F90B1" w:rsidR="006B2CB9" w:rsidRDefault="006B2CB9" w:rsidP="006B2CB9">
      <w:pPr>
        <w:rPr>
          <w:ins w:id="56" w:author="Parks, Robbie M" w:date="2017-08-16T10:45:00Z"/>
          <w:rFonts w:ascii="Calibri Light" w:eastAsia="Times New Roman" w:hAnsi="Calibri Light" w:cs="Tahoma"/>
          <w:szCs w:val="20"/>
          <w:lang w:val="en-US"/>
        </w:rPr>
      </w:pPr>
      <w:ins w:id="57" w:author="Parks, Robbie M" w:date="2017-08-16T09:58:00Z">
        <w:r w:rsidRPr="00EE670E">
          <w:rPr>
            <w:b/>
            <w:bCs/>
            <w:color w:val="C00000"/>
            <w:sz w:val="28"/>
            <w:szCs w:val="32"/>
          </w:rPr>
          <w:t>A</w:t>
        </w:r>
      </w:ins>
      <w:ins w:id="58" w:author="Parks, Robbie M" w:date="2017-08-16T09:59:00Z">
        <w:r w:rsidRPr="0088318C">
          <w:rPr>
            <w:b/>
            <w:bCs/>
            <w:color w:val="C00000"/>
            <w:sz w:val="28"/>
            <w:szCs w:val="32"/>
          </w:rPr>
          <w:t>n</w:t>
        </w:r>
      </w:ins>
      <w:ins w:id="59" w:author="Parks, Robbie M" w:date="2017-08-16T09:58:00Z">
        <w:r w:rsidRPr="0088318C">
          <w:rPr>
            <w:b/>
            <w:bCs/>
            <w:color w:val="C00000"/>
            <w:sz w:val="28"/>
            <w:szCs w:val="32"/>
          </w:rPr>
          <w:t xml:space="preserve"> Executive Committee</w:t>
        </w:r>
        <w:r w:rsidRPr="0088318C">
          <w:rPr>
            <w:rFonts w:ascii="Calibri Light" w:eastAsia="Times New Roman" w:hAnsi="Calibri Light" w:cs="Tahoma"/>
            <w:szCs w:val="20"/>
            <w:lang w:val="en-US"/>
          </w:rPr>
          <w:t xml:space="preserve"> </w:t>
        </w:r>
      </w:ins>
      <w:ins w:id="60" w:author="Parks, Robbie M" w:date="2017-08-16T09:59:00Z">
        <w:r w:rsidRPr="0088318C">
          <w:rPr>
            <w:rFonts w:ascii="Calibri Light" w:eastAsia="Times New Roman" w:hAnsi="Calibri Light" w:cs="Tahoma"/>
            <w:szCs w:val="20"/>
            <w:lang w:val="en-US"/>
          </w:rPr>
          <w:t xml:space="preserve">whose composition is designed to help </w:t>
        </w:r>
      </w:ins>
      <w:ins w:id="61" w:author="Parks, Robbie M" w:date="2017-08-16T10:01:00Z">
        <w:r w:rsidR="0012316C" w:rsidRPr="0088318C">
          <w:rPr>
            <w:rFonts w:ascii="Calibri Light" w:eastAsia="Times New Roman" w:hAnsi="Calibri Light" w:cs="Tahoma"/>
            <w:szCs w:val="20"/>
            <w:lang w:val="en-US"/>
          </w:rPr>
          <w:t xml:space="preserve">provide </w:t>
        </w:r>
        <w:r w:rsidR="00A64561" w:rsidRPr="0088318C">
          <w:rPr>
            <w:rFonts w:ascii="Calibri Light" w:eastAsia="Times New Roman" w:hAnsi="Calibri Light" w:cs="Tahoma"/>
            <w:szCs w:val="20"/>
            <w:lang w:val="en-US"/>
          </w:rPr>
          <w:t xml:space="preserve">an overall guidance and credibility to GHHIN. It will consist of members who </w:t>
        </w:r>
        <w:r w:rsidR="00B529B7" w:rsidRPr="0088318C">
          <w:rPr>
            <w:rFonts w:ascii="Calibri Light" w:eastAsia="Times New Roman" w:hAnsi="Calibri Light" w:cs="Tahoma"/>
            <w:szCs w:val="20"/>
            <w:lang w:val="en-US"/>
          </w:rPr>
          <w:t>will attend</w:t>
        </w:r>
      </w:ins>
      <w:ins w:id="62" w:author="Parks, Robbie M" w:date="2017-08-16T10:05:00Z">
        <w:r w:rsidR="00B529B7" w:rsidRPr="0088318C">
          <w:rPr>
            <w:rFonts w:ascii="Calibri Light" w:eastAsia="Times New Roman" w:hAnsi="Calibri Light" w:cs="Tahoma"/>
            <w:szCs w:val="20"/>
            <w:lang w:val="en-US"/>
          </w:rPr>
          <w:t xml:space="preserve">, where possible, the annual Global Heat Health Forum. </w:t>
        </w:r>
      </w:ins>
      <w:ins w:id="63" w:author="Parks, Robbie M" w:date="2017-08-16T10:06:00Z">
        <w:r w:rsidR="00B529B7" w:rsidRPr="0088318C">
          <w:rPr>
            <w:rFonts w:ascii="Calibri Light" w:eastAsia="Times New Roman" w:hAnsi="Calibri Light" w:cs="Tahoma"/>
            <w:szCs w:val="20"/>
            <w:lang w:val="en-US"/>
          </w:rPr>
          <w:t>Recommendations from the ad-hoc committee are needed to identify others who should be contacted or invited to the formalized executive committee.</w:t>
        </w:r>
      </w:ins>
    </w:p>
    <w:p w14:paraId="7CC5C36A" w14:textId="3A796A57" w:rsidR="00EA2B93" w:rsidRPr="00EA2B93" w:rsidRDefault="00EA2B93" w:rsidP="006B2CB9">
      <w:pPr>
        <w:rPr>
          <w:ins w:id="64" w:author="Parks, Robbie M" w:date="2017-08-16T10:06:00Z"/>
          <w:rFonts w:ascii="Calibri Light" w:eastAsia="Times New Roman" w:hAnsi="Calibri Light" w:cs="Tahoma"/>
          <w:szCs w:val="20"/>
          <w:u w:val="single"/>
          <w:lang w:val="en-US"/>
          <w:rPrChange w:id="65" w:author="Parks, Robbie M" w:date="2017-08-16T10:45:00Z">
            <w:rPr>
              <w:ins w:id="66" w:author="Parks, Robbie M" w:date="2017-08-16T10:06:00Z"/>
              <w:rFonts w:ascii="Calibri Light" w:eastAsia="Times New Roman" w:hAnsi="Calibri Light" w:cs="Tahoma"/>
              <w:szCs w:val="20"/>
              <w:lang w:val="en-US"/>
            </w:rPr>
          </w:rPrChange>
        </w:rPr>
      </w:pPr>
      <w:ins w:id="67" w:author="Parks, Robbie M" w:date="2017-08-16T10:45:00Z">
        <w:r w:rsidRPr="00EA2B93">
          <w:rPr>
            <w:rFonts w:ascii="Calibri Light" w:eastAsia="Times New Roman" w:hAnsi="Calibri Light" w:cs="Tahoma"/>
            <w:szCs w:val="20"/>
            <w:u w:val="single"/>
            <w:lang w:val="en-US"/>
            <w:rPrChange w:id="68" w:author="Parks, Robbie M" w:date="2017-08-16T10:45:00Z">
              <w:rPr>
                <w:rFonts w:ascii="Calibri Light" w:eastAsia="Times New Roman" w:hAnsi="Calibri Light" w:cs="Tahoma"/>
                <w:szCs w:val="20"/>
                <w:lang w:val="en-US"/>
              </w:rPr>
            </w:rPrChange>
          </w:rPr>
          <w:t>Executive committee members:</w:t>
        </w:r>
      </w:ins>
    </w:p>
    <w:p w14:paraId="10AAE4DF" w14:textId="76CA59EF" w:rsidR="00E95A5F" w:rsidRPr="0088318C" w:rsidDel="00E17C6A" w:rsidRDefault="00E95A5F">
      <w:pPr>
        <w:rPr>
          <w:del w:id="69" w:author="Parks, Robbie M" w:date="2017-08-16T10:10:00Z"/>
          <w:rFonts w:ascii="Calibri Light" w:eastAsia="Times New Roman" w:hAnsi="Calibri Light" w:cs="Tahoma"/>
          <w:sz w:val="36"/>
          <w:szCs w:val="36"/>
          <w:u w:val="single"/>
          <w:lang w:val="en-US"/>
          <w:rPrChange w:id="70" w:author="Parks, Robbie M" w:date="2017-08-16T10:42:00Z">
            <w:rPr>
              <w:del w:id="71" w:author="Parks, Robbie M" w:date="2017-08-16T10:10:00Z"/>
              <w:rFonts w:ascii="Calibri Light" w:eastAsia="Times New Roman" w:hAnsi="Calibri Light" w:cs="Tahoma"/>
              <w:szCs w:val="20"/>
              <w:lang w:val="en-US"/>
            </w:rPr>
          </w:rPrChange>
        </w:rPr>
      </w:pPr>
      <w:ins w:id="72" w:author="Parks, Robbie M" w:date="2017-08-16T10:03:00Z">
        <w:r w:rsidRPr="00223EB0">
          <w:rPr>
            <w:rFonts w:ascii="Calibri Light" w:eastAsia="Times New Roman" w:hAnsi="Calibri Light" w:cs="Tahoma"/>
            <w:szCs w:val="20"/>
            <w:lang w:val="en-US"/>
          </w:rPr>
          <w:br w:type="page"/>
        </w:r>
      </w:ins>
    </w:p>
    <w:p w14:paraId="70A4A840" w14:textId="32DEE722" w:rsidR="0032142D" w:rsidRPr="00B64823" w:rsidDel="00E17C6A" w:rsidRDefault="0032142D" w:rsidP="00B64823">
      <w:pPr>
        <w:rPr>
          <w:del w:id="73" w:author="Parks, Robbie M" w:date="2017-08-16T10:11:00Z"/>
          <w:szCs w:val="20"/>
        </w:rPr>
      </w:pPr>
      <w:bookmarkStart w:id="74" w:name="_Toc490643241"/>
      <w:bookmarkStart w:id="75" w:name="_Toc490643579"/>
      <w:bookmarkStart w:id="76" w:name="_Toc490643640"/>
      <w:bookmarkStart w:id="77" w:name="_Toc490643686"/>
      <w:bookmarkStart w:id="78" w:name="_Toc490643777"/>
      <w:bookmarkStart w:id="79" w:name="_Toc490643829"/>
      <w:bookmarkStart w:id="80" w:name="_Toc490648446"/>
      <w:bookmarkStart w:id="81" w:name="_Toc477372205"/>
      <w:bookmarkEnd w:id="74"/>
      <w:bookmarkEnd w:id="75"/>
      <w:bookmarkEnd w:id="76"/>
      <w:bookmarkEnd w:id="77"/>
      <w:bookmarkEnd w:id="78"/>
      <w:bookmarkEnd w:id="79"/>
      <w:bookmarkEnd w:id="80"/>
    </w:p>
    <w:p w14:paraId="3F601C77" w14:textId="6530E808" w:rsidR="0088318C" w:rsidRPr="0079496A" w:rsidRDefault="006C2969" w:rsidP="0079496A">
      <w:pPr>
        <w:pStyle w:val="Heading1"/>
        <w:numPr>
          <w:ilvl w:val="0"/>
          <w:numId w:val="67"/>
        </w:numPr>
        <w:rPr>
          <w:rPrChange w:id="82" w:author="Parks, Robbie M" w:date="2017-08-16T12:04:00Z">
            <w:rPr>
              <w:highlight w:val="cyan"/>
            </w:rPr>
          </w:rPrChange>
        </w:rPr>
      </w:pPr>
      <w:bookmarkStart w:id="83" w:name="_Toc490648447"/>
      <w:r w:rsidRPr="0079496A">
        <w:rPr>
          <w:rPrChange w:id="84" w:author="Parks, Robbie M" w:date="2017-08-16T12:04:00Z">
            <w:rPr>
              <w:highlight w:val="cyan"/>
            </w:rPr>
          </w:rPrChange>
        </w:rPr>
        <w:t>Global</w:t>
      </w:r>
      <w:r w:rsidR="00693168" w:rsidRPr="0079496A">
        <w:rPr>
          <w:rPrChange w:id="85" w:author="Parks, Robbie M" w:date="2017-08-16T12:04:00Z">
            <w:rPr>
              <w:highlight w:val="cyan"/>
            </w:rPr>
          </w:rPrChange>
        </w:rPr>
        <w:t xml:space="preserve"> Heat and Human Health</w:t>
      </w:r>
      <w:r w:rsidRPr="0079496A">
        <w:rPr>
          <w:rPrChange w:id="86" w:author="Parks, Robbie M" w:date="2017-08-16T12:04:00Z">
            <w:rPr>
              <w:highlight w:val="cyan"/>
            </w:rPr>
          </w:rPrChange>
        </w:rPr>
        <w:t xml:space="preserve"> Synthesis Report</w:t>
      </w:r>
      <w:bookmarkEnd w:id="81"/>
      <w:bookmarkEnd w:id="83"/>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pPr>
        <w:ind w:left="360"/>
        <w:jc w:val="both"/>
        <w:rPr>
          <w:rFonts w:ascii="Calibri Light" w:hAnsi="Calibri Light" w:cstheme="majorBidi"/>
          <w:szCs w:val="20"/>
          <w:lang w:val="en-US"/>
        </w:rPr>
        <w:pPrChange w:id="87" w:author="Parks, Robbie M" w:date="2017-08-16T10:07:00Z">
          <w:pPr>
            <w:ind w:left="360"/>
          </w:pPr>
        </w:pPrChange>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r w:rsidR="00656AE9">
        <w:rPr>
          <w:rFonts w:ascii="Calibri Light" w:hAnsi="Calibri Light" w:cstheme="majorBidi"/>
          <w:szCs w:val="20"/>
          <w:lang w:val="en-US"/>
        </w:rPr>
        <w:t xml:space="preserve">serve as a </w:t>
      </w:r>
    </w:p>
    <w:p w14:paraId="6DEB3803" w14:textId="020716CF" w:rsidR="00352770" w:rsidRPr="00C81FE8" w:rsidRDefault="00656AE9">
      <w:pPr>
        <w:ind w:left="360"/>
        <w:jc w:val="both"/>
        <w:rPr>
          <w:rFonts w:ascii="Calibri Light" w:hAnsi="Calibri Light" w:cstheme="majorBidi"/>
          <w:szCs w:val="20"/>
          <w:lang w:val="en-US"/>
        </w:rPr>
        <w:pPrChange w:id="88" w:author="Parks, Robbie M" w:date="2017-08-16T10:07:00Z">
          <w:pPr>
            <w:ind w:left="360"/>
          </w:pPr>
        </w:pPrChange>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325B9363" w:rsidR="00352770" w:rsidRPr="00C81FE8" w:rsidRDefault="00352770">
      <w:pPr>
        <w:ind w:left="360"/>
        <w:jc w:val="both"/>
        <w:rPr>
          <w:rFonts w:ascii="Calibri Light" w:hAnsi="Calibri Light" w:cstheme="majorBidi"/>
          <w:szCs w:val="20"/>
          <w:lang w:val="en-US"/>
        </w:rPr>
        <w:pPrChange w:id="89" w:author="Parks, Robbie M" w:date="2017-08-16T10:07:00Z">
          <w:pPr>
            <w:ind w:left="360"/>
          </w:pPr>
        </w:pPrChange>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it</w:t>
      </w:r>
      <w:ins w:id="90" w:author="Parks, Robbie M" w:date="2017-08-16T10:11:00Z">
        <w:r w:rsidR="00684271">
          <w:rPr>
            <w:rFonts w:ascii="Calibri Light" w:hAnsi="Calibri Light" w:cstheme="majorBidi"/>
            <w:szCs w:val="20"/>
            <w:lang w:val="en-US"/>
          </w:rPr>
          <w:t xml:space="preserve"> i</w:t>
        </w:r>
      </w:ins>
      <w:r w:rsidRPr="00C81FE8">
        <w:rPr>
          <w:rFonts w:ascii="Calibri Light" w:hAnsi="Calibri Light" w:cstheme="majorBidi"/>
          <w:szCs w:val="20"/>
          <w:lang w:val="en-US"/>
        </w:rPr>
        <w:t>s for this reason a common framework is desirable to help synchronize information flow.</w:t>
      </w:r>
    </w:p>
    <w:p w14:paraId="2C6FC9DB" w14:textId="77777777" w:rsidR="00352770" w:rsidRPr="00C81FE8" w:rsidRDefault="00352770">
      <w:pPr>
        <w:ind w:left="360"/>
        <w:jc w:val="both"/>
        <w:rPr>
          <w:rFonts w:ascii="Calibri Light" w:hAnsi="Calibri Light" w:cstheme="majorBidi"/>
          <w:szCs w:val="20"/>
          <w:lang w:val="en-US"/>
        </w:rPr>
        <w:pPrChange w:id="91" w:author="Parks, Robbie M" w:date="2017-08-16T10:07:00Z">
          <w:pPr>
            <w:ind w:left="360"/>
          </w:pPr>
        </w:pPrChange>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pPr>
        <w:pStyle w:val="ListParagraph"/>
        <w:numPr>
          <w:ilvl w:val="0"/>
          <w:numId w:val="3"/>
        </w:numPr>
        <w:jc w:val="both"/>
        <w:rPr>
          <w:rFonts w:ascii="Calibri Light" w:hAnsi="Calibri Light"/>
        </w:rPr>
        <w:pPrChange w:id="92" w:author="Parks, Robbie M" w:date="2017-08-16T10:12:00Z">
          <w:pPr>
            <w:pStyle w:val="ListParagraph"/>
            <w:numPr>
              <w:numId w:val="3"/>
            </w:numPr>
            <w:ind w:hanging="360"/>
          </w:pPr>
        </w:pPrChange>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pPr>
        <w:pStyle w:val="ListParagraph"/>
        <w:ind w:left="1070"/>
        <w:jc w:val="both"/>
        <w:rPr>
          <w:rFonts w:ascii="Calibri Light" w:hAnsi="Calibri Light" w:cstheme="majorBidi"/>
          <w:szCs w:val="20"/>
          <w:lang w:val="en-US"/>
        </w:rPr>
        <w:pPrChange w:id="93" w:author="Parks, Robbie M" w:date="2017-08-16T10:12:00Z">
          <w:pPr>
            <w:pStyle w:val="ListParagraph"/>
            <w:ind w:left="1070"/>
          </w:pPr>
        </w:pPrChange>
      </w:pPr>
    </w:p>
    <w:p w14:paraId="39A2C204" w14:textId="77777777" w:rsidR="00352770" w:rsidRPr="00C81FE8" w:rsidRDefault="00352770">
      <w:pPr>
        <w:pStyle w:val="ListParagraph"/>
        <w:numPr>
          <w:ilvl w:val="0"/>
          <w:numId w:val="3"/>
        </w:numPr>
        <w:jc w:val="both"/>
        <w:rPr>
          <w:rFonts w:ascii="Calibri Light" w:hAnsi="Calibri Light"/>
        </w:rPr>
        <w:pPrChange w:id="94" w:author="Parks, Robbie M" w:date="2017-08-16T10:12:00Z">
          <w:pPr>
            <w:pStyle w:val="ListParagraph"/>
            <w:numPr>
              <w:numId w:val="3"/>
            </w:numPr>
            <w:ind w:hanging="360"/>
          </w:pPr>
        </w:pPrChange>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pPr>
        <w:pStyle w:val="ListParagraph"/>
        <w:jc w:val="both"/>
        <w:rPr>
          <w:rFonts w:ascii="Calibri Light" w:hAnsi="Calibri Light"/>
        </w:rPr>
        <w:pPrChange w:id="95" w:author="Parks, Robbie M" w:date="2017-08-16T10:12:00Z">
          <w:pPr>
            <w:pStyle w:val="ListParagraph"/>
          </w:pPr>
        </w:pPrChange>
      </w:pPr>
    </w:p>
    <w:p w14:paraId="16BDA029" w14:textId="77777777" w:rsidR="00352770" w:rsidRPr="00C81FE8" w:rsidRDefault="00352770">
      <w:pPr>
        <w:pStyle w:val="ListParagraph"/>
        <w:numPr>
          <w:ilvl w:val="0"/>
          <w:numId w:val="3"/>
        </w:numPr>
        <w:jc w:val="both"/>
        <w:rPr>
          <w:rFonts w:ascii="Calibri Light" w:hAnsi="Calibri Light"/>
        </w:rPr>
        <w:pPrChange w:id="96" w:author="Parks, Robbie M" w:date="2017-08-16T10:12:00Z">
          <w:pPr>
            <w:pStyle w:val="ListParagraph"/>
            <w:numPr>
              <w:numId w:val="3"/>
            </w:numPr>
            <w:ind w:hanging="360"/>
          </w:pPr>
        </w:pPrChange>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pPr>
        <w:pStyle w:val="ListParagraph"/>
        <w:tabs>
          <w:tab w:val="left" w:pos="6630"/>
        </w:tabs>
        <w:jc w:val="both"/>
        <w:rPr>
          <w:rFonts w:ascii="Calibri Light" w:hAnsi="Calibri Light"/>
        </w:rPr>
        <w:pPrChange w:id="97" w:author="Parks, Robbie M" w:date="2017-08-16T10:12:00Z">
          <w:pPr>
            <w:pStyle w:val="ListParagraph"/>
            <w:tabs>
              <w:tab w:val="left" w:pos="6630"/>
            </w:tabs>
          </w:pPr>
        </w:pPrChange>
      </w:pPr>
      <w:r w:rsidRPr="00C81FE8">
        <w:rPr>
          <w:rFonts w:ascii="Calibri Light" w:hAnsi="Calibri Light"/>
        </w:rPr>
        <w:tab/>
      </w:r>
    </w:p>
    <w:p w14:paraId="7A25423A" w14:textId="77777777" w:rsidR="00352770" w:rsidRPr="00C81FE8" w:rsidRDefault="00352770">
      <w:pPr>
        <w:pStyle w:val="ListParagraph"/>
        <w:numPr>
          <w:ilvl w:val="0"/>
          <w:numId w:val="3"/>
        </w:numPr>
        <w:jc w:val="both"/>
        <w:rPr>
          <w:rFonts w:ascii="Calibri Light" w:hAnsi="Calibri Light"/>
        </w:rPr>
        <w:pPrChange w:id="98" w:author="Parks, Robbie M" w:date="2017-08-16T10:12:00Z">
          <w:pPr>
            <w:pStyle w:val="ListParagraph"/>
            <w:numPr>
              <w:numId w:val="3"/>
            </w:numPr>
            <w:ind w:hanging="360"/>
          </w:pPr>
        </w:pPrChange>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ins w:id="99" w:author="Parks, Robbie M" w:date="2017-08-16T10:12:00Z"/>
          <w:rFonts w:ascii="Calibri Light" w:hAnsi="Calibri Light" w:cstheme="majorBidi"/>
          <w:szCs w:val="20"/>
        </w:rPr>
      </w:pPr>
    </w:p>
    <w:p w14:paraId="0F57C031" w14:textId="77777777" w:rsidR="007040DD" w:rsidRDefault="007040DD" w:rsidP="00883855">
      <w:pPr>
        <w:rPr>
          <w:ins w:id="100" w:author="Parks, Robbie M" w:date="2017-08-16T10:12:00Z"/>
          <w:rFonts w:ascii="Calibri Light" w:hAnsi="Calibri Light" w:cstheme="majorBidi"/>
          <w:szCs w:val="20"/>
        </w:rPr>
      </w:pPr>
    </w:p>
    <w:p w14:paraId="4E9A93CA" w14:textId="77777777" w:rsidR="007040DD" w:rsidRDefault="007040DD" w:rsidP="00883855">
      <w:pPr>
        <w:rPr>
          <w:rFonts w:ascii="Calibri Light" w:hAnsi="Calibri Light" w:cstheme="majorBidi"/>
          <w:szCs w:val="20"/>
        </w:rPr>
      </w:pPr>
    </w:p>
    <w:p w14:paraId="56FA2A8F" w14:textId="77777777" w:rsidR="00656AE9" w:rsidDel="007B7BFB" w:rsidRDefault="00656AE9" w:rsidP="00883855">
      <w:pPr>
        <w:rPr>
          <w:del w:id="101" w:author="Parks, Robbie M" w:date="2017-08-16T10:04:00Z"/>
          <w:rFonts w:ascii="Calibri Light" w:hAnsi="Calibri Light" w:cstheme="majorBidi"/>
          <w:szCs w:val="20"/>
        </w:rPr>
      </w:pPr>
    </w:p>
    <w:p w14:paraId="563F8BA9" w14:textId="77777777" w:rsidR="00656AE9" w:rsidDel="007B7BFB" w:rsidRDefault="00656AE9" w:rsidP="00883855">
      <w:pPr>
        <w:rPr>
          <w:del w:id="102" w:author="Parks, Robbie M" w:date="2017-08-16T10:04:00Z"/>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Change w:id="103">
          <w:tblGrid>
            <w:gridCol w:w="1696"/>
            <w:gridCol w:w="7518"/>
          </w:tblGrid>
        </w:tblGridChange>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19BEEFE1" w:rsidR="00665033" w:rsidRPr="00FD436E" w:rsidRDefault="00665033">
            <w:pPr>
              <w:pStyle w:val="ListParagraph"/>
              <w:numPr>
                <w:ilvl w:val="0"/>
                <w:numId w:val="48"/>
              </w:numPr>
              <w:rPr>
                <w:rFonts w:ascii="Calibri Light" w:hAnsi="Calibri Light" w:cstheme="majorBidi"/>
                <w:szCs w:val="20"/>
                <w:lang w:val="en-US"/>
                <w:rPrChange w:id="104" w:author="Parks, Robbie M" w:date="2017-08-16T10:13:00Z">
                  <w:rPr>
                    <w:lang w:val="en-US"/>
                  </w:rPr>
                </w:rPrChange>
              </w:rPr>
              <w:pPrChange w:id="105" w:author="Parks, Robbie M" w:date="2017-08-16T10:13:00Z">
                <w:pPr/>
              </w:pPrChange>
            </w:pPr>
            <w:r w:rsidRPr="00FD436E">
              <w:rPr>
                <w:rFonts w:ascii="Calibri Light" w:hAnsi="Calibri Light" w:cstheme="majorBidi"/>
                <w:szCs w:val="20"/>
                <w:lang w:val="en-US"/>
                <w:rPrChange w:id="106" w:author="Parks, Robbie M" w:date="2017-08-16T10:13:00Z">
                  <w:rPr>
                    <w:lang w:val="en-US"/>
                  </w:rPr>
                </w:rPrChange>
              </w:rPr>
              <w:t>What is GHHIN</w:t>
            </w:r>
          </w:p>
          <w:p w14:paraId="0EDD367C" w14:textId="1F01B8DC" w:rsidR="00665033" w:rsidRPr="00FD436E" w:rsidRDefault="00665033">
            <w:pPr>
              <w:pStyle w:val="ListParagraph"/>
              <w:numPr>
                <w:ilvl w:val="0"/>
                <w:numId w:val="48"/>
              </w:numPr>
              <w:rPr>
                <w:rFonts w:ascii="Calibri Light" w:hAnsi="Calibri Light" w:cstheme="majorBidi"/>
                <w:szCs w:val="20"/>
                <w:lang w:val="en-US"/>
                <w:rPrChange w:id="107" w:author="Parks, Robbie M" w:date="2017-08-16T10:13:00Z">
                  <w:rPr>
                    <w:lang w:val="en-US"/>
                  </w:rPr>
                </w:rPrChange>
              </w:rPr>
              <w:pPrChange w:id="108" w:author="Parks, Robbie M" w:date="2017-08-16T10:13:00Z">
                <w:pPr/>
              </w:pPrChange>
            </w:pPr>
            <w:r w:rsidRPr="00FD436E">
              <w:rPr>
                <w:rFonts w:ascii="Calibri Light" w:hAnsi="Calibri Light" w:cstheme="majorBidi"/>
                <w:szCs w:val="20"/>
                <w:lang w:val="en-US"/>
                <w:rPrChange w:id="109" w:author="Parks, Robbie M" w:date="2017-08-16T10:13:00Z">
                  <w:rPr>
                    <w:lang w:val="en-US"/>
                  </w:rPr>
                </w:rPrChange>
              </w:rPr>
              <w:t>Why is it needed</w:t>
            </w:r>
          </w:p>
          <w:p w14:paraId="577FEBEB" w14:textId="21123F3D" w:rsidR="00665033" w:rsidRPr="00FD436E" w:rsidRDefault="00665033">
            <w:pPr>
              <w:pStyle w:val="ListParagraph"/>
              <w:numPr>
                <w:ilvl w:val="0"/>
                <w:numId w:val="48"/>
              </w:numPr>
              <w:rPr>
                <w:rFonts w:ascii="Calibri Light" w:hAnsi="Calibri Light" w:cstheme="majorBidi"/>
                <w:szCs w:val="20"/>
                <w:lang w:val="en-US"/>
                <w:rPrChange w:id="110" w:author="Parks, Robbie M" w:date="2017-08-16T10:13:00Z">
                  <w:rPr>
                    <w:lang w:val="en-US"/>
                  </w:rPr>
                </w:rPrChange>
              </w:rPr>
              <w:pPrChange w:id="111" w:author="Parks, Robbie M" w:date="2017-08-16T10:13:00Z">
                <w:pPr/>
              </w:pPrChange>
            </w:pPr>
            <w:r w:rsidRPr="00FD436E">
              <w:rPr>
                <w:rFonts w:ascii="Calibri Light" w:hAnsi="Calibri Light" w:cstheme="majorBidi"/>
                <w:szCs w:val="20"/>
                <w:lang w:val="en-US"/>
                <w:rPrChange w:id="112" w:author="Parks, Robbie M" w:date="2017-08-16T10:13:00Z">
                  <w:rPr>
                    <w:lang w:val="en-US"/>
                  </w:rPr>
                </w:rPrChange>
              </w:rPr>
              <w:t>How it works</w:t>
            </w:r>
          </w:p>
          <w:p w14:paraId="618A6B0A" w14:textId="4C4074D0" w:rsidR="00665033" w:rsidRPr="00FD436E" w:rsidRDefault="00665033">
            <w:pPr>
              <w:pStyle w:val="ListParagraph"/>
              <w:numPr>
                <w:ilvl w:val="0"/>
                <w:numId w:val="48"/>
              </w:numPr>
              <w:rPr>
                <w:rFonts w:ascii="Calibri Light" w:hAnsi="Calibri Light" w:cstheme="majorBidi"/>
                <w:szCs w:val="20"/>
                <w:lang w:val="en-US"/>
                <w:rPrChange w:id="113" w:author="Parks, Robbie M" w:date="2017-08-16T10:14:00Z">
                  <w:rPr>
                    <w:lang w:val="en-US"/>
                  </w:rPr>
                </w:rPrChange>
              </w:rPr>
              <w:pPrChange w:id="114" w:author="Parks, Robbie M" w:date="2017-08-16T10:14:00Z">
                <w:pPr/>
              </w:pPrChange>
            </w:pPr>
            <w:r w:rsidRPr="00FD436E">
              <w:rPr>
                <w:rFonts w:ascii="Calibri Light" w:hAnsi="Calibri Light" w:cstheme="majorBidi"/>
                <w:szCs w:val="20"/>
                <w:lang w:val="en-US"/>
                <w:rPrChange w:id="115" w:author="Parks, Robbie M" w:date="2017-08-16T10:14:00Z">
                  <w:rPr>
                    <w:lang w:val="en-US"/>
                  </w:rPr>
                </w:rPrChange>
              </w:rPr>
              <w:t>Synthesis report scope/purpose</w:t>
            </w:r>
          </w:p>
        </w:tc>
      </w:tr>
      <w:tr w:rsidR="00665033" w:rsidRPr="0094448E" w14:paraId="562A782C" w14:textId="77777777" w:rsidTr="00724662">
        <w:tblPrEx>
          <w:tblW w:w="9214" w:type="dxa"/>
          <w:tblInd w:w="108" w:type="dxa"/>
          <w:tblLayout w:type="fixed"/>
          <w:tblPrExChange w:id="116" w:author="Parks, Robbie M" w:date="2017-08-16T10:13:00Z">
            <w:tblPrEx>
              <w:tblW w:w="9214" w:type="dxa"/>
              <w:tblInd w:w="108" w:type="dxa"/>
              <w:tblLayout w:type="fixed"/>
            </w:tblPrEx>
          </w:tblPrExChange>
        </w:tblPrEx>
        <w:trPr>
          <w:trHeight w:val="2870"/>
        </w:trPr>
        <w:tc>
          <w:tcPr>
            <w:tcW w:w="1696" w:type="dxa"/>
            <w:tcPrChange w:id="117" w:author="Parks, Robbie M" w:date="2017-08-16T10:13:00Z">
              <w:tcPr>
                <w:tcW w:w="1696" w:type="dxa"/>
              </w:tcPr>
            </w:tcPrChange>
          </w:tcPr>
          <w:p w14:paraId="067BFEAB" w14:textId="1F6D11BD"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8DBDC03" w:rsidR="00494DA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4BF21D8B" w14:textId="77777777" w:rsidR="00494DAE" w:rsidDel="009A7865" w:rsidRDefault="00494DAE" w:rsidP="007C0994">
            <w:pPr>
              <w:rPr>
                <w:del w:id="118" w:author="Parks, Robbie M" w:date="2017-08-16T10:40:00Z"/>
                <w:rFonts w:ascii="Calibri Light" w:hAnsi="Calibri Light" w:cstheme="majorBidi"/>
                <w:bCs/>
                <w:szCs w:val="20"/>
                <w:lang w:val="en-US"/>
              </w:rPr>
            </w:pPr>
          </w:p>
          <w:p w14:paraId="51D1B7B1" w14:textId="77777777" w:rsidR="00494DAE" w:rsidRDefault="00494DAE" w:rsidP="007C0994">
            <w:pPr>
              <w:rPr>
                <w:rFonts w:ascii="Calibri Light" w:hAnsi="Calibri Light" w:cstheme="majorBidi"/>
                <w:bCs/>
                <w:szCs w:val="20"/>
                <w:lang w:val="en-US"/>
              </w:rPr>
            </w:pPr>
          </w:p>
          <w:p w14:paraId="22643B02" w14:textId="5CFCE3C5" w:rsidR="00494DAE" w:rsidRPr="0079496A" w:rsidRDefault="00A256C9" w:rsidP="007C0994">
            <w:pPr>
              <w:rPr>
                <w:rFonts w:ascii="Calibri Light" w:hAnsi="Calibri Light" w:cstheme="majorBidi"/>
                <w:bCs/>
                <w:szCs w:val="20"/>
                <w:lang w:val="de-DE"/>
              </w:rPr>
            </w:pPr>
            <w:r w:rsidRPr="0079496A">
              <w:rPr>
                <w:rFonts w:ascii="Calibri Light" w:hAnsi="Calibri Light" w:cstheme="majorBidi"/>
                <w:bCs/>
                <w:szCs w:val="20"/>
                <w:lang w:val="de-DE"/>
              </w:rPr>
              <w:t>Jon Gottschalck</w:t>
            </w:r>
          </w:p>
          <w:p w14:paraId="6279604A" w14:textId="364E4F03" w:rsidR="00A256C9" w:rsidRPr="0079496A" w:rsidRDefault="00A256C9" w:rsidP="007C0994">
            <w:pPr>
              <w:rPr>
                <w:rFonts w:ascii="Calibri Light" w:hAnsi="Calibri Light" w:cstheme="majorBidi"/>
                <w:bCs/>
                <w:szCs w:val="20"/>
                <w:lang w:val="de-DE"/>
              </w:rPr>
            </w:pPr>
            <w:r w:rsidRPr="0079496A">
              <w:rPr>
                <w:rFonts w:ascii="Calibri Light" w:hAnsi="Calibri Light" w:cstheme="majorBidi"/>
                <w:bCs/>
                <w:szCs w:val="20"/>
                <w:lang w:val="de-DE"/>
              </w:rPr>
              <w:t>Robert Kopp</w:t>
            </w:r>
          </w:p>
          <w:p w14:paraId="3168E02E" w14:textId="4F572395" w:rsidR="00A256C9" w:rsidRPr="0079496A" w:rsidRDefault="006B6131" w:rsidP="007C0994">
            <w:pPr>
              <w:rPr>
                <w:rFonts w:ascii="Calibri Light" w:hAnsi="Calibri Light" w:cstheme="majorBidi"/>
                <w:bCs/>
                <w:szCs w:val="20"/>
                <w:lang w:val="de-DE"/>
              </w:rPr>
            </w:pPr>
            <w:r w:rsidRPr="0079496A">
              <w:rPr>
                <w:rFonts w:ascii="Calibri Light" w:hAnsi="Calibri Light" w:cstheme="majorBidi"/>
                <w:bCs/>
                <w:szCs w:val="20"/>
                <w:lang w:val="de-DE"/>
              </w:rPr>
              <w:t>KMA person</w:t>
            </w:r>
          </w:p>
          <w:p w14:paraId="25946331" w14:textId="1663398D" w:rsidR="00494DAE" w:rsidRPr="0079496A" w:rsidDel="009A7865" w:rsidRDefault="00494DAE" w:rsidP="00494DAE">
            <w:pPr>
              <w:rPr>
                <w:del w:id="119" w:author="Parks, Robbie M" w:date="2017-08-16T10:40:00Z"/>
                <w:rFonts w:ascii="Calibri Light" w:hAnsi="Calibri Light" w:cstheme="majorBidi"/>
                <w:szCs w:val="20"/>
                <w:lang w:val="de-DE"/>
              </w:rPr>
            </w:pPr>
            <w:r w:rsidRPr="0048752A">
              <w:rPr>
                <w:rFonts w:ascii="Calibri Light" w:eastAsia="Times New Roman" w:hAnsi="Calibri Light" w:cs="Tahoma"/>
                <w:szCs w:val="20"/>
                <w:lang w:val="fr-CH"/>
              </w:rPr>
              <w:t>Sarah Perkins-Kirkpatrick</w:t>
            </w:r>
          </w:p>
          <w:p w14:paraId="73A55751" w14:textId="77777777" w:rsidR="00665033" w:rsidRPr="0079496A" w:rsidDel="009A7865" w:rsidRDefault="00494DAE">
            <w:pPr>
              <w:rPr>
                <w:del w:id="120" w:author="Parks, Robbie M" w:date="2017-08-16T10:40:00Z"/>
                <w:rFonts w:ascii="Calibri Light" w:hAnsi="Calibri Light" w:cstheme="majorBidi"/>
                <w:szCs w:val="20"/>
                <w:lang w:val="de-DE"/>
              </w:rPr>
              <w:pPrChange w:id="121" w:author="Parks, Robbie M" w:date="2017-08-16T10:40:00Z">
                <w:pPr>
                  <w:tabs>
                    <w:tab w:val="left" w:pos="1365"/>
                  </w:tabs>
                </w:pPr>
              </w:pPrChange>
            </w:pPr>
            <w:del w:id="122" w:author="Parks, Robbie M" w:date="2017-08-16T10:40:00Z">
              <w:r w:rsidRPr="0079496A" w:rsidDel="009A7865">
                <w:rPr>
                  <w:rFonts w:ascii="Calibri Light" w:hAnsi="Calibri Light" w:cstheme="majorBidi"/>
                  <w:szCs w:val="20"/>
                  <w:lang w:val="de-DE"/>
                </w:rPr>
                <w:tab/>
              </w:r>
            </w:del>
          </w:p>
          <w:p w14:paraId="57F31FF2" w14:textId="251D6480" w:rsidR="00494DAE" w:rsidRPr="0079496A" w:rsidRDefault="00494DAE">
            <w:pPr>
              <w:rPr>
                <w:rFonts w:ascii="Calibri Light" w:hAnsi="Calibri Light" w:cstheme="majorBidi"/>
                <w:szCs w:val="20"/>
                <w:lang w:val="de-DE"/>
              </w:rPr>
              <w:pPrChange w:id="123" w:author="Parks, Robbie M" w:date="2017-08-16T10:40:00Z">
                <w:pPr>
                  <w:tabs>
                    <w:tab w:val="left" w:pos="1365"/>
                  </w:tabs>
                </w:pPr>
              </w:pPrChange>
            </w:pPr>
          </w:p>
        </w:tc>
        <w:tc>
          <w:tcPr>
            <w:tcW w:w="7518" w:type="dxa"/>
            <w:tcPrChange w:id="124" w:author="Parks, Robbie M" w:date="2017-08-16T10:13:00Z">
              <w:tcPr>
                <w:tcW w:w="7518" w:type="dxa"/>
              </w:tcPr>
            </w:tcPrChange>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266CFC79"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w:t>
            </w:r>
            <w:ins w:id="125" w:author="Parks, Robbie M" w:date="2017-08-16T10:15:00Z">
              <w:r w:rsidR="00121130">
                <w:rPr>
                  <w:rFonts w:ascii="Calibri Light" w:hAnsi="Calibri Light" w:cstheme="majorBidi"/>
                  <w:szCs w:val="20"/>
                  <w:lang w:val="en-US"/>
                </w:rPr>
                <w:t>Extreme Heat Events (</w:t>
              </w:r>
            </w:ins>
            <w:r w:rsidRPr="0094448E">
              <w:rPr>
                <w:rFonts w:ascii="Calibri Light" w:hAnsi="Calibri Light" w:cstheme="majorBidi"/>
                <w:szCs w:val="20"/>
                <w:lang w:val="en-US"/>
              </w:rPr>
              <w:t>EHE</w:t>
            </w:r>
            <w:ins w:id="126" w:author="Parks, Robbie M" w:date="2017-08-16T10:15:00Z">
              <w:r w:rsidR="00121130">
                <w:rPr>
                  <w:rFonts w:ascii="Calibri Light" w:hAnsi="Calibri Light" w:cstheme="majorBidi"/>
                  <w:szCs w:val="20"/>
                  <w:lang w:val="en-US"/>
                </w:rPr>
                <w:t>s)</w:t>
              </w:r>
            </w:ins>
            <w:r w:rsidRPr="0094448E">
              <w:rPr>
                <w:rFonts w:ascii="Calibri Light" w:hAnsi="Calibri Light" w:cstheme="majorBidi"/>
                <w:szCs w:val="20"/>
                <w:lang w:val="en-US"/>
              </w:rPr>
              <w:t>.</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53488794"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7A388993" w14:textId="77777777" w:rsidR="00665033" w:rsidRDefault="00665033" w:rsidP="00501C8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6602C20A" w14:textId="77777777" w:rsidR="00494DAE" w:rsidRDefault="00494DAE" w:rsidP="00501C87">
            <w:pPr>
              <w:rPr>
                <w:rFonts w:ascii="Calibri Light" w:hAnsi="Calibri Light" w:cstheme="majorBidi"/>
                <w:bCs/>
                <w:szCs w:val="20"/>
                <w:lang w:val="en-US"/>
              </w:rPr>
            </w:pPr>
          </w:p>
          <w:p w14:paraId="3DDC9C50" w14:textId="77777777" w:rsidR="00494DAE" w:rsidRPr="0079496A" w:rsidRDefault="00494DAE" w:rsidP="00501C87">
            <w:pPr>
              <w:rPr>
                <w:rFonts w:ascii="Calibri Light" w:hAnsi="Calibri Light" w:cstheme="majorBidi"/>
                <w:b/>
                <w:szCs w:val="20"/>
                <w:lang w:val="de-DE"/>
              </w:rPr>
            </w:pPr>
            <w:r w:rsidRPr="0079496A">
              <w:rPr>
                <w:rFonts w:ascii="Calibri Light" w:hAnsi="Calibri Light" w:cstheme="majorBidi"/>
                <w:b/>
                <w:szCs w:val="20"/>
                <w:lang w:val="de-DE"/>
              </w:rPr>
              <w:t>Census/population trends expert</w:t>
            </w:r>
          </w:p>
          <w:p w14:paraId="5365721E" w14:textId="00620745" w:rsidR="00494DAE" w:rsidRPr="0079496A" w:rsidRDefault="00494DAE" w:rsidP="00501C87">
            <w:pPr>
              <w:rPr>
                <w:rFonts w:ascii="Calibri Light" w:hAnsi="Calibri Light" w:cstheme="majorBidi"/>
                <w:b/>
                <w:szCs w:val="20"/>
                <w:lang w:val="de-DE"/>
              </w:rPr>
            </w:pPr>
            <w:r w:rsidRPr="0079496A">
              <w:rPr>
                <w:rFonts w:ascii="Calibri Light" w:hAnsi="Calibri Light" w:cstheme="majorBidi"/>
                <w:b/>
                <w:szCs w:val="20"/>
                <w:lang w:val="de-DE"/>
              </w:rPr>
              <w:t>Sociologist (Eric Klinenberg)</w:t>
            </w:r>
          </w:p>
          <w:p w14:paraId="71E937BC" w14:textId="77777777"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Economist</w:t>
            </w:r>
          </w:p>
          <w:p w14:paraId="39858B94" w14:textId="77777777"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Climate Expert</w:t>
            </w:r>
          </w:p>
          <w:p w14:paraId="496A69AE" w14:textId="12651ECA" w:rsidR="00A256C9" w:rsidDel="009A7865" w:rsidRDefault="00A256C9" w:rsidP="00501C87">
            <w:pPr>
              <w:rPr>
                <w:del w:id="127" w:author="Parks, Robbie M" w:date="2017-08-16T10:40:00Z"/>
                <w:rFonts w:ascii="Calibri Light" w:hAnsi="Calibri Light" w:cstheme="majorBidi"/>
                <w:b/>
                <w:szCs w:val="20"/>
                <w:lang w:val="en-US"/>
              </w:rPr>
            </w:pPr>
            <w:r>
              <w:rPr>
                <w:rFonts w:ascii="Calibri Light" w:hAnsi="Calibri Light" w:cstheme="majorBidi"/>
                <w:b/>
                <w:szCs w:val="20"/>
                <w:lang w:val="en-US"/>
              </w:rPr>
              <w:t>Gregg Garfin</w:t>
            </w:r>
          </w:p>
          <w:p w14:paraId="1AA1DB66" w14:textId="07395773" w:rsidR="00494DAE" w:rsidRPr="0094448E" w:rsidRDefault="00494DAE" w:rsidP="00501C87">
            <w:pPr>
              <w:rPr>
                <w:rFonts w:ascii="Calibri Light" w:hAnsi="Calibri Light" w:cstheme="majorBidi"/>
                <w:b/>
                <w:szCs w:val="20"/>
                <w:lang w:val="en-US"/>
              </w:rPr>
            </w:pP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w:t>
            </w:r>
            <w:del w:id="128" w:author="Parks, Robbie M" w:date="2017-08-16T10:14:00Z">
              <w:r w:rsidRPr="0094448E" w:rsidDel="00440991">
                <w:rPr>
                  <w:rFonts w:ascii="Calibri Light" w:hAnsi="Calibri Light" w:cstheme="majorBidi"/>
                  <w:szCs w:val="20"/>
                  <w:lang w:val="en-US"/>
                </w:rPr>
                <w:delText xml:space="preserve"> </w:delText>
              </w:r>
            </w:del>
            <w:r w:rsidRPr="0094448E">
              <w:rPr>
                <w:rFonts w:ascii="Calibri Light" w:hAnsi="Calibri Light" w:cstheme="majorBidi"/>
                <w:szCs w:val="20"/>
                <w:lang w:val="en-US"/>
              </w:rPr>
              <w:t xml:space="preserve">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70F80EBA"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2309BF0C"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7F2E2C3" w14:textId="77777777" w:rsidR="00494DAE" w:rsidRDefault="00494DAE" w:rsidP="00501C87">
            <w:pPr>
              <w:rPr>
                <w:rFonts w:ascii="Calibri Light" w:hAnsi="Calibri Light" w:cstheme="majorBidi"/>
                <w:bCs/>
                <w:szCs w:val="20"/>
                <w:lang w:val="en-US"/>
              </w:rPr>
            </w:pPr>
          </w:p>
          <w:p w14:paraId="12DADA5E" w14:textId="77777777" w:rsidR="00494DAE" w:rsidRDefault="00494DAE" w:rsidP="00501C87">
            <w:pPr>
              <w:rPr>
                <w:rFonts w:ascii="Calibri Light" w:hAnsi="Calibri Light" w:cstheme="majorBidi"/>
                <w:szCs w:val="20"/>
                <w:lang w:val="en-US"/>
              </w:rPr>
            </w:pPr>
            <w:r>
              <w:rPr>
                <w:rFonts w:ascii="Calibri Light" w:hAnsi="Calibri Light" w:cstheme="majorBidi"/>
                <w:szCs w:val="20"/>
                <w:lang w:val="en-US"/>
              </w:rPr>
              <w:t>Sharon Jeffers</w:t>
            </w:r>
          </w:p>
          <w:p w14:paraId="4BBD800A" w14:textId="02A44A5D" w:rsidR="00494DAE" w:rsidRPr="00494DAE" w:rsidRDefault="00494DAE" w:rsidP="00501C87">
            <w:pPr>
              <w:rPr>
                <w:rFonts w:ascii="Calibri Light" w:hAnsi="Calibri Light" w:cstheme="majorBidi"/>
                <w:szCs w:val="20"/>
                <w:lang w:val="en-US"/>
              </w:rPr>
            </w:pPr>
            <w:r w:rsidRPr="00494DAE">
              <w:rPr>
                <w:rFonts w:ascii="Calibri Light" w:hAnsi="Calibri Light" w:cstheme="majorBidi"/>
                <w:szCs w:val="20"/>
                <w:lang w:val="en-US"/>
              </w:rPr>
              <w:t>Robert D. Bullard</w:t>
            </w:r>
          </w:p>
          <w:p w14:paraId="2086184D" w14:textId="77777777" w:rsidR="00494DAE" w:rsidRDefault="00494DAE" w:rsidP="00501C87">
            <w:pPr>
              <w:rPr>
                <w:rFonts w:ascii="Calibri Light" w:hAnsi="Calibri Light" w:cstheme="majorBidi"/>
                <w:szCs w:val="20"/>
                <w:lang w:val="en-US"/>
              </w:rPr>
            </w:pPr>
          </w:p>
          <w:p w14:paraId="506AD14A" w14:textId="77777777" w:rsidR="00494DAE" w:rsidRPr="0094448E" w:rsidRDefault="00494DAE" w:rsidP="00501C87">
            <w:pPr>
              <w:rPr>
                <w:rFonts w:ascii="Calibri Light" w:hAnsi="Calibri Light" w:cstheme="majorBidi"/>
                <w:szCs w:val="20"/>
                <w:lang w:val="en-US"/>
              </w:rPr>
            </w:pP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8368C9A"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w:t>
            </w:r>
            <w:del w:id="129" w:author="Parks, Robbie M" w:date="2017-08-16T10:14:00Z">
              <w:r w:rsidRPr="0094448E" w:rsidDel="00440991">
                <w:rPr>
                  <w:rFonts w:ascii="Calibri Light" w:hAnsi="Calibri Light" w:cstheme="majorBidi"/>
                  <w:szCs w:val="20"/>
                  <w:lang w:val="en-US"/>
                </w:rPr>
                <w:delText xml:space="preserve"> </w:delText>
              </w:r>
            </w:del>
            <w:r w:rsidRPr="0094448E">
              <w:rPr>
                <w:rFonts w:ascii="Calibri Light" w:hAnsi="Calibri Light" w:cstheme="majorBidi"/>
                <w:szCs w:val="20"/>
                <w:lang w:val="en-US"/>
              </w:rPr>
              <w:t>summary of changing vulnerability indicators over the past 2</w:t>
            </w:r>
            <w:ins w:id="130" w:author="Parks, Robbie M" w:date="2017-08-16T10:16:00Z">
              <w:r w:rsidR="004F4C7E">
                <w:rPr>
                  <w:rFonts w:ascii="Calibri Light" w:hAnsi="Calibri Light" w:cstheme="majorBidi"/>
                  <w:szCs w:val="20"/>
                  <w:lang w:val="en-US"/>
                </w:rPr>
                <w:t>-</w:t>
              </w:r>
            </w:ins>
            <w:del w:id="131" w:author="Parks, Robbie M" w:date="2017-08-16T10:16:00Z">
              <w:r w:rsidRPr="0094448E" w:rsidDel="004F4C7E">
                <w:rPr>
                  <w:rFonts w:ascii="Calibri Light" w:hAnsi="Calibri Light" w:cstheme="majorBidi"/>
                  <w:szCs w:val="20"/>
                  <w:lang w:val="en-US"/>
                </w:rPr>
                <w:delText xml:space="preserve"> </w:delText>
              </w:r>
            </w:del>
            <w:r w:rsidRPr="0094448E">
              <w:rPr>
                <w:rFonts w:ascii="Calibri Light" w:hAnsi="Calibri Light" w:cstheme="majorBidi"/>
                <w:szCs w:val="20"/>
                <w:lang w:val="en-US"/>
              </w:rPr>
              <w:t>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 xml:space="preserve">ase Study of member </w:t>
            </w:r>
            <w:r w:rsidRPr="0094448E">
              <w:rPr>
                <w:rFonts w:ascii="Calibri Light" w:hAnsi="Calibri Light" w:cstheme="majorBidi"/>
                <w:szCs w:val="20"/>
                <w:lang w:val="en-US"/>
              </w:rPr>
              <w:lastRenderedPageBreak/>
              <w:t>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2913AFF2"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73519195" w14:textId="77777777" w:rsidR="00494DAE" w:rsidRDefault="00494DAE" w:rsidP="007C0994">
            <w:pPr>
              <w:rPr>
                <w:rFonts w:ascii="Calibri Light" w:hAnsi="Calibri Light" w:cstheme="majorBidi"/>
                <w:bCs/>
                <w:szCs w:val="20"/>
                <w:lang w:val="en-US"/>
              </w:rPr>
            </w:pPr>
          </w:p>
          <w:p w14:paraId="73C57F57" w14:textId="77777777" w:rsidR="00494DAE" w:rsidRDefault="00494DAE" w:rsidP="007C0994">
            <w:pPr>
              <w:rPr>
                <w:rFonts w:ascii="Calibri Light" w:hAnsi="Calibri Light" w:cstheme="majorBidi"/>
                <w:bCs/>
                <w:szCs w:val="20"/>
                <w:lang w:val="en-US"/>
              </w:rPr>
            </w:pPr>
            <w:r>
              <w:rPr>
                <w:rFonts w:ascii="Calibri Light" w:hAnsi="Calibri Light" w:cstheme="majorBidi"/>
                <w:bCs/>
                <w:szCs w:val="20"/>
                <w:lang w:val="en-US"/>
              </w:rPr>
              <w:t>Shubhayu Saha</w:t>
            </w:r>
          </w:p>
          <w:p w14:paraId="40486C1B" w14:textId="1836DE52" w:rsidR="00494DAE" w:rsidRPr="00A256C9" w:rsidRDefault="00A256C9" w:rsidP="007C0994">
            <w:pPr>
              <w:rPr>
                <w:rFonts w:ascii="Calibri Light" w:hAnsi="Calibri Light" w:cstheme="majorBidi"/>
                <w:bCs/>
                <w:iCs/>
                <w:szCs w:val="20"/>
                <w:lang w:val="en-US"/>
              </w:rPr>
            </w:pPr>
            <w:r>
              <w:rPr>
                <w:rFonts w:ascii="Calibri Light" w:hAnsi="Calibri Light" w:cstheme="majorBidi"/>
                <w:bCs/>
                <w:iCs/>
                <w:szCs w:val="20"/>
                <w:lang w:val="en-US"/>
              </w:rPr>
              <w:t>Pat Kinney</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2798A45"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key indicators and sources to track, morbidity, mortality, productivity, etc</w:t>
            </w:r>
            <w:ins w:id="132" w:author="Parks, Robbie M" w:date="2017-08-16T10:13:00Z">
              <w:r w:rsidR="00724662">
                <w:rPr>
                  <w:rFonts w:ascii="Calibri Light" w:hAnsi="Calibri Light" w:cstheme="majorBidi"/>
                  <w:bCs/>
                  <w:i/>
                  <w:iCs/>
                  <w:szCs w:val="20"/>
                  <w:lang w:val="en-US"/>
                </w:rPr>
                <w:t>.</w:t>
              </w:r>
            </w:ins>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0BFB9FE6"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4F31DF32" w14:textId="77777777" w:rsidR="00A256C9" w:rsidRDefault="00A256C9" w:rsidP="00501C87">
            <w:pPr>
              <w:rPr>
                <w:rFonts w:ascii="Calibri Light" w:hAnsi="Calibri Light" w:cstheme="majorBidi"/>
                <w:bCs/>
                <w:szCs w:val="20"/>
                <w:lang w:val="en-US"/>
              </w:rPr>
            </w:pPr>
          </w:p>
          <w:p w14:paraId="67AF199B" w14:textId="77777777" w:rsidR="00A256C9" w:rsidRDefault="00A256C9" w:rsidP="00501C87">
            <w:pPr>
              <w:rPr>
                <w:rFonts w:ascii="Calibri Light" w:hAnsi="Calibri Light" w:cstheme="majorBidi"/>
                <w:bCs/>
                <w:szCs w:val="20"/>
                <w:lang w:val="en-US"/>
              </w:rPr>
            </w:pPr>
            <w:r>
              <w:rPr>
                <w:rFonts w:ascii="Calibri Light" w:hAnsi="Calibri Light" w:cstheme="majorBidi"/>
                <w:bCs/>
                <w:szCs w:val="20"/>
                <w:lang w:val="en-US"/>
              </w:rPr>
              <w:t>Rachel Lowe</w:t>
            </w:r>
          </w:p>
          <w:p w14:paraId="51352872" w14:textId="77777777" w:rsidR="00A256C9" w:rsidRDefault="00A256C9" w:rsidP="00501C87">
            <w:pPr>
              <w:rPr>
                <w:rFonts w:ascii="Calibri Light" w:hAnsi="Calibri Light" w:cstheme="majorBidi"/>
                <w:szCs w:val="20"/>
                <w:lang w:val="en-US"/>
              </w:rPr>
            </w:pPr>
            <w:r w:rsidRPr="00A256C9">
              <w:rPr>
                <w:rFonts w:ascii="Calibri Light" w:hAnsi="Calibri Light" w:cstheme="majorBidi"/>
                <w:szCs w:val="20"/>
                <w:lang w:val="en-US"/>
              </w:rPr>
              <w:t>Joan Ballester</w:t>
            </w:r>
          </w:p>
          <w:p w14:paraId="3FBCFC94" w14:textId="2BBB72F0" w:rsidR="00A256C9" w:rsidRPr="00A256C9" w:rsidRDefault="00A256C9" w:rsidP="00501C87">
            <w:pPr>
              <w:rPr>
                <w:rFonts w:ascii="Calibri Light" w:hAnsi="Calibri Light" w:cstheme="majorBidi"/>
                <w:szCs w:val="20"/>
                <w:lang w:val="en-US"/>
              </w:rPr>
            </w:pP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7F5D6D49"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3E367B7C" w14:textId="77777777" w:rsidR="00A256C9" w:rsidRDefault="00A256C9" w:rsidP="007C0994">
            <w:pPr>
              <w:rPr>
                <w:rFonts w:ascii="Calibri Light" w:hAnsi="Calibri Light" w:cstheme="majorBidi"/>
                <w:bCs/>
                <w:szCs w:val="20"/>
                <w:lang w:val="en-US"/>
              </w:rPr>
            </w:pPr>
          </w:p>
          <w:p w14:paraId="49EB48FF" w14:textId="77777777" w:rsidR="00A256C9" w:rsidRPr="0094448E" w:rsidRDefault="00A256C9" w:rsidP="007C0994">
            <w:pPr>
              <w:rPr>
                <w:rFonts w:ascii="Calibri Light" w:hAnsi="Calibri Light" w:cstheme="majorBidi"/>
                <w:szCs w:val="20"/>
                <w:lang w:val="en-US"/>
              </w:rPr>
            </w:pP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4"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lastRenderedPageBreak/>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8D4B8E">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T-Avg relative to 1981-2010 for 2+ days)</w:t>
            </w:r>
          </w:p>
          <w:p w14:paraId="4B879528" w14:textId="77777777" w:rsidR="00A81D95" w:rsidRPr="0094448E" w:rsidRDefault="00A81D95" w:rsidP="008D4B8E">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8D4B8E">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8D4B8E">
            <w:pPr>
              <w:rPr>
                <w:rFonts w:ascii="Calibri Light" w:hAnsi="Calibri Light" w:cstheme="majorBidi"/>
                <w:b/>
                <w:bCs/>
                <w:szCs w:val="20"/>
                <w:lang w:val="en-US"/>
              </w:rPr>
            </w:pPr>
          </w:p>
        </w:tc>
        <w:tc>
          <w:tcPr>
            <w:tcW w:w="1275" w:type="dxa"/>
          </w:tcPr>
          <w:p w14:paraId="12E269BA" w14:textId="77777777" w:rsidR="00A81D95" w:rsidRDefault="00A81D95" w:rsidP="008D4B8E">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8D4B8E">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8D4B8E">
            <w:pPr>
              <w:rPr>
                <w:rFonts w:ascii="Calibri Light" w:hAnsi="Calibri Light" w:cstheme="majorBidi"/>
                <w:b/>
                <w:bCs/>
                <w:szCs w:val="20"/>
                <w:lang w:val="en-US"/>
              </w:rPr>
            </w:pPr>
          </w:p>
        </w:tc>
        <w:tc>
          <w:tcPr>
            <w:tcW w:w="1275" w:type="dxa"/>
          </w:tcPr>
          <w:p w14:paraId="52D2FFEA" w14:textId="77777777" w:rsidR="00A81D95" w:rsidRDefault="00A81D95" w:rsidP="008D4B8E">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8D4B8E">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8D4B8E">
            <w:pPr>
              <w:rPr>
                <w:rFonts w:ascii="Calibri Light" w:hAnsi="Calibri Light" w:cstheme="majorBidi"/>
                <w:b/>
                <w:bCs/>
                <w:szCs w:val="20"/>
                <w:lang w:val="en-US"/>
              </w:rPr>
            </w:pPr>
          </w:p>
        </w:tc>
        <w:tc>
          <w:tcPr>
            <w:tcW w:w="1275" w:type="dxa"/>
          </w:tcPr>
          <w:p w14:paraId="2ACDC682" w14:textId="77777777" w:rsidR="00A81D95" w:rsidRDefault="00A81D95" w:rsidP="008D4B8E">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8D4B8E">
            <w:pPr>
              <w:rPr>
                <w:rFonts w:ascii="Calibri Light" w:hAnsi="Calibri Light" w:cstheme="majorBidi"/>
                <w:b/>
                <w:bCs/>
                <w:szCs w:val="20"/>
                <w:lang w:val="en-US"/>
              </w:rPr>
            </w:pPr>
          </w:p>
        </w:tc>
        <w:tc>
          <w:tcPr>
            <w:tcW w:w="1275" w:type="dxa"/>
          </w:tcPr>
          <w:p w14:paraId="02CBD91F" w14:textId="77777777" w:rsidR="00A81D95" w:rsidRDefault="00A81D95" w:rsidP="008D4B8E">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3DD61E8E"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Warning</w:t>
            </w:r>
            <w:ins w:id="133" w:author="Parks, Robbie M" w:date="2017-08-16T10:35:00Z">
              <w:r w:rsidR="00EF4C3D">
                <w:rPr>
                  <w:rFonts w:ascii="Calibri Light" w:hAnsi="Calibri Light" w:cstheme="majorBidi"/>
                  <w:b/>
                  <w:bCs/>
                  <w:szCs w:val="20"/>
                  <w:lang w:val="en-US"/>
                </w:rPr>
                <w:t xml:space="preserve"> Warning Systems</w:t>
              </w:r>
            </w:ins>
          </w:p>
        </w:tc>
        <w:tc>
          <w:tcPr>
            <w:tcW w:w="3685" w:type="dxa"/>
          </w:tcPr>
          <w:p w14:paraId="205F949E" w14:textId="0510DB9F" w:rsidR="00A81D95" w:rsidRPr="00491E88" w:rsidRDefault="00A81D95" w:rsidP="008D4B8E">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8D4B8E">
            <w:pPr>
              <w:rPr>
                <w:rFonts w:ascii="Calibri Light" w:hAnsi="Calibri Light" w:cstheme="majorBidi"/>
                <w:b/>
                <w:bCs/>
                <w:szCs w:val="20"/>
                <w:lang w:val="en-US"/>
              </w:rPr>
            </w:pPr>
          </w:p>
        </w:tc>
        <w:tc>
          <w:tcPr>
            <w:tcW w:w="1275" w:type="dxa"/>
          </w:tcPr>
          <w:p w14:paraId="19197C3F" w14:textId="77777777" w:rsidR="00A81D95" w:rsidRDefault="00A81D95" w:rsidP="008D4B8E">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746D58EB" w:rsidR="00A81D95" w:rsidRDefault="00A81D95" w:rsidP="00D846D2">
            <w:pPr>
              <w:rPr>
                <w:rFonts w:ascii="Calibri Light" w:hAnsi="Calibri Light" w:cstheme="majorBidi"/>
                <w:b/>
                <w:bCs/>
                <w:szCs w:val="20"/>
                <w:lang w:val="en-US"/>
              </w:rPr>
            </w:pPr>
            <w:r>
              <w:rPr>
                <w:rFonts w:ascii="Calibri Light" w:hAnsi="Calibri Light" w:cstheme="majorBidi"/>
                <w:b/>
                <w:bCs/>
                <w:szCs w:val="20"/>
                <w:lang w:val="en-US"/>
              </w:rPr>
              <w:t xml:space="preserve">Risk </w:t>
            </w:r>
            <w:ins w:id="134" w:author="Parks, Robbie M" w:date="2017-08-16T10:35:00Z">
              <w:r w:rsidR="00D846D2">
                <w:rPr>
                  <w:rFonts w:ascii="Calibri Light" w:hAnsi="Calibri Light" w:cstheme="majorBidi"/>
                  <w:b/>
                  <w:bCs/>
                  <w:szCs w:val="20"/>
                  <w:lang w:val="en-US"/>
                </w:rPr>
                <w:t>Management</w:t>
              </w:r>
            </w:ins>
            <w:del w:id="135" w:author="Parks, Robbie M" w:date="2017-08-16T10:35:00Z">
              <w:r w:rsidDel="00D846D2">
                <w:rPr>
                  <w:rFonts w:ascii="Calibri Light" w:hAnsi="Calibri Light" w:cstheme="majorBidi"/>
                  <w:b/>
                  <w:bCs/>
                  <w:szCs w:val="20"/>
                  <w:lang w:val="en-US"/>
                </w:rPr>
                <w:delText>Reduction</w:delText>
              </w:r>
            </w:del>
            <w:r>
              <w:rPr>
                <w:rFonts w:ascii="Calibri Light" w:hAnsi="Calibri Light" w:cstheme="majorBidi"/>
                <w:b/>
                <w:bCs/>
                <w:szCs w:val="20"/>
                <w:lang w:val="en-US"/>
              </w:rPr>
              <w:t xml:space="preserve">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lastRenderedPageBreak/>
        <w:t xml:space="preserve">Bi-annual Production Process </w:t>
      </w:r>
    </w:p>
    <w:p w14:paraId="7830F958" w14:textId="77777777" w:rsidR="00352770" w:rsidRDefault="00352770">
      <w:pPr>
        <w:jc w:val="both"/>
        <w:rPr>
          <w:rFonts w:ascii="Calibri Light" w:hAnsi="Calibri Light" w:cstheme="majorBidi"/>
          <w:bCs/>
          <w:szCs w:val="20"/>
          <w:lang w:val="en-US"/>
        </w:rPr>
        <w:pPrChange w:id="136" w:author="Parks, Robbie M" w:date="2017-08-16T10:28:00Z">
          <w:pPr/>
        </w:pPrChange>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pPr>
        <w:jc w:val="both"/>
        <w:rPr>
          <w:rFonts w:ascii="Calibri Light" w:hAnsi="Calibri Light" w:cstheme="majorBidi"/>
          <w:bCs/>
          <w:szCs w:val="20"/>
          <w:lang w:val="en-US"/>
        </w:rPr>
        <w:pPrChange w:id="137" w:author="Parks, Robbie M" w:date="2017-08-16T10:28:00Z">
          <w:pPr/>
        </w:pPrChange>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pPr>
        <w:jc w:val="both"/>
        <w:rPr>
          <w:rFonts w:ascii="Calibri Light" w:hAnsi="Calibri Light" w:cstheme="majorBidi"/>
          <w:bCs/>
          <w:szCs w:val="20"/>
          <w:lang w:val="en-US"/>
        </w:rPr>
        <w:pPrChange w:id="138" w:author="Parks, Robbie M" w:date="2017-08-16T10:28:00Z">
          <w:pPr/>
        </w:pPrChange>
      </w:pPr>
      <w:r>
        <w:rPr>
          <w:rFonts w:ascii="Calibri Light" w:hAnsi="Calibri Light" w:cstheme="majorBidi"/>
          <w:b/>
          <w:bCs/>
          <w:szCs w:val="20"/>
          <w:lang w:val="en-US"/>
        </w:rPr>
        <w:t>Initial Report Preparation</w:t>
      </w:r>
    </w:p>
    <w:p w14:paraId="7944C6E7" w14:textId="6DCB97CC" w:rsidR="000D7023" w:rsidRDefault="00352770">
      <w:pPr>
        <w:jc w:val="both"/>
        <w:rPr>
          <w:rFonts w:ascii="Calibri Light" w:hAnsi="Calibri Light" w:cstheme="majorBidi"/>
          <w:bCs/>
          <w:szCs w:val="20"/>
          <w:lang w:val="en-US"/>
        </w:rPr>
        <w:pPrChange w:id="139" w:author="Parks, Robbie M" w:date="2017-08-16T10:28:00Z">
          <w:pPr/>
        </w:pPrChange>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w:t>
      </w:r>
      <w:ins w:id="140" w:author="Parks, Robbie M" w:date="2017-08-16T10:30:00Z">
        <w:r w:rsidR="005229A1">
          <w:rPr>
            <w:rFonts w:ascii="Calibri Light" w:hAnsi="Calibri Light" w:cstheme="majorBidi"/>
            <w:bCs/>
            <w:szCs w:val="20"/>
            <w:lang w:val="en-US"/>
          </w:rPr>
          <w:t>a</w:t>
        </w:r>
      </w:ins>
      <w:del w:id="141" w:author="Parks, Robbie M" w:date="2017-08-16T10:30:00Z">
        <w:r w:rsidDel="00EC4814">
          <w:rPr>
            <w:rFonts w:ascii="Calibri Light" w:hAnsi="Calibri Light" w:cstheme="majorBidi"/>
            <w:bCs/>
            <w:szCs w:val="20"/>
            <w:lang w:val="en-US"/>
          </w:rPr>
          <w:delText>two</w:delText>
        </w:r>
      </w:del>
      <w:r>
        <w:rPr>
          <w:rFonts w:ascii="Calibri Light" w:hAnsi="Calibri Light" w:cstheme="majorBidi"/>
          <w:bCs/>
          <w:szCs w:val="20"/>
          <w:lang w:val="en-US"/>
        </w:rPr>
        <w:t xml:space="preserve"> </w:t>
      </w:r>
      <w:ins w:id="142" w:author="Parks, Robbie M" w:date="2017-08-16T10:32:00Z">
        <w:r w:rsidR="00CD7AD3">
          <w:rPr>
            <w:rFonts w:ascii="Calibri Light" w:hAnsi="Calibri Light" w:cstheme="majorBidi"/>
            <w:bCs/>
            <w:szCs w:val="20"/>
            <w:lang w:val="en-US"/>
          </w:rPr>
          <w:t xml:space="preserve">one-time </w:t>
        </w:r>
      </w:ins>
      <w:r>
        <w:rPr>
          <w:rFonts w:ascii="Calibri Light" w:hAnsi="Calibri Light" w:cstheme="majorBidi"/>
          <w:bCs/>
          <w:szCs w:val="20"/>
          <w:lang w:val="en-US"/>
        </w:rPr>
        <w:t>stocktaking paper</w:t>
      </w:r>
      <w:del w:id="143" w:author="Parks, Robbie M" w:date="2017-08-16T10:31:00Z">
        <w:r w:rsidDel="005229A1">
          <w:rPr>
            <w:rFonts w:ascii="Calibri Light" w:hAnsi="Calibri Light" w:cstheme="majorBidi"/>
            <w:bCs/>
            <w:szCs w:val="20"/>
            <w:lang w:val="en-US"/>
          </w:rPr>
          <w:delText>s</w:delText>
        </w:r>
      </w:del>
      <w:del w:id="144" w:author="Parks, Robbie M" w:date="2017-08-16T10:32:00Z">
        <w:r w:rsidDel="00CD7AD3">
          <w:rPr>
            <w:rFonts w:ascii="Calibri Light" w:hAnsi="Calibri Light" w:cstheme="majorBidi"/>
            <w:bCs/>
            <w:szCs w:val="20"/>
            <w:lang w:val="en-US"/>
          </w:rPr>
          <w:delText xml:space="preserve"> (one on interventions and one on heat early warning systems).</w:delText>
        </w:r>
      </w:del>
      <w:ins w:id="145" w:author="Parks, Robbie M" w:date="2017-08-16T10:32:00Z">
        <w:r w:rsidR="00CD7AD3">
          <w:rPr>
            <w:rFonts w:ascii="Calibri Light" w:hAnsi="Calibri Light" w:cstheme="majorBidi"/>
            <w:bCs/>
            <w:szCs w:val="20"/>
            <w:lang w:val="en-US"/>
          </w:rPr>
          <w:t>, reflecting the structure of the synthesis report.</w:t>
        </w:r>
      </w:ins>
      <w:del w:id="146" w:author="Parks, Robbie M" w:date="2017-08-16T10:32:00Z">
        <w:r w:rsidDel="00CD7AD3">
          <w:rPr>
            <w:rFonts w:ascii="Calibri Light" w:hAnsi="Calibri Light" w:cstheme="majorBidi"/>
            <w:bCs/>
            <w:szCs w:val="20"/>
            <w:lang w:val="en-US"/>
          </w:rPr>
          <w:delText xml:space="preserve"> </w:delText>
        </w:r>
      </w:del>
    </w:p>
    <w:p w14:paraId="5E8F8693" w14:textId="77777777" w:rsidR="000D7023" w:rsidRDefault="00352770">
      <w:pPr>
        <w:jc w:val="both"/>
        <w:rPr>
          <w:rFonts w:ascii="Calibri Light" w:hAnsi="Calibri Light" w:cstheme="majorBidi"/>
          <w:bCs/>
          <w:szCs w:val="20"/>
          <w:lang w:val="en-US"/>
        </w:rPr>
        <w:pPrChange w:id="147" w:author="Parks, Robbie M" w:date="2017-08-16T10:28:00Z">
          <w:pPr/>
        </w:pPrChange>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eastAsia="en-GB"/>
        </w:rPr>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pPr>
        <w:jc w:val="both"/>
        <w:rPr>
          <w:ins w:id="148" w:author="Parks, Robbie M" w:date="2017-08-16T10:30:00Z"/>
          <w:rFonts w:ascii="Calibri Light" w:hAnsi="Calibri Light" w:cstheme="majorBidi"/>
          <w:bCs/>
          <w:szCs w:val="20"/>
          <w:lang w:val="en-US"/>
        </w:rPr>
        <w:pPrChange w:id="149" w:author="Parks, Robbie M" w:date="2017-08-16T10:29:00Z">
          <w:pPr/>
        </w:pPrChange>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7BEB2D35" w14:textId="77777777" w:rsidR="009F5D8F" w:rsidRDefault="009F5D8F">
      <w:pPr>
        <w:jc w:val="both"/>
        <w:rPr>
          <w:rFonts w:ascii="Calibri Light" w:hAnsi="Calibri Light" w:cstheme="majorBidi"/>
          <w:bCs/>
          <w:szCs w:val="20"/>
          <w:lang w:val="en-US"/>
        </w:rPr>
        <w:pPrChange w:id="150" w:author="Parks, Robbie M" w:date="2017-08-16T10:29:00Z">
          <w:pPr/>
        </w:pPrChange>
      </w:pPr>
    </w:p>
    <w:p w14:paraId="40376B18" w14:textId="77777777" w:rsidR="00352770" w:rsidRDefault="00436F5E">
      <w:pPr>
        <w:jc w:val="both"/>
        <w:rPr>
          <w:rFonts w:ascii="Calibri Light" w:hAnsi="Calibri Light" w:cstheme="majorBidi"/>
          <w:bCs/>
          <w:szCs w:val="20"/>
          <w:lang w:val="en-US"/>
        </w:rPr>
        <w:pPrChange w:id="151" w:author="Parks, Robbie M" w:date="2017-08-16T10:29:00Z">
          <w:pPr/>
        </w:pPrChange>
      </w:pPr>
      <w:r>
        <w:rPr>
          <w:rFonts w:ascii="Calibri Light" w:hAnsi="Calibri Light" w:cstheme="majorBidi"/>
          <w:bCs/>
          <w:szCs w:val="20"/>
          <w:lang w:val="en-US"/>
        </w:rPr>
        <w:lastRenderedPageBreak/>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pPr>
        <w:jc w:val="both"/>
        <w:rPr>
          <w:rFonts w:ascii="Calibri Light" w:hAnsi="Calibri Light" w:cstheme="majorBidi"/>
          <w:b/>
          <w:bCs/>
          <w:szCs w:val="20"/>
          <w:lang w:val="en-US"/>
        </w:rPr>
        <w:pPrChange w:id="152" w:author="Parks, Robbie M" w:date="2017-08-16T10:30:00Z">
          <w:pPr/>
        </w:pPrChange>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1AA24E09" w:rsidR="00352770" w:rsidRDefault="00352770">
      <w:pPr>
        <w:jc w:val="both"/>
        <w:rPr>
          <w:rFonts w:ascii="Calibri Light" w:hAnsi="Calibri Light" w:cstheme="majorBidi"/>
          <w:bCs/>
          <w:szCs w:val="20"/>
          <w:lang w:val="en-US"/>
        </w:rPr>
        <w:pPrChange w:id="153" w:author="Parks, Robbie M" w:date="2017-08-16T10:30:00Z">
          <w:pPr/>
        </w:pPrChange>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ins w:id="154" w:author="Parks, Robbie M" w:date="2017-08-16T10:34:00Z">
        <w:r w:rsidR="000055A0">
          <w:rPr>
            <w:rFonts w:ascii="Calibri Light" w:hAnsi="Calibri Light" w:cstheme="majorBidi"/>
            <w:bCs/>
            <w:szCs w:val="20"/>
            <w:lang w:val="en-US"/>
          </w:rPr>
          <w:t>.</w:t>
        </w:r>
      </w:ins>
    </w:p>
    <w:p w14:paraId="6239111C" w14:textId="77777777" w:rsidR="00352770" w:rsidRDefault="00352770">
      <w:pPr>
        <w:jc w:val="both"/>
        <w:rPr>
          <w:rFonts w:ascii="Calibri Light" w:hAnsi="Calibri Light" w:cstheme="majorBidi"/>
          <w:bCs/>
          <w:szCs w:val="20"/>
          <w:lang w:val="en-US"/>
        </w:rPr>
        <w:pPrChange w:id="155" w:author="Parks, Robbie M" w:date="2017-08-16T10:30:00Z">
          <w:pPr/>
        </w:pPrChange>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pPr>
        <w:jc w:val="both"/>
        <w:rPr>
          <w:rFonts w:ascii="Calibri Light" w:hAnsi="Calibri Light" w:cstheme="majorBidi"/>
          <w:bCs/>
          <w:szCs w:val="20"/>
          <w:lang w:val="en-US"/>
        </w:rPr>
        <w:pPrChange w:id="156" w:author="Parks, Robbie M" w:date="2017-08-16T10:30:00Z">
          <w:pPr/>
        </w:pPrChange>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79496A" w:rsidRDefault="006C2969" w:rsidP="0079496A">
      <w:pPr>
        <w:pStyle w:val="Heading1"/>
        <w:numPr>
          <w:ilvl w:val="0"/>
          <w:numId w:val="67"/>
        </w:numPr>
      </w:pPr>
      <w:r>
        <w:br w:type="page"/>
      </w:r>
      <w:del w:id="157" w:author="Parks, Robbie M" w:date="2017-08-16T10:46:00Z">
        <w:r w:rsidR="003F4581" w:rsidRPr="004C2D00" w:rsidDel="007C3BB8">
          <w:lastRenderedPageBreak/>
          <w:delText xml:space="preserve"> </w:delText>
        </w:r>
      </w:del>
      <w:bookmarkStart w:id="158" w:name="_Toc490648448"/>
      <w:r w:rsidR="003F4581" w:rsidRPr="0079496A">
        <w:t>Comparative Heat-Health System Stocktaking Report</w:t>
      </w:r>
      <w:bookmarkEnd w:id="158"/>
    </w:p>
    <w:p w14:paraId="656943FD" w14:textId="6F972D13" w:rsidR="00352770" w:rsidRDefault="00EF4C3D" w:rsidP="00352770">
      <w:pPr>
        <w:shd w:val="clear" w:color="auto" w:fill="FFFFFF"/>
        <w:spacing w:after="0" w:line="240" w:lineRule="auto"/>
        <w:rPr>
          <w:rFonts w:ascii="Calibri Light" w:eastAsia="Times New Roman" w:hAnsi="Calibri Light" w:cs="Tahoma"/>
          <w:b/>
          <w:bCs/>
          <w:color w:val="000000"/>
          <w:sz w:val="32"/>
          <w:szCs w:val="32"/>
        </w:rPr>
      </w:pPr>
      <w:r>
        <w:rPr>
          <w:noProof/>
          <w:lang w:eastAsia="en-GB"/>
        </w:rPr>
        <w:drawing>
          <wp:anchor distT="0" distB="0" distL="114300" distR="114300" simplePos="0" relativeHeight="251666432" behindDoc="0" locked="0" layoutInCell="1" allowOverlap="1" wp14:anchorId="16419F15" wp14:editId="5893EC1E">
            <wp:simplePos x="0" y="0"/>
            <wp:positionH relativeFrom="column">
              <wp:posOffset>3199765</wp:posOffset>
            </wp:positionH>
            <wp:positionV relativeFrom="paragraph">
              <wp:posOffset>253023</wp:posOffset>
            </wp:positionV>
            <wp:extent cx="2581910" cy="1574165"/>
            <wp:effectExtent l="0" t="0" r="8890" b="63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52770">
        <w:rPr>
          <w:rFonts w:ascii="Calibri Light" w:eastAsia="Times New Roman" w:hAnsi="Calibri Light" w:cs="Tahoma"/>
          <w:b/>
          <w:bCs/>
          <w:color w:val="000000"/>
          <w:sz w:val="32"/>
          <w:szCs w:val="32"/>
        </w:rPr>
        <w:t>Overview of GHHIN Stocktaking Paper</w:t>
      </w:r>
      <w:del w:id="159" w:author="Parks, Robbie M" w:date="2017-08-16T10:55:00Z">
        <w:r w:rsidR="00352770" w:rsidDel="00D03543">
          <w:rPr>
            <w:rFonts w:ascii="Calibri Light" w:eastAsia="Times New Roman" w:hAnsi="Calibri Light" w:cs="Tahoma"/>
            <w:b/>
            <w:bCs/>
            <w:color w:val="000000"/>
            <w:sz w:val="32"/>
            <w:szCs w:val="32"/>
          </w:rPr>
          <w:delText>s</w:delText>
        </w:r>
      </w:del>
    </w:p>
    <w:p w14:paraId="12623F51" w14:textId="216660AA" w:rsidR="00352770" w:rsidRDefault="00F04587">
      <w:pPr>
        <w:shd w:val="clear" w:color="auto" w:fill="FFFFFF"/>
        <w:spacing w:after="0" w:line="240" w:lineRule="auto"/>
        <w:jc w:val="both"/>
        <w:rPr>
          <w:rFonts w:ascii="Calibri Light" w:eastAsia="Times New Roman" w:hAnsi="Calibri Light" w:cs="Tahoma"/>
          <w:color w:val="000000"/>
          <w:szCs w:val="20"/>
        </w:rPr>
        <w:pPrChange w:id="160" w:author="Parks, Robbie M" w:date="2017-08-16T10:34:00Z">
          <w:pPr>
            <w:shd w:val="clear" w:color="auto" w:fill="FFFFFF"/>
            <w:spacing w:after="0" w:line="240" w:lineRule="auto"/>
          </w:pPr>
        </w:pPrChange>
      </w:pPr>
      <w:r>
        <w:rPr>
          <w:rFonts w:ascii="Calibri Light" w:eastAsia="Times New Roman" w:hAnsi="Calibri Light" w:cs="Tahoma"/>
          <w:color w:val="000000"/>
          <w:szCs w:val="20"/>
        </w:rPr>
        <w:t xml:space="preserve">A </w:t>
      </w:r>
      <w:r w:rsidR="00352770">
        <w:rPr>
          <w:rFonts w:ascii="Calibri Light" w:eastAsia="Times New Roman" w:hAnsi="Calibri Light" w:cs="Tahoma"/>
          <w:color w:val="000000"/>
          <w:szCs w:val="20"/>
        </w:rPr>
        <w:t xml:space="preserve">one-time </w:t>
      </w:r>
      <w:r>
        <w:rPr>
          <w:rFonts w:ascii="Calibri Light" w:eastAsia="Times New Roman" w:hAnsi="Calibri Light" w:cs="Tahoma"/>
          <w:color w:val="000000"/>
          <w:szCs w:val="20"/>
        </w:rPr>
        <w:t>technical paper</w:t>
      </w:r>
      <w:r w:rsidR="00352770" w:rsidRPr="0003128C">
        <w:rPr>
          <w:rFonts w:ascii="Calibri Light" w:eastAsia="Times New Roman" w:hAnsi="Calibri Light" w:cs="Tahoma"/>
          <w:color w:val="000000"/>
          <w:szCs w:val="20"/>
        </w:rPr>
        <w:t xml:space="preserve"> will be prepared </w:t>
      </w:r>
      <w:r w:rsidR="00352770">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sidR="00352770">
        <w:rPr>
          <w:rFonts w:ascii="Calibri Light" w:eastAsia="Times New Roman" w:hAnsi="Calibri Light" w:cs="Tahoma"/>
          <w:color w:val="000000"/>
          <w:szCs w:val="20"/>
        </w:rPr>
        <w:t>2017 to</w:t>
      </w:r>
      <w:r w:rsidR="00352770" w:rsidRPr="0003128C">
        <w:rPr>
          <w:rFonts w:ascii="Calibri Light" w:eastAsia="Times New Roman" w:hAnsi="Calibri Light" w:cs="Tahoma"/>
          <w:color w:val="000000"/>
          <w:szCs w:val="20"/>
        </w:rPr>
        <w:t xml:space="preserve"> inform the </w:t>
      </w:r>
      <w:r w:rsidR="00352770">
        <w:rPr>
          <w:rFonts w:ascii="Calibri Light" w:eastAsia="Times New Roman" w:hAnsi="Calibri Light" w:cs="Tahoma"/>
          <w:color w:val="000000"/>
          <w:szCs w:val="20"/>
        </w:rPr>
        <w:t xml:space="preserve">common </w:t>
      </w:r>
      <w:r w:rsidR="00352770" w:rsidRPr="0003128C">
        <w:rPr>
          <w:rFonts w:ascii="Calibri Light" w:eastAsia="Times New Roman" w:hAnsi="Calibri Light" w:cs="Tahoma"/>
          <w:color w:val="000000"/>
          <w:szCs w:val="20"/>
        </w:rPr>
        <w:t xml:space="preserve">framework </w:t>
      </w:r>
      <w:r w:rsidR="00352770">
        <w:rPr>
          <w:rFonts w:ascii="Calibri Light" w:eastAsia="Times New Roman" w:hAnsi="Calibri Light" w:cs="Tahoma"/>
          <w:color w:val="000000"/>
          <w:szCs w:val="20"/>
        </w:rPr>
        <w:t>of issues and activities that</w:t>
      </w:r>
      <w:r w:rsidR="00352770" w:rsidRPr="0003128C">
        <w:rPr>
          <w:rFonts w:ascii="Calibri Light" w:eastAsia="Times New Roman" w:hAnsi="Calibri Light" w:cs="Tahoma"/>
          <w:color w:val="000000"/>
          <w:szCs w:val="20"/>
        </w:rPr>
        <w:t xml:space="preserve"> GHHIN </w:t>
      </w:r>
      <w:r w:rsidR="00352770">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00352770" w:rsidRPr="0003128C">
        <w:rPr>
          <w:rFonts w:ascii="Calibri Light" w:eastAsia="Times New Roman" w:hAnsi="Calibri Light" w:cs="Tahoma"/>
          <w:color w:val="000000"/>
          <w:szCs w:val="20"/>
        </w:rPr>
        <w:t xml:space="preserve">alignment </w:t>
      </w:r>
      <w:r w:rsidR="00352770">
        <w:rPr>
          <w:rFonts w:ascii="Calibri Light" w:eastAsia="Times New Roman" w:hAnsi="Calibri Light" w:cs="Tahoma"/>
          <w:color w:val="000000"/>
          <w:szCs w:val="20"/>
        </w:rPr>
        <w:t>with the</w:t>
      </w:r>
      <w:r w:rsidR="00352770" w:rsidRPr="0003128C">
        <w:rPr>
          <w:rFonts w:ascii="Calibri Light" w:eastAsia="Times New Roman" w:hAnsi="Calibri Light" w:cs="Tahoma"/>
          <w:color w:val="000000"/>
          <w:szCs w:val="20"/>
        </w:rPr>
        <w:t xml:space="preserve"> NOAA National Integrated</w:t>
      </w:r>
      <w:r w:rsidR="00352770">
        <w:rPr>
          <w:rFonts w:ascii="Calibri Light" w:eastAsia="Times New Roman" w:hAnsi="Calibri Light" w:cs="Tahoma"/>
          <w:color w:val="000000"/>
          <w:szCs w:val="20"/>
        </w:rPr>
        <w:t xml:space="preserve"> Heat Health Information System.</w:t>
      </w:r>
    </w:p>
    <w:p w14:paraId="5E23CA4F"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61" w:author="Parks, Robbie M" w:date="2017-08-16T10:34:00Z">
          <w:pPr>
            <w:shd w:val="clear" w:color="auto" w:fill="FFFFFF"/>
            <w:spacing w:after="0" w:line="240" w:lineRule="auto"/>
          </w:pPr>
        </w:pPrChange>
      </w:pPr>
    </w:p>
    <w:p w14:paraId="1E152845" w14:textId="77777777" w:rsidR="00352770" w:rsidRPr="004934B8" w:rsidRDefault="00352770">
      <w:pPr>
        <w:shd w:val="clear" w:color="auto" w:fill="FFFFFF"/>
        <w:spacing w:after="0" w:line="240" w:lineRule="auto"/>
        <w:jc w:val="both"/>
        <w:rPr>
          <w:rFonts w:ascii="Calibri Light" w:eastAsia="Times New Roman" w:hAnsi="Calibri Light" w:cs="Tahoma"/>
          <w:color w:val="000000"/>
          <w:szCs w:val="20"/>
        </w:rPr>
        <w:pPrChange w:id="162" w:author="Parks, Robbie M" w:date="2017-08-16T10:34:00Z">
          <w:pPr>
            <w:shd w:val="clear" w:color="auto" w:fill="FFFFFF"/>
            <w:spacing w:after="0" w:line="240" w:lineRule="auto"/>
          </w:pPr>
        </w:pPrChange>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63" w:author="Parks, Robbie M" w:date="2017-08-16T10:34:00Z">
          <w:pPr>
            <w:shd w:val="clear" w:color="auto" w:fill="FFFFFF"/>
            <w:spacing w:after="0" w:line="240" w:lineRule="auto"/>
          </w:pPr>
        </w:pPrChange>
      </w:pPr>
    </w:p>
    <w:p w14:paraId="75C9F184" w14:textId="77777777" w:rsidR="00352770" w:rsidRDefault="00352770">
      <w:pPr>
        <w:shd w:val="clear" w:color="auto" w:fill="FFFFFF"/>
        <w:spacing w:after="0" w:line="240" w:lineRule="auto"/>
        <w:jc w:val="both"/>
        <w:rPr>
          <w:rFonts w:ascii="Calibri Light" w:eastAsia="Times New Roman" w:hAnsi="Calibri Light" w:cs="Tahoma"/>
          <w:b/>
          <w:bCs/>
          <w:color w:val="000000"/>
          <w:szCs w:val="20"/>
        </w:rPr>
        <w:pPrChange w:id="164" w:author="Parks, Robbie M" w:date="2017-08-16T10:34:00Z">
          <w:pPr>
            <w:shd w:val="clear" w:color="auto" w:fill="FFFFFF"/>
            <w:spacing w:after="0" w:line="240" w:lineRule="auto"/>
          </w:pPr>
        </w:pPrChange>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pPr>
        <w:pStyle w:val="ListParagraph"/>
        <w:numPr>
          <w:ilvl w:val="0"/>
          <w:numId w:val="42"/>
        </w:numPr>
        <w:shd w:val="clear" w:color="auto" w:fill="FFFFFF"/>
        <w:spacing w:after="0" w:line="240" w:lineRule="auto"/>
        <w:jc w:val="both"/>
        <w:rPr>
          <w:rFonts w:ascii="Calibri Light" w:eastAsia="Times New Roman" w:hAnsi="Calibri Light" w:cs="Tahoma"/>
          <w:color w:val="000000"/>
          <w:szCs w:val="20"/>
        </w:rPr>
        <w:pPrChange w:id="165" w:author="Parks, Robbie M" w:date="2017-08-16T10:34:00Z">
          <w:pPr>
            <w:pStyle w:val="ListParagraph"/>
            <w:numPr>
              <w:numId w:val="42"/>
            </w:numPr>
            <w:shd w:val="clear" w:color="auto" w:fill="FFFFFF"/>
            <w:spacing w:after="0" w:line="240" w:lineRule="auto"/>
            <w:ind w:hanging="360"/>
          </w:pPr>
        </w:pPrChange>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pPr>
        <w:pStyle w:val="ListParagraph"/>
        <w:numPr>
          <w:ilvl w:val="0"/>
          <w:numId w:val="42"/>
        </w:numPr>
        <w:shd w:val="clear" w:color="auto" w:fill="FFFFFF"/>
        <w:spacing w:after="0" w:line="240" w:lineRule="auto"/>
        <w:jc w:val="both"/>
        <w:rPr>
          <w:rFonts w:ascii="Calibri Light" w:eastAsia="Times New Roman" w:hAnsi="Calibri Light" w:cs="Tahoma"/>
          <w:color w:val="000000"/>
          <w:szCs w:val="20"/>
        </w:rPr>
        <w:pPrChange w:id="166" w:author="Parks, Robbie M" w:date="2017-08-16T10:34:00Z">
          <w:pPr>
            <w:pStyle w:val="ListParagraph"/>
            <w:numPr>
              <w:numId w:val="42"/>
            </w:numPr>
            <w:shd w:val="clear" w:color="auto" w:fill="FFFFFF"/>
            <w:spacing w:after="0" w:line="240" w:lineRule="auto"/>
            <w:ind w:hanging="360"/>
          </w:pPr>
        </w:pPrChange>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pPr>
        <w:pStyle w:val="ListParagraph"/>
        <w:numPr>
          <w:ilvl w:val="0"/>
          <w:numId w:val="42"/>
        </w:numPr>
        <w:shd w:val="clear" w:color="auto" w:fill="FFFFFF"/>
        <w:spacing w:after="0" w:line="240" w:lineRule="auto"/>
        <w:jc w:val="both"/>
        <w:rPr>
          <w:rFonts w:ascii="Calibri Light" w:eastAsia="Times New Roman" w:hAnsi="Calibri Light" w:cs="Tahoma"/>
          <w:color w:val="000000"/>
          <w:szCs w:val="20"/>
        </w:rPr>
        <w:pPrChange w:id="167" w:author="Parks, Robbie M" w:date="2017-08-16T10:34:00Z">
          <w:pPr>
            <w:pStyle w:val="ListParagraph"/>
            <w:numPr>
              <w:numId w:val="42"/>
            </w:numPr>
            <w:shd w:val="clear" w:color="auto" w:fill="FFFFFF"/>
            <w:spacing w:after="0" w:line="240" w:lineRule="auto"/>
            <w:ind w:hanging="360"/>
          </w:pPr>
        </w:pPrChange>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pPr>
        <w:pStyle w:val="ListParagraph"/>
        <w:numPr>
          <w:ilvl w:val="0"/>
          <w:numId w:val="42"/>
        </w:numPr>
        <w:shd w:val="clear" w:color="auto" w:fill="FFFFFF"/>
        <w:spacing w:after="0" w:line="240" w:lineRule="auto"/>
        <w:jc w:val="both"/>
        <w:rPr>
          <w:rFonts w:ascii="Calibri Light" w:eastAsia="Times New Roman" w:hAnsi="Calibri Light" w:cs="Tahoma"/>
          <w:color w:val="000000"/>
          <w:szCs w:val="20"/>
        </w:rPr>
        <w:pPrChange w:id="168" w:author="Parks, Robbie M" w:date="2017-08-16T10:34:00Z">
          <w:pPr>
            <w:pStyle w:val="ListParagraph"/>
            <w:numPr>
              <w:numId w:val="42"/>
            </w:numPr>
            <w:shd w:val="clear" w:color="auto" w:fill="FFFFFF"/>
            <w:spacing w:after="0" w:line="240" w:lineRule="auto"/>
            <w:ind w:hanging="360"/>
          </w:pPr>
        </w:pPrChange>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pPr>
        <w:pStyle w:val="ListParagraph"/>
        <w:shd w:val="clear" w:color="auto" w:fill="FFFFFF"/>
        <w:spacing w:after="0" w:line="240" w:lineRule="auto"/>
        <w:jc w:val="both"/>
        <w:rPr>
          <w:rFonts w:ascii="Calibri Light" w:eastAsia="Times New Roman" w:hAnsi="Calibri Light" w:cs="Tahoma"/>
          <w:color w:val="000000"/>
          <w:szCs w:val="20"/>
        </w:rPr>
        <w:pPrChange w:id="169" w:author="Parks, Robbie M" w:date="2017-08-16T10:34:00Z">
          <w:pPr>
            <w:pStyle w:val="ListParagraph"/>
            <w:shd w:val="clear" w:color="auto" w:fill="FFFFFF"/>
            <w:spacing w:after="0" w:line="240" w:lineRule="auto"/>
          </w:pPr>
        </w:pPrChange>
      </w:pPr>
    </w:p>
    <w:p w14:paraId="6F67DD52" w14:textId="11B63BE3" w:rsidR="00352770" w:rsidRPr="004934B8" w:rsidRDefault="00352770">
      <w:pPr>
        <w:spacing w:line="240" w:lineRule="auto"/>
        <w:jc w:val="both"/>
        <w:rPr>
          <w:rFonts w:ascii="Calibri Light" w:eastAsia="Times New Roman" w:hAnsi="Calibri Light" w:cs="Tahoma"/>
          <w:color w:val="000000"/>
          <w:szCs w:val="20"/>
        </w:rPr>
        <w:pPrChange w:id="170" w:author="Parks, Robbie M" w:date="2017-08-16T10:34:00Z">
          <w:pPr>
            <w:spacing w:line="240" w:lineRule="auto"/>
          </w:pPr>
        </w:pPrChange>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Monitoring, Forecasting</w:t>
      </w:r>
      <w:ins w:id="171" w:author="Parks, Robbie M" w:date="2017-08-16T10:56:00Z">
        <w:r w:rsidR="00D03543">
          <w:rPr>
            <w:rFonts w:ascii="Calibri Light" w:eastAsia="Times New Roman" w:hAnsi="Calibri Light" w:cs="Tahoma"/>
            <w:color w:val="000000"/>
            <w:szCs w:val="20"/>
          </w:rPr>
          <w:t>.</w:t>
        </w:r>
      </w:ins>
      <w:del w:id="172" w:author="Parks, Robbie M" w:date="2017-08-16T10:56:00Z">
        <w:r w:rsidDel="00D03543">
          <w:rPr>
            <w:rFonts w:ascii="Calibri Light" w:eastAsia="Times New Roman" w:hAnsi="Calibri Light" w:cs="Tahoma"/>
            <w:color w:val="000000"/>
            <w:szCs w:val="20"/>
          </w:rPr>
          <w:delText>,</w:delText>
        </w:r>
      </w:del>
      <w:r>
        <w:rPr>
          <w:rFonts w:ascii="Calibri Light" w:eastAsia="Times New Roman" w:hAnsi="Calibri Light" w:cs="Tahoma"/>
          <w:color w:val="000000"/>
          <w:szCs w:val="20"/>
        </w:rPr>
        <w:t xml:space="preserve"> </w:t>
      </w:r>
      <w:del w:id="173" w:author="Parks, Robbie M" w:date="2017-08-16T10:56:00Z">
        <w:r w:rsidDel="00D03543">
          <w:rPr>
            <w:rFonts w:ascii="Calibri Light" w:eastAsia="Times New Roman" w:hAnsi="Calibri Light" w:cs="Tahoma"/>
            <w:color w:val="000000"/>
            <w:szCs w:val="20"/>
          </w:rPr>
          <w:delText>and</w:delText>
        </w:r>
      </w:del>
      <w:r>
        <w:rPr>
          <w:rFonts w:ascii="Calibri Light" w:eastAsia="Times New Roman" w:hAnsi="Calibri Light" w:cs="Tahoma"/>
          <w:color w:val="000000"/>
          <w:szCs w:val="20"/>
        </w:rPr>
        <w:t xml:space="preserve"> </w:t>
      </w:r>
      <w:del w:id="174" w:author="Parks, Robbie M" w:date="2017-08-16T10:56:00Z">
        <w:r w:rsidDel="00D03543">
          <w:rPr>
            <w:rFonts w:ascii="Calibri Light" w:eastAsia="Times New Roman" w:hAnsi="Calibri Light" w:cs="Tahoma"/>
            <w:color w:val="000000"/>
            <w:szCs w:val="20"/>
          </w:rPr>
          <w:delText>EWS</w:delText>
        </w:r>
      </w:del>
      <w:r>
        <w:rPr>
          <w:rFonts w:ascii="Calibri Light" w:eastAsia="Times New Roman" w:hAnsi="Calibri Light" w:cs="Tahoma"/>
          <w:color w:val="000000"/>
          <w:szCs w:val="20"/>
        </w:rPr>
        <w:t xml:space="preserve"> </w:t>
      </w:r>
      <w:ins w:id="175" w:author="Parks, Robbie M" w:date="2017-08-16T10:56:00Z">
        <w:r w:rsidR="00D03543">
          <w:rPr>
            <w:rFonts w:ascii="Calibri Light" w:eastAsia="Times New Roman" w:hAnsi="Calibri Light" w:cs="Tahoma"/>
            <w:color w:val="000000"/>
            <w:szCs w:val="20"/>
          </w:rPr>
          <w:t>HHWS</w:t>
        </w:r>
        <w:r w:rsidR="00387EA6">
          <w:rPr>
            <w:rFonts w:ascii="Calibri Light" w:eastAsia="Times New Roman" w:hAnsi="Calibri Light" w:cs="Tahoma"/>
            <w:color w:val="000000"/>
            <w:szCs w:val="20"/>
          </w:rPr>
          <w:t xml:space="preserve">s </w:t>
        </w:r>
      </w:ins>
      <w:r>
        <w:rPr>
          <w:rFonts w:ascii="Calibri Light" w:eastAsia="Times New Roman" w:hAnsi="Calibri Light" w:cs="Tahoma"/>
          <w:color w:val="000000"/>
          <w:szCs w:val="20"/>
        </w:rPr>
        <w:t xml:space="preserve">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ins w:id="176" w:author="Parks, Robbie M" w:date="2017-08-16T10:57:00Z">
        <w:r w:rsidR="009E003C">
          <w:rPr>
            <w:rFonts w:ascii="Calibri Light" w:eastAsia="Times New Roman" w:hAnsi="Calibri Light" w:cs="Tahoma"/>
            <w:color w:val="000000"/>
            <w:szCs w:val="20"/>
          </w:rPr>
          <w:t>It will also include</w:t>
        </w:r>
        <w:r w:rsidR="00406EAD">
          <w:rPr>
            <w:rFonts w:ascii="Calibri Light" w:eastAsia="Times New Roman" w:hAnsi="Calibri Light" w:cs="Tahoma"/>
            <w:color w:val="000000"/>
            <w:szCs w:val="20"/>
          </w:rPr>
          <w:t xml:space="preserve"> a stocktaking of quantitative</w:t>
        </w:r>
        <w:r w:rsidR="00901109">
          <w:rPr>
            <w:rFonts w:ascii="Calibri Light" w:eastAsia="Times New Roman" w:hAnsi="Calibri Light" w:cs="Tahoma"/>
            <w:color w:val="000000"/>
            <w:szCs w:val="20"/>
          </w:rPr>
          <w:t xml:space="preserve"> vulnerability, identifying key vulnerable members of society.</w:t>
        </w:r>
        <w:r w:rsidR="00406EAD">
          <w:rPr>
            <w:rFonts w:ascii="Calibri Light" w:eastAsia="Times New Roman" w:hAnsi="Calibri Light" w:cs="Tahoma"/>
            <w:color w:val="000000"/>
            <w:szCs w:val="20"/>
          </w:rPr>
          <w:t xml:space="preserve"> </w:t>
        </w:r>
      </w:ins>
    </w:p>
    <w:p w14:paraId="7EA279BD" w14:textId="77777777" w:rsidR="00352770" w:rsidRDefault="00352770">
      <w:pPr>
        <w:spacing w:line="240" w:lineRule="auto"/>
        <w:jc w:val="both"/>
        <w:rPr>
          <w:rFonts w:ascii="Calibri Light" w:eastAsia="Times New Roman" w:hAnsi="Calibri Light" w:cs="Tahoma"/>
          <w:color w:val="000000"/>
          <w:szCs w:val="20"/>
        </w:rPr>
        <w:pPrChange w:id="177" w:author="Parks, Robbie M" w:date="2017-08-16T10:34:00Z">
          <w:pPr>
            <w:spacing w:line="240" w:lineRule="auto"/>
          </w:pPr>
        </w:pPrChange>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78" w:author="Parks, Robbie M" w:date="2017-08-16T10:58:00Z">
          <w:pPr>
            <w:shd w:val="clear" w:color="auto" w:fill="FFFFFF"/>
            <w:spacing w:after="0" w:line="240" w:lineRule="auto"/>
          </w:pPr>
        </w:pPrChange>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79" w:author="Parks, Robbie M" w:date="2017-08-16T10:58:00Z">
          <w:pPr>
            <w:shd w:val="clear" w:color="auto" w:fill="FFFFFF"/>
            <w:spacing w:after="0" w:line="240" w:lineRule="auto"/>
          </w:pPr>
        </w:pPrChange>
      </w:pPr>
    </w:p>
    <w:p w14:paraId="19871E74"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80" w:author="Parks, Robbie M" w:date="2017-08-16T10:58:00Z">
          <w:pPr>
            <w:shd w:val="clear" w:color="auto" w:fill="FFFFFF"/>
            <w:spacing w:after="0" w:line="240" w:lineRule="auto"/>
          </w:pPr>
        </w:pPrChange>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in response opportunities and systems, from behavioral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81" w:author="Parks, Robbie M" w:date="2017-08-16T10:58:00Z">
          <w:pPr>
            <w:shd w:val="clear" w:color="auto" w:fill="FFFFFF"/>
            <w:spacing w:after="0" w:line="240" w:lineRule="auto"/>
          </w:pPr>
        </w:pPrChange>
      </w:pPr>
    </w:p>
    <w:p w14:paraId="19B1D67B" w14:textId="77777777" w:rsidR="00352770" w:rsidRDefault="00352770">
      <w:pPr>
        <w:shd w:val="clear" w:color="auto" w:fill="FFFFFF"/>
        <w:spacing w:after="0" w:line="240" w:lineRule="auto"/>
        <w:jc w:val="both"/>
        <w:rPr>
          <w:rFonts w:ascii="Calibri Light" w:eastAsia="Times New Roman" w:hAnsi="Calibri Light" w:cs="Tahoma"/>
          <w:color w:val="000000"/>
          <w:szCs w:val="20"/>
        </w:rPr>
        <w:pPrChange w:id="182" w:author="Parks, Robbie M" w:date="2017-08-16T10:58:00Z">
          <w:pPr>
            <w:shd w:val="clear" w:color="auto" w:fill="FFFFFF"/>
            <w:spacing w:after="0" w:line="240" w:lineRule="auto"/>
          </w:pPr>
        </w:pPrChange>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pPr>
        <w:shd w:val="clear" w:color="auto" w:fill="FFFFFF"/>
        <w:spacing w:after="0" w:line="240" w:lineRule="auto"/>
        <w:jc w:val="both"/>
        <w:rPr>
          <w:rFonts w:ascii="Calibri Light" w:eastAsia="Times New Roman" w:hAnsi="Calibri Light" w:cs="Tahoma"/>
          <w:b/>
          <w:bCs/>
          <w:color w:val="000000"/>
          <w:sz w:val="24"/>
          <w:szCs w:val="24"/>
          <w:highlight w:val="yellow"/>
        </w:rPr>
        <w:pPrChange w:id="183" w:author="Parks, Robbie M" w:date="2017-08-16T10:59:00Z">
          <w:pPr>
            <w:shd w:val="clear" w:color="auto" w:fill="FFFFFF"/>
            <w:spacing w:after="0" w:line="240" w:lineRule="auto"/>
          </w:pPr>
        </w:pPrChange>
      </w:pPr>
      <w:commentRangeStart w:id="184"/>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pPr>
        <w:shd w:val="clear" w:color="auto" w:fill="FFFFFF"/>
        <w:spacing w:after="0" w:line="240" w:lineRule="auto"/>
        <w:jc w:val="both"/>
        <w:rPr>
          <w:rFonts w:ascii="Calibri Light" w:eastAsia="Times New Roman" w:hAnsi="Calibri Light" w:cs="Tahoma"/>
          <w:b/>
          <w:bCs/>
          <w:color w:val="000000"/>
          <w:szCs w:val="20"/>
          <w:highlight w:val="yellow"/>
        </w:rPr>
        <w:pPrChange w:id="185" w:author="Parks, Robbie M" w:date="2017-08-16T10:59:00Z">
          <w:pPr>
            <w:shd w:val="clear" w:color="auto" w:fill="FFFFFF"/>
            <w:spacing w:after="0" w:line="240" w:lineRule="auto"/>
          </w:pPr>
        </w:pPrChange>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pPr>
        <w:shd w:val="clear" w:color="auto" w:fill="FFFFFF"/>
        <w:spacing w:after="0" w:line="240" w:lineRule="auto"/>
        <w:jc w:val="both"/>
        <w:rPr>
          <w:rFonts w:ascii="Calibri Light" w:eastAsia="Times New Roman" w:hAnsi="Calibri Light" w:cs="Tahoma"/>
          <w:color w:val="000000"/>
          <w:szCs w:val="20"/>
          <w:highlight w:val="yellow"/>
        </w:rPr>
        <w:pPrChange w:id="186" w:author="Parks, Robbie M" w:date="2017-08-16T10:59:00Z">
          <w:pPr>
            <w:shd w:val="clear" w:color="auto" w:fill="FFFFFF"/>
            <w:spacing w:after="0" w:line="240" w:lineRule="auto"/>
          </w:pPr>
        </w:pPrChange>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pPr>
        <w:shd w:val="clear" w:color="auto" w:fill="FFFFFF"/>
        <w:spacing w:after="0" w:line="240" w:lineRule="auto"/>
        <w:jc w:val="both"/>
        <w:rPr>
          <w:rFonts w:ascii="Calibri Light" w:eastAsia="Times New Roman" w:hAnsi="Calibri Light" w:cs="Tahoma"/>
          <w:color w:val="000000"/>
          <w:szCs w:val="20"/>
          <w:highlight w:val="yellow"/>
        </w:rPr>
        <w:pPrChange w:id="187" w:author="Parks, Robbie M" w:date="2017-08-16T10:59:00Z">
          <w:pPr>
            <w:shd w:val="clear" w:color="auto" w:fill="FFFFFF"/>
            <w:spacing w:after="0" w:line="240" w:lineRule="auto"/>
          </w:pPr>
        </w:pPrChange>
      </w:pPr>
    </w:p>
    <w:p w14:paraId="2FC8EE46" w14:textId="77777777" w:rsidR="00352770" w:rsidRPr="00241F0C" w:rsidRDefault="00352770">
      <w:pPr>
        <w:shd w:val="clear" w:color="auto" w:fill="FFFFFF"/>
        <w:spacing w:after="0" w:line="240" w:lineRule="auto"/>
        <w:jc w:val="both"/>
        <w:rPr>
          <w:rFonts w:ascii="Calibri Light" w:eastAsia="Times New Roman" w:hAnsi="Calibri Light" w:cs="Tahoma"/>
          <w:b/>
          <w:bCs/>
          <w:color w:val="000000"/>
          <w:szCs w:val="20"/>
          <w:highlight w:val="yellow"/>
        </w:rPr>
        <w:pPrChange w:id="188" w:author="Parks, Robbie M" w:date="2017-08-16T10:59:00Z">
          <w:pPr>
            <w:shd w:val="clear" w:color="auto" w:fill="FFFFFF"/>
            <w:spacing w:after="0" w:line="240" w:lineRule="auto"/>
          </w:pPr>
        </w:pPrChange>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pPr>
        <w:shd w:val="clear" w:color="auto" w:fill="FFFFFF"/>
        <w:spacing w:after="0" w:line="240" w:lineRule="auto"/>
        <w:jc w:val="both"/>
        <w:rPr>
          <w:rFonts w:ascii="Calibri Light" w:eastAsia="Times New Roman" w:hAnsi="Calibri Light" w:cs="Tahoma"/>
          <w:b/>
          <w:bCs/>
          <w:color w:val="000000"/>
          <w:szCs w:val="20"/>
          <w:highlight w:val="yellow"/>
        </w:rPr>
        <w:pPrChange w:id="189" w:author="Parks, Robbie M" w:date="2017-08-16T10:59:00Z">
          <w:pPr>
            <w:shd w:val="clear" w:color="auto" w:fill="FFFFFF"/>
            <w:spacing w:after="0" w:line="240" w:lineRule="auto"/>
          </w:pPr>
        </w:pPrChange>
      </w:pPr>
    </w:p>
    <w:p w14:paraId="5514C2D8" w14:textId="77777777" w:rsidR="00352770" w:rsidRPr="00241F0C" w:rsidRDefault="00352770">
      <w:pPr>
        <w:shd w:val="clear" w:color="auto" w:fill="FFFFFF"/>
        <w:spacing w:after="0" w:line="240" w:lineRule="auto"/>
        <w:jc w:val="both"/>
        <w:rPr>
          <w:rFonts w:ascii="Calibri Light" w:eastAsia="Times New Roman" w:hAnsi="Calibri Light" w:cs="Tahoma"/>
          <w:color w:val="000000"/>
          <w:szCs w:val="20"/>
          <w:highlight w:val="yellow"/>
        </w:rPr>
        <w:pPrChange w:id="190" w:author="Parks, Robbie M" w:date="2017-08-16T10:59:00Z">
          <w:pPr>
            <w:shd w:val="clear" w:color="auto" w:fill="FFFFFF"/>
            <w:spacing w:after="0" w:line="240" w:lineRule="auto"/>
          </w:pPr>
        </w:pPrChange>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eg: IMD Regional Forecast) </w:t>
      </w:r>
    </w:p>
    <w:p w14:paraId="1883C50B" w14:textId="77777777" w:rsidR="00352770" w:rsidRPr="00241F0C" w:rsidRDefault="00352770">
      <w:pPr>
        <w:shd w:val="clear" w:color="auto" w:fill="FFFFFF"/>
        <w:spacing w:after="0" w:line="240" w:lineRule="auto"/>
        <w:jc w:val="both"/>
        <w:rPr>
          <w:rFonts w:ascii="Calibri Light" w:eastAsia="Times New Roman" w:hAnsi="Calibri Light" w:cs="Tahoma"/>
          <w:color w:val="000000"/>
          <w:szCs w:val="20"/>
          <w:highlight w:val="yellow"/>
        </w:rPr>
        <w:pPrChange w:id="191" w:author="Parks, Robbie M" w:date="2017-08-16T10:59:00Z">
          <w:pPr>
            <w:shd w:val="clear" w:color="auto" w:fill="FFFFFF"/>
            <w:spacing w:after="0" w:line="240" w:lineRule="auto"/>
          </w:pPr>
        </w:pPrChange>
      </w:pPr>
    </w:p>
    <w:p w14:paraId="122AF20B" w14:textId="77777777" w:rsidR="00352770" w:rsidRPr="00241F0C" w:rsidRDefault="00352770">
      <w:pPr>
        <w:shd w:val="clear" w:color="auto" w:fill="FFFFFF"/>
        <w:spacing w:after="0" w:line="240" w:lineRule="auto"/>
        <w:jc w:val="both"/>
        <w:rPr>
          <w:rFonts w:ascii="Calibri Light" w:eastAsia="Times New Roman" w:hAnsi="Calibri Light" w:cs="Tahoma"/>
          <w:color w:val="000000"/>
          <w:szCs w:val="20"/>
          <w:highlight w:val="yellow"/>
        </w:rPr>
        <w:pPrChange w:id="192" w:author="Parks, Robbie M" w:date="2017-08-16T10:59:00Z">
          <w:pPr>
            <w:shd w:val="clear" w:color="auto" w:fill="FFFFFF"/>
            <w:spacing w:after="0" w:line="240" w:lineRule="auto"/>
          </w:pPr>
        </w:pPrChange>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pPr>
        <w:pStyle w:val="ListParagraph"/>
        <w:shd w:val="clear" w:color="auto" w:fill="FFFFFF"/>
        <w:spacing w:after="0" w:line="240" w:lineRule="auto"/>
        <w:jc w:val="both"/>
        <w:rPr>
          <w:rFonts w:ascii="Calibri Light" w:eastAsia="Times New Roman" w:hAnsi="Calibri Light" w:cs="Tahoma"/>
          <w:color w:val="000000"/>
          <w:szCs w:val="20"/>
          <w:highlight w:val="yellow"/>
        </w:rPr>
        <w:pPrChange w:id="193" w:author="Parks, Robbie M" w:date="2017-08-16T10:59:00Z">
          <w:pPr>
            <w:pStyle w:val="ListParagraph"/>
            <w:shd w:val="clear" w:color="auto" w:fill="FFFFFF"/>
            <w:spacing w:after="0" w:line="240" w:lineRule="auto"/>
          </w:pPr>
        </w:pPrChange>
      </w:pPr>
    </w:p>
    <w:p w14:paraId="17B0C1D6" w14:textId="77777777" w:rsidR="00352770" w:rsidRPr="001C3A2E" w:rsidRDefault="00352770">
      <w:pPr>
        <w:shd w:val="clear" w:color="auto" w:fill="FFFFFF"/>
        <w:spacing w:after="0" w:line="240" w:lineRule="auto"/>
        <w:jc w:val="both"/>
        <w:rPr>
          <w:rFonts w:ascii="Calibri Light" w:eastAsia="Times New Roman" w:hAnsi="Calibri Light" w:cs="Tahoma"/>
          <w:color w:val="000000"/>
          <w:szCs w:val="20"/>
        </w:rPr>
        <w:pPrChange w:id="194" w:author="Parks, Robbie M" w:date="2017-08-16T10:59:00Z">
          <w:pPr>
            <w:shd w:val="clear" w:color="auto" w:fill="FFFFFF"/>
            <w:spacing w:after="0" w:line="240" w:lineRule="auto"/>
          </w:pPr>
        </w:pPrChange>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r w:rsidRPr="00491E88">
        <w:rPr>
          <w:rFonts w:ascii="Calibri Light" w:eastAsia="Times New Roman" w:hAnsi="Calibri Light" w:cs="Tahoma"/>
          <w:b/>
          <w:bCs/>
          <w:color w:val="000000"/>
          <w:sz w:val="24"/>
          <w:szCs w:val="24"/>
          <w:lang w:val="fr-CH"/>
        </w:rPr>
        <w:t>Chapter 2: Population Exposures</w:t>
      </w:r>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2F2B7B58" w14:textId="77777777" w:rsidR="00C14BC7" w:rsidRDefault="00352770" w:rsidP="00352770">
      <w:pPr>
        <w:pStyle w:val="ListParagraph"/>
        <w:numPr>
          <w:ilvl w:val="0"/>
          <w:numId w:val="43"/>
        </w:numPr>
        <w:shd w:val="clear" w:color="auto" w:fill="FFFFFF"/>
        <w:spacing w:after="0" w:line="240" w:lineRule="auto"/>
        <w:rPr>
          <w:ins w:id="195" w:author="Parks, Robbie M" w:date="2017-08-16T12:06:00Z"/>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(ie complaint line, town halls, etc.)</w:t>
      </w:r>
      <w:ins w:id="196" w:author="Parks, Robbie M" w:date="2017-08-16T11:00:00Z">
        <w:r w:rsidR="003F05E3">
          <w:rPr>
            <w:rFonts w:ascii="Calibri Light" w:eastAsia="Times New Roman" w:hAnsi="Calibri Light" w:cs="Tahoma"/>
            <w:color w:val="000000"/>
            <w:szCs w:val="20"/>
            <w:highlight w:val="yellow"/>
          </w:rPr>
          <w:t>.</w:t>
        </w:r>
      </w:ins>
    </w:p>
    <w:p w14:paraId="139CCC27" w14:textId="12DE76C5" w:rsidR="00352770" w:rsidRPr="00C14BC7" w:rsidRDefault="00C14BC7">
      <w:pPr>
        <w:rPr>
          <w:rFonts w:ascii="Calibri Light" w:eastAsia="Times New Roman" w:hAnsi="Calibri Light" w:cs="Tahoma"/>
          <w:color w:val="000000"/>
          <w:szCs w:val="20"/>
          <w:highlight w:val="yellow"/>
          <w:rPrChange w:id="197" w:author="Parks, Robbie M" w:date="2017-08-16T12:06:00Z">
            <w:rPr>
              <w:highlight w:val="yellow"/>
            </w:rPr>
          </w:rPrChange>
        </w:rPr>
        <w:pPrChange w:id="198" w:author="Parks, Robbie M" w:date="2017-08-16T12:06:00Z">
          <w:pPr>
            <w:pStyle w:val="ListParagraph"/>
            <w:numPr>
              <w:numId w:val="43"/>
            </w:numPr>
            <w:shd w:val="clear" w:color="auto" w:fill="FFFFFF"/>
            <w:spacing w:after="0" w:line="240" w:lineRule="auto"/>
            <w:ind w:hanging="360"/>
          </w:pPr>
        </w:pPrChange>
      </w:pPr>
      <w:ins w:id="199" w:author="Parks, Robbie M" w:date="2017-08-16T12:06:00Z">
        <w:r>
          <w:rPr>
            <w:rFonts w:ascii="Calibri Light" w:eastAsia="Times New Roman" w:hAnsi="Calibri Light" w:cs="Tahoma"/>
            <w:color w:val="000000"/>
            <w:szCs w:val="20"/>
            <w:highlight w:val="yellow"/>
          </w:rPr>
          <w:br w:type="page"/>
        </w:r>
      </w:ins>
      <w:del w:id="200" w:author="Parks, Robbie M" w:date="2017-08-16T11:00:00Z">
        <w:r w:rsidR="00352770" w:rsidRPr="00C14BC7" w:rsidDel="003F05E3">
          <w:rPr>
            <w:rFonts w:ascii="Calibri Light" w:eastAsia="Times New Roman" w:hAnsi="Calibri Light" w:cs="Tahoma"/>
            <w:color w:val="000000"/>
            <w:szCs w:val="20"/>
            <w:highlight w:val="yellow"/>
            <w:rPrChange w:id="201" w:author="Parks, Robbie M" w:date="2017-08-16T12:06:00Z">
              <w:rPr>
                <w:highlight w:val="yellow"/>
              </w:rPr>
            </w:rPrChange>
          </w:rPr>
          <w:delText xml:space="preserve"> .</w:delText>
        </w:r>
      </w:del>
    </w:p>
    <w:commentRangeEnd w:id="184"/>
    <w:p w14:paraId="0150B5A9" w14:textId="77777777" w:rsidR="003F4581" w:rsidRPr="003F4581" w:rsidRDefault="003F05E3" w:rsidP="003F4581">
      <w:pPr>
        <w:shd w:val="clear" w:color="auto" w:fill="FFFFFF"/>
        <w:spacing w:after="0" w:line="240" w:lineRule="auto"/>
        <w:rPr>
          <w:rFonts w:ascii="Calibri Light" w:eastAsia="Times New Roman" w:hAnsi="Calibri Light" w:cs="Tahoma"/>
          <w:i/>
          <w:iCs/>
          <w:color w:val="000000"/>
          <w:szCs w:val="20"/>
        </w:rPr>
      </w:pPr>
      <w:r>
        <w:rPr>
          <w:rStyle w:val="CommentReference"/>
          <w:rFonts w:ascii="Verdana" w:hAnsi="Verdana"/>
        </w:rPr>
        <w:commentReference w:id="184"/>
      </w:r>
    </w:p>
    <w:p w14:paraId="1055BE6F" w14:textId="5ABC8098" w:rsidR="003F4581" w:rsidRPr="0079496A" w:rsidRDefault="003F4581" w:rsidP="0079496A">
      <w:pPr>
        <w:pStyle w:val="Heading1"/>
        <w:numPr>
          <w:ilvl w:val="0"/>
          <w:numId w:val="67"/>
        </w:numPr>
      </w:pPr>
      <w:bookmarkStart w:id="202" w:name="_Toc490648449"/>
      <w:r w:rsidRPr="0079496A">
        <w:t xml:space="preserve">Develop and Launch GHHIN </w:t>
      </w:r>
      <w:r w:rsidR="00491E88" w:rsidRPr="0079496A">
        <w:t>Engagement</w:t>
      </w:r>
      <w:r w:rsidRPr="0079496A">
        <w:t xml:space="preserve"> Strategy</w:t>
      </w:r>
      <w:bookmarkEnd w:id="202"/>
      <w:r w:rsidRPr="0079496A">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CCB5680" w:rsidR="003F4581" w:rsidRPr="003F4581" w:rsidRDefault="003F4581" w:rsidP="0079496A">
      <w:pPr>
        <w:pStyle w:val="Heading1"/>
        <w:numPr>
          <w:ilvl w:val="1"/>
          <w:numId w:val="8"/>
        </w:numPr>
      </w:pPr>
      <w:bookmarkStart w:id="203" w:name="_Toc490648450"/>
      <w:bookmarkStart w:id="204" w:name="_Toc477372207"/>
      <w:r w:rsidRPr="0079496A">
        <w:t>Global Heat Health Forum 2017</w:t>
      </w:r>
      <w:del w:id="205" w:author="Parks, Robbie M" w:date="2017-08-16T10:04:00Z">
        <w:r w:rsidRPr="0079496A" w:rsidDel="00B529B7">
          <w:rPr>
            <w:rPrChange w:id="206" w:author="Parks, Robbie M" w:date="2017-08-16T12:04:00Z">
              <w:rPr>
                <w:b/>
                <w:bCs/>
                <w:color w:val="FFFFFF" w:themeColor="background1"/>
                <w:sz w:val="24"/>
                <w:szCs w:val="24"/>
              </w:rPr>
            </w:rPrChange>
          </w:rPr>
          <w:delText xml:space="preserve">  Bangkok</w:delText>
        </w:r>
      </w:del>
      <w:del w:id="207" w:author="Parks, Robbie M" w:date="2017-08-16T12:07:00Z">
        <w:r w:rsidRPr="0079496A" w:rsidDel="00C14BC7">
          <w:delText xml:space="preserve"> or</w:delText>
        </w:r>
      </w:del>
      <w:r w:rsidRPr="003955AE">
        <w:rPr>
          <w:b/>
          <w:bCs/>
          <w:color w:val="FFFFFF" w:themeColor="background1"/>
          <w:sz w:val="24"/>
          <w:szCs w:val="24"/>
        </w:rPr>
        <w:t xml:space="preserve"> Hong Kong</w:t>
      </w:r>
      <w:bookmarkEnd w:id="203"/>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E019BCE" w14:textId="567A1712" w:rsidR="004C2D00" w:rsidRPr="003F4581" w:rsidRDefault="004C2D00" w:rsidP="0079496A">
      <w:pPr>
        <w:pStyle w:val="ListParagraph"/>
        <w:spacing w:line="240" w:lineRule="auto"/>
        <w:ind w:left="1440"/>
        <w:rPr>
          <w:ins w:id="208" w:author="Rommel, Anna" w:date="2017-08-16T10:51:00Z"/>
          <w:rFonts w:ascii="Calibri Light" w:hAnsi="Calibri Light"/>
          <w:szCs w:val="20"/>
        </w:rPr>
      </w:pPr>
      <w:ins w:id="209" w:author="Rommel, Anna" w:date="2017-08-16T10:51:00Z">
        <w:r>
          <w:br w:type="page"/>
        </w:r>
      </w:ins>
    </w:p>
    <w:p w14:paraId="1AB2DA3B" w14:textId="01B47C57" w:rsidR="003F4581" w:rsidRPr="0079496A" w:rsidRDefault="003F4581">
      <w:pPr>
        <w:pStyle w:val="Heading1"/>
        <w:numPr>
          <w:ilvl w:val="0"/>
          <w:numId w:val="76"/>
        </w:numPr>
        <w:pPrChange w:id="210" w:author="Rommel, Anna" w:date="2017-08-16T10:53:00Z">
          <w:pPr>
            <w:pStyle w:val="Heading1"/>
            <w:numPr>
              <w:numId w:val="74"/>
            </w:numPr>
            <w:ind w:left="852" w:hanging="360"/>
          </w:pPr>
        </w:pPrChange>
      </w:pPr>
      <w:bookmarkStart w:id="211" w:name="_Toc482371132"/>
      <w:bookmarkStart w:id="212" w:name="_Toc490648451"/>
      <w:r w:rsidRPr="0079496A">
        <w:rPr>
          <w:rPrChange w:id="213" w:author="Parks, Robbie M" w:date="2017-08-16T12:04:00Z">
            <w:rPr>
              <w:highlight w:val="cyan"/>
            </w:rPr>
          </w:rPrChange>
        </w:rPr>
        <w:t>Logistics and Planning</w:t>
      </w:r>
      <w:bookmarkEnd w:id="211"/>
      <w:bookmarkEnd w:id="212"/>
      <w:r w:rsidRPr="0079496A">
        <w:rPr>
          <w:rPrChange w:id="214" w:author="Parks, Robbie M" w:date="2017-08-16T12:04:00Z">
            <w:rPr>
              <w:highlight w:val="cyan"/>
            </w:rPr>
          </w:rPrChange>
        </w:rP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North America (NIHHIS – US, Mexico, Canada via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r>
        <w:rPr>
          <w:rFonts w:ascii="Calibri Light" w:hAnsi="Calibri Light" w:cstheme="majorBidi"/>
          <w:szCs w:val="20"/>
        </w:rPr>
        <w:t xml:space="preserve">Southest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Pr="0079496A" w:rsidRDefault="00864AC4" w:rsidP="0079496A">
      <w:pPr>
        <w:pStyle w:val="Heading1"/>
        <w:numPr>
          <w:ilvl w:val="0"/>
          <w:numId w:val="77"/>
        </w:numPr>
        <w:rPr>
          <w:rPrChange w:id="215" w:author="Parks, Robbie M" w:date="2017-08-16T12:04:00Z">
            <w:rPr>
              <w:highlight w:val="cyan"/>
            </w:rPr>
          </w:rPrChange>
        </w:rPr>
      </w:pPr>
      <w:bookmarkStart w:id="216" w:name="_Toc490648452"/>
      <w:r w:rsidRPr="0079496A">
        <w:rPr>
          <w:rPrChange w:id="217" w:author="Parks, Robbie M" w:date="2017-08-16T12:04:00Z">
            <w:rPr>
              <w:highlight w:val="cyan"/>
            </w:rPr>
          </w:rPrChange>
        </w:rPr>
        <w:t>Engagement Plan</w:t>
      </w:r>
      <w:bookmarkEnd w:id="216"/>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UKMet/PHE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Del="0079496A" w:rsidRDefault="003F4581">
      <w:pPr>
        <w:rPr>
          <w:del w:id="218" w:author="Parks, Robbie M" w:date="2017-08-16T12:04:00Z"/>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del w:id="219" w:author="Parks, Robbie M" w:date="2017-08-16T12:04:00Z">
        <w:r w:rsidDel="0079496A">
          <w:rPr>
            <w:rFonts w:ascii="Calibri Light" w:hAnsi="Calibri Light"/>
            <w:lang w:val="en-US"/>
          </w:rPr>
          <w:br w:type="page"/>
        </w:r>
      </w:del>
    </w:p>
    <w:p w14:paraId="2B8F8E93" w14:textId="2828E2A0" w:rsidR="003F4581" w:rsidRPr="00324D52" w:rsidRDefault="003F4581">
      <w:pPr>
        <w:pStyle w:val="Heading2"/>
        <w:ind w:firstLine="0"/>
        <w:rPr>
          <w:rFonts w:ascii="Calibri Light" w:hAnsi="Calibri Light"/>
          <w:lang w:val="en-US"/>
        </w:rPr>
        <w:pPrChange w:id="220" w:author="Parks, Robbie M" w:date="2017-08-16T12:04:00Z">
          <w:pPr>
            <w:pStyle w:val="Heading2"/>
          </w:pPr>
        </w:pPrChange>
      </w:pPr>
      <w:bookmarkStart w:id="221" w:name="_Toc490648453"/>
      <w:r w:rsidRPr="00324D52">
        <w:rPr>
          <w:rFonts w:ascii="Calibri Light" w:hAnsi="Calibri Light"/>
          <w:lang w:val="en-US"/>
        </w:rPr>
        <w:t>Work plan and Budget Overview</w:t>
      </w:r>
      <w:bookmarkEnd w:id="204"/>
      <w:bookmarkEnd w:id="221"/>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Timely resource of news, opportunities, and latest 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mentoring programme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r w:rsidR="00B364B2" w:rsidRPr="00F04587">
        <w:rPr>
          <w:b/>
          <w:bCs/>
          <w:color w:val="C00000"/>
          <w:sz w:val="28"/>
          <w:szCs w:val="32"/>
        </w:rPr>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pPr>
        <w:shd w:val="clear" w:color="auto" w:fill="FFFFFF"/>
        <w:spacing w:after="0" w:line="240" w:lineRule="auto"/>
        <w:jc w:val="both"/>
        <w:rPr>
          <w:rFonts w:ascii="Calibri Light" w:eastAsia="Times New Roman" w:hAnsi="Calibri Light" w:cs="Tahoma"/>
          <w:color w:val="000000"/>
          <w:szCs w:val="20"/>
          <w:lang w:val="en-US"/>
        </w:rPr>
        <w:pPrChange w:id="222" w:author="Parks, Robbie M" w:date="2017-08-16T12:07:00Z">
          <w:pPr>
            <w:shd w:val="clear" w:color="auto" w:fill="FFFFFF"/>
            <w:spacing w:after="0" w:line="240" w:lineRule="auto"/>
          </w:pPr>
        </w:pPrChange>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SeaGrant Fellow</w:t>
      </w:r>
      <w:r>
        <w:rPr>
          <w:rFonts w:ascii="Calibri Light" w:eastAsia="Times New Roman" w:hAnsi="Calibri Light" w:cs="Tahoma"/>
          <w:color w:val="000000"/>
          <w:szCs w:val="20"/>
          <w:lang w:val="en-US"/>
        </w:rPr>
        <w:t xml:space="preserve"> for 2017. </w:t>
      </w:r>
    </w:p>
    <w:p w14:paraId="7A9A7CF3" w14:textId="77777777" w:rsidR="006C2969"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23" w:author="Parks, Robbie M" w:date="2017-08-16T12:07:00Z">
          <w:pPr>
            <w:shd w:val="clear" w:color="auto" w:fill="FFFFFF"/>
            <w:spacing w:after="0" w:line="240" w:lineRule="auto"/>
            <w:jc w:val="center"/>
          </w:pPr>
        </w:pPrChange>
      </w:pPr>
    </w:p>
    <w:p w14:paraId="13B87CB4" w14:textId="77777777" w:rsidR="006C2969" w:rsidRPr="002A178A"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24" w:author="Parks, Robbie M" w:date="2017-08-16T12:07:00Z">
          <w:pPr>
            <w:shd w:val="clear" w:color="auto" w:fill="FFFFFF"/>
            <w:spacing w:after="0" w:line="240" w:lineRule="auto"/>
            <w:jc w:val="center"/>
          </w:pPr>
        </w:pPrChange>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pPr>
        <w:shd w:val="clear" w:color="auto" w:fill="FFFFFF"/>
        <w:spacing w:after="0" w:line="240" w:lineRule="auto"/>
        <w:jc w:val="both"/>
        <w:rPr>
          <w:rFonts w:ascii="Calibri Light" w:eastAsia="Times New Roman" w:hAnsi="Calibri Light" w:cs="Tahoma"/>
          <w:color w:val="000000"/>
          <w:szCs w:val="20"/>
          <w:lang w:val="en-US"/>
        </w:rPr>
        <w:pPrChange w:id="225" w:author="Parks, Robbie M" w:date="2017-08-16T12:07:00Z">
          <w:pPr>
            <w:shd w:val="clear" w:color="auto" w:fill="FFFFFF"/>
            <w:spacing w:after="0" w:line="240" w:lineRule="auto"/>
          </w:pPr>
        </w:pPrChange>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26" w:author="Parks, Robbie M" w:date="2017-08-16T12:07:00Z">
          <w:pPr>
            <w:shd w:val="clear" w:color="auto" w:fill="FFFFFF"/>
            <w:spacing w:after="0" w:line="240" w:lineRule="auto"/>
          </w:pPr>
        </w:pPrChange>
      </w:pPr>
    </w:p>
    <w:p w14:paraId="2F03789D" w14:textId="77777777" w:rsidR="006C2969" w:rsidRPr="00324D52"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27" w:author="Parks, Robbie M" w:date="2017-08-16T12:07:00Z">
          <w:pPr>
            <w:shd w:val="clear" w:color="auto" w:fill="FFFFFF"/>
            <w:spacing w:after="0" w:line="240" w:lineRule="auto"/>
          </w:pPr>
        </w:pPrChange>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pPr>
        <w:shd w:val="clear" w:color="auto" w:fill="FFFFFF"/>
        <w:spacing w:after="0" w:line="240" w:lineRule="auto"/>
        <w:jc w:val="both"/>
        <w:rPr>
          <w:rFonts w:ascii="Calibri Light" w:eastAsia="Times New Roman" w:hAnsi="Calibri Light" w:cs="Tahoma"/>
          <w:color w:val="000000"/>
          <w:szCs w:val="20"/>
          <w:lang w:val="en-US"/>
        </w:rPr>
        <w:pPrChange w:id="228" w:author="Parks, Robbie M" w:date="2017-08-16T12:07:00Z">
          <w:pPr>
            <w:shd w:val="clear" w:color="auto" w:fill="FFFFFF"/>
            <w:spacing w:after="0" w:line="240" w:lineRule="auto"/>
          </w:pPr>
        </w:pPrChange>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pPr>
        <w:shd w:val="clear" w:color="auto" w:fill="FFFFFF"/>
        <w:spacing w:after="0" w:line="240" w:lineRule="auto"/>
        <w:jc w:val="both"/>
        <w:rPr>
          <w:rFonts w:ascii="Calibri Light" w:eastAsia="Times New Roman" w:hAnsi="Calibri Light" w:cs="Tahoma"/>
          <w:color w:val="000000"/>
          <w:szCs w:val="20"/>
          <w:lang w:val="en-US"/>
        </w:rPr>
        <w:pPrChange w:id="229" w:author="Parks, Robbie M" w:date="2017-08-16T12:07:00Z">
          <w:pPr>
            <w:shd w:val="clear" w:color="auto" w:fill="FFFFFF"/>
            <w:spacing w:after="0" w:line="240" w:lineRule="auto"/>
          </w:pPr>
        </w:pPrChange>
      </w:pPr>
    </w:p>
    <w:p w14:paraId="03885CE5" w14:textId="77777777" w:rsidR="006C2969" w:rsidRPr="00324D52" w:rsidRDefault="006C2969">
      <w:pPr>
        <w:shd w:val="clear" w:color="auto" w:fill="FFFFFF"/>
        <w:spacing w:after="0" w:line="240" w:lineRule="auto"/>
        <w:jc w:val="both"/>
        <w:rPr>
          <w:rFonts w:ascii="Calibri Light" w:eastAsia="Times New Roman" w:hAnsi="Calibri Light" w:cs="Tahoma"/>
          <w:color w:val="000000"/>
          <w:szCs w:val="20"/>
          <w:lang w:val="en-US"/>
        </w:rPr>
        <w:pPrChange w:id="230" w:author="Parks, Robbie M" w:date="2017-08-16T12:07:00Z">
          <w:pPr>
            <w:shd w:val="clear" w:color="auto" w:fill="FFFFFF"/>
            <w:spacing w:after="0" w:line="240" w:lineRule="auto"/>
          </w:pPr>
        </w:pPrChange>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pPr>
        <w:shd w:val="clear" w:color="auto" w:fill="FFFFFF"/>
        <w:spacing w:after="0" w:line="240" w:lineRule="auto"/>
        <w:jc w:val="both"/>
        <w:rPr>
          <w:rFonts w:ascii="Calibri Light" w:eastAsia="Times New Roman" w:hAnsi="Calibri Light" w:cs="Tahoma"/>
          <w:color w:val="000000"/>
          <w:szCs w:val="20"/>
          <w:lang w:val="en-US"/>
        </w:rPr>
        <w:pPrChange w:id="231" w:author="Parks, Robbie M" w:date="2017-08-16T12:07:00Z">
          <w:pPr>
            <w:shd w:val="clear" w:color="auto" w:fill="FFFFFF"/>
            <w:spacing w:after="0" w:line="240" w:lineRule="auto"/>
            <w:jc w:val="center"/>
          </w:pPr>
        </w:pPrChange>
      </w:pPr>
    </w:p>
    <w:p w14:paraId="0B05EAD9" w14:textId="77777777" w:rsidR="006C2969" w:rsidRPr="00324D52"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32" w:author="Parks, Robbie M" w:date="2017-08-16T12:07:00Z">
          <w:pPr>
            <w:shd w:val="clear" w:color="auto" w:fill="FFFFFF"/>
            <w:spacing w:after="0" w:line="240" w:lineRule="auto"/>
          </w:pPr>
        </w:pPrChange>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3" w:author="Parks, Robbie M" w:date="2017-08-16T12:07:00Z">
          <w:pPr>
            <w:pStyle w:val="ListParagraph"/>
            <w:numPr>
              <w:numId w:val="9"/>
            </w:numPr>
            <w:shd w:val="clear" w:color="auto" w:fill="FFFFFF"/>
            <w:spacing w:after="0" w:line="240" w:lineRule="auto"/>
            <w:ind w:hanging="360"/>
          </w:pPr>
        </w:pPrChange>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4" w:author="Parks, Robbie M" w:date="2017-08-16T12:07:00Z">
          <w:pPr>
            <w:pStyle w:val="ListParagraph"/>
            <w:numPr>
              <w:numId w:val="9"/>
            </w:numPr>
            <w:shd w:val="clear" w:color="auto" w:fill="FFFFFF"/>
            <w:spacing w:after="0" w:line="240" w:lineRule="auto"/>
            <w:ind w:hanging="360"/>
          </w:pPr>
        </w:pPrChange>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5" w:author="Parks, Robbie M" w:date="2017-08-16T12:07:00Z">
          <w:pPr>
            <w:pStyle w:val="ListParagraph"/>
            <w:numPr>
              <w:numId w:val="9"/>
            </w:numPr>
            <w:shd w:val="clear" w:color="auto" w:fill="FFFFFF"/>
            <w:spacing w:after="0" w:line="240" w:lineRule="auto"/>
            <w:ind w:hanging="360"/>
          </w:pPr>
        </w:pPrChange>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6" w:author="Parks, Robbie M" w:date="2017-08-16T12:07:00Z">
          <w:pPr>
            <w:pStyle w:val="ListParagraph"/>
            <w:numPr>
              <w:numId w:val="9"/>
            </w:numPr>
            <w:shd w:val="clear" w:color="auto" w:fill="FFFFFF"/>
            <w:spacing w:after="0" w:line="240" w:lineRule="auto"/>
            <w:ind w:hanging="360"/>
          </w:pPr>
        </w:pPrChange>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7" w:author="Parks, Robbie M" w:date="2017-08-16T12:07:00Z">
          <w:pPr>
            <w:pStyle w:val="ListParagraph"/>
            <w:numPr>
              <w:numId w:val="9"/>
            </w:numPr>
            <w:shd w:val="clear" w:color="auto" w:fill="FFFFFF"/>
            <w:spacing w:after="0" w:line="240" w:lineRule="auto"/>
            <w:ind w:hanging="360"/>
          </w:pPr>
        </w:pPrChange>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8" w:author="Parks, Robbie M" w:date="2017-08-16T12:07:00Z">
          <w:pPr>
            <w:pStyle w:val="ListParagraph"/>
            <w:numPr>
              <w:numId w:val="9"/>
            </w:numPr>
            <w:shd w:val="clear" w:color="auto" w:fill="FFFFFF"/>
            <w:spacing w:after="0" w:line="240" w:lineRule="auto"/>
            <w:ind w:hanging="360"/>
          </w:pPr>
        </w:pPrChange>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pPr>
        <w:pStyle w:val="ListParagraph"/>
        <w:numPr>
          <w:ilvl w:val="0"/>
          <w:numId w:val="9"/>
        </w:numPr>
        <w:shd w:val="clear" w:color="auto" w:fill="FFFFFF"/>
        <w:spacing w:after="0" w:line="240" w:lineRule="auto"/>
        <w:jc w:val="both"/>
        <w:rPr>
          <w:rFonts w:ascii="Calibri Light" w:eastAsia="Times New Roman" w:hAnsi="Calibri Light" w:cs="Tahoma"/>
          <w:color w:val="000000"/>
          <w:szCs w:val="20"/>
          <w:lang w:val="en-US"/>
        </w:rPr>
        <w:pPrChange w:id="239" w:author="Parks, Robbie M" w:date="2017-08-16T12:07:00Z">
          <w:pPr>
            <w:pStyle w:val="ListParagraph"/>
            <w:numPr>
              <w:numId w:val="9"/>
            </w:numPr>
            <w:shd w:val="clear" w:color="auto" w:fill="FFFFFF"/>
            <w:spacing w:after="0" w:line="240" w:lineRule="auto"/>
            <w:ind w:hanging="360"/>
          </w:pPr>
        </w:pPrChange>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40" w:author="Parks, Robbie M" w:date="2017-08-16T12:07:00Z">
          <w:pPr>
            <w:shd w:val="clear" w:color="auto" w:fill="FFFFFF"/>
            <w:spacing w:after="0" w:line="240" w:lineRule="auto"/>
          </w:pPr>
        </w:pPrChange>
      </w:pPr>
    </w:p>
    <w:p w14:paraId="78CAFBD9" w14:textId="77777777" w:rsidR="006C2969" w:rsidRPr="00324D52" w:rsidRDefault="006C2969">
      <w:pPr>
        <w:shd w:val="clear" w:color="auto" w:fill="FFFFFF"/>
        <w:spacing w:after="0" w:line="240" w:lineRule="auto"/>
        <w:jc w:val="both"/>
        <w:rPr>
          <w:rFonts w:ascii="Calibri Light" w:eastAsia="Times New Roman" w:hAnsi="Calibri Light" w:cs="Tahoma"/>
          <w:b/>
          <w:bCs/>
          <w:color w:val="000000"/>
          <w:szCs w:val="20"/>
          <w:lang w:val="en-US"/>
        </w:rPr>
        <w:pPrChange w:id="241" w:author="Parks, Robbie M" w:date="2017-08-16T12:07:00Z">
          <w:pPr>
            <w:shd w:val="clear" w:color="auto" w:fill="FFFFFF"/>
            <w:spacing w:after="0" w:line="240" w:lineRule="auto"/>
          </w:pPr>
        </w:pPrChange>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2"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Sound university level education with at least a Masters Degree in Public Health, Epidemiology, Meteorology, Environmental Science or allied sciences relevant to climate and health applications;</w:t>
      </w:r>
    </w:p>
    <w:p w14:paraId="3503636F"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3"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4"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5"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6"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7"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pPr>
        <w:pStyle w:val="ListParagraph"/>
        <w:numPr>
          <w:ilvl w:val="1"/>
          <w:numId w:val="10"/>
        </w:numPr>
        <w:spacing w:line="240" w:lineRule="auto"/>
        <w:jc w:val="both"/>
        <w:rPr>
          <w:rFonts w:ascii="Calibri Light" w:eastAsia="Times New Roman" w:hAnsi="Calibri Light" w:cs="Tahoma"/>
          <w:color w:val="000000"/>
          <w:szCs w:val="20"/>
          <w:lang w:val="en-US"/>
        </w:rPr>
        <w:pPrChange w:id="248" w:author="Parks, Robbie M" w:date="2017-08-16T12:07:00Z">
          <w:pPr>
            <w:pStyle w:val="ListParagraph"/>
            <w:numPr>
              <w:ilvl w:val="1"/>
              <w:numId w:val="10"/>
            </w:numPr>
            <w:spacing w:line="240" w:lineRule="auto"/>
            <w:ind w:left="1440" w:hanging="360"/>
          </w:pPr>
        </w:pPrChange>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pPr>
        <w:ind w:right="-1"/>
        <w:jc w:val="both"/>
        <w:rPr>
          <w:rFonts w:ascii="Calibri Light" w:eastAsia="Times New Roman" w:hAnsi="Calibri Light" w:cs="Tahoma"/>
          <w:color w:val="000000"/>
          <w:szCs w:val="20"/>
          <w:lang w:val="en-US"/>
        </w:rPr>
        <w:pPrChange w:id="249" w:author="Parks, Robbie M" w:date="2017-08-16T12:07:00Z">
          <w:pPr>
            <w:ind w:right="-1"/>
          </w:pPr>
        </w:pPrChange>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pPr>
        <w:ind w:right="-1"/>
        <w:jc w:val="both"/>
        <w:rPr>
          <w:rFonts w:ascii="Calibri Light" w:eastAsia="Times New Roman" w:hAnsi="Calibri Light" w:cs="Tahoma"/>
          <w:color w:val="000000"/>
          <w:szCs w:val="20"/>
          <w:lang w:val="en-US"/>
        </w:rPr>
        <w:pPrChange w:id="250" w:author="Parks, Robbie M" w:date="2017-08-16T12:07:00Z">
          <w:pPr>
            <w:ind w:right="-1"/>
          </w:pPr>
        </w:pPrChange>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Paix, CH-1211 Geneva </w:t>
      </w:r>
    </w:p>
    <w:p w14:paraId="21FA4559" w14:textId="77777777" w:rsidR="0089123E" w:rsidRDefault="006C2969">
      <w:pPr>
        <w:ind w:right="-1"/>
        <w:jc w:val="both"/>
        <w:rPr>
          <w:rFonts w:ascii="Calibri Light" w:eastAsia="Times New Roman" w:hAnsi="Calibri Light" w:cs="Tahoma"/>
          <w:color w:val="000000"/>
          <w:szCs w:val="20"/>
          <w:lang w:val="en-US"/>
        </w:rPr>
        <w:pPrChange w:id="251" w:author="Parks, Robbie M" w:date="2017-08-16T12:07:00Z">
          <w:pPr>
            <w:ind w:right="-1"/>
          </w:pPr>
        </w:pPrChange>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ins w:id="252" w:author="Parks, Robbie M" w:date="2017-08-16T10:04:00Z"/>
          <w:rFonts w:ascii="Calibri Light" w:eastAsia="Times New Roman" w:hAnsi="Calibri Light" w:cs="Tahoma"/>
          <w:color w:val="000000"/>
          <w:szCs w:val="20"/>
          <w:lang w:val="en-US"/>
        </w:rPr>
      </w:pPr>
    </w:p>
    <w:p w14:paraId="1FC25614" w14:textId="77777777" w:rsidR="00B529B7" w:rsidRDefault="00B529B7"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53" w:name="_Toc490648454"/>
      <w:r>
        <w:t>Annex 2: Agenda Global forum</w:t>
      </w:r>
      <w:bookmarkEnd w:id="253"/>
      <w:r>
        <w:t xml:space="preserve"> </w:t>
      </w:r>
    </w:p>
    <w:p w14:paraId="2D8460B2" w14:textId="77777777" w:rsidR="00B364B2" w:rsidRPr="00FF6DB6" w:rsidRDefault="00B364B2" w:rsidP="00B364B2">
      <w:pPr>
        <w:pStyle w:val="ListParagraph"/>
      </w:pPr>
      <w:r w:rsidRPr="00E43A92">
        <w:rPr>
          <w:b/>
          <w:bCs/>
          <w:sz w:val="36"/>
          <w:szCs w:val="40"/>
        </w:rPr>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4"/>
      <w:pgSz w:w="11907" w:h="16839" w:code="9"/>
      <w:pgMar w:top="1440" w:right="1440" w:bottom="1440" w:left="1440" w:header="708" w:footer="454"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4" w:author="Parks, Robbie M" w:date="2017-08-16T10:59:00Z" w:initials="PRM">
    <w:p w14:paraId="6942897E" w14:textId="77777777" w:rsidR="00B64823" w:rsidRDefault="00B64823">
      <w:pPr>
        <w:pStyle w:val="CommentText"/>
      </w:pPr>
      <w:r>
        <w:rPr>
          <w:rStyle w:val="CommentReference"/>
        </w:rPr>
        <w:annotationRef/>
      </w:r>
      <w:r>
        <w:t>This I still find confusing given the fact that we’re using the synthesis as the framework for the stocktaking.</w:t>
      </w:r>
    </w:p>
    <w:p w14:paraId="2AE349C3" w14:textId="77777777" w:rsidR="00B64823" w:rsidRDefault="00B64823">
      <w:pPr>
        <w:pStyle w:val="CommentText"/>
      </w:pPr>
    </w:p>
    <w:p w14:paraId="4EEBDFEB" w14:textId="2F2C8FA5" w:rsidR="00B64823" w:rsidRDefault="00B64823">
      <w:pPr>
        <w:pStyle w:val="CommentText"/>
      </w:pPr>
      <w:r>
        <w:t>Perhaps we just take this out and add something like ‘the structure of the stocktaking will reflect and complement that of the synthesis, to act as a foundation and feeder of knowledge into the synthesis report’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EBDFE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FFDA" w14:textId="77777777" w:rsidR="008E34C1" w:rsidRDefault="008E34C1" w:rsidP="00AB6B12">
      <w:r>
        <w:separator/>
      </w:r>
    </w:p>
  </w:endnote>
  <w:endnote w:type="continuationSeparator" w:id="0">
    <w:p w14:paraId="7D8BFA70" w14:textId="77777777" w:rsidR="008E34C1" w:rsidRDefault="008E34C1"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B64823" w:rsidRDefault="00B64823">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B64823" w:rsidRDefault="00B64823"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B64823" w:rsidRPr="00352770" w14:paraId="117CC705" w14:textId="77777777" w:rsidTr="001E68D6">
      <w:tc>
        <w:tcPr>
          <w:tcW w:w="2660" w:type="dxa"/>
        </w:tcPr>
        <w:p w14:paraId="48009327" w14:textId="77777777" w:rsidR="00B64823" w:rsidRDefault="00B64823"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B64823" w:rsidRPr="002F380E" w:rsidRDefault="00B6482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7.1pt;margin-top:-3.7pt;width:129pt;height:38.45pt;z-index:251684864;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">
                    <v:group id="Group 5" o:spid="_x0000_s1027"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HzMQA&#10;AADaAAAADwAAAGRycy9kb3ducmV2LnhtbESPQWvCQBSE7wX/w/IEb3Wjh1KiqxS10EOt1bbQ3l6z&#10;r0kw+zbsPmP8991CweMwM98w82XvGtVRiLVnA5NxBoq48Lbm0sD72+PtPagoyBYbz2TgQhGWi8HN&#10;HHPrz7yn7iClShCOORqoRNpc61hU5DCOfUucvB8fHEqSodQ24DnBXaOnWXanHdacFipsaVVRcTyc&#10;nIHmM4bn70y+unW5ldedPn1sJi/GjIb9wwyUUC/X8H/7yRqYwt+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Nx8zEAAAA2gAAAA8AAAAAAAAAAAAAAAAAmAIAAGRycy9k&#10;b3ducmV2LnhtbFBLBQYAAAAABAAEAPUAAACJAwAAAAA=&#10;" filled="f" stroked="f" strokeweight=".5pt">
                        <v:textbox inset="0,0,0,0">
                          <w:txbxContent>
                            <w:p w14:paraId="47AA6122" w14:textId="77777777" w:rsidR="00B64823" w:rsidRPr="002F380E" w:rsidRDefault="00B6482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SF7DAAAA2gAAAA8AAABkcnMvZG93bnJldi54bWxEj0FrAjEUhO+F/ofwCl5KzSpFZGuUKggi&#10;7KEqPT82z2zo5mWbxHX11zeFQo/DzHzDLFaDa0VPIVrPCibjAgRx7bVlo+B03L7MQcSErLH1TApu&#10;FGG1fHxYYKn9lT+oPyQjMoRjiQqalLpSylg35DCOfUecvbMPDlOWwUgd8JrhrpXTophJh5bzQoMd&#10;bRqqvw4Xp2BaVKb6NtXz+jTDuP+8n60NvVKjp+H9DUSiIf2H/9o7reAV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IXsMAAADaAAAADwAAAAAAAAAAAAAAAACf&#10;AgAAZHJzL2Rvd25yZXYueG1sUEsFBgAAAAAEAAQA9wAAAI8DAAAAAA==&#10;">
                        <v:imagedata r:id="rId3" o:title="" cropright="4183f"/>
                        <v:path arrowok="t"/>
                      </v:shape>
                    </v:group>
                    <v:shape id="Picture 6" o:spid="_x0000_s1031"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eyjDAAAA2gAAAA8AAABkcnMvZG93bnJldi54bWxEj0uLwkAQhO8L/oehBW/rZH0hWUdxFwTB&#10;g2/32mTaJGumJ2ZGjf/eEQSPRVV9RY0mtSnElSqXW1bw1Y5AECdW55wq2G1nn0MQziNrLCyTgjs5&#10;mIwbHyOMtb3xmq4bn4oAYRejgsz7MpbSJRkZdG1bEgfvaCuDPsgqlbrCW4CbQnaiaCAN5hwWMizp&#10;N6PktLkYBd3emVz/b3FYH/fbVX//f1j+DDtKtZr19BuEp9q/w6/2XCsYwPNKuAFy/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N7KMMAAADaAAAADwAAAAAAAAAAAAAAAACf&#10;AgAAZHJzL2Rvd25yZXYueG1sUEsFBgAAAAAEAAQA9wAAAI8DAAAAAA==&#10;">
                      <v:imagedata r:id="rId4" o:title=""/>
                      <v:path arrowok="t"/>
                    </v:shape>
                  </v:group>
                </w:pict>
              </mc:Fallback>
            </mc:AlternateContent>
          </w:r>
          <w:r>
            <w:rPr>
              <w:noProof/>
              <w:lang w:val="en-US"/>
            </w:rPr>
            <w:t xml:space="preserve"> </w:t>
          </w:r>
        </w:p>
      </w:tc>
      <w:tc>
        <w:tcPr>
          <w:tcW w:w="3502" w:type="dxa"/>
        </w:tcPr>
        <w:p w14:paraId="591A1868" w14:textId="77777777" w:rsidR="00B64823" w:rsidRPr="00352770" w:rsidRDefault="00B64823" w:rsidP="00DE3577">
          <w:pPr>
            <w:pStyle w:val="Footer"/>
          </w:pPr>
          <w:r w:rsidRPr="00352770">
            <w:rPr>
              <w:noProof/>
              <w:lang w:eastAsia="en-GB"/>
            </w:rPr>
            <w:drawing>
              <wp:inline distT="0" distB="0" distL="0" distR="0" wp14:anchorId="563A6DFB" wp14:editId="1A9A2155">
                <wp:extent cx="423862" cy="42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B64823" w:rsidRPr="00352770" w:rsidRDefault="00B64823"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FB49A8">
                <w:rPr>
                  <w:noProof/>
                </w:rPr>
                <w:t>i</w:t>
              </w:r>
              <w:r w:rsidRPr="00352770">
                <w:rPr>
                  <w:noProof/>
                </w:rPr>
                <w:fldChar w:fldCharType="end"/>
              </w:r>
            </w:sdtContent>
          </w:sdt>
        </w:p>
        <w:p w14:paraId="50135A51" w14:textId="77777777" w:rsidR="00B64823" w:rsidRPr="00352770" w:rsidRDefault="00B64823" w:rsidP="00352770">
          <w:pPr>
            <w:pStyle w:val="Footer"/>
            <w:jc w:val="right"/>
          </w:pPr>
        </w:p>
      </w:tc>
    </w:tr>
  </w:tbl>
  <w:p w14:paraId="7AEBCC60" w14:textId="77777777" w:rsidR="00B64823" w:rsidRPr="000570C1" w:rsidRDefault="00B64823"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B64823" w14:paraId="48EB5958" w14:textId="77777777" w:rsidTr="004E7BE6">
      <w:tc>
        <w:tcPr>
          <w:tcW w:w="2660" w:type="dxa"/>
        </w:tcPr>
        <w:p w14:paraId="5115185B" w14:textId="77777777" w:rsidR="00B64823" w:rsidRDefault="00B64823"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B64823" w:rsidRPr="002F380E" w:rsidRDefault="00B6482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B64823" w:rsidRPr="002F380E" w:rsidRDefault="00B6482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B64823" w:rsidRDefault="00B64823"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B64823" w:rsidRDefault="00B64823"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B49A8">
                <w:rPr>
                  <w:noProof/>
                </w:rPr>
                <w:t>11</w:t>
              </w:r>
              <w:r>
                <w:rPr>
                  <w:noProof/>
                </w:rPr>
                <w:fldChar w:fldCharType="end"/>
              </w:r>
            </w:sdtContent>
          </w:sdt>
        </w:p>
        <w:p w14:paraId="5D05F741" w14:textId="77777777" w:rsidR="00B64823" w:rsidRPr="002F380E" w:rsidRDefault="00B64823" w:rsidP="00DE3577">
          <w:pPr>
            <w:pStyle w:val="Footer"/>
            <w:jc w:val="right"/>
            <w:rPr>
              <w:color w:val="FFFFFF" w:themeColor="background1"/>
            </w:rPr>
          </w:pPr>
        </w:p>
      </w:tc>
    </w:tr>
  </w:tbl>
  <w:p w14:paraId="07CF71EB" w14:textId="77777777" w:rsidR="00B64823" w:rsidRDefault="00B64823"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F04A5" w14:textId="77777777" w:rsidR="008E34C1" w:rsidRDefault="008E34C1" w:rsidP="00AB6B12">
      <w:r>
        <w:separator/>
      </w:r>
    </w:p>
  </w:footnote>
  <w:footnote w:type="continuationSeparator" w:id="0">
    <w:p w14:paraId="174F69F7" w14:textId="77777777" w:rsidR="008E34C1" w:rsidRDefault="008E34C1" w:rsidP="00AB6B12">
      <w:r>
        <w:continuationSeparator/>
      </w:r>
    </w:p>
  </w:footnote>
  <w:footnote w:id="1">
    <w:p w14:paraId="601B91F2" w14:textId="77777777" w:rsidR="00B64823" w:rsidRPr="00A37BC7" w:rsidRDefault="00B64823" w:rsidP="00864AC4">
      <w:pPr>
        <w:pStyle w:val="FootnoteText"/>
        <w:rPr>
          <w:sz w:val="16"/>
          <w:szCs w:val="16"/>
          <w:lang w:val="en-US"/>
        </w:rPr>
      </w:pPr>
      <w:r w:rsidRPr="00A37BC7">
        <w:rPr>
          <w:rStyle w:val="FootnoteReference"/>
          <w:sz w:val="16"/>
          <w:szCs w:val="16"/>
        </w:rPr>
        <w:footnoteRef/>
      </w:r>
      <w:r w:rsidRPr="00A37BC7">
        <w:rPr>
          <w:sz w:val="16"/>
          <w:szCs w:val="16"/>
        </w:rPr>
        <w:t xml:space="preserve"> the US National Oceanic and Atmospheric Administration (NOAA), German Deutscher Wetterdienst (DWD), the US Centers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200631C1" w:rsidR="00B64823" w:rsidRDefault="00B64823" w:rsidP="004E7BE6">
    <w:pPr>
      <w:pStyle w:val="Header"/>
      <w:jc w:val="right"/>
    </w:pPr>
    <w:r>
      <w:rPr>
        <w:noProof/>
        <w:lang w:eastAsia="en-GB"/>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B64823" w:rsidRDefault="00B64823" w:rsidP="004E7BE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744EC"/>
    <w:multiLevelType w:val="hybridMultilevel"/>
    <w:tmpl w:val="3738D5EA"/>
    <w:lvl w:ilvl="0" w:tplc="AD0ADB2C">
      <w:start w:val="1"/>
      <w:numFmt w:val="upperRoman"/>
      <w:lvlText w:val="%1."/>
      <w:lvlJc w:val="left"/>
      <w:pPr>
        <w:ind w:left="786" w:hanging="360"/>
      </w:pPr>
      <w:rPr>
        <w:rFonts w:hint="default"/>
        <w:sz w:val="3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nsid w:val="0A836F0E"/>
    <w:multiLevelType w:val="multilevel"/>
    <w:tmpl w:val="08D8BE2C"/>
    <w:lvl w:ilvl="0">
      <w:start w:val="4"/>
      <w:numFmt w:val="upperRoman"/>
      <w:lvlText w:val="%1."/>
      <w:lvlJc w:val="left"/>
      <w:pPr>
        <w:ind w:left="504" w:hanging="144"/>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D82D28"/>
    <w:multiLevelType w:val="hybridMultilevel"/>
    <w:tmpl w:val="ECB8F4BA"/>
    <w:lvl w:ilvl="0" w:tplc="EF1A6E90">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66E2E7F"/>
    <w:multiLevelType w:val="hybridMultilevel"/>
    <w:tmpl w:val="0742D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5108BF"/>
    <w:multiLevelType w:val="hybridMultilevel"/>
    <w:tmpl w:val="92F8B6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9AE6C92"/>
    <w:multiLevelType w:val="hybridMultilevel"/>
    <w:tmpl w:val="D20A4D4A"/>
    <w:lvl w:ilvl="0" w:tplc="08090013">
      <w:start w:val="1"/>
      <w:numFmt w:val="upperRoman"/>
      <w:lvlText w:val="%1."/>
      <w:lvlJc w:val="righ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
    <w:nsid w:val="1A7F4184"/>
    <w:multiLevelType w:val="hybridMultilevel"/>
    <w:tmpl w:val="5FEC46B0"/>
    <w:lvl w:ilvl="0" w:tplc="B114BCF0">
      <w:start w:val="1"/>
      <w:numFmt w:val="decimal"/>
      <w:lvlText w:val="%1."/>
      <w:lvlJc w:val="left"/>
      <w:pPr>
        <w:ind w:left="1070" w:hanging="360"/>
      </w:pPr>
      <w:rPr>
        <w:rFonts w:ascii="Verdana" w:eastAsiaTheme="minorEastAsia" w:hAnsi="Verdana" w:cstheme="minorBidi"/>
      </w:rPr>
    </w:lvl>
    <w:lvl w:ilvl="1" w:tplc="08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DE2D2A"/>
    <w:multiLevelType w:val="hybridMultilevel"/>
    <w:tmpl w:val="D86639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3A51B02"/>
    <w:multiLevelType w:val="hybridMultilevel"/>
    <w:tmpl w:val="82DC9A76"/>
    <w:lvl w:ilvl="0" w:tplc="08090013">
      <w:start w:val="1"/>
      <w:numFmt w:val="upperRoman"/>
      <w:lvlText w:val="%1."/>
      <w:lvlJc w:val="right"/>
      <w:pPr>
        <w:ind w:left="85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244AC3"/>
    <w:multiLevelType w:val="hybridMultilevel"/>
    <w:tmpl w:val="DFDA4F0E"/>
    <w:lvl w:ilvl="0" w:tplc="08090013">
      <w:start w:val="1"/>
      <w:numFmt w:val="upperRoman"/>
      <w:lvlText w:val="%1."/>
      <w:lvlJc w:val="right"/>
      <w:pPr>
        <w:ind w:left="85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2E0B9A"/>
    <w:multiLevelType w:val="hybridMultilevel"/>
    <w:tmpl w:val="72186C28"/>
    <w:lvl w:ilvl="0" w:tplc="08090013">
      <w:start w:val="1"/>
      <w:numFmt w:val="upperRoman"/>
      <w:lvlText w:val="%1."/>
      <w:lvlJc w:val="right"/>
      <w:pPr>
        <w:ind w:left="2292"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5">
    <w:nsid w:val="2AFB1226"/>
    <w:multiLevelType w:val="hybridMultilevel"/>
    <w:tmpl w:val="12D2448E"/>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C62590E"/>
    <w:multiLevelType w:val="hybridMultilevel"/>
    <w:tmpl w:val="4E4E73F0"/>
    <w:lvl w:ilvl="0" w:tplc="08090013">
      <w:start w:val="1"/>
      <w:numFmt w:val="upperRoman"/>
      <w:lvlText w:val="%1."/>
      <w:lvlJc w:val="right"/>
      <w:pPr>
        <w:ind w:left="918"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nsid w:val="2CC1116D"/>
    <w:multiLevelType w:val="multilevel"/>
    <w:tmpl w:val="AFE6AA2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1844608"/>
    <w:multiLevelType w:val="hybridMultilevel"/>
    <w:tmpl w:val="B2F4B59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5C63193"/>
    <w:multiLevelType w:val="hybridMultilevel"/>
    <w:tmpl w:val="199CCA0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3982775B"/>
    <w:multiLevelType w:val="hybridMultilevel"/>
    <w:tmpl w:val="671051F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9CC110D"/>
    <w:multiLevelType w:val="hybridMultilevel"/>
    <w:tmpl w:val="92AA2BC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DD1C67"/>
    <w:multiLevelType w:val="multilevel"/>
    <w:tmpl w:val="9E58080A"/>
    <w:lvl w:ilvl="0">
      <w:start w:val="4"/>
      <w:numFmt w:val="upperRoman"/>
      <w:lvlText w:val="%1."/>
      <w:lvlJc w:val="left"/>
      <w:pPr>
        <w:ind w:left="1080" w:hanging="72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nsid w:val="44F6557A"/>
    <w:multiLevelType w:val="hybridMultilevel"/>
    <w:tmpl w:val="C1567B9C"/>
    <w:lvl w:ilvl="0" w:tplc="EBFEF5FC">
      <w:start w:val="5"/>
      <w:numFmt w:val="upperRoman"/>
      <w:lvlText w:val="%1."/>
      <w:lvlJc w:val="righ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045EB1"/>
    <w:multiLevelType w:val="hybridMultilevel"/>
    <w:tmpl w:val="0EA4FC88"/>
    <w:lvl w:ilvl="0" w:tplc="4068559E">
      <w:start w:val="43"/>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1F86ACA"/>
    <w:multiLevelType w:val="hybridMultilevel"/>
    <w:tmpl w:val="499A2C8C"/>
    <w:lvl w:ilvl="0" w:tplc="B114BCF0">
      <w:start w:val="1"/>
      <w:numFmt w:val="decimal"/>
      <w:lvlText w:val="%1."/>
      <w:lvlJc w:val="left"/>
      <w:pPr>
        <w:ind w:left="1070" w:hanging="360"/>
      </w:pPr>
      <w:rPr>
        <w:rFonts w:ascii="Verdana" w:eastAsiaTheme="minorEastAsia" w:hAnsi="Verdana" w:cstheme="minorBidi"/>
      </w:rPr>
    </w:lvl>
    <w:lvl w:ilvl="1" w:tplc="AD0ADB2C">
      <w:start w:val="1"/>
      <w:numFmt w:val="upperRoman"/>
      <w:lvlText w:val="%2."/>
      <w:lvlJc w:val="left"/>
      <w:pPr>
        <w:ind w:left="1440" w:hanging="360"/>
      </w:pPr>
      <w:rPr>
        <w:rFonts w:hint="default"/>
        <w:sz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472611A"/>
    <w:multiLevelType w:val="hybridMultilevel"/>
    <w:tmpl w:val="E90E58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DE3923"/>
    <w:multiLevelType w:val="multilevel"/>
    <w:tmpl w:val="31423488"/>
    <w:lvl w:ilvl="0">
      <w:start w:val="1"/>
      <w:numFmt w:val="none"/>
      <w:lvlText w:val="III."/>
      <w:lvlJc w:val="left"/>
      <w:pPr>
        <w:ind w:left="1080" w:hanging="72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nsid w:val="57D72DAC"/>
    <w:multiLevelType w:val="hybridMultilevel"/>
    <w:tmpl w:val="DA8CA7B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585744D5"/>
    <w:multiLevelType w:val="multilevel"/>
    <w:tmpl w:val="7BE8EB8A"/>
    <w:lvl w:ilvl="0">
      <w:start w:val="1"/>
      <w:numFmt w:val="none"/>
      <w:lvlText w:val="III."/>
      <w:lvlJc w:val="left"/>
      <w:pPr>
        <w:ind w:left="1080" w:hanging="72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DA95F77"/>
    <w:multiLevelType w:val="hybridMultilevel"/>
    <w:tmpl w:val="3F669EF0"/>
    <w:lvl w:ilvl="0" w:tplc="4D5E7414">
      <w:start w:val="4"/>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6A50654"/>
    <w:multiLevelType w:val="hybridMultilevel"/>
    <w:tmpl w:val="FB209CDC"/>
    <w:lvl w:ilvl="0" w:tplc="AA3AE7DE">
      <w:start w:val="8"/>
      <w:numFmt w:val="upperRoman"/>
      <w:lvlText w:val="%1."/>
      <w:lvlJc w:val="left"/>
      <w:pPr>
        <w:ind w:left="786"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D12B81"/>
    <w:multiLevelType w:val="hybridMultilevel"/>
    <w:tmpl w:val="76808D4E"/>
    <w:lvl w:ilvl="0" w:tplc="08090013">
      <w:start w:val="1"/>
      <w:numFmt w:val="upperRoman"/>
      <w:lvlText w:val="%1."/>
      <w:lvlJc w:val="right"/>
      <w:pPr>
        <w:ind w:left="85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72F27156"/>
    <w:multiLevelType w:val="hybridMultilevel"/>
    <w:tmpl w:val="A56808BC"/>
    <w:lvl w:ilvl="0" w:tplc="08090013">
      <w:start w:val="1"/>
      <w:numFmt w:val="upperRoman"/>
      <w:lvlText w:val="%1."/>
      <w:lvlJc w:val="right"/>
      <w:pPr>
        <w:ind w:left="852"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1">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8F51A1"/>
    <w:multiLevelType w:val="hybridMultilevel"/>
    <w:tmpl w:val="83886CD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797417EA"/>
    <w:multiLevelType w:val="hybridMultilevel"/>
    <w:tmpl w:val="5914A658"/>
    <w:lvl w:ilvl="0" w:tplc="08090013">
      <w:start w:val="1"/>
      <w:numFmt w:val="upperRoman"/>
      <w:lvlText w:val="%1."/>
      <w:lvlJc w:val="right"/>
      <w:pPr>
        <w:ind w:left="1440" w:hanging="360"/>
      </w:pPr>
    </w:lvl>
    <w:lvl w:ilvl="1" w:tplc="08090019" w:tentative="1">
      <w:start w:val="1"/>
      <w:numFmt w:val="lowerLetter"/>
      <w:lvlText w:val="%2."/>
      <w:lvlJc w:val="left"/>
      <w:pPr>
        <w:ind w:left="2028" w:hanging="360"/>
      </w:pPr>
    </w:lvl>
    <w:lvl w:ilvl="2" w:tplc="0809001B" w:tentative="1">
      <w:start w:val="1"/>
      <w:numFmt w:val="lowerRoman"/>
      <w:lvlText w:val="%3."/>
      <w:lvlJc w:val="right"/>
      <w:pPr>
        <w:ind w:left="2748" w:hanging="180"/>
      </w:pPr>
    </w:lvl>
    <w:lvl w:ilvl="3" w:tplc="0809000F" w:tentative="1">
      <w:start w:val="1"/>
      <w:numFmt w:val="decimal"/>
      <w:lvlText w:val="%4."/>
      <w:lvlJc w:val="left"/>
      <w:pPr>
        <w:ind w:left="3468" w:hanging="360"/>
      </w:pPr>
    </w:lvl>
    <w:lvl w:ilvl="4" w:tplc="08090019" w:tentative="1">
      <w:start w:val="1"/>
      <w:numFmt w:val="lowerLetter"/>
      <w:lvlText w:val="%5."/>
      <w:lvlJc w:val="left"/>
      <w:pPr>
        <w:ind w:left="4188" w:hanging="360"/>
      </w:pPr>
    </w:lvl>
    <w:lvl w:ilvl="5" w:tplc="0809001B" w:tentative="1">
      <w:start w:val="1"/>
      <w:numFmt w:val="lowerRoman"/>
      <w:lvlText w:val="%6."/>
      <w:lvlJc w:val="right"/>
      <w:pPr>
        <w:ind w:left="4908" w:hanging="180"/>
      </w:pPr>
    </w:lvl>
    <w:lvl w:ilvl="6" w:tplc="0809000F" w:tentative="1">
      <w:start w:val="1"/>
      <w:numFmt w:val="decimal"/>
      <w:lvlText w:val="%7."/>
      <w:lvlJc w:val="left"/>
      <w:pPr>
        <w:ind w:left="5628" w:hanging="360"/>
      </w:pPr>
    </w:lvl>
    <w:lvl w:ilvl="7" w:tplc="08090019" w:tentative="1">
      <w:start w:val="1"/>
      <w:numFmt w:val="lowerLetter"/>
      <w:lvlText w:val="%8."/>
      <w:lvlJc w:val="left"/>
      <w:pPr>
        <w:ind w:left="6348" w:hanging="360"/>
      </w:pPr>
    </w:lvl>
    <w:lvl w:ilvl="8" w:tplc="0809001B" w:tentative="1">
      <w:start w:val="1"/>
      <w:numFmt w:val="lowerRoman"/>
      <w:lvlText w:val="%9."/>
      <w:lvlJc w:val="right"/>
      <w:pPr>
        <w:ind w:left="7068" w:hanging="180"/>
      </w:pPr>
    </w:lvl>
  </w:abstractNum>
  <w:abstractNum w:abstractNumId="74">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E857FB6"/>
    <w:multiLevelType w:val="hybridMultilevel"/>
    <w:tmpl w:val="62888AF6"/>
    <w:lvl w:ilvl="0" w:tplc="ACD4D5CE">
      <w:start w:val="7"/>
      <w:numFmt w:val="upperRoman"/>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35"/>
  </w:num>
  <w:num w:numId="3">
    <w:abstractNumId w:val="2"/>
  </w:num>
  <w:num w:numId="4">
    <w:abstractNumId w:val="42"/>
  </w:num>
  <w:num w:numId="5">
    <w:abstractNumId w:val="30"/>
  </w:num>
  <w:num w:numId="6">
    <w:abstractNumId w:val="67"/>
  </w:num>
  <w:num w:numId="7">
    <w:abstractNumId w:val="26"/>
  </w:num>
  <w:num w:numId="8">
    <w:abstractNumId w:val="15"/>
  </w:num>
  <w:num w:numId="9">
    <w:abstractNumId w:val="17"/>
  </w:num>
  <w:num w:numId="10">
    <w:abstractNumId w:val="22"/>
  </w:num>
  <w:num w:numId="11">
    <w:abstractNumId w:val="71"/>
  </w:num>
  <w:num w:numId="12">
    <w:abstractNumId w:val="44"/>
  </w:num>
  <w:num w:numId="13">
    <w:abstractNumId w:val="4"/>
  </w:num>
  <w:num w:numId="14">
    <w:abstractNumId w:val="57"/>
  </w:num>
  <w:num w:numId="15">
    <w:abstractNumId w:val="1"/>
  </w:num>
  <w:num w:numId="16">
    <w:abstractNumId w:val="36"/>
  </w:num>
  <w:num w:numId="17">
    <w:abstractNumId w:val="62"/>
  </w:num>
  <w:num w:numId="18">
    <w:abstractNumId w:val="20"/>
  </w:num>
  <w:num w:numId="19">
    <w:abstractNumId w:val="10"/>
  </w:num>
  <w:num w:numId="20">
    <w:abstractNumId w:val="74"/>
  </w:num>
  <w:num w:numId="21">
    <w:abstractNumId w:val="33"/>
  </w:num>
  <w:num w:numId="22">
    <w:abstractNumId w:val="50"/>
  </w:num>
  <w:num w:numId="23">
    <w:abstractNumId w:val="32"/>
  </w:num>
  <w:num w:numId="24">
    <w:abstractNumId w:val="43"/>
  </w:num>
  <w:num w:numId="25">
    <w:abstractNumId w:val="23"/>
  </w:num>
  <w:num w:numId="26">
    <w:abstractNumId w:val="16"/>
  </w:num>
  <w:num w:numId="27">
    <w:abstractNumId w:val="29"/>
  </w:num>
  <w:num w:numId="28">
    <w:abstractNumId w:val="7"/>
  </w:num>
  <w:num w:numId="29">
    <w:abstractNumId w:val="68"/>
  </w:num>
  <w:num w:numId="30">
    <w:abstractNumId w:val="12"/>
  </w:num>
  <w:num w:numId="31">
    <w:abstractNumId w:val="48"/>
  </w:num>
  <w:num w:numId="32">
    <w:abstractNumId w:val="5"/>
  </w:num>
  <w:num w:numId="33">
    <w:abstractNumId w:val="31"/>
  </w:num>
  <w:num w:numId="34">
    <w:abstractNumId w:val="6"/>
  </w:num>
  <w:num w:numId="35">
    <w:abstractNumId w:val="65"/>
  </w:num>
  <w:num w:numId="36">
    <w:abstractNumId w:val="52"/>
  </w:num>
  <w:num w:numId="37">
    <w:abstractNumId w:val="47"/>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4"/>
  </w:num>
  <w:num w:numId="40">
    <w:abstractNumId w:val="51"/>
  </w:num>
  <w:num w:numId="41">
    <w:abstractNumId w:val="8"/>
  </w:num>
  <w:num w:numId="42">
    <w:abstractNumId w:val="41"/>
  </w:num>
  <w:num w:numId="43">
    <w:abstractNumId w:val="40"/>
  </w:num>
  <w:num w:numId="44">
    <w:abstractNumId w:val="55"/>
  </w:num>
  <w:num w:numId="45">
    <w:abstractNumId w:val="53"/>
  </w:num>
  <w:num w:numId="46">
    <w:abstractNumId w:val="61"/>
  </w:num>
  <w:num w:numId="47">
    <w:abstractNumId w:val="0"/>
  </w:num>
  <w:num w:numId="48">
    <w:abstractNumId w:val="49"/>
  </w:num>
  <w:num w:numId="49">
    <w:abstractNumId w:val="18"/>
  </w:num>
  <w:num w:numId="50">
    <w:abstractNumId w:val="13"/>
  </w:num>
  <w:num w:numId="51">
    <w:abstractNumId w:val="72"/>
  </w:num>
  <w:num w:numId="52">
    <w:abstractNumId w:val="56"/>
  </w:num>
  <w:num w:numId="53">
    <w:abstractNumId w:val="28"/>
  </w:num>
  <w:num w:numId="54">
    <w:abstractNumId w:val="59"/>
  </w:num>
  <w:num w:numId="55">
    <w:abstractNumId w:val="38"/>
  </w:num>
  <w:num w:numId="56">
    <w:abstractNumId w:val="37"/>
  </w:num>
  <w:num w:numId="57">
    <w:abstractNumId w:val="58"/>
  </w:num>
  <w:num w:numId="58">
    <w:abstractNumId w:val="60"/>
  </w:num>
  <w:num w:numId="59">
    <w:abstractNumId w:val="45"/>
  </w:num>
  <w:num w:numId="60">
    <w:abstractNumId w:val="11"/>
  </w:num>
  <w:num w:numId="61">
    <w:abstractNumId w:val="9"/>
  </w:num>
  <w:num w:numId="62">
    <w:abstractNumId w:val="34"/>
  </w:num>
  <w:num w:numId="63">
    <w:abstractNumId w:val="63"/>
  </w:num>
  <w:num w:numId="64">
    <w:abstractNumId w:val="39"/>
  </w:num>
  <w:num w:numId="65">
    <w:abstractNumId w:val="46"/>
  </w:num>
  <w:num w:numId="66">
    <w:abstractNumId w:val="54"/>
  </w:num>
  <w:num w:numId="67">
    <w:abstractNumId w:val="3"/>
  </w:num>
  <w:num w:numId="68">
    <w:abstractNumId w:val="14"/>
  </w:num>
  <w:num w:numId="69">
    <w:abstractNumId w:val="70"/>
  </w:num>
  <w:num w:numId="70">
    <w:abstractNumId w:val="27"/>
  </w:num>
  <w:num w:numId="71">
    <w:abstractNumId w:val="24"/>
  </w:num>
  <w:num w:numId="72">
    <w:abstractNumId w:val="69"/>
  </w:num>
  <w:num w:numId="73">
    <w:abstractNumId w:val="73"/>
  </w:num>
  <w:num w:numId="74">
    <w:abstractNumId w:val="19"/>
  </w:num>
  <w:num w:numId="75">
    <w:abstractNumId w:val="21"/>
  </w:num>
  <w:num w:numId="76">
    <w:abstractNumId w:val="75"/>
  </w:num>
  <w:num w:numId="77">
    <w:abstractNumId w:val="66"/>
  </w:num>
  <w:numIdMacAtCleanup w:val="7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055A0"/>
    <w:rsid w:val="00025059"/>
    <w:rsid w:val="000570C1"/>
    <w:rsid w:val="0006078D"/>
    <w:rsid w:val="00064985"/>
    <w:rsid w:val="000651CF"/>
    <w:rsid w:val="00074B8B"/>
    <w:rsid w:val="00076D61"/>
    <w:rsid w:val="000779FA"/>
    <w:rsid w:val="00093D10"/>
    <w:rsid w:val="000D7023"/>
    <w:rsid w:val="000D7B77"/>
    <w:rsid w:val="000F75FF"/>
    <w:rsid w:val="00121130"/>
    <w:rsid w:val="0012316C"/>
    <w:rsid w:val="00132085"/>
    <w:rsid w:val="00132166"/>
    <w:rsid w:val="00135BDB"/>
    <w:rsid w:val="00140A53"/>
    <w:rsid w:val="001753B4"/>
    <w:rsid w:val="0018478C"/>
    <w:rsid w:val="001A03DE"/>
    <w:rsid w:val="001B3FC0"/>
    <w:rsid w:val="001E68D6"/>
    <w:rsid w:val="001F3236"/>
    <w:rsid w:val="0020251C"/>
    <w:rsid w:val="00204F21"/>
    <w:rsid w:val="00206AF3"/>
    <w:rsid w:val="00213FBD"/>
    <w:rsid w:val="00223EB0"/>
    <w:rsid w:val="00233649"/>
    <w:rsid w:val="00241F0C"/>
    <w:rsid w:val="00257153"/>
    <w:rsid w:val="00275133"/>
    <w:rsid w:val="00275557"/>
    <w:rsid w:val="00283D11"/>
    <w:rsid w:val="00287963"/>
    <w:rsid w:val="002A103D"/>
    <w:rsid w:val="002A43FD"/>
    <w:rsid w:val="002B3C8C"/>
    <w:rsid w:val="002C2244"/>
    <w:rsid w:val="002C32CF"/>
    <w:rsid w:val="002D6757"/>
    <w:rsid w:val="002E3615"/>
    <w:rsid w:val="002F380E"/>
    <w:rsid w:val="00305C06"/>
    <w:rsid w:val="0032142D"/>
    <w:rsid w:val="00327FCC"/>
    <w:rsid w:val="00341668"/>
    <w:rsid w:val="00352770"/>
    <w:rsid w:val="003613BC"/>
    <w:rsid w:val="00366AFB"/>
    <w:rsid w:val="00387EA6"/>
    <w:rsid w:val="00390F7D"/>
    <w:rsid w:val="003955AE"/>
    <w:rsid w:val="003B6850"/>
    <w:rsid w:val="003C4AD2"/>
    <w:rsid w:val="003E2BDA"/>
    <w:rsid w:val="003E2ED3"/>
    <w:rsid w:val="003E3101"/>
    <w:rsid w:val="003E59A8"/>
    <w:rsid w:val="003F05E3"/>
    <w:rsid w:val="003F26F5"/>
    <w:rsid w:val="003F4581"/>
    <w:rsid w:val="00401B6F"/>
    <w:rsid w:val="00406EAD"/>
    <w:rsid w:val="004151B6"/>
    <w:rsid w:val="00421E30"/>
    <w:rsid w:val="00424E1B"/>
    <w:rsid w:val="00424E6E"/>
    <w:rsid w:val="00436F5E"/>
    <w:rsid w:val="00440991"/>
    <w:rsid w:val="00457524"/>
    <w:rsid w:val="0048752A"/>
    <w:rsid w:val="00491E88"/>
    <w:rsid w:val="00494DAE"/>
    <w:rsid w:val="00495FDB"/>
    <w:rsid w:val="004C2D00"/>
    <w:rsid w:val="004D21F5"/>
    <w:rsid w:val="004E7BE6"/>
    <w:rsid w:val="004F4C7E"/>
    <w:rsid w:val="005004EB"/>
    <w:rsid w:val="00501C87"/>
    <w:rsid w:val="005229A1"/>
    <w:rsid w:val="0055353B"/>
    <w:rsid w:val="00560E86"/>
    <w:rsid w:val="00566A0C"/>
    <w:rsid w:val="00566C31"/>
    <w:rsid w:val="0059396C"/>
    <w:rsid w:val="00597897"/>
    <w:rsid w:val="005C1961"/>
    <w:rsid w:val="005C31F5"/>
    <w:rsid w:val="005D00A3"/>
    <w:rsid w:val="005D29BC"/>
    <w:rsid w:val="005E1DBD"/>
    <w:rsid w:val="0061135E"/>
    <w:rsid w:val="00611C7E"/>
    <w:rsid w:val="00611E70"/>
    <w:rsid w:val="0061201D"/>
    <w:rsid w:val="00627277"/>
    <w:rsid w:val="00645C43"/>
    <w:rsid w:val="0065182E"/>
    <w:rsid w:val="0065611A"/>
    <w:rsid w:val="00656AE9"/>
    <w:rsid w:val="00665033"/>
    <w:rsid w:val="0067500A"/>
    <w:rsid w:val="006826E6"/>
    <w:rsid w:val="00684271"/>
    <w:rsid w:val="00686236"/>
    <w:rsid w:val="00693168"/>
    <w:rsid w:val="006A4301"/>
    <w:rsid w:val="006B21FE"/>
    <w:rsid w:val="006B2CB9"/>
    <w:rsid w:val="006B6131"/>
    <w:rsid w:val="006B7D0F"/>
    <w:rsid w:val="006C2969"/>
    <w:rsid w:val="006C39CD"/>
    <w:rsid w:val="006D3E48"/>
    <w:rsid w:val="006E5B8A"/>
    <w:rsid w:val="006F21F3"/>
    <w:rsid w:val="00701108"/>
    <w:rsid w:val="0070335C"/>
    <w:rsid w:val="007040DD"/>
    <w:rsid w:val="00705E7B"/>
    <w:rsid w:val="00706777"/>
    <w:rsid w:val="00724662"/>
    <w:rsid w:val="00732172"/>
    <w:rsid w:val="0074283A"/>
    <w:rsid w:val="00757570"/>
    <w:rsid w:val="00760049"/>
    <w:rsid w:val="00762DEA"/>
    <w:rsid w:val="00774FD0"/>
    <w:rsid w:val="0079496A"/>
    <w:rsid w:val="007B047C"/>
    <w:rsid w:val="007B53A6"/>
    <w:rsid w:val="007B7BFB"/>
    <w:rsid w:val="007C0994"/>
    <w:rsid w:val="007C1660"/>
    <w:rsid w:val="007C3BB8"/>
    <w:rsid w:val="007E2406"/>
    <w:rsid w:val="008152E3"/>
    <w:rsid w:val="00817EE2"/>
    <w:rsid w:val="00833975"/>
    <w:rsid w:val="00844A2B"/>
    <w:rsid w:val="00860976"/>
    <w:rsid w:val="00864AC4"/>
    <w:rsid w:val="0088318C"/>
    <w:rsid w:val="00883855"/>
    <w:rsid w:val="0088774A"/>
    <w:rsid w:val="00890A8C"/>
    <w:rsid w:val="0089123E"/>
    <w:rsid w:val="008C423B"/>
    <w:rsid w:val="008C6813"/>
    <w:rsid w:val="008D029D"/>
    <w:rsid w:val="008D4B8E"/>
    <w:rsid w:val="008D694F"/>
    <w:rsid w:val="008E34C1"/>
    <w:rsid w:val="008E4233"/>
    <w:rsid w:val="008E440A"/>
    <w:rsid w:val="00901109"/>
    <w:rsid w:val="00911643"/>
    <w:rsid w:val="00916735"/>
    <w:rsid w:val="00962075"/>
    <w:rsid w:val="00984D49"/>
    <w:rsid w:val="00994277"/>
    <w:rsid w:val="009A7865"/>
    <w:rsid w:val="009B2ED9"/>
    <w:rsid w:val="009B7CAB"/>
    <w:rsid w:val="009C3ED4"/>
    <w:rsid w:val="009C7A6E"/>
    <w:rsid w:val="009E003C"/>
    <w:rsid w:val="009F1BAC"/>
    <w:rsid w:val="009F5D8F"/>
    <w:rsid w:val="00A256C9"/>
    <w:rsid w:val="00A64561"/>
    <w:rsid w:val="00A70F48"/>
    <w:rsid w:val="00A721AC"/>
    <w:rsid w:val="00A74B04"/>
    <w:rsid w:val="00A77B31"/>
    <w:rsid w:val="00A81D95"/>
    <w:rsid w:val="00AB04CE"/>
    <w:rsid w:val="00AB2735"/>
    <w:rsid w:val="00AB6B12"/>
    <w:rsid w:val="00AB6F88"/>
    <w:rsid w:val="00AC10BC"/>
    <w:rsid w:val="00AE5B27"/>
    <w:rsid w:val="00AF1377"/>
    <w:rsid w:val="00B314E7"/>
    <w:rsid w:val="00B364B2"/>
    <w:rsid w:val="00B4699E"/>
    <w:rsid w:val="00B5182F"/>
    <w:rsid w:val="00B529B7"/>
    <w:rsid w:val="00B64823"/>
    <w:rsid w:val="00B67E09"/>
    <w:rsid w:val="00B817FE"/>
    <w:rsid w:val="00BA7567"/>
    <w:rsid w:val="00BF2C6A"/>
    <w:rsid w:val="00C021CE"/>
    <w:rsid w:val="00C07F87"/>
    <w:rsid w:val="00C10013"/>
    <w:rsid w:val="00C14BC7"/>
    <w:rsid w:val="00C32D06"/>
    <w:rsid w:val="00C41A39"/>
    <w:rsid w:val="00C55DA2"/>
    <w:rsid w:val="00CC11DC"/>
    <w:rsid w:val="00CD7AD3"/>
    <w:rsid w:val="00D03543"/>
    <w:rsid w:val="00D51E12"/>
    <w:rsid w:val="00D55E9F"/>
    <w:rsid w:val="00D80D85"/>
    <w:rsid w:val="00D83DF0"/>
    <w:rsid w:val="00D846D2"/>
    <w:rsid w:val="00D9513C"/>
    <w:rsid w:val="00DE1CF9"/>
    <w:rsid w:val="00DE2E0E"/>
    <w:rsid w:val="00DE3577"/>
    <w:rsid w:val="00DF6781"/>
    <w:rsid w:val="00E1101B"/>
    <w:rsid w:val="00E17C6A"/>
    <w:rsid w:val="00E211B8"/>
    <w:rsid w:val="00E21864"/>
    <w:rsid w:val="00E34007"/>
    <w:rsid w:val="00E45267"/>
    <w:rsid w:val="00E455B5"/>
    <w:rsid w:val="00E728A9"/>
    <w:rsid w:val="00E76257"/>
    <w:rsid w:val="00E82BA6"/>
    <w:rsid w:val="00E95A5F"/>
    <w:rsid w:val="00EA2357"/>
    <w:rsid w:val="00EA2B93"/>
    <w:rsid w:val="00EB4AE6"/>
    <w:rsid w:val="00EC4814"/>
    <w:rsid w:val="00ED57AD"/>
    <w:rsid w:val="00EE1776"/>
    <w:rsid w:val="00EE4314"/>
    <w:rsid w:val="00EE5915"/>
    <w:rsid w:val="00EE670E"/>
    <w:rsid w:val="00EF4C3D"/>
    <w:rsid w:val="00F04587"/>
    <w:rsid w:val="00F05D26"/>
    <w:rsid w:val="00F30F64"/>
    <w:rsid w:val="00F50FCA"/>
    <w:rsid w:val="00F57226"/>
    <w:rsid w:val="00F676EC"/>
    <w:rsid w:val="00F825F0"/>
    <w:rsid w:val="00F93630"/>
    <w:rsid w:val="00FB49A8"/>
    <w:rsid w:val="00FB5F7D"/>
    <w:rsid w:val="00FB61AD"/>
    <w:rsid w:val="00FC493A"/>
    <w:rsid w:val="00FD0824"/>
    <w:rsid w:val="00FD436E"/>
    <w:rsid w:val="00FD7D3B"/>
    <w:rsid w:val="00FE0DB3"/>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footer" Target="footer3.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1D293EED-EF4D-4679-B174-F231CE5C790F}" srcId="{294ECB6F-4537-430C-946E-E82F89FFE310}" destId="{8AD4BBC8-1567-42C3-B611-07633ECCAAF5}" srcOrd="0" destOrd="0" parTransId="{C0F608F2-88E2-47C9-B05C-C8EB6758863D}" sibTransId="{02A7914C-F77E-4BB7-B4CD-DBDFF266557A}"/>
    <dgm:cxn modelId="{7FD617A8-CDC8-A549-9091-8FE15290BCBB}" type="presOf" srcId="{422FCC72-BD7A-45C7-80EB-3EEDB24E3C90}" destId="{157571CB-CAC5-48D6-B48A-52DF09C34DB3}"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8C16990C-8470-CF4B-8104-08BEA44BEB75}" type="presOf" srcId="{770FE518-EC3E-48CE-A18F-5B658AD3A6D8}" destId="{C2FA2FE7-FB29-4157-BE9D-29859ED32588}" srcOrd="0" destOrd="0" presId="urn:microsoft.com/office/officeart/2005/8/layout/radial4"/>
    <dgm:cxn modelId="{A6D0B662-BE07-3D4C-869D-ACCC0153CB9A}" type="presOf" srcId="{9026AF99-4ECE-4760-9855-3D0FFBCDE831}" destId="{73F4C41C-81E7-4979-B21C-2BBDA19C9D9E}" srcOrd="0" destOrd="0" presId="urn:microsoft.com/office/officeart/2005/8/layout/radial4"/>
    <dgm:cxn modelId="{3BD57B5E-0A0E-2E46-9A2B-2BB5497051C9}" type="presOf" srcId="{8AD4BBC8-1567-42C3-B611-07633ECCAAF5}" destId="{AD0F818F-5B7A-433F-9084-3BDDA8587FDF}"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8D90B8A1-B98E-7D42-B897-B586B3C9ABCA}" type="presOf" srcId="{83E7E209-195F-440B-8A43-6CB29C3D4345}" destId="{26307783-568D-4E6A-B0B6-71A5842AA28B}"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0D6160E7-238A-7A4B-BA98-80042280825F}" type="presOf" srcId="{C0F608F2-88E2-47C9-B05C-C8EB6758863D}" destId="{8B6A3FBA-FE16-47C8-BD4B-D11F1A5DAAD0}" srcOrd="0" destOrd="0" presId="urn:microsoft.com/office/officeart/2005/8/layout/radial4"/>
    <dgm:cxn modelId="{EBD0B1E1-8572-8B44-ADCD-3151A8F2D732}" type="presOf" srcId="{294ECB6F-4537-430C-946E-E82F89FFE310}" destId="{C9EFE481-A395-4EE5-B216-145210E79855}" srcOrd="0" destOrd="0" presId="urn:microsoft.com/office/officeart/2005/8/layout/radial4"/>
    <dgm:cxn modelId="{83D180F0-96D7-7648-9ECF-63F3692BA438}" type="presOf" srcId="{87175413-2F10-436B-924F-54B8947A95E6}" destId="{F66F2E4B-A734-41BF-9765-FD92D2A3C77C}" srcOrd="0" destOrd="0" presId="urn:microsoft.com/office/officeart/2005/8/layout/radial4"/>
    <dgm:cxn modelId="{08F75001-200C-7F44-960B-EFDC503FF576}" type="presOf" srcId="{3CFA2364-BAA2-4A32-8FD7-78972CB2C33E}" destId="{E56FC0AB-5809-4BE3-97EA-10255B30933D}" srcOrd="0" destOrd="0" presId="urn:microsoft.com/office/officeart/2005/8/layout/radial4"/>
    <dgm:cxn modelId="{6A9DBAF3-7740-A346-8D6E-CAFAA8971273}" type="presOf" srcId="{30C3FD64-7D4E-4EBB-85D3-3232F3F1877B}" destId="{33798C96-BBC9-406C-93A5-8BB1B68A8883}"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69C90E3A-A779-A042-8C39-D3578661605B}" type="presParOf" srcId="{73F4C41C-81E7-4979-B21C-2BBDA19C9D9E}" destId="{C9EFE481-A395-4EE5-B216-145210E79855}" srcOrd="0" destOrd="0" presId="urn:microsoft.com/office/officeart/2005/8/layout/radial4"/>
    <dgm:cxn modelId="{706814DF-5342-574E-BBD4-87F8C496006F}" type="presParOf" srcId="{73F4C41C-81E7-4979-B21C-2BBDA19C9D9E}" destId="{8B6A3FBA-FE16-47C8-BD4B-D11F1A5DAAD0}" srcOrd="1" destOrd="0" presId="urn:microsoft.com/office/officeart/2005/8/layout/radial4"/>
    <dgm:cxn modelId="{7FEA0AB2-9804-2143-BDD0-DCC9FC522F1F}" type="presParOf" srcId="{73F4C41C-81E7-4979-B21C-2BBDA19C9D9E}" destId="{AD0F818F-5B7A-433F-9084-3BDDA8587FDF}" srcOrd="2" destOrd="0" presId="urn:microsoft.com/office/officeart/2005/8/layout/radial4"/>
    <dgm:cxn modelId="{D4E6498D-5F98-B14C-9CBC-2FA3B2C9F3BA}" type="presParOf" srcId="{73F4C41C-81E7-4979-B21C-2BBDA19C9D9E}" destId="{33798C96-BBC9-406C-93A5-8BB1B68A8883}" srcOrd="3" destOrd="0" presId="urn:microsoft.com/office/officeart/2005/8/layout/radial4"/>
    <dgm:cxn modelId="{A393C8C4-97AE-D447-B2D5-6A1135284DDC}" type="presParOf" srcId="{73F4C41C-81E7-4979-B21C-2BBDA19C9D9E}" destId="{F66F2E4B-A734-41BF-9765-FD92D2A3C77C}" srcOrd="4" destOrd="0" presId="urn:microsoft.com/office/officeart/2005/8/layout/radial4"/>
    <dgm:cxn modelId="{47048F3A-E2FD-CD4D-A764-EFF05DCA4D45}" type="presParOf" srcId="{73F4C41C-81E7-4979-B21C-2BBDA19C9D9E}" destId="{26307783-568D-4E6A-B0B6-71A5842AA28B}" srcOrd="5" destOrd="0" presId="urn:microsoft.com/office/officeart/2005/8/layout/radial4"/>
    <dgm:cxn modelId="{88FBF7C5-F5CD-2343-895D-FEF9E050DEBB}" type="presParOf" srcId="{73F4C41C-81E7-4979-B21C-2BBDA19C9D9E}" destId="{157571CB-CAC5-48D6-B48A-52DF09C34DB3}" srcOrd="6" destOrd="0" presId="urn:microsoft.com/office/officeart/2005/8/layout/radial4"/>
    <dgm:cxn modelId="{C89CD8B0-3AB9-D34F-9A3D-4D8A7D1988AC}" type="presParOf" srcId="{73F4C41C-81E7-4979-B21C-2BBDA19C9D9E}" destId="{E56FC0AB-5809-4BE3-97EA-10255B30933D}" srcOrd="7" destOrd="0" presId="urn:microsoft.com/office/officeart/2005/8/layout/radial4"/>
    <dgm:cxn modelId="{BDBA2A7E-3C2C-474D-B17C-D1C0EA51822F}"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2DD56B-46B0-2B48-9AEC-B963998E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94</TotalTime>
  <Pages>14</Pages>
  <Words>6807</Words>
  <Characters>38800</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64</cp:revision>
  <cp:lastPrinted>2017-07-25T09:19:00Z</cp:lastPrinted>
  <dcterms:created xsi:type="dcterms:W3CDTF">2017-08-16T07:47:00Z</dcterms:created>
  <dcterms:modified xsi:type="dcterms:W3CDTF">2017-08-16T10:08:00Z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