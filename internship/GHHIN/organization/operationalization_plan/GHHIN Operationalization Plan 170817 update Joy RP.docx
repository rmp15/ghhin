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F8E2FB" w14:textId="77777777" w:rsidR="00E21864" w:rsidRDefault="00E21864" w:rsidP="00AB6B12"/>
    <w:p w14:paraId="1628BD4F" w14:textId="77777777" w:rsidR="000651CF" w:rsidRPr="00135BDB" w:rsidRDefault="000651CF" w:rsidP="006C2969">
      <w:pPr>
        <w:rPr>
          <w:sz w:val="48"/>
          <w:szCs w:val="52"/>
        </w:rPr>
      </w:pPr>
    </w:p>
    <w:p w14:paraId="54436D51" w14:textId="77777777" w:rsidR="00491E88" w:rsidRDefault="00491E88" w:rsidP="00491E88">
      <w:pPr>
        <w:rPr>
          <w:sz w:val="48"/>
          <w:szCs w:val="52"/>
        </w:rPr>
      </w:pPr>
      <w:r>
        <w:rPr>
          <w:noProof/>
          <w:lang w:eastAsia="en-GB"/>
        </w:rPr>
        <w:drawing>
          <wp:inline distT="0" distB="0" distL="0" distR="0" wp14:anchorId="6FDC5766" wp14:editId="7311E3E1">
            <wp:extent cx="5732145" cy="114921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2145" cy="1149215"/>
                    </a:xfrm>
                    <a:prstGeom prst="rect">
                      <a:avLst/>
                    </a:prstGeom>
                    <a:noFill/>
                    <a:ln>
                      <a:noFill/>
                    </a:ln>
                  </pic:spPr>
                </pic:pic>
              </a:graphicData>
            </a:graphic>
          </wp:inline>
        </w:drawing>
      </w:r>
      <w:r w:rsidRPr="006C2969">
        <w:rPr>
          <w:sz w:val="48"/>
          <w:szCs w:val="52"/>
        </w:rPr>
        <w:t xml:space="preserve"> </w:t>
      </w:r>
    </w:p>
    <w:p w14:paraId="33F33892" w14:textId="39C58FBF" w:rsidR="000651CF" w:rsidRPr="006C2969" w:rsidRDefault="006C2969" w:rsidP="00DE3577">
      <w:pPr>
        <w:jc w:val="center"/>
        <w:rPr>
          <w:sz w:val="48"/>
          <w:szCs w:val="52"/>
        </w:rPr>
      </w:pPr>
      <w:r w:rsidRPr="006C2969">
        <w:rPr>
          <w:sz w:val="48"/>
          <w:szCs w:val="52"/>
        </w:rPr>
        <w:t>2017 Operationalization Plan</w:t>
      </w:r>
    </w:p>
    <w:p w14:paraId="14CE0DB6" w14:textId="77777777" w:rsidR="000651CF" w:rsidRDefault="000651CF" w:rsidP="000651CF"/>
    <w:p w14:paraId="3FF0BC55" w14:textId="77777777" w:rsidR="000651CF" w:rsidRDefault="000651CF" w:rsidP="000651CF"/>
    <w:p w14:paraId="1175F215" w14:textId="77777777" w:rsidR="000651CF" w:rsidRPr="00132085" w:rsidRDefault="00132085" w:rsidP="002D6757">
      <w:pPr>
        <w:jc w:val="center"/>
        <w:rPr>
          <w:i/>
          <w:iCs/>
        </w:rPr>
      </w:pPr>
      <w:r w:rsidRPr="00132085">
        <w:rPr>
          <w:i/>
          <w:iCs/>
          <w:highlight w:val="yellow"/>
        </w:rPr>
        <w:t xml:space="preserve">Under revision by Steering Committee </w:t>
      </w:r>
    </w:p>
    <w:p w14:paraId="74D4C400" w14:textId="77777777" w:rsidR="000651CF" w:rsidRDefault="000651CF" w:rsidP="000651CF"/>
    <w:p w14:paraId="217032EE" w14:textId="77777777" w:rsidR="000651CF" w:rsidRDefault="000651CF" w:rsidP="000651CF"/>
    <w:p w14:paraId="685EA2E9" w14:textId="77777777" w:rsidR="000651CF" w:rsidRDefault="000651CF" w:rsidP="000651CF"/>
    <w:p w14:paraId="119CA54E" w14:textId="77777777" w:rsidR="000651CF" w:rsidRDefault="000651CF" w:rsidP="000651CF"/>
    <w:p w14:paraId="417E60F3" w14:textId="77777777" w:rsidR="000651CF" w:rsidRDefault="000651CF" w:rsidP="000651CF"/>
    <w:p w14:paraId="285A2C49" w14:textId="77777777" w:rsidR="000651CF" w:rsidRDefault="000651CF" w:rsidP="000651CF"/>
    <w:p w14:paraId="2661B67A" w14:textId="041FEDBA" w:rsidR="000651CF" w:rsidRDefault="00DE3577" w:rsidP="00762DEA">
      <w:pPr>
        <w:jc w:val="center"/>
      </w:pPr>
      <w:r>
        <w:t xml:space="preserve">Update Version: </w:t>
      </w:r>
      <w:r w:rsidR="00762DEA">
        <w:t>August 1</w:t>
      </w:r>
      <w:r>
        <w:t>, 2017</w:t>
      </w:r>
    </w:p>
    <w:p w14:paraId="0DA22484" w14:textId="77777777" w:rsidR="000651CF" w:rsidRDefault="000651CF" w:rsidP="000651CF"/>
    <w:p w14:paraId="205F864A" w14:textId="77777777" w:rsidR="000651CF" w:rsidRDefault="000651CF" w:rsidP="000651CF"/>
    <w:p w14:paraId="0BAF906A" w14:textId="77777777" w:rsidR="000651CF" w:rsidRDefault="000651CF" w:rsidP="000651CF"/>
    <w:p w14:paraId="6943E994" w14:textId="77777777" w:rsidR="000651CF" w:rsidRDefault="000651CF" w:rsidP="000651CF">
      <w:pPr>
        <w:sectPr w:rsidR="000651CF" w:rsidSect="00984D49">
          <w:headerReference w:type="default" r:id="rId10"/>
          <w:footerReference w:type="default" r:id="rId11"/>
          <w:pgSz w:w="11907" w:h="16839" w:code="9"/>
          <w:pgMar w:top="1440" w:right="1440" w:bottom="1440" w:left="1440" w:header="794" w:footer="708" w:gutter="0"/>
          <w:cols w:space="708"/>
          <w:titlePg/>
          <w:docGrid w:linePitch="360"/>
        </w:sectPr>
      </w:pPr>
    </w:p>
    <w:sdt>
      <w:sdtPr>
        <w:rPr>
          <w:rFonts w:asciiTheme="minorHAnsi" w:eastAsiaTheme="minorEastAsia" w:hAnsiTheme="minorHAnsi" w:cstheme="minorBidi"/>
          <w:b w:val="0"/>
          <w:bCs w:val="0"/>
          <w:color w:val="auto"/>
          <w:sz w:val="20"/>
          <w:szCs w:val="22"/>
          <w:lang w:val="en-GB" w:eastAsia="zh-CN"/>
        </w:rPr>
        <w:id w:val="1877654102"/>
        <w:docPartObj>
          <w:docPartGallery w:val="Table of Contents"/>
          <w:docPartUnique/>
        </w:docPartObj>
      </w:sdtPr>
      <w:sdtEndPr>
        <w:rPr>
          <w:noProof/>
        </w:rPr>
      </w:sdtEndPr>
      <w:sdtContent>
        <w:p w14:paraId="6D64C002" w14:textId="77777777" w:rsidR="006C39CD" w:rsidRPr="006C39CD" w:rsidRDefault="001E68D6" w:rsidP="006C39CD">
          <w:pPr>
            <w:pStyle w:val="TOCHeading"/>
            <w:spacing w:before="0"/>
            <w:rPr>
              <w:rFonts w:asciiTheme="minorHAnsi" w:hAnsiTheme="minorHAnsi"/>
              <w:color w:val="auto"/>
              <w:sz w:val="36"/>
              <w:szCs w:val="36"/>
            </w:rPr>
          </w:pPr>
          <w:r>
            <w:rPr>
              <w:rFonts w:asciiTheme="minorHAnsi" w:hAnsiTheme="minorHAnsi"/>
              <w:color w:val="auto"/>
              <w:sz w:val="36"/>
              <w:szCs w:val="36"/>
            </w:rPr>
            <w:t xml:space="preserve">TABLE OF </w:t>
          </w:r>
          <w:r w:rsidRPr="00200C8F">
            <w:rPr>
              <w:rStyle w:val="Heading2Char"/>
            </w:rPr>
            <w:t>CONTENTS</w:t>
          </w:r>
        </w:p>
        <w:p w14:paraId="4D27067C" w14:textId="77777777" w:rsidR="00DE3577" w:rsidRDefault="006C39CD" w:rsidP="005004EB">
          <w:pPr>
            <w:pStyle w:val="TOC1"/>
            <w:rPr>
              <w:noProof/>
              <w:sz w:val="22"/>
              <w:lang w:val="en-US"/>
            </w:rPr>
          </w:pPr>
          <w:r>
            <w:fldChar w:fldCharType="begin"/>
          </w:r>
          <w:r>
            <w:instrText xml:space="preserve"> TOC \o "1-3" \h \z \u </w:instrText>
          </w:r>
          <w:r>
            <w:fldChar w:fldCharType="separate"/>
          </w:r>
          <w:hyperlink w:anchor="_Toc482371123" w:history="1">
            <w:r w:rsidR="00DE3577">
              <w:rPr>
                <w:noProof/>
                <w:webHidden/>
              </w:rPr>
              <w:fldChar w:fldCharType="begin"/>
            </w:r>
            <w:r w:rsidR="00DE3577">
              <w:rPr>
                <w:noProof/>
                <w:webHidden/>
              </w:rPr>
              <w:instrText xml:space="preserve"> PAGEREF _Toc482371123 \h </w:instrText>
            </w:r>
            <w:r w:rsidR="00DE3577">
              <w:rPr>
                <w:noProof/>
                <w:webHidden/>
              </w:rPr>
            </w:r>
            <w:r w:rsidR="00DE3577">
              <w:rPr>
                <w:noProof/>
                <w:webHidden/>
              </w:rPr>
              <w:fldChar w:fldCharType="separate"/>
            </w:r>
            <w:r w:rsidR="00352770">
              <w:rPr>
                <w:noProof/>
                <w:webHidden/>
              </w:rPr>
              <w:t>1</w:t>
            </w:r>
            <w:r w:rsidR="00DE3577">
              <w:rPr>
                <w:noProof/>
                <w:webHidden/>
              </w:rPr>
              <w:fldChar w:fldCharType="end"/>
            </w:r>
          </w:hyperlink>
        </w:p>
        <w:p w14:paraId="6D30A354" w14:textId="77777777" w:rsidR="00DE3577" w:rsidRDefault="005A3850">
          <w:pPr>
            <w:pStyle w:val="TOC1"/>
            <w:rPr>
              <w:noProof/>
              <w:sz w:val="22"/>
              <w:lang w:val="en-US"/>
            </w:rPr>
          </w:pPr>
          <w:hyperlink w:anchor="_Toc482371124" w:history="1">
            <w:r w:rsidR="00DE3577" w:rsidRPr="009862DA">
              <w:rPr>
                <w:rStyle w:val="Hyperlink"/>
                <w:noProof/>
              </w:rPr>
              <w:t>I.</w:t>
            </w:r>
            <w:r w:rsidR="00DE3577">
              <w:rPr>
                <w:noProof/>
                <w:sz w:val="22"/>
                <w:lang w:val="en-US"/>
              </w:rPr>
              <w:tab/>
            </w:r>
            <w:r w:rsidR="00DE3577" w:rsidRPr="009862DA">
              <w:rPr>
                <w:rStyle w:val="Hyperlink"/>
                <w:noProof/>
              </w:rPr>
              <w:t>GHHIN Coordination</w:t>
            </w:r>
            <w:r w:rsidR="00DE3577">
              <w:rPr>
                <w:noProof/>
                <w:webHidden/>
              </w:rPr>
              <w:tab/>
            </w:r>
            <w:r w:rsidR="00DE3577">
              <w:rPr>
                <w:noProof/>
                <w:webHidden/>
              </w:rPr>
              <w:fldChar w:fldCharType="begin"/>
            </w:r>
            <w:r w:rsidR="00DE3577">
              <w:rPr>
                <w:noProof/>
                <w:webHidden/>
              </w:rPr>
              <w:instrText xml:space="preserve"> PAGEREF _Toc482371124 \h </w:instrText>
            </w:r>
            <w:r w:rsidR="00DE3577">
              <w:rPr>
                <w:noProof/>
                <w:webHidden/>
              </w:rPr>
            </w:r>
            <w:r w:rsidR="00DE3577">
              <w:rPr>
                <w:noProof/>
                <w:webHidden/>
              </w:rPr>
              <w:fldChar w:fldCharType="separate"/>
            </w:r>
            <w:r w:rsidR="00352770">
              <w:rPr>
                <w:noProof/>
                <w:webHidden/>
              </w:rPr>
              <w:t>2</w:t>
            </w:r>
            <w:r w:rsidR="00DE3577">
              <w:rPr>
                <w:noProof/>
                <w:webHidden/>
              </w:rPr>
              <w:fldChar w:fldCharType="end"/>
            </w:r>
          </w:hyperlink>
        </w:p>
        <w:p w14:paraId="7DF6B703" w14:textId="77777777" w:rsidR="00DE3577" w:rsidRDefault="005A3850">
          <w:pPr>
            <w:pStyle w:val="TOC1"/>
            <w:rPr>
              <w:noProof/>
              <w:sz w:val="22"/>
              <w:lang w:val="en-US"/>
            </w:rPr>
          </w:pPr>
          <w:hyperlink w:anchor="_Toc482371127" w:history="1">
            <w:r w:rsidR="00DE3577" w:rsidRPr="009862DA">
              <w:rPr>
                <w:rStyle w:val="Hyperlink"/>
                <w:noProof/>
              </w:rPr>
              <w:t>II.</w:t>
            </w:r>
            <w:r w:rsidR="00DE3577">
              <w:rPr>
                <w:noProof/>
                <w:sz w:val="22"/>
                <w:lang w:val="en-US"/>
              </w:rPr>
              <w:tab/>
            </w:r>
            <w:r w:rsidR="00DE3577" w:rsidRPr="009862DA">
              <w:rPr>
                <w:rStyle w:val="Hyperlink"/>
                <w:noProof/>
              </w:rPr>
              <w:t>Formalize the GHHIN Advisory Committee</w:t>
            </w:r>
            <w:r w:rsidR="00DE3577">
              <w:rPr>
                <w:noProof/>
                <w:webHidden/>
              </w:rPr>
              <w:tab/>
            </w:r>
            <w:r w:rsidR="00DE3577">
              <w:rPr>
                <w:noProof/>
                <w:webHidden/>
              </w:rPr>
              <w:fldChar w:fldCharType="begin"/>
            </w:r>
            <w:r w:rsidR="00DE3577">
              <w:rPr>
                <w:noProof/>
                <w:webHidden/>
              </w:rPr>
              <w:instrText xml:space="preserve"> PAGEREF _Toc482371127 \h </w:instrText>
            </w:r>
            <w:r w:rsidR="00DE3577">
              <w:rPr>
                <w:noProof/>
                <w:webHidden/>
              </w:rPr>
            </w:r>
            <w:r w:rsidR="00DE3577">
              <w:rPr>
                <w:noProof/>
                <w:webHidden/>
              </w:rPr>
              <w:fldChar w:fldCharType="separate"/>
            </w:r>
            <w:r w:rsidR="00352770">
              <w:rPr>
                <w:noProof/>
                <w:webHidden/>
              </w:rPr>
              <w:t>3</w:t>
            </w:r>
            <w:r w:rsidR="00DE3577">
              <w:rPr>
                <w:noProof/>
                <w:webHidden/>
              </w:rPr>
              <w:fldChar w:fldCharType="end"/>
            </w:r>
          </w:hyperlink>
        </w:p>
        <w:p w14:paraId="7CD7E4B3" w14:textId="77777777" w:rsidR="00DE3577" w:rsidRDefault="005A3850">
          <w:pPr>
            <w:pStyle w:val="TOC1"/>
            <w:rPr>
              <w:noProof/>
              <w:sz w:val="22"/>
              <w:lang w:val="en-US"/>
            </w:rPr>
          </w:pPr>
          <w:hyperlink w:anchor="_Toc482371128" w:history="1">
            <w:r w:rsidR="00DE3577" w:rsidRPr="009862DA">
              <w:rPr>
                <w:rStyle w:val="Hyperlink"/>
                <w:noProof/>
              </w:rPr>
              <w:t>III.</w:t>
            </w:r>
            <w:r w:rsidR="00DE3577">
              <w:rPr>
                <w:noProof/>
                <w:sz w:val="22"/>
                <w:lang w:val="en-US"/>
              </w:rPr>
              <w:tab/>
            </w:r>
            <w:r w:rsidR="00DE3577" w:rsidRPr="009862DA">
              <w:rPr>
                <w:rStyle w:val="Hyperlink"/>
                <w:noProof/>
              </w:rPr>
              <w:t>Establish Process to Produce Global Synthesis Report</w:t>
            </w:r>
            <w:r w:rsidR="00DE3577">
              <w:rPr>
                <w:noProof/>
                <w:webHidden/>
              </w:rPr>
              <w:tab/>
            </w:r>
            <w:r w:rsidR="00DE3577">
              <w:rPr>
                <w:noProof/>
                <w:webHidden/>
              </w:rPr>
              <w:fldChar w:fldCharType="begin"/>
            </w:r>
            <w:r w:rsidR="00DE3577">
              <w:rPr>
                <w:noProof/>
                <w:webHidden/>
              </w:rPr>
              <w:instrText xml:space="preserve"> PAGEREF _Toc482371128 \h </w:instrText>
            </w:r>
            <w:r w:rsidR="00DE3577">
              <w:rPr>
                <w:noProof/>
                <w:webHidden/>
              </w:rPr>
            </w:r>
            <w:r w:rsidR="00DE3577">
              <w:rPr>
                <w:noProof/>
                <w:webHidden/>
              </w:rPr>
              <w:fldChar w:fldCharType="separate"/>
            </w:r>
            <w:r w:rsidR="00352770">
              <w:rPr>
                <w:noProof/>
                <w:webHidden/>
              </w:rPr>
              <w:t>4</w:t>
            </w:r>
            <w:r w:rsidR="00DE3577">
              <w:rPr>
                <w:noProof/>
                <w:webHidden/>
              </w:rPr>
              <w:fldChar w:fldCharType="end"/>
            </w:r>
          </w:hyperlink>
        </w:p>
        <w:p w14:paraId="016D958D" w14:textId="77777777" w:rsidR="00DE3577" w:rsidRDefault="005A3850">
          <w:pPr>
            <w:pStyle w:val="TOC1"/>
            <w:rPr>
              <w:noProof/>
              <w:sz w:val="22"/>
              <w:lang w:val="en-US"/>
            </w:rPr>
          </w:pPr>
          <w:hyperlink w:anchor="_Toc482371129" w:history="1">
            <w:r w:rsidR="00DE3577" w:rsidRPr="009862DA">
              <w:rPr>
                <w:rStyle w:val="Hyperlink"/>
                <w:rFonts w:ascii="Calibri Light" w:hAnsi="Calibri Light"/>
                <w:b/>
                <w:bCs/>
                <w:noProof/>
                <w:lang w:val="en-US"/>
              </w:rPr>
              <w:t>IV.</w:t>
            </w:r>
            <w:r w:rsidR="00DE3577">
              <w:rPr>
                <w:noProof/>
                <w:sz w:val="22"/>
                <w:lang w:val="en-US"/>
              </w:rPr>
              <w:tab/>
            </w:r>
            <w:r w:rsidR="00DE3577" w:rsidRPr="009862DA">
              <w:rPr>
                <w:rStyle w:val="Hyperlink"/>
                <w:noProof/>
              </w:rPr>
              <w:t>Comparative Heat-Health System Stocktaking Report</w:t>
            </w:r>
            <w:r w:rsidR="00DE3577">
              <w:rPr>
                <w:noProof/>
                <w:webHidden/>
              </w:rPr>
              <w:tab/>
            </w:r>
            <w:r w:rsidR="00DE3577">
              <w:rPr>
                <w:noProof/>
                <w:webHidden/>
              </w:rPr>
              <w:fldChar w:fldCharType="begin"/>
            </w:r>
            <w:r w:rsidR="00DE3577">
              <w:rPr>
                <w:noProof/>
                <w:webHidden/>
              </w:rPr>
              <w:instrText xml:space="preserve"> PAGEREF _Toc482371129 \h </w:instrText>
            </w:r>
            <w:r w:rsidR="00DE3577">
              <w:rPr>
                <w:noProof/>
                <w:webHidden/>
              </w:rPr>
            </w:r>
            <w:r w:rsidR="00DE3577">
              <w:rPr>
                <w:noProof/>
                <w:webHidden/>
              </w:rPr>
              <w:fldChar w:fldCharType="separate"/>
            </w:r>
            <w:r w:rsidR="00352770">
              <w:rPr>
                <w:noProof/>
                <w:webHidden/>
              </w:rPr>
              <w:t>11</w:t>
            </w:r>
            <w:r w:rsidR="00DE3577">
              <w:rPr>
                <w:noProof/>
                <w:webHidden/>
              </w:rPr>
              <w:fldChar w:fldCharType="end"/>
            </w:r>
          </w:hyperlink>
        </w:p>
        <w:p w14:paraId="640EF2B3" w14:textId="77777777" w:rsidR="00DE3577" w:rsidRDefault="005A3850">
          <w:pPr>
            <w:pStyle w:val="TOC1"/>
            <w:rPr>
              <w:noProof/>
              <w:sz w:val="22"/>
              <w:lang w:val="en-US"/>
            </w:rPr>
          </w:pPr>
          <w:hyperlink w:anchor="_Toc482371130" w:history="1">
            <w:r w:rsidR="00DE3577" w:rsidRPr="009862DA">
              <w:rPr>
                <w:rStyle w:val="Hyperlink"/>
                <w:b/>
                <w:bCs/>
                <w:noProof/>
              </w:rPr>
              <w:t>V.</w:t>
            </w:r>
            <w:r w:rsidR="00DE3577">
              <w:rPr>
                <w:noProof/>
                <w:sz w:val="22"/>
                <w:lang w:val="en-US"/>
              </w:rPr>
              <w:tab/>
            </w:r>
            <w:r w:rsidR="00DE3577" w:rsidRPr="009862DA">
              <w:rPr>
                <w:rStyle w:val="Hyperlink"/>
                <w:noProof/>
              </w:rPr>
              <w:t>Develop and Launch GHHIN Outreach Strategy</w:t>
            </w:r>
            <w:r w:rsidR="00DE3577">
              <w:rPr>
                <w:noProof/>
                <w:webHidden/>
              </w:rPr>
              <w:tab/>
            </w:r>
            <w:r w:rsidR="00DE3577">
              <w:rPr>
                <w:noProof/>
                <w:webHidden/>
              </w:rPr>
              <w:fldChar w:fldCharType="begin"/>
            </w:r>
            <w:r w:rsidR="00DE3577">
              <w:rPr>
                <w:noProof/>
                <w:webHidden/>
              </w:rPr>
              <w:instrText xml:space="preserve"> PAGEREF _Toc482371130 \h </w:instrText>
            </w:r>
            <w:r w:rsidR="00DE3577">
              <w:rPr>
                <w:noProof/>
                <w:webHidden/>
              </w:rPr>
            </w:r>
            <w:r w:rsidR="00DE3577">
              <w:rPr>
                <w:noProof/>
                <w:webHidden/>
              </w:rPr>
              <w:fldChar w:fldCharType="separate"/>
            </w:r>
            <w:r w:rsidR="00352770">
              <w:rPr>
                <w:noProof/>
                <w:webHidden/>
              </w:rPr>
              <w:t>13</w:t>
            </w:r>
            <w:r w:rsidR="00DE3577">
              <w:rPr>
                <w:noProof/>
                <w:webHidden/>
              </w:rPr>
              <w:fldChar w:fldCharType="end"/>
            </w:r>
          </w:hyperlink>
        </w:p>
        <w:p w14:paraId="2C81AAE0" w14:textId="77777777" w:rsidR="00DE3577" w:rsidRDefault="005A3850" w:rsidP="005004EB">
          <w:pPr>
            <w:pStyle w:val="TOC1"/>
            <w:rPr>
              <w:noProof/>
              <w:sz w:val="22"/>
              <w:lang w:val="en-US"/>
            </w:rPr>
          </w:pPr>
          <w:hyperlink w:anchor="_Toc482371131" w:history="1">
            <w:r w:rsidR="00DE3577" w:rsidRPr="009862DA">
              <w:rPr>
                <w:rStyle w:val="Hyperlink"/>
                <w:b/>
                <w:bCs/>
                <w:noProof/>
              </w:rPr>
              <w:t>VI.</w:t>
            </w:r>
            <w:r w:rsidR="00DE3577">
              <w:rPr>
                <w:noProof/>
                <w:sz w:val="22"/>
                <w:lang w:val="en-US"/>
              </w:rPr>
              <w:tab/>
            </w:r>
            <w:r w:rsidR="00DE3577" w:rsidRPr="009862DA">
              <w:rPr>
                <w:rStyle w:val="Hyperlink"/>
                <w:noProof/>
              </w:rPr>
              <w:t xml:space="preserve">Global Heat Health Forum </w:t>
            </w:r>
            <w:r w:rsidR="00DE3577">
              <w:rPr>
                <w:noProof/>
                <w:webHidden/>
              </w:rPr>
              <w:tab/>
            </w:r>
            <w:r w:rsidR="00DE3577">
              <w:rPr>
                <w:noProof/>
                <w:webHidden/>
              </w:rPr>
              <w:fldChar w:fldCharType="begin"/>
            </w:r>
            <w:r w:rsidR="00DE3577">
              <w:rPr>
                <w:noProof/>
                <w:webHidden/>
              </w:rPr>
              <w:instrText xml:space="preserve"> PAGEREF _Toc482371131 \h </w:instrText>
            </w:r>
            <w:r w:rsidR="00DE3577">
              <w:rPr>
                <w:noProof/>
                <w:webHidden/>
              </w:rPr>
            </w:r>
            <w:r w:rsidR="00DE3577">
              <w:rPr>
                <w:noProof/>
                <w:webHidden/>
              </w:rPr>
              <w:fldChar w:fldCharType="separate"/>
            </w:r>
            <w:r w:rsidR="00352770">
              <w:rPr>
                <w:noProof/>
                <w:webHidden/>
              </w:rPr>
              <w:t>14</w:t>
            </w:r>
            <w:r w:rsidR="00DE3577">
              <w:rPr>
                <w:noProof/>
                <w:webHidden/>
              </w:rPr>
              <w:fldChar w:fldCharType="end"/>
            </w:r>
          </w:hyperlink>
        </w:p>
        <w:p w14:paraId="05851D42" w14:textId="77777777" w:rsidR="00DE3577" w:rsidRDefault="005A3850">
          <w:pPr>
            <w:pStyle w:val="TOC2"/>
            <w:rPr>
              <w:noProof/>
              <w:sz w:val="22"/>
              <w:lang w:val="en-US"/>
            </w:rPr>
          </w:pPr>
          <w:hyperlink w:anchor="_Toc482371134" w:history="1">
            <w:r w:rsidR="00DE3577" w:rsidRPr="009862DA">
              <w:rPr>
                <w:rStyle w:val="Hyperlink"/>
                <w:rFonts w:ascii="Calibri Light" w:hAnsi="Calibri Light"/>
                <w:noProof/>
                <w:lang w:val="en-US"/>
              </w:rPr>
              <w:t>Work plan and Budget Overview</w:t>
            </w:r>
            <w:r w:rsidR="00DE3577">
              <w:rPr>
                <w:noProof/>
                <w:webHidden/>
              </w:rPr>
              <w:tab/>
            </w:r>
            <w:r w:rsidR="00DE3577">
              <w:rPr>
                <w:noProof/>
                <w:webHidden/>
              </w:rPr>
              <w:fldChar w:fldCharType="begin"/>
            </w:r>
            <w:r w:rsidR="00DE3577">
              <w:rPr>
                <w:noProof/>
                <w:webHidden/>
              </w:rPr>
              <w:instrText xml:space="preserve"> PAGEREF _Toc482371134 \h </w:instrText>
            </w:r>
            <w:r w:rsidR="00DE3577">
              <w:rPr>
                <w:noProof/>
                <w:webHidden/>
              </w:rPr>
            </w:r>
            <w:r w:rsidR="00DE3577">
              <w:rPr>
                <w:noProof/>
                <w:webHidden/>
              </w:rPr>
              <w:fldChar w:fldCharType="separate"/>
            </w:r>
            <w:r w:rsidR="00352770">
              <w:rPr>
                <w:noProof/>
                <w:webHidden/>
              </w:rPr>
              <w:t>16</w:t>
            </w:r>
            <w:r w:rsidR="00DE3577">
              <w:rPr>
                <w:noProof/>
                <w:webHidden/>
              </w:rPr>
              <w:fldChar w:fldCharType="end"/>
            </w:r>
          </w:hyperlink>
        </w:p>
        <w:p w14:paraId="5EC02432" w14:textId="77777777" w:rsidR="00DE3577" w:rsidRDefault="005A3850">
          <w:pPr>
            <w:pStyle w:val="TOC2"/>
            <w:tabs>
              <w:tab w:val="left" w:pos="1540"/>
            </w:tabs>
            <w:rPr>
              <w:noProof/>
              <w:sz w:val="22"/>
              <w:lang w:val="en-US"/>
            </w:rPr>
          </w:pPr>
          <w:hyperlink w:anchor="_Toc482371135" w:history="1">
            <w:r w:rsidR="005004EB">
              <w:rPr>
                <w:rStyle w:val="Hyperlink"/>
                <w:noProof/>
              </w:rPr>
              <w:t xml:space="preserve">Annex 1: </w:t>
            </w:r>
            <w:r w:rsidR="00DE3577" w:rsidRPr="009862DA">
              <w:rPr>
                <w:rStyle w:val="Hyperlink"/>
                <w:noProof/>
              </w:rPr>
              <w:t>Staff Technical Coordination Function</w:t>
            </w:r>
            <w:r w:rsidR="00DE3577">
              <w:rPr>
                <w:noProof/>
                <w:webHidden/>
              </w:rPr>
              <w:tab/>
            </w:r>
            <w:r w:rsidR="00DE3577">
              <w:rPr>
                <w:noProof/>
                <w:webHidden/>
              </w:rPr>
              <w:fldChar w:fldCharType="begin"/>
            </w:r>
            <w:r w:rsidR="00DE3577">
              <w:rPr>
                <w:noProof/>
                <w:webHidden/>
              </w:rPr>
              <w:instrText xml:space="preserve"> PAGEREF _Toc482371135 \h </w:instrText>
            </w:r>
            <w:r w:rsidR="00DE3577">
              <w:rPr>
                <w:noProof/>
                <w:webHidden/>
              </w:rPr>
            </w:r>
            <w:r w:rsidR="00DE3577">
              <w:rPr>
                <w:noProof/>
                <w:webHidden/>
              </w:rPr>
              <w:fldChar w:fldCharType="separate"/>
            </w:r>
            <w:r w:rsidR="00352770">
              <w:rPr>
                <w:noProof/>
                <w:webHidden/>
              </w:rPr>
              <w:t>18</w:t>
            </w:r>
            <w:r w:rsidR="00DE3577">
              <w:rPr>
                <w:noProof/>
                <w:webHidden/>
              </w:rPr>
              <w:fldChar w:fldCharType="end"/>
            </w:r>
          </w:hyperlink>
        </w:p>
        <w:p w14:paraId="0C398D5A" w14:textId="77777777" w:rsidR="00DE3577" w:rsidRDefault="005A3850">
          <w:pPr>
            <w:pStyle w:val="TOC2"/>
            <w:rPr>
              <w:noProof/>
              <w:sz w:val="22"/>
              <w:lang w:val="en-US"/>
            </w:rPr>
          </w:pPr>
          <w:hyperlink w:anchor="_Toc482371136" w:history="1">
            <w:r w:rsidR="00DE3577" w:rsidRPr="009862DA">
              <w:rPr>
                <w:rStyle w:val="Hyperlink"/>
                <w:noProof/>
              </w:rPr>
              <w:t>Annex 2: Agenda Global forum</w:t>
            </w:r>
            <w:r w:rsidR="00DE3577">
              <w:rPr>
                <w:noProof/>
                <w:webHidden/>
              </w:rPr>
              <w:tab/>
            </w:r>
            <w:r w:rsidR="00DE3577">
              <w:rPr>
                <w:noProof/>
                <w:webHidden/>
              </w:rPr>
              <w:fldChar w:fldCharType="begin"/>
            </w:r>
            <w:r w:rsidR="00DE3577">
              <w:rPr>
                <w:noProof/>
                <w:webHidden/>
              </w:rPr>
              <w:instrText xml:space="preserve"> PAGEREF _Toc482371136 \h </w:instrText>
            </w:r>
            <w:r w:rsidR="00DE3577">
              <w:rPr>
                <w:noProof/>
                <w:webHidden/>
              </w:rPr>
            </w:r>
            <w:r w:rsidR="00DE3577">
              <w:rPr>
                <w:noProof/>
                <w:webHidden/>
              </w:rPr>
              <w:fldChar w:fldCharType="separate"/>
            </w:r>
            <w:r w:rsidR="00352770">
              <w:rPr>
                <w:noProof/>
                <w:webHidden/>
              </w:rPr>
              <w:t>19</w:t>
            </w:r>
            <w:r w:rsidR="00DE3577">
              <w:rPr>
                <w:noProof/>
                <w:webHidden/>
              </w:rPr>
              <w:fldChar w:fldCharType="end"/>
            </w:r>
          </w:hyperlink>
        </w:p>
        <w:p w14:paraId="16F05A7D" w14:textId="77777777" w:rsidR="006C39CD" w:rsidRDefault="006C39CD">
          <w:r>
            <w:rPr>
              <w:b/>
              <w:bCs/>
              <w:noProof/>
            </w:rPr>
            <w:fldChar w:fldCharType="end"/>
          </w:r>
        </w:p>
      </w:sdtContent>
    </w:sdt>
    <w:p w14:paraId="1DCC2802" w14:textId="77777777" w:rsidR="00135BDB" w:rsidRPr="00135BDB" w:rsidRDefault="00135BDB" w:rsidP="00135BDB"/>
    <w:p w14:paraId="3C2789DA" w14:textId="77777777" w:rsidR="00135BDB" w:rsidRDefault="00135BDB" w:rsidP="00AB6B12"/>
    <w:p w14:paraId="53E041B7" w14:textId="77777777" w:rsidR="00135BDB" w:rsidRDefault="004E7BE6" w:rsidP="004E7BE6">
      <w:pPr>
        <w:tabs>
          <w:tab w:val="left" w:pos="7294"/>
        </w:tabs>
      </w:pPr>
      <w:r>
        <w:tab/>
      </w:r>
    </w:p>
    <w:p w14:paraId="5D45FB4C" w14:textId="77777777" w:rsidR="00135BDB" w:rsidRDefault="00135BDB" w:rsidP="00AB6B12"/>
    <w:p w14:paraId="60C66913" w14:textId="77777777" w:rsidR="00E1101B" w:rsidRDefault="00E1101B" w:rsidP="00AB6B12"/>
    <w:p w14:paraId="36B9EF45" w14:textId="77777777" w:rsidR="00E1101B" w:rsidRPr="00E1101B" w:rsidRDefault="00E1101B" w:rsidP="00E1101B"/>
    <w:p w14:paraId="161CFD17" w14:textId="77777777" w:rsidR="00E1101B" w:rsidRPr="00E1101B" w:rsidRDefault="00E1101B" w:rsidP="00E1101B"/>
    <w:p w14:paraId="712618B8" w14:textId="77777777" w:rsidR="00E1101B" w:rsidRPr="00E1101B" w:rsidRDefault="00E1101B" w:rsidP="00E1101B"/>
    <w:p w14:paraId="5D8F41FA" w14:textId="77777777" w:rsidR="00E1101B" w:rsidRPr="00E1101B" w:rsidRDefault="004E7BE6" w:rsidP="004E7BE6">
      <w:pPr>
        <w:tabs>
          <w:tab w:val="left" w:pos="2263"/>
        </w:tabs>
      </w:pPr>
      <w:r>
        <w:tab/>
      </w:r>
    </w:p>
    <w:p w14:paraId="5BE30CD4" w14:textId="77777777" w:rsidR="00E1101B" w:rsidRPr="00E1101B" w:rsidRDefault="00E1101B" w:rsidP="00E1101B"/>
    <w:p w14:paraId="30700845" w14:textId="77777777" w:rsidR="00E1101B" w:rsidRDefault="00E1101B" w:rsidP="00E1101B">
      <w:pPr>
        <w:tabs>
          <w:tab w:val="left" w:pos="2768"/>
        </w:tabs>
      </w:pPr>
      <w:r>
        <w:tab/>
      </w:r>
    </w:p>
    <w:p w14:paraId="54F9FE15" w14:textId="77777777" w:rsidR="00E1101B" w:rsidRDefault="00E1101B" w:rsidP="00E1101B"/>
    <w:p w14:paraId="15953C41" w14:textId="77777777" w:rsidR="00135BDB" w:rsidRPr="00E1101B" w:rsidRDefault="00135BDB" w:rsidP="00E1101B">
      <w:pPr>
        <w:sectPr w:rsidR="00135BDB" w:rsidRPr="00E1101B" w:rsidSect="004E7BE6">
          <w:footerReference w:type="default" r:id="rId12"/>
          <w:pgSz w:w="11907" w:h="16839" w:code="9"/>
          <w:pgMar w:top="1440" w:right="1440" w:bottom="1440" w:left="1440" w:header="454" w:footer="454" w:gutter="0"/>
          <w:pgNumType w:fmt="lowerRoman" w:start="1"/>
          <w:cols w:space="708"/>
          <w:docGrid w:linePitch="360"/>
        </w:sectPr>
      </w:pPr>
    </w:p>
    <w:p w14:paraId="19354E2D" w14:textId="77777777" w:rsidR="006C39CD" w:rsidRPr="001E68D6" w:rsidRDefault="001E68D6" w:rsidP="006E5B8A">
      <w:pPr>
        <w:pStyle w:val="Heading1"/>
        <w:rPr>
          <w:b/>
          <w:bCs/>
        </w:rPr>
      </w:pPr>
      <w:bookmarkStart w:id="0" w:name="_Toc482371123"/>
      <w:r w:rsidRPr="001E68D6">
        <w:rPr>
          <w:b/>
          <w:bCs/>
        </w:rPr>
        <w:lastRenderedPageBreak/>
        <w:t xml:space="preserve">EXECUTIVE </w:t>
      </w:r>
      <w:r w:rsidRPr="00200C8F">
        <w:rPr>
          <w:rStyle w:val="Heading2Char"/>
          <w:sz w:val="36"/>
          <w:szCs w:val="36"/>
        </w:rPr>
        <w:t>SUMMARY</w:t>
      </w:r>
      <w:bookmarkEnd w:id="0"/>
    </w:p>
    <w:p w14:paraId="2D04CF8B" w14:textId="7208DEE6" w:rsidR="006C2969" w:rsidRDefault="006C2969" w:rsidP="00200C8F">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is </w:t>
      </w:r>
      <w:r>
        <w:rPr>
          <w:rFonts w:ascii="Calibri Light" w:hAnsi="Calibri Light"/>
        </w:rPr>
        <w:t xml:space="preserve">envisioned to be </w:t>
      </w:r>
      <w:r w:rsidRPr="004D0DF4">
        <w:rPr>
          <w:rFonts w:ascii="Calibri Light" w:hAnsi="Calibri Light"/>
        </w:rPr>
        <w:t>an independent, voluntary, mem</w:t>
      </w:r>
      <w:r>
        <w:rPr>
          <w:rFonts w:ascii="Calibri Light" w:hAnsi="Calibri Light"/>
        </w:rPr>
        <w:t xml:space="preserve">ber driven forum of scientists, </w:t>
      </w:r>
      <w:r w:rsidRPr="004D0DF4">
        <w:rPr>
          <w:rFonts w:ascii="Calibri Light" w:hAnsi="Calibri Light"/>
        </w:rPr>
        <w:t>professionals, and policymakers focused on enhancing and multiplying th</w:t>
      </w:r>
      <w:r>
        <w:rPr>
          <w:rFonts w:ascii="Calibri Light" w:hAnsi="Calibri Light"/>
        </w:rPr>
        <w:t xml:space="preserve">e global and local learning and </w:t>
      </w:r>
      <w:r w:rsidRPr="004D0DF4">
        <w:rPr>
          <w:rFonts w:ascii="Calibri Light" w:hAnsi="Calibri Light"/>
        </w:rPr>
        <w:t xml:space="preserve">resilience-building for heat health that is already occurring. </w:t>
      </w:r>
      <w:r w:rsidR="00200C8F">
        <w:rPr>
          <w:rFonts w:ascii="Calibri Light" w:hAnsi="Calibri Light"/>
        </w:rPr>
        <w:t xml:space="preserve">This </w:t>
      </w:r>
    </w:p>
    <w:p w14:paraId="2C9ACE01" w14:textId="77777777" w:rsidR="006C2969" w:rsidRDefault="006C2969" w:rsidP="006C2969">
      <w:pPr>
        <w:autoSpaceDE w:val="0"/>
        <w:autoSpaceDN w:val="0"/>
        <w:adjustRightInd w:val="0"/>
        <w:spacing w:after="0" w:line="240" w:lineRule="auto"/>
        <w:jc w:val="both"/>
        <w:rPr>
          <w:rFonts w:ascii="Calibri Light" w:hAnsi="Calibri Light"/>
        </w:rPr>
      </w:pPr>
    </w:p>
    <w:p w14:paraId="49DDD348" w14:textId="3D109468" w:rsidR="006C2969" w:rsidRDefault="006C2969" w:rsidP="000F751E">
      <w:pPr>
        <w:autoSpaceDE w:val="0"/>
        <w:autoSpaceDN w:val="0"/>
        <w:adjustRightInd w:val="0"/>
        <w:spacing w:after="0" w:line="240" w:lineRule="auto"/>
        <w:jc w:val="both"/>
        <w:rPr>
          <w:rFonts w:ascii="Calibri Light" w:hAnsi="Calibri Light"/>
        </w:rPr>
      </w:pPr>
      <w:r w:rsidRPr="004D0DF4">
        <w:rPr>
          <w:rFonts w:ascii="Calibri Light" w:hAnsi="Calibri Light"/>
        </w:rPr>
        <w:t xml:space="preserve">The GHHIN </w:t>
      </w:r>
      <w:r w:rsidR="00200C8F">
        <w:rPr>
          <w:rFonts w:ascii="Calibri Light" w:hAnsi="Calibri Light"/>
        </w:rPr>
        <w:t>is a unique user interface platform for the diverse global community working to address the risks of extreme heat to health</w:t>
      </w:r>
      <w:r w:rsidR="000F751E">
        <w:rPr>
          <w:rFonts w:ascii="Calibri Light" w:hAnsi="Calibri Light"/>
        </w:rPr>
        <w:t>.</w:t>
      </w:r>
      <w:r w:rsidR="00200C8F">
        <w:rPr>
          <w:rFonts w:ascii="Calibri Light" w:hAnsi="Calibri Light"/>
        </w:rPr>
        <w:t xml:space="preserve"> </w:t>
      </w:r>
      <w:r w:rsidR="000F751E">
        <w:rPr>
          <w:rFonts w:ascii="Calibri Light" w:hAnsi="Calibri Light"/>
        </w:rPr>
        <w:t>It will</w:t>
      </w:r>
      <w:r w:rsidR="000F751E" w:rsidRPr="004D0DF4">
        <w:rPr>
          <w:rFonts w:ascii="Calibri Light" w:hAnsi="Calibri Light"/>
        </w:rPr>
        <w:t xml:space="preserve"> </w:t>
      </w:r>
      <w:r w:rsidR="00200C8F">
        <w:rPr>
          <w:rFonts w:ascii="Calibri Light" w:hAnsi="Calibri Light"/>
        </w:rPr>
        <w:t>providing a range of knowledge br</w:t>
      </w:r>
      <w:r w:rsidR="000F751E">
        <w:rPr>
          <w:rFonts w:ascii="Calibri Light" w:hAnsi="Calibri Light"/>
        </w:rPr>
        <w:t>okering services to its members and</w:t>
      </w:r>
      <w:r w:rsidR="00200C8F">
        <w:rPr>
          <w:rFonts w:ascii="Calibri Light" w:hAnsi="Calibri Light"/>
        </w:rPr>
        <w:t xml:space="preserve"> </w:t>
      </w:r>
      <w:r w:rsidRPr="004D0DF4">
        <w:rPr>
          <w:rFonts w:ascii="Calibri Light" w:hAnsi="Calibri Light"/>
        </w:rPr>
        <w:t>create a global common space to promote</w:t>
      </w:r>
      <w:r>
        <w:rPr>
          <w:rFonts w:ascii="Calibri Light" w:hAnsi="Calibri Light"/>
        </w:rPr>
        <w:t xml:space="preserve"> evidence-driven interventions, </w:t>
      </w:r>
      <w:r w:rsidRPr="004D0DF4">
        <w:rPr>
          <w:rFonts w:ascii="Calibri Light" w:hAnsi="Calibri Light"/>
        </w:rPr>
        <w:t>shared-learning, co-production of information, synthesis of priorities</w:t>
      </w:r>
      <w:r>
        <w:rPr>
          <w:rFonts w:ascii="Calibri Light" w:hAnsi="Calibri Light"/>
        </w:rPr>
        <w:t xml:space="preserve"> and capacity building that can </w:t>
      </w:r>
      <w:r w:rsidRPr="004D0DF4">
        <w:rPr>
          <w:rFonts w:ascii="Calibri Light" w:hAnsi="Calibri Light"/>
        </w:rPr>
        <w:t>empower multi-disciplinary actors</w:t>
      </w:r>
      <w:r>
        <w:rPr>
          <w:rFonts w:ascii="Calibri Light" w:hAnsi="Calibri Light"/>
        </w:rPr>
        <w:t xml:space="preserve"> </w:t>
      </w:r>
      <w:r w:rsidRPr="00324D52">
        <w:rPr>
          <w:rFonts w:ascii="Calibri Light" w:hAnsi="Calibri Light"/>
        </w:rPr>
        <w:t>(e.g. health system practitioners, government authorities, community service organizations, urban p</w:t>
      </w:r>
      <w:r>
        <w:rPr>
          <w:rFonts w:ascii="Calibri Light" w:hAnsi="Calibri Light"/>
        </w:rPr>
        <w:t xml:space="preserve">lanners, and the </w:t>
      </w:r>
      <w:r w:rsidRPr="00324D52">
        <w:rPr>
          <w:rFonts w:ascii="Calibri Light" w:hAnsi="Calibri Light"/>
        </w:rPr>
        <w:t>meteorological community)</w:t>
      </w:r>
      <w:r w:rsidRPr="004D0DF4">
        <w:rPr>
          <w:rFonts w:ascii="Calibri Light" w:hAnsi="Calibri Light"/>
        </w:rPr>
        <w:t xml:space="preserve"> to take more effective and inform</w:t>
      </w:r>
      <w:r>
        <w:rPr>
          <w:rFonts w:ascii="Calibri Light" w:hAnsi="Calibri Light"/>
        </w:rPr>
        <w:t xml:space="preserve">ed life-saving preparedness and </w:t>
      </w:r>
      <w:r w:rsidRPr="004D0DF4">
        <w:rPr>
          <w:rFonts w:ascii="Calibri Light" w:hAnsi="Calibri Light"/>
        </w:rPr>
        <w:t xml:space="preserve">planning measures. </w:t>
      </w:r>
      <w:r w:rsidR="000F751E" w:rsidRPr="004D0DF4">
        <w:rPr>
          <w:rFonts w:ascii="Calibri Light" w:hAnsi="Calibri Light"/>
        </w:rPr>
        <w:t>GHHI</w:t>
      </w:r>
      <w:r w:rsidR="000F751E">
        <w:rPr>
          <w:rFonts w:ascii="Calibri Light" w:hAnsi="Calibri Light"/>
        </w:rPr>
        <w:t xml:space="preserve">N seeks to serve as a catalyst, </w:t>
      </w:r>
      <w:r w:rsidR="000F751E" w:rsidRPr="004D0DF4">
        <w:rPr>
          <w:rFonts w:ascii="Calibri Light" w:hAnsi="Calibri Light"/>
        </w:rPr>
        <w:t>knowledge broker, disseminator of good practices, and a forum for facili</w:t>
      </w:r>
      <w:r w:rsidR="000F751E">
        <w:rPr>
          <w:rFonts w:ascii="Calibri Light" w:hAnsi="Calibri Light"/>
        </w:rPr>
        <w:t xml:space="preserve">tating exchange and identifying </w:t>
      </w:r>
      <w:r w:rsidR="000F751E" w:rsidRPr="004D0DF4">
        <w:rPr>
          <w:rFonts w:ascii="Calibri Light" w:hAnsi="Calibri Light"/>
        </w:rPr>
        <w:t xml:space="preserve">needs. </w:t>
      </w:r>
      <w:r w:rsidRPr="004D0DF4">
        <w:rPr>
          <w:rFonts w:ascii="Calibri Light" w:hAnsi="Calibri Light"/>
        </w:rPr>
        <w:t xml:space="preserve">In order to synchronize learning across global to local </w:t>
      </w:r>
      <w:r>
        <w:rPr>
          <w:rFonts w:ascii="Calibri Light" w:hAnsi="Calibri Light"/>
        </w:rPr>
        <w:t>heat-health related activities</w:t>
      </w:r>
      <w:ins w:id="1" w:author="Parks, Robbie M" w:date="2017-08-01T09:08:00Z">
        <w:r w:rsidR="002C32CF">
          <w:rPr>
            <w:rFonts w:ascii="Calibri Light" w:hAnsi="Calibri Light"/>
          </w:rPr>
          <w:t>,</w:t>
        </w:r>
      </w:ins>
      <w:del w:id="2" w:author="Parks, Robbie M" w:date="2017-08-01T09:08:00Z">
        <w:r w:rsidDel="002C32CF">
          <w:rPr>
            <w:rFonts w:ascii="Calibri Light" w:hAnsi="Calibri Light"/>
          </w:rPr>
          <w:delText>.</w:delText>
        </w:r>
      </w:del>
      <w:r>
        <w:rPr>
          <w:rFonts w:ascii="Calibri Light" w:hAnsi="Calibri Light"/>
        </w:rPr>
        <w:t xml:space="preserve"> </w:t>
      </w:r>
      <w:r w:rsidRPr="004D0DF4">
        <w:rPr>
          <w:rFonts w:ascii="Calibri Light" w:hAnsi="Calibri Light"/>
        </w:rPr>
        <w:t>GHHIN will propose a common framework that can be used as appr</w:t>
      </w:r>
      <w:r>
        <w:rPr>
          <w:rFonts w:ascii="Calibri Light" w:hAnsi="Calibri Light"/>
        </w:rPr>
        <w:t xml:space="preserve">opriate by members in their own </w:t>
      </w:r>
      <w:r w:rsidRPr="004D0DF4">
        <w:rPr>
          <w:rFonts w:ascii="Calibri Light" w:hAnsi="Calibri Light"/>
        </w:rPr>
        <w:t>work, to help connect local efforts and learning into the global dialogue.</w:t>
      </w:r>
      <w:r>
        <w:rPr>
          <w:rFonts w:ascii="Calibri Light" w:hAnsi="Calibri Light"/>
        </w:rPr>
        <w:t xml:space="preserve"> </w:t>
      </w:r>
      <w:r w:rsidRPr="00324D52">
        <w:rPr>
          <w:rFonts w:ascii="Calibri Light" w:hAnsi="Calibri Light"/>
        </w:rPr>
        <w:t xml:space="preserve">It is a voluntary member-based initiative with a light-touch governance process </w:t>
      </w:r>
      <w:r>
        <w:rPr>
          <w:rFonts w:ascii="Calibri Light" w:hAnsi="Calibri Light"/>
        </w:rPr>
        <w:t xml:space="preserve">initially </w:t>
      </w:r>
      <w:r w:rsidRPr="00324D52">
        <w:rPr>
          <w:rFonts w:ascii="Calibri Light" w:hAnsi="Calibri Light"/>
        </w:rPr>
        <w:t>supported by the WHO/WMO and US NOAA</w:t>
      </w:r>
      <w:r>
        <w:rPr>
          <w:rFonts w:ascii="Calibri Light" w:hAnsi="Calibri Light"/>
        </w:rPr>
        <w:t>, and driven forward through inputs from other key partners</w:t>
      </w:r>
      <w:r w:rsidRPr="00324D52">
        <w:rPr>
          <w:rFonts w:ascii="Calibri Light" w:hAnsi="Calibri Light"/>
        </w:rPr>
        <w:t xml:space="preserve">. </w:t>
      </w:r>
    </w:p>
    <w:p w14:paraId="5DFF3F9B" w14:textId="77777777" w:rsidR="006C2969" w:rsidRPr="004D0DF4" w:rsidRDefault="006C2969" w:rsidP="006C2969">
      <w:pPr>
        <w:autoSpaceDE w:val="0"/>
        <w:autoSpaceDN w:val="0"/>
        <w:adjustRightInd w:val="0"/>
        <w:spacing w:after="0" w:line="240" w:lineRule="auto"/>
        <w:rPr>
          <w:rFonts w:ascii="Calibri Light" w:hAnsi="Calibri Light"/>
        </w:rPr>
      </w:pPr>
    </w:p>
    <w:p w14:paraId="2437FDF8" w14:textId="77777777" w:rsidR="006C2969" w:rsidRDefault="006C2969" w:rsidP="006C2969">
      <w:pPr>
        <w:rPr>
          <w:rFonts w:ascii="Calibri Light" w:hAnsi="Calibri Light"/>
        </w:rPr>
      </w:pPr>
      <w:r w:rsidRPr="00324D52">
        <w:rPr>
          <w:rFonts w:ascii="Calibri Light" w:hAnsi="Calibri Light"/>
        </w:rPr>
        <w:t xml:space="preserve">Operationalization </w:t>
      </w:r>
      <w:r>
        <w:rPr>
          <w:rFonts w:ascii="Calibri Light" w:hAnsi="Calibri Light"/>
        </w:rPr>
        <w:t>of GHHIN calls for 5 key elements in 2017/2018:</w:t>
      </w:r>
    </w:p>
    <w:tbl>
      <w:tblPr>
        <w:tblStyle w:val="TableGrid"/>
        <w:tblW w:w="0" w:type="auto"/>
        <w:tblInd w:w="720" w:type="dxa"/>
        <w:tblLook w:val="04A0" w:firstRow="1" w:lastRow="0" w:firstColumn="1" w:lastColumn="0" w:noHBand="0" w:noVBand="1"/>
      </w:tblPr>
      <w:tblGrid>
        <w:gridCol w:w="4879"/>
        <w:gridCol w:w="3644"/>
      </w:tblGrid>
      <w:tr w:rsidR="006C2969" w:rsidRPr="001234F4" w14:paraId="6CCD41CB" w14:textId="77777777" w:rsidTr="00DE3577">
        <w:tc>
          <w:tcPr>
            <w:tcW w:w="4879" w:type="dxa"/>
          </w:tcPr>
          <w:p w14:paraId="1316D2B6" w14:textId="77777777" w:rsidR="006C2969" w:rsidRPr="00200C8F" w:rsidRDefault="006C2969" w:rsidP="00DE3577">
            <w:pPr>
              <w:pStyle w:val="ListParagraph"/>
              <w:rPr>
                <w:rFonts w:ascii="Calibri Light" w:eastAsiaTheme="majorEastAsia" w:hAnsi="Calibri Light" w:cstheme="majorBidi"/>
                <w:b/>
                <w:bCs/>
                <w:color w:val="F79646" w:themeColor="accent6"/>
                <w:sz w:val="28"/>
                <w:szCs w:val="28"/>
                <w:lang w:val="en-US"/>
              </w:rPr>
            </w:pPr>
            <w:r w:rsidRPr="00200C8F">
              <w:rPr>
                <w:rFonts w:ascii="Calibri Light" w:eastAsiaTheme="majorEastAsia" w:hAnsi="Calibri Light" w:cstheme="majorBidi"/>
                <w:b/>
                <w:bCs/>
                <w:color w:val="F79646" w:themeColor="accent6"/>
                <w:sz w:val="28"/>
                <w:szCs w:val="28"/>
                <w:lang w:val="en-US"/>
              </w:rPr>
              <w:t>TASK</w:t>
            </w:r>
          </w:p>
        </w:tc>
        <w:tc>
          <w:tcPr>
            <w:tcW w:w="3644" w:type="dxa"/>
          </w:tcPr>
          <w:p w14:paraId="6D9E4BC2" w14:textId="77777777" w:rsidR="006C2969" w:rsidRPr="00200C8F" w:rsidRDefault="006C2969" w:rsidP="006C2969">
            <w:pPr>
              <w:pStyle w:val="ListParagraph"/>
              <w:rPr>
                <w:rFonts w:ascii="Calibri Light" w:hAnsi="Calibri Light"/>
                <w:color w:val="F79646" w:themeColor="accent6"/>
                <w:lang w:val="en-US"/>
              </w:rPr>
            </w:pPr>
            <w:r w:rsidRPr="00200C8F">
              <w:rPr>
                <w:rFonts w:ascii="Calibri Light" w:eastAsiaTheme="majorEastAsia" w:hAnsi="Calibri Light" w:cstheme="majorBidi"/>
                <w:b/>
                <w:bCs/>
                <w:color w:val="F79646" w:themeColor="accent6"/>
                <w:sz w:val="28"/>
                <w:szCs w:val="28"/>
                <w:lang w:val="en-US"/>
              </w:rPr>
              <w:t>STATUS</w:t>
            </w:r>
          </w:p>
        </w:tc>
      </w:tr>
      <w:tr w:rsidR="006C2969" w:rsidRPr="001234F4" w14:paraId="0B80A2C7" w14:textId="77777777" w:rsidTr="00DE3577">
        <w:tc>
          <w:tcPr>
            <w:tcW w:w="4879" w:type="dxa"/>
          </w:tcPr>
          <w:p w14:paraId="1961ED61" w14:textId="5BCEEE36"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Establish and Staff GHHIN Coordination Unit </w:t>
            </w:r>
            <w:r w:rsidR="00200C8F">
              <w:rPr>
                <w:rFonts w:ascii="Calibri Light" w:hAnsi="Calibri Light"/>
                <w:lang w:val="en-US"/>
              </w:rPr>
              <w:t>, and develop human resource plan</w:t>
            </w:r>
            <w:r w:rsidRPr="001234F4">
              <w:rPr>
                <w:rFonts w:ascii="Calibri Light" w:hAnsi="Calibri Light"/>
                <w:lang w:val="en-US"/>
              </w:rPr>
              <w:t xml:space="preserve"> </w:t>
            </w:r>
          </w:p>
        </w:tc>
        <w:tc>
          <w:tcPr>
            <w:tcW w:w="3644" w:type="dxa"/>
          </w:tcPr>
          <w:p w14:paraId="5CDC539D" w14:textId="77777777" w:rsidR="006C2969" w:rsidRPr="001234F4" w:rsidRDefault="006C2969" w:rsidP="00DE3577">
            <w:pPr>
              <w:ind w:left="360"/>
              <w:rPr>
                <w:rFonts w:ascii="Calibri Light" w:hAnsi="Calibri Light"/>
                <w:lang w:val="en-US"/>
              </w:rPr>
            </w:pPr>
            <w:r>
              <w:rPr>
                <w:rFonts w:ascii="Calibri Light" w:hAnsi="Calibri Light"/>
                <w:lang w:val="en-US"/>
              </w:rPr>
              <w:t>Need resources</w:t>
            </w:r>
            <w:r w:rsidR="00F825F0">
              <w:rPr>
                <w:rFonts w:ascii="Calibri Light" w:hAnsi="Calibri Light"/>
                <w:lang w:val="en-US"/>
              </w:rPr>
              <w:t xml:space="preserve"> for full time support</w:t>
            </w:r>
          </w:p>
        </w:tc>
      </w:tr>
      <w:tr w:rsidR="006C2969" w:rsidRPr="001234F4" w14:paraId="177B5BC5" w14:textId="77777777" w:rsidTr="00DE3577">
        <w:tc>
          <w:tcPr>
            <w:tcW w:w="4879" w:type="dxa"/>
          </w:tcPr>
          <w:p w14:paraId="60F15F9E" w14:textId="2F2F704C" w:rsidR="006C2969" w:rsidRPr="001234F4" w:rsidRDefault="006C2969" w:rsidP="00200C8F">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Formalize the </w:t>
            </w:r>
            <w:r w:rsidR="00200C8F">
              <w:rPr>
                <w:rFonts w:ascii="Calibri Light" w:hAnsi="Calibri Light"/>
                <w:lang w:val="en-US"/>
              </w:rPr>
              <w:t>Advisory Committee and Leadership</w:t>
            </w:r>
          </w:p>
        </w:tc>
        <w:tc>
          <w:tcPr>
            <w:tcW w:w="3644" w:type="dxa"/>
          </w:tcPr>
          <w:p w14:paraId="26EE1A80" w14:textId="77777777" w:rsidR="006C2969" w:rsidRPr="001234F4" w:rsidRDefault="006C2969" w:rsidP="00DE3577">
            <w:pPr>
              <w:ind w:left="360"/>
              <w:rPr>
                <w:rFonts w:ascii="Calibri Light" w:hAnsi="Calibri Light"/>
                <w:lang w:val="en-US"/>
              </w:rPr>
            </w:pPr>
            <w:r>
              <w:rPr>
                <w:rFonts w:ascii="Calibri Light" w:hAnsi="Calibri Light"/>
                <w:lang w:val="en-US"/>
              </w:rPr>
              <w:t xml:space="preserve">In our control </w:t>
            </w:r>
          </w:p>
        </w:tc>
      </w:tr>
      <w:tr w:rsidR="006C2969" w:rsidRPr="001234F4" w14:paraId="6B3FC4A5" w14:textId="77777777" w:rsidTr="00DE3577">
        <w:tc>
          <w:tcPr>
            <w:tcW w:w="4879" w:type="dxa"/>
          </w:tcPr>
          <w:p w14:paraId="727C620A"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Establish Process to Produce Bi-annual Global Synthesis Report</w:t>
            </w:r>
          </w:p>
        </w:tc>
        <w:tc>
          <w:tcPr>
            <w:tcW w:w="3644" w:type="dxa"/>
          </w:tcPr>
          <w:p w14:paraId="28CA12CB" w14:textId="77777777" w:rsidR="006C2969" w:rsidRPr="001234F4" w:rsidRDefault="002B3C8C" w:rsidP="00DE3577">
            <w:pPr>
              <w:ind w:left="360"/>
              <w:rPr>
                <w:rFonts w:ascii="Calibri Light" w:hAnsi="Calibri Light"/>
                <w:lang w:val="en-US"/>
              </w:rPr>
            </w:pPr>
            <w:r>
              <w:rPr>
                <w:rFonts w:ascii="Calibri Light" w:hAnsi="Calibri Light"/>
                <w:lang w:val="en-US"/>
              </w:rPr>
              <w:t>Need resource mobilization</w:t>
            </w:r>
          </w:p>
        </w:tc>
      </w:tr>
      <w:tr w:rsidR="006C2969" w:rsidRPr="001234F4" w14:paraId="07B5BBEE" w14:textId="77777777" w:rsidTr="00DE3577">
        <w:tc>
          <w:tcPr>
            <w:tcW w:w="4879" w:type="dxa"/>
          </w:tcPr>
          <w:p w14:paraId="0867D20D" w14:textId="66EC0530" w:rsidR="006C2969" w:rsidRPr="001234F4" w:rsidRDefault="00200C8F" w:rsidP="00200C8F">
            <w:pPr>
              <w:pStyle w:val="ListParagraph"/>
              <w:numPr>
                <w:ilvl w:val="0"/>
                <w:numId w:val="5"/>
              </w:numPr>
              <w:rPr>
                <w:rFonts w:ascii="Calibri Light" w:hAnsi="Calibri Light"/>
                <w:lang w:val="en-US"/>
              </w:rPr>
            </w:pPr>
            <w:r>
              <w:rPr>
                <w:rFonts w:ascii="Calibri Light" w:hAnsi="Calibri Light"/>
                <w:lang w:val="en-US"/>
              </w:rPr>
              <w:t>Prepare</w:t>
            </w:r>
            <w:r w:rsidR="006C2969" w:rsidRPr="001234F4">
              <w:rPr>
                <w:rFonts w:ascii="Calibri Light" w:hAnsi="Calibri Light"/>
                <w:lang w:val="en-US"/>
              </w:rPr>
              <w:t xml:space="preserve"> Stocktaking Report</w:t>
            </w:r>
            <w:r>
              <w:rPr>
                <w:rFonts w:ascii="Calibri Light" w:hAnsi="Calibri Light"/>
                <w:lang w:val="en-US"/>
              </w:rPr>
              <w:t xml:space="preserve"> </w:t>
            </w:r>
          </w:p>
        </w:tc>
        <w:tc>
          <w:tcPr>
            <w:tcW w:w="3644" w:type="dxa"/>
          </w:tcPr>
          <w:p w14:paraId="11F1E39D"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6C2969" w:rsidRPr="001234F4" w14:paraId="2CD09758" w14:textId="77777777" w:rsidTr="00DE3577">
        <w:tc>
          <w:tcPr>
            <w:tcW w:w="4879" w:type="dxa"/>
          </w:tcPr>
          <w:p w14:paraId="61F74E49" w14:textId="36E82B9C" w:rsidR="006C2969" w:rsidRPr="001234F4" w:rsidRDefault="006C2969" w:rsidP="00200C8F">
            <w:pPr>
              <w:pStyle w:val="ListParagraph"/>
              <w:numPr>
                <w:ilvl w:val="0"/>
                <w:numId w:val="5"/>
              </w:numPr>
              <w:rPr>
                <w:rFonts w:ascii="Calibri Light" w:eastAsiaTheme="majorEastAsia" w:hAnsi="Calibri Light" w:cstheme="majorBidi"/>
                <w:b/>
                <w:bCs/>
                <w:color w:val="365F91" w:themeColor="accent1" w:themeShade="BF"/>
                <w:sz w:val="28"/>
                <w:szCs w:val="28"/>
                <w:lang w:val="en-US"/>
              </w:rPr>
            </w:pPr>
            <w:r w:rsidRPr="001234F4">
              <w:rPr>
                <w:rFonts w:ascii="Calibri Light" w:hAnsi="Calibri Light"/>
                <w:lang w:val="en-US"/>
              </w:rPr>
              <w:t xml:space="preserve">Develop and launch GHHIN </w:t>
            </w:r>
            <w:r w:rsidR="00200C8F">
              <w:rPr>
                <w:rFonts w:ascii="Calibri Light" w:hAnsi="Calibri Light"/>
                <w:lang w:val="en-US"/>
              </w:rPr>
              <w:t xml:space="preserve">Engagement </w:t>
            </w:r>
            <w:r w:rsidRPr="001234F4">
              <w:rPr>
                <w:rFonts w:ascii="Calibri Light" w:hAnsi="Calibri Light"/>
                <w:lang w:val="en-US"/>
              </w:rPr>
              <w:t>Strategy</w:t>
            </w:r>
          </w:p>
        </w:tc>
        <w:tc>
          <w:tcPr>
            <w:tcW w:w="3644" w:type="dxa"/>
          </w:tcPr>
          <w:p w14:paraId="67832288" w14:textId="77777777" w:rsidR="006C2969" w:rsidRPr="001234F4" w:rsidRDefault="006C2969" w:rsidP="00DE3577">
            <w:pPr>
              <w:ind w:left="360"/>
              <w:rPr>
                <w:rFonts w:ascii="Calibri Light" w:hAnsi="Calibri Light"/>
                <w:lang w:val="en-US"/>
              </w:rPr>
            </w:pPr>
            <w:r>
              <w:rPr>
                <w:rFonts w:ascii="Calibri Light" w:hAnsi="Calibri Light"/>
                <w:lang w:val="en-US"/>
              </w:rPr>
              <w:t>Summer 2017. Interns committed to work on this project</w:t>
            </w:r>
          </w:p>
        </w:tc>
      </w:tr>
      <w:tr w:rsidR="00200C8F" w:rsidRPr="001234F4" w14:paraId="116F1549" w14:textId="77777777" w:rsidTr="00DE3577">
        <w:tc>
          <w:tcPr>
            <w:tcW w:w="4879" w:type="dxa"/>
          </w:tcPr>
          <w:p w14:paraId="62F5E305" w14:textId="6D90503B" w:rsidR="00200C8F" w:rsidRPr="001234F4" w:rsidRDefault="00200C8F" w:rsidP="00200C8F">
            <w:pPr>
              <w:pStyle w:val="ListParagraph"/>
              <w:numPr>
                <w:ilvl w:val="0"/>
                <w:numId w:val="5"/>
              </w:numPr>
              <w:rPr>
                <w:rFonts w:ascii="Calibri Light" w:hAnsi="Calibri Light"/>
                <w:lang w:val="en-US"/>
              </w:rPr>
            </w:pPr>
            <w:r>
              <w:rPr>
                <w:rFonts w:ascii="Calibri Light" w:hAnsi="Calibri Light"/>
                <w:lang w:val="en-US"/>
              </w:rPr>
              <w:t xml:space="preserve">Develop PR Materials </w:t>
            </w:r>
          </w:p>
        </w:tc>
        <w:tc>
          <w:tcPr>
            <w:tcW w:w="3644" w:type="dxa"/>
          </w:tcPr>
          <w:p w14:paraId="0E1331ED" w14:textId="77777777" w:rsidR="00200C8F" w:rsidRDefault="00200C8F" w:rsidP="00DE3577">
            <w:pPr>
              <w:ind w:left="360"/>
              <w:rPr>
                <w:rFonts w:ascii="Calibri Light" w:hAnsi="Calibri Light"/>
                <w:lang w:val="en-US"/>
              </w:rPr>
            </w:pPr>
          </w:p>
        </w:tc>
      </w:tr>
      <w:tr w:rsidR="006C2969" w:rsidRPr="001234F4" w14:paraId="7E1F2381" w14:textId="77777777" w:rsidTr="00DE3577">
        <w:tc>
          <w:tcPr>
            <w:tcW w:w="4879" w:type="dxa"/>
          </w:tcPr>
          <w:p w14:paraId="594ADFF0" w14:textId="77777777" w:rsidR="006C2969" w:rsidRPr="001234F4" w:rsidRDefault="006C2969" w:rsidP="006C2969">
            <w:pPr>
              <w:pStyle w:val="ListParagraph"/>
              <w:numPr>
                <w:ilvl w:val="0"/>
                <w:numId w:val="5"/>
              </w:numPr>
              <w:rPr>
                <w:rFonts w:ascii="Calibri Light" w:hAnsi="Calibri Light"/>
                <w:lang w:val="en-US"/>
              </w:rPr>
            </w:pPr>
            <w:r w:rsidRPr="001234F4">
              <w:rPr>
                <w:rFonts w:ascii="Calibri Light" w:hAnsi="Calibri Light"/>
                <w:lang w:val="en-US"/>
              </w:rPr>
              <w:t xml:space="preserve">Organize the 1st Global Forum  </w:t>
            </w:r>
          </w:p>
        </w:tc>
        <w:tc>
          <w:tcPr>
            <w:tcW w:w="3644" w:type="dxa"/>
          </w:tcPr>
          <w:p w14:paraId="287DD347" w14:textId="77777777" w:rsidR="006C2969" w:rsidRPr="001234F4" w:rsidRDefault="002B3C8C" w:rsidP="002B3C8C">
            <w:pPr>
              <w:ind w:left="360"/>
              <w:rPr>
                <w:rFonts w:ascii="Calibri Light" w:hAnsi="Calibri Light"/>
                <w:lang w:val="en-US"/>
              </w:rPr>
            </w:pPr>
            <w:r>
              <w:rPr>
                <w:rFonts w:ascii="Calibri Light" w:hAnsi="Calibri Light"/>
                <w:lang w:val="en-US"/>
              </w:rPr>
              <w:t>Need resource mobilization</w:t>
            </w:r>
          </w:p>
        </w:tc>
      </w:tr>
    </w:tbl>
    <w:p w14:paraId="0BA20E78" w14:textId="232A78E3" w:rsidR="000F751E" w:rsidRDefault="000F751E" w:rsidP="006C2969">
      <w:pPr>
        <w:rPr>
          <w:rFonts w:ascii="Calibri Light" w:hAnsi="Calibri Light"/>
          <w:lang w:val="en-US"/>
        </w:rPr>
      </w:pPr>
    </w:p>
    <w:p w14:paraId="2F6C5FD4" w14:textId="77777777" w:rsidR="000F751E" w:rsidRDefault="000F751E">
      <w:pPr>
        <w:rPr>
          <w:rFonts w:ascii="Calibri Light" w:hAnsi="Calibri Light"/>
          <w:lang w:val="en-US"/>
        </w:rPr>
      </w:pPr>
      <w:r>
        <w:rPr>
          <w:rFonts w:ascii="Calibri Light" w:hAnsi="Calibri Light"/>
          <w:lang w:val="en-US"/>
        </w:rPr>
        <w:br w:type="page"/>
      </w:r>
    </w:p>
    <w:p w14:paraId="47E7D02F" w14:textId="77777777" w:rsidR="006C2969" w:rsidRDefault="006C2969" w:rsidP="006C2969">
      <w:pPr>
        <w:rPr>
          <w:rFonts w:ascii="Calibri Light" w:hAnsi="Calibri Light"/>
          <w:lang w:val="en-US"/>
        </w:rPr>
      </w:pPr>
    </w:p>
    <w:p w14:paraId="3F983050" w14:textId="7C3235F2" w:rsidR="000779FA" w:rsidRDefault="006C2969" w:rsidP="001E68D6">
      <w:pPr>
        <w:pStyle w:val="Heading1"/>
        <w:numPr>
          <w:ilvl w:val="0"/>
          <w:numId w:val="1"/>
        </w:numPr>
        <w:ind w:left="426"/>
      </w:pPr>
      <w:bookmarkStart w:id="3" w:name="_Toc482371124"/>
      <w:r>
        <w:t>GHHIN Coordination</w:t>
      </w:r>
      <w:bookmarkEnd w:id="3"/>
    </w:p>
    <w:p w14:paraId="4C823B96" w14:textId="77777777" w:rsidR="006C2969" w:rsidRPr="00324D52" w:rsidRDefault="006C2969" w:rsidP="006C2969">
      <w:pPr>
        <w:pStyle w:val="Heading2"/>
        <w:spacing w:line="240" w:lineRule="auto"/>
        <w:ind w:firstLine="0"/>
        <w:rPr>
          <w:rFonts w:ascii="Calibri Light" w:hAnsi="Calibri Light"/>
        </w:rPr>
      </w:pPr>
      <w:bookmarkStart w:id="4" w:name="_Toc471229729"/>
      <w:bookmarkStart w:id="5" w:name="_Toc477372202"/>
      <w:bookmarkStart w:id="6" w:name="_Toc482371125"/>
      <w:r>
        <w:rPr>
          <w:rFonts w:ascii="Calibri Light" w:hAnsi="Calibri Light"/>
          <w:noProof/>
          <w:lang w:eastAsia="en-GB"/>
        </w:rPr>
        <w:drawing>
          <wp:anchor distT="0" distB="0" distL="114300" distR="114300" simplePos="0" relativeHeight="251662336" behindDoc="0" locked="0" layoutInCell="1" allowOverlap="1" wp14:anchorId="3D91F7DF" wp14:editId="6E576233">
            <wp:simplePos x="0" y="0"/>
            <wp:positionH relativeFrom="column">
              <wp:posOffset>2414905</wp:posOffset>
            </wp:positionH>
            <wp:positionV relativeFrom="paragraph">
              <wp:posOffset>154940</wp:posOffset>
            </wp:positionV>
            <wp:extent cx="3686810" cy="2551430"/>
            <wp:effectExtent l="19050" t="19050" r="27940" b="203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HHIN-activities-and-servic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86810" cy="2551430"/>
                    </a:xfrm>
                    <a:prstGeom prst="rect">
                      <a:avLst/>
                    </a:prstGeom>
                    <a:ln>
                      <a:solidFill>
                        <a:schemeClr val="bg2"/>
                      </a:solidFill>
                    </a:ln>
                  </pic:spPr>
                </pic:pic>
              </a:graphicData>
            </a:graphic>
            <wp14:sizeRelH relativeFrom="page">
              <wp14:pctWidth>0</wp14:pctWidth>
            </wp14:sizeRelH>
            <wp14:sizeRelV relativeFrom="page">
              <wp14:pctHeight>0</wp14:pctHeight>
            </wp14:sizeRelV>
          </wp:anchor>
        </w:drawing>
      </w:r>
      <w:r w:rsidRPr="00324D52">
        <w:rPr>
          <w:rFonts w:ascii="Calibri Light" w:hAnsi="Calibri Light"/>
        </w:rPr>
        <w:t>Coordination Functions</w:t>
      </w:r>
      <w:bookmarkEnd w:id="4"/>
      <w:bookmarkEnd w:id="5"/>
      <w:bookmarkEnd w:id="6"/>
    </w:p>
    <w:p w14:paraId="3B34D11E" w14:textId="77777777" w:rsidR="006C2969" w:rsidRPr="00324D52" w:rsidRDefault="006C2969" w:rsidP="006C2969">
      <w:pPr>
        <w:spacing w:line="240" w:lineRule="auto"/>
        <w:rPr>
          <w:rFonts w:ascii="Calibri Light" w:hAnsi="Calibri Light"/>
        </w:rPr>
      </w:pPr>
      <w:r w:rsidRPr="00324D52">
        <w:rPr>
          <w:rFonts w:ascii="Calibri Light" w:hAnsi="Calibri Light"/>
        </w:rPr>
        <w:t>A full-time GHHIN coordination function, hosted by the WHO/WMO Joint Office is proposed to get the network off the ground.</w:t>
      </w:r>
      <w:r w:rsidR="002D6757">
        <w:rPr>
          <w:rFonts w:ascii="Calibri Light" w:hAnsi="Calibri Light"/>
        </w:rPr>
        <w:t xml:space="preserve">  Alternative arrangements can also be considered.</w:t>
      </w:r>
      <w:r w:rsidRPr="00324D52">
        <w:rPr>
          <w:rFonts w:ascii="Calibri Light" w:hAnsi="Calibri Light"/>
        </w:rPr>
        <w:t xml:space="preserve"> It will serve to identify members, organize meetings, support core communication platforms, and manage key activities on behalf of the network. Specific responsibilities include:</w:t>
      </w:r>
    </w:p>
    <w:p w14:paraId="74474DC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Fundraising for core activities and staff</w:t>
      </w:r>
    </w:p>
    <w:p w14:paraId="6E7EC77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Member engagement and support for the formation of regional nodes</w:t>
      </w:r>
    </w:p>
    <w:p w14:paraId="10B819A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Convening an annual forum and preparing an annual report </w:t>
      </w:r>
    </w:p>
    <w:p w14:paraId="01BCA5F0"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Providing coordination support to nodes and working groups </w:t>
      </w:r>
    </w:p>
    <w:p w14:paraId="3D36973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networking and communication platforms for members</w:t>
      </w:r>
    </w:p>
    <w:p w14:paraId="7255020F"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Providing technical and capacity building resources</w:t>
      </w:r>
    </w:p>
    <w:p w14:paraId="423CF6CE" w14:textId="77777777" w:rsidR="006C2969" w:rsidRPr="00200C8F" w:rsidRDefault="006C2969" w:rsidP="006C2969">
      <w:pPr>
        <w:spacing w:line="240" w:lineRule="auto"/>
        <w:rPr>
          <w:rFonts w:ascii="Calibri Light" w:hAnsi="Calibri Light"/>
          <w:b/>
          <w:bCs/>
          <w:color w:val="F79646" w:themeColor="accent6"/>
          <w:sz w:val="28"/>
          <w:szCs w:val="32"/>
        </w:rPr>
      </w:pPr>
      <w:r w:rsidRPr="00200C8F">
        <w:rPr>
          <w:rFonts w:ascii="Calibri Light" w:hAnsi="Calibri Light"/>
          <w:b/>
          <w:bCs/>
          <w:color w:val="F79646" w:themeColor="accent6"/>
          <w:sz w:val="28"/>
          <w:szCs w:val="32"/>
        </w:rPr>
        <w:t>Location, Composition, and Engagement</w:t>
      </w:r>
    </w:p>
    <w:p w14:paraId="37D51254" w14:textId="77777777" w:rsidR="006C2969" w:rsidRPr="00324D52" w:rsidRDefault="006C2969" w:rsidP="003955AE">
      <w:pPr>
        <w:spacing w:line="240" w:lineRule="auto"/>
        <w:rPr>
          <w:rFonts w:ascii="Calibri Light" w:hAnsi="Calibri Light"/>
        </w:rPr>
      </w:pPr>
      <w:r w:rsidRPr="00324D52">
        <w:rPr>
          <w:rFonts w:ascii="Calibri Light" w:hAnsi="Calibri Light"/>
        </w:rPr>
        <w:t xml:space="preserve">The WMO/WHO joint office for Climate and Health in Geneva will host the GHHIN Initiative and help provide initial coordination support. Voluntary leads from members will be welcomed to host regional nodes, lead working groups, and develop activities identified as GHHIN priorities.  The unit </w:t>
      </w:r>
      <w:r w:rsidR="003955AE">
        <w:rPr>
          <w:rFonts w:ascii="Calibri Light" w:hAnsi="Calibri Light"/>
        </w:rPr>
        <w:t>will aim to recruit a full time coordinator</w:t>
      </w:r>
      <w:r w:rsidRPr="00324D52">
        <w:rPr>
          <w:rFonts w:ascii="Calibri Light" w:hAnsi="Calibri Light"/>
        </w:rPr>
        <w:t>. The coordination unit will actively interact and support other bodies such as:</w:t>
      </w:r>
    </w:p>
    <w:p w14:paraId="042D0406"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steering committee; </w:t>
      </w:r>
    </w:p>
    <w:p w14:paraId="4E00160C"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leaders of regional nodes; </w:t>
      </w:r>
    </w:p>
    <w:p w14:paraId="745AA937"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virtual working groups; </w:t>
      </w:r>
    </w:p>
    <w:p w14:paraId="551AA189"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new members, experts, partners; </w:t>
      </w:r>
    </w:p>
    <w:p w14:paraId="79B3D6AA" w14:textId="77777777" w:rsidR="006C2969" w:rsidRPr="00324D52" w:rsidRDefault="003955AE" w:rsidP="006C2969">
      <w:pPr>
        <w:pStyle w:val="ListParagraph"/>
        <w:numPr>
          <w:ilvl w:val="0"/>
          <w:numId w:val="6"/>
        </w:numPr>
        <w:spacing w:line="240" w:lineRule="auto"/>
        <w:rPr>
          <w:rFonts w:ascii="Calibri Light" w:hAnsi="Calibri Light"/>
        </w:rPr>
      </w:pPr>
      <w:r>
        <w:rPr>
          <w:rFonts w:ascii="Calibri Light" w:hAnsi="Calibri Light"/>
        </w:rPr>
        <w:t xml:space="preserve">individual </w:t>
      </w:r>
      <w:r w:rsidR="006C2969" w:rsidRPr="00324D52">
        <w:rPr>
          <w:rFonts w:ascii="Calibri Light" w:hAnsi="Calibri Light"/>
        </w:rPr>
        <w:t>contractors;</w:t>
      </w:r>
    </w:p>
    <w:p w14:paraId="033F260E" w14:textId="77777777" w:rsidR="006C2969" w:rsidRPr="00324D52" w:rsidRDefault="006C2969" w:rsidP="006C2969">
      <w:pPr>
        <w:pStyle w:val="ListParagraph"/>
        <w:numPr>
          <w:ilvl w:val="0"/>
          <w:numId w:val="6"/>
        </w:numPr>
        <w:spacing w:line="240" w:lineRule="auto"/>
        <w:rPr>
          <w:rFonts w:ascii="Calibri Light" w:hAnsi="Calibri Light"/>
        </w:rPr>
      </w:pPr>
      <w:r w:rsidRPr="00324D52">
        <w:rPr>
          <w:rFonts w:ascii="Calibri Light" w:hAnsi="Calibri Light"/>
        </w:rPr>
        <w:t xml:space="preserve">donors  </w:t>
      </w:r>
    </w:p>
    <w:p w14:paraId="28A3A8F3" w14:textId="77777777" w:rsidR="006C2969" w:rsidRPr="00324D52" w:rsidRDefault="006C2969" w:rsidP="003955AE">
      <w:pPr>
        <w:pStyle w:val="Heading2"/>
        <w:ind w:firstLine="0"/>
        <w:rPr>
          <w:rFonts w:ascii="Calibri Light" w:hAnsi="Calibri Light"/>
        </w:rPr>
      </w:pPr>
      <w:bookmarkStart w:id="7" w:name="_Toc477372203"/>
      <w:bookmarkStart w:id="8" w:name="_Toc482371126"/>
      <w:r w:rsidRPr="00324D52">
        <w:rPr>
          <w:rFonts w:ascii="Calibri Light" w:hAnsi="Calibri Light"/>
        </w:rPr>
        <w:t>Expected Outputs in 2017/2018</w:t>
      </w:r>
      <w:bookmarkEnd w:id="7"/>
      <w:bookmarkEnd w:id="8"/>
      <w:r w:rsidRPr="00324D52">
        <w:rPr>
          <w:rFonts w:ascii="Calibri Light" w:hAnsi="Calibri Light"/>
        </w:rPr>
        <w:t xml:space="preserve"> </w:t>
      </w:r>
    </w:p>
    <w:p w14:paraId="29953F28"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Regular monthly </w:t>
      </w:r>
      <w:r w:rsidR="006C2969" w:rsidRPr="00324D52">
        <w:rPr>
          <w:rFonts w:ascii="Calibri Light" w:hAnsi="Calibri Light"/>
        </w:rPr>
        <w:t xml:space="preserve">Coordination </w:t>
      </w:r>
      <w:r>
        <w:rPr>
          <w:rFonts w:ascii="Calibri Light" w:hAnsi="Calibri Light"/>
        </w:rPr>
        <w:t>meetings</w:t>
      </w:r>
      <w:r w:rsidR="006C2969" w:rsidRPr="00324D52">
        <w:rPr>
          <w:rFonts w:ascii="Calibri Light" w:hAnsi="Calibri Light"/>
        </w:rPr>
        <w:t xml:space="preserve"> </w:t>
      </w:r>
    </w:p>
    <w:p w14:paraId="5DA4B9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Website and Online Platform</w:t>
      </w:r>
      <w:r w:rsidR="003955AE">
        <w:rPr>
          <w:rFonts w:ascii="Calibri Light" w:hAnsi="Calibri Light"/>
        </w:rPr>
        <w:t xml:space="preserve"> start to develop</w:t>
      </w:r>
    </w:p>
    <w:p w14:paraId="137E5FA5" w14:textId="77777777" w:rsidR="006C2969" w:rsidRPr="00324D52" w:rsidRDefault="003955AE" w:rsidP="003955AE">
      <w:pPr>
        <w:pStyle w:val="ListParagraph"/>
        <w:numPr>
          <w:ilvl w:val="0"/>
          <w:numId w:val="7"/>
        </w:numPr>
        <w:rPr>
          <w:rFonts w:ascii="Calibri Light" w:hAnsi="Calibri Light"/>
        </w:rPr>
      </w:pPr>
      <w:r>
        <w:rPr>
          <w:rFonts w:ascii="Calibri Light" w:hAnsi="Calibri Light"/>
        </w:rPr>
        <w:t xml:space="preserve">Annual forum </w:t>
      </w:r>
    </w:p>
    <w:p w14:paraId="7227F18A" w14:textId="77777777" w:rsidR="006C2969" w:rsidRPr="00324D52" w:rsidRDefault="006C2969" w:rsidP="003955AE">
      <w:pPr>
        <w:pStyle w:val="ListParagraph"/>
        <w:numPr>
          <w:ilvl w:val="0"/>
          <w:numId w:val="7"/>
        </w:numPr>
        <w:rPr>
          <w:rFonts w:ascii="Calibri Light" w:hAnsi="Calibri Light"/>
        </w:rPr>
      </w:pPr>
      <w:r w:rsidRPr="00324D52">
        <w:rPr>
          <w:rFonts w:ascii="Calibri Light" w:hAnsi="Calibri Light"/>
        </w:rPr>
        <w:t xml:space="preserve">Annual report </w:t>
      </w:r>
      <w:r w:rsidR="003955AE">
        <w:rPr>
          <w:rFonts w:ascii="Calibri Light" w:hAnsi="Calibri Light"/>
        </w:rPr>
        <w:t xml:space="preserve"> </w:t>
      </w:r>
    </w:p>
    <w:p w14:paraId="016A2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Learning Mentoring Program  </w:t>
      </w:r>
    </w:p>
    <w:p w14:paraId="60A4845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Technical working groups  </w:t>
      </w:r>
    </w:p>
    <w:p w14:paraId="2275189B"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Health Action Profiles Database  </w:t>
      </w:r>
    </w:p>
    <w:p w14:paraId="013DB6F2" w14:textId="77777777" w:rsidR="006C2969" w:rsidRPr="00324D52" w:rsidRDefault="006C2969" w:rsidP="006C2969">
      <w:pPr>
        <w:pStyle w:val="ListParagraph"/>
        <w:numPr>
          <w:ilvl w:val="0"/>
          <w:numId w:val="7"/>
        </w:numPr>
        <w:rPr>
          <w:rFonts w:ascii="Calibri Light" w:hAnsi="Calibri Light"/>
        </w:rPr>
      </w:pPr>
      <w:r w:rsidRPr="00324D52">
        <w:rPr>
          <w:rFonts w:ascii="Calibri Light" w:hAnsi="Calibri Light"/>
        </w:rPr>
        <w:t xml:space="preserve">Heat Alert and Support Desk  </w:t>
      </w:r>
    </w:p>
    <w:p w14:paraId="2166EC6E" w14:textId="62D3D357" w:rsidR="0032142D" w:rsidRPr="005A3850" w:rsidRDefault="006C2969" w:rsidP="005A3850">
      <w:pPr>
        <w:pStyle w:val="ListParagraph"/>
        <w:numPr>
          <w:ilvl w:val="0"/>
          <w:numId w:val="7"/>
        </w:numPr>
        <w:rPr>
          <w:rFonts w:ascii="Calibri Light" w:hAnsi="Calibri Light"/>
        </w:rPr>
      </w:pPr>
      <w:r w:rsidRPr="00324D52">
        <w:rPr>
          <w:rFonts w:ascii="Calibri Light" w:hAnsi="Calibri Light"/>
        </w:rPr>
        <w:t xml:space="preserve">Formation of regional nodes </w:t>
      </w:r>
    </w:p>
    <w:p w14:paraId="6BA16CEC" w14:textId="735FA4F7" w:rsidR="008D4B8E" w:rsidRDefault="008D4B8E">
      <w:pPr>
        <w:rPr>
          <w:color w:val="000000" w:themeColor="text1"/>
          <w:sz w:val="36"/>
          <w:szCs w:val="40"/>
        </w:rPr>
      </w:pPr>
      <w:bookmarkStart w:id="9" w:name="_Toc477372204"/>
      <w:bookmarkStart w:id="10" w:name="_Toc482371127"/>
    </w:p>
    <w:p w14:paraId="09D54A6D" w14:textId="295C0494" w:rsidR="006C2969" w:rsidRPr="006C2969" w:rsidRDefault="006C2969" w:rsidP="00200C8F">
      <w:pPr>
        <w:pStyle w:val="Heading1"/>
        <w:numPr>
          <w:ilvl w:val="0"/>
          <w:numId w:val="1"/>
        </w:numPr>
        <w:ind w:left="426"/>
      </w:pPr>
      <w:r w:rsidRPr="006C2969">
        <w:lastRenderedPageBreak/>
        <w:t xml:space="preserve">Formalize the GHHIN </w:t>
      </w:r>
      <w:bookmarkEnd w:id="9"/>
      <w:bookmarkEnd w:id="10"/>
      <w:r w:rsidR="00200C8F">
        <w:t xml:space="preserve">Governance and Leadership </w:t>
      </w:r>
    </w:p>
    <w:p w14:paraId="5694FA82" w14:textId="77777777" w:rsidR="006C2969" w:rsidRPr="00200C8F" w:rsidRDefault="006C2969" w:rsidP="006C2969">
      <w:pPr>
        <w:rPr>
          <w:b/>
          <w:bCs/>
          <w:color w:val="F79646" w:themeColor="accent6"/>
          <w:sz w:val="28"/>
          <w:szCs w:val="32"/>
        </w:rPr>
      </w:pPr>
      <w:r w:rsidRPr="00200C8F">
        <w:rPr>
          <w:b/>
          <w:bCs/>
          <w:color w:val="F79646" w:themeColor="accent6"/>
          <w:sz w:val="28"/>
          <w:szCs w:val="32"/>
        </w:rPr>
        <w:t>Coordination Team</w:t>
      </w:r>
      <w:r w:rsidR="002B3C8C" w:rsidRPr="00200C8F">
        <w:rPr>
          <w:b/>
          <w:bCs/>
          <w:color w:val="F79646" w:themeColor="accent6"/>
          <w:sz w:val="28"/>
          <w:szCs w:val="32"/>
        </w:rPr>
        <w:t xml:space="preserve"> (2016-2017)</w:t>
      </w:r>
    </w:p>
    <w:p w14:paraId="2C5B2EEF"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Joy Guillemot</w:t>
      </w:r>
      <w:r w:rsidRPr="004D0DF4">
        <w:rPr>
          <w:rFonts w:ascii="Calibri Light" w:eastAsia="Times New Roman" w:hAnsi="Calibri Light" w:cs="Tahoma"/>
          <w:szCs w:val="20"/>
          <w:lang w:val="en-US"/>
        </w:rPr>
        <w:tab/>
        <w:t xml:space="preserve">WMO/WHO Joint Office </w:t>
      </w:r>
    </w:p>
    <w:p w14:paraId="41245B45"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Juli Trtanj </w:t>
      </w:r>
      <w:r w:rsidRPr="004D0DF4">
        <w:rPr>
          <w:rFonts w:ascii="Calibri Light" w:eastAsia="Times New Roman" w:hAnsi="Calibri Light" w:cs="Tahoma"/>
          <w:szCs w:val="20"/>
          <w:lang w:val="en-US"/>
        </w:rPr>
        <w:tab/>
        <w:t>NOAA,  Climate Program Office</w:t>
      </w:r>
    </w:p>
    <w:p w14:paraId="2ACE34BE" w14:textId="77777777" w:rsidR="006C2969"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Hunter Jones </w:t>
      </w:r>
      <w:r w:rsidRPr="004D0DF4">
        <w:rPr>
          <w:rFonts w:ascii="Calibri Light" w:eastAsia="Times New Roman" w:hAnsi="Calibri Light" w:cs="Tahoma"/>
          <w:szCs w:val="20"/>
          <w:lang w:val="en-US"/>
        </w:rPr>
        <w:tab/>
        <w:t>NOAA,  Climate Program Office</w:t>
      </w:r>
    </w:p>
    <w:p w14:paraId="43CA2C39" w14:textId="2D364F4C" w:rsidR="007C1660" w:rsidRDefault="006C2969" w:rsidP="00200C8F">
      <w:pPr>
        <w:rPr>
          <w:rFonts w:ascii="Calibri Light" w:eastAsia="Times New Roman" w:hAnsi="Calibri Light" w:cs="Tahoma"/>
          <w:szCs w:val="20"/>
          <w:lang w:val="en-US"/>
        </w:rPr>
      </w:pPr>
      <w:r w:rsidRPr="00200C8F">
        <w:rPr>
          <w:b/>
          <w:bCs/>
          <w:color w:val="F79646" w:themeColor="accent6"/>
          <w:sz w:val="28"/>
          <w:szCs w:val="32"/>
        </w:rPr>
        <w:t>A</w:t>
      </w:r>
      <w:r w:rsidR="00200C8F">
        <w:rPr>
          <w:b/>
          <w:bCs/>
          <w:color w:val="F79646" w:themeColor="accent6"/>
          <w:sz w:val="28"/>
          <w:szCs w:val="32"/>
        </w:rPr>
        <w:t>n ad-hoc</w:t>
      </w:r>
      <w:r w:rsidRPr="00200C8F">
        <w:rPr>
          <w:b/>
          <w:bCs/>
          <w:color w:val="F79646" w:themeColor="accent6"/>
          <w:sz w:val="28"/>
          <w:szCs w:val="32"/>
        </w:rPr>
        <w:t xml:space="preserve"> Steering Committee</w:t>
      </w:r>
      <w:r w:rsidRPr="00200C8F">
        <w:rPr>
          <w:rFonts w:ascii="Calibri Light" w:eastAsia="Times New Roman" w:hAnsi="Calibri Light" w:cs="Tahoma"/>
          <w:color w:val="F79646" w:themeColor="accent6"/>
          <w:szCs w:val="20"/>
          <w:lang w:val="en-US"/>
        </w:rPr>
        <w:t xml:space="preserve"> </w:t>
      </w:r>
      <w:r w:rsidR="00200C8F">
        <w:rPr>
          <w:rFonts w:ascii="Calibri Light" w:eastAsia="Times New Roman" w:hAnsi="Calibri Light" w:cs="Tahoma"/>
          <w:szCs w:val="20"/>
          <w:lang w:val="en-US"/>
        </w:rPr>
        <w:t>has</w:t>
      </w:r>
      <w:r w:rsidRPr="00EF00D9">
        <w:rPr>
          <w:rFonts w:ascii="Calibri Light" w:eastAsia="Times New Roman" w:hAnsi="Calibri Light" w:cs="Tahoma"/>
          <w:szCs w:val="20"/>
          <w:lang w:val="en-US"/>
        </w:rPr>
        <w:t xml:space="preserve"> </w:t>
      </w:r>
      <w:r>
        <w:rPr>
          <w:rFonts w:ascii="Calibri Light" w:eastAsia="Times New Roman" w:hAnsi="Calibri Light" w:cs="Tahoma"/>
          <w:szCs w:val="20"/>
          <w:lang w:val="en-US"/>
        </w:rPr>
        <w:t>shaped the development of</w:t>
      </w:r>
      <w:r w:rsidRPr="00EF00D9">
        <w:rPr>
          <w:rFonts w:ascii="Calibri Light" w:eastAsia="Times New Roman" w:hAnsi="Calibri Light" w:cs="Tahoma"/>
          <w:szCs w:val="20"/>
          <w:lang w:val="en-US"/>
        </w:rPr>
        <w:t xml:space="preserve"> GHHIN</w:t>
      </w:r>
      <w:r>
        <w:rPr>
          <w:rFonts w:ascii="Calibri Light" w:eastAsia="Times New Roman" w:hAnsi="Calibri Light" w:cs="Tahoma"/>
          <w:szCs w:val="20"/>
          <w:lang w:val="en-US"/>
        </w:rPr>
        <w:t xml:space="preserve"> in 2016</w:t>
      </w:r>
      <w:r w:rsidRPr="00EF00D9">
        <w:rPr>
          <w:rFonts w:ascii="Calibri Light" w:eastAsia="Times New Roman" w:hAnsi="Calibri Light" w:cs="Tahoma"/>
          <w:szCs w:val="20"/>
          <w:lang w:val="en-US"/>
        </w:rPr>
        <w:t>.</w:t>
      </w:r>
      <w:r w:rsidR="007C1660">
        <w:rPr>
          <w:rFonts w:ascii="Calibri Light" w:eastAsia="Times New Roman" w:hAnsi="Calibri Light" w:cs="Tahoma"/>
          <w:szCs w:val="20"/>
          <w:lang w:val="en-US"/>
        </w:rPr>
        <w:t xml:space="preserve"> Recommendations from the ad-hoc committee are needed to identify others who should be contacted or invited to the formalized advisory committee. </w:t>
      </w:r>
    </w:p>
    <w:p w14:paraId="3E0F6052" w14:textId="77777777" w:rsidR="00501C87" w:rsidRPr="00501C87" w:rsidRDefault="00501C87" w:rsidP="007C1660">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Public Health Experts</w:t>
      </w:r>
    </w:p>
    <w:p w14:paraId="6EEF0CEB"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Kris Ebi  </w:t>
      </w:r>
      <w:r w:rsidRPr="004D0DF4">
        <w:rPr>
          <w:rFonts w:ascii="Calibri Light" w:eastAsia="Times New Roman" w:hAnsi="Calibri Light" w:cs="Tahoma"/>
          <w:szCs w:val="20"/>
          <w:lang w:val="en-US"/>
        </w:rPr>
        <w:tab/>
      </w:r>
      <w:r w:rsidRPr="004D0DF4">
        <w:rPr>
          <w:rFonts w:ascii="Calibri Light" w:eastAsia="Times New Roman" w:hAnsi="Calibri Light" w:cs="Tahoma"/>
          <w:szCs w:val="20"/>
          <w:lang w:val="en-US"/>
        </w:rPr>
        <w:tab/>
        <w:t>Professor, Global Health, University of Washington, Seattle</w:t>
      </w:r>
    </w:p>
    <w:p w14:paraId="63CF791F" w14:textId="77777777" w:rsidR="003955AE" w:rsidRPr="00EF00D9"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Shubhayu Saha    US Centers for Disease Control </w:t>
      </w:r>
    </w:p>
    <w:p w14:paraId="29668DE1" w14:textId="77777777" w:rsidR="003955AE" w:rsidRPr="003955AE" w:rsidRDefault="006C2969" w:rsidP="003955AE">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Angie Bone</w:t>
      </w:r>
      <w:r w:rsidR="00E211B8">
        <w:rPr>
          <w:rFonts w:ascii="Calibri Light" w:eastAsia="Times New Roman" w:hAnsi="Calibri Light" w:cs="Tahoma"/>
          <w:szCs w:val="20"/>
          <w:lang w:val="en-US"/>
        </w:rPr>
        <w:t>/Tom Waite</w:t>
      </w:r>
      <w:r w:rsidRPr="004D0DF4">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ab/>
        <w:t>Centre for Radiation, Chemicals and Environmental Hazards Public Health England</w:t>
      </w:r>
    </w:p>
    <w:p w14:paraId="5E5DAEA1"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Kim Knowlton  </w:t>
      </w:r>
      <w:r w:rsidRPr="004D0DF4">
        <w:rPr>
          <w:rFonts w:ascii="Calibri Light" w:eastAsia="Times New Roman" w:hAnsi="Calibri Light" w:cs="Tahoma"/>
          <w:szCs w:val="20"/>
          <w:lang w:val="en-US"/>
        </w:rPr>
        <w:tab/>
        <w:t xml:space="preserve">National Resources Defense Council </w:t>
      </w:r>
    </w:p>
    <w:p w14:paraId="4B0131AD" w14:textId="77777777"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Pat Kinney</w:t>
      </w:r>
      <w:r>
        <w:rPr>
          <w:rFonts w:ascii="Calibri Light" w:eastAsia="Times New Roman" w:hAnsi="Calibri Light" w:cs="Tahoma"/>
          <w:szCs w:val="20"/>
          <w:lang w:val="en-US"/>
        </w:rPr>
        <w:tab/>
        <w:t>Boston University</w:t>
      </w:r>
    </w:p>
    <w:p w14:paraId="07DB95DD" w14:textId="77777777" w:rsidR="00E211B8" w:rsidRPr="00501C87" w:rsidRDefault="00501C87" w:rsidP="00501C87">
      <w:pPr>
        <w:rPr>
          <w:rFonts w:ascii="Calibri Light" w:eastAsia="Times New Roman" w:hAnsi="Calibri Light" w:cs="Tahoma"/>
          <w:b/>
          <w:bCs/>
          <w:szCs w:val="20"/>
          <w:u w:val="single"/>
          <w:lang w:val="en-US"/>
        </w:rPr>
      </w:pPr>
      <w:r w:rsidRPr="00501C87">
        <w:rPr>
          <w:rFonts w:ascii="Calibri Light" w:eastAsia="Times New Roman" w:hAnsi="Calibri Light" w:cs="Tahoma"/>
          <w:b/>
          <w:bCs/>
          <w:szCs w:val="20"/>
          <w:u w:val="single"/>
          <w:lang w:val="en-US"/>
        </w:rPr>
        <w:t>Climate and Meteorology Experts</w:t>
      </w:r>
    </w:p>
    <w:p w14:paraId="0E10F4DD" w14:textId="77777777" w:rsidR="00E211B8" w:rsidRPr="00E211B8" w:rsidRDefault="00E211B8" w:rsidP="00E211B8">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Kumar Kolli</w:t>
      </w:r>
      <w:r w:rsidRPr="004D0DF4">
        <w:rPr>
          <w:rFonts w:ascii="Calibri Light" w:eastAsia="Times New Roman" w:hAnsi="Calibri Light" w:cs="Tahoma"/>
          <w:szCs w:val="20"/>
          <w:lang w:val="en-US"/>
        </w:rPr>
        <w:tab/>
        <w:t>WMO, Climate Prediction and Applications</w:t>
      </w:r>
    </w:p>
    <w:p w14:paraId="3B8E70E4" w14:textId="77777777" w:rsidR="006C2969" w:rsidRPr="004D0DF4" w:rsidRDefault="006C2969" w:rsidP="006C2969">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 xml:space="preserve">Hannah Nissan </w:t>
      </w:r>
      <w:r w:rsidRPr="004D0DF4">
        <w:rPr>
          <w:rFonts w:ascii="Calibri Light" w:eastAsia="Times New Roman" w:hAnsi="Calibri Light" w:cs="Tahoma"/>
          <w:szCs w:val="20"/>
          <w:lang w:val="en-US"/>
        </w:rPr>
        <w:tab/>
        <w:t>Columbia University</w:t>
      </w:r>
      <w:r>
        <w:rPr>
          <w:rFonts w:ascii="Calibri Light" w:eastAsia="Times New Roman" w:hAnsi="Calibri Light" w:cs="Tahoma"/>
          <w:szCs w:val="20"/>
          <w:lang w:val="en-US"/>
        </w:rPr>
        <w:t xml:space="preserve"> -</w:t>
      </w:r>
      <w:r w:rsidRPr="004D0DF4">
        <w:rPr>
          <w:rFonts w:ascii="Calibri Light" w:eastAsia="Times New Roman" w:hAnsi="Calibri Light" w:cs="Tahoma"/>
          <w:szCs w:val="20"/>
          <w:lang w:val="en-US"/>
        </w:rPr>
        <w:t xml:space="preserve">IRI, </w:t>
      </w:r>
      <w:r>
        <w:rPr>
          <w:rFonts w:ascii="Calibri Light" w:eastAsia="Times New Roman" w:hAnsi="Calibri Light" w:cs="Tahoma"/>
          <w:szCs w:val="20"/>
          <w:lang w:val="en-US"/>
        </w:rPr>
        <w:t xml:space="preserve"> </w:t>
      </w:r>
    </w:p>
    <w:p w14:paraId="628DB3EB" w14:textId="77777777" w:rsidR="002D6757" w:rsidRDefault="006C2969" w:rsidP="002D6757">
      <w:pPr>
        <w:pStyle w:val="ListParagraph"/>
        <w:numPr>
          <w:ilvl w:val="0"/>
          <w:numId w:val="11"/>
        </w:numPr>
        <w:rPr>
          <w:rFonts w:ascii="Calibri Light" w:eastAsia="Times New Roman" w:hAnsi="Calibri Light" w:cs="Tahoma"/>
          <w:szCs w:val="20"/>
          <w:lang w:val="en-US"/>
        </w:rPr>
      </w:pPr>
      <w:r w:rsidRPr="004D0DF4">
        <w:rPr>
          <w:rFonts w:ascii="Calibri Light" w:eastAsia="Times New Roman" w:hAnsi="Calibri Light" w:cs="Tahoma"/>
          <w:szCs w:val="20"/>
          <w:lang w:val="en-US"/>
        </w:rPr>
        <w:t>Glen McGregor</w:t>
      </w:r>
      <w:r w:rsidRPr="004D0DF4">
        <w:rPr>
          <w:rFonts w:ascii="Calibri Light" w:eastAsia="Times New Roman" w:hAnsi="Calibri Light" w:cs="Tahoma"/>
          <w:szCs w:val="20"/>
          <w:lang w:val="en-US"/>
        </w:rPr>
        <w:tab/>
        <w:t xml:space="preserve">Professor,  Durham University </w:t>
      </w:r>
    </w:p>
    <w:p w14:paraId="713C1715" w14:textId="77777777" w:rsidR="00390F7D" w:rsidRDefault="002D6757" w:rsidP="00390F7D">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Yolanda Clewlow </w:t>
      </w:r>
      <w:r>
        <w:rPr>
          <w:rFonts w:ascii="Calibri Light" w:eastAsia="Times New Roman" w:hAnsi="Calibri Light" w:cs="Tahoma"/>
          <w:szCs w:val="20"/>
          <w:lang w:val="en-US"/>
        </w:rPr>
        <w:tab/>
        <w:t>UKMet</w:t>
      </w:r>
      <w:r w:rsidR="00390F7D" w:rsidRPr="00390F7D">
        <w:rPr>
          <w:rFonts w:ascii="Calibri Light" w:eastAsia="Times New Roman" w:hAnsi="Calibri Light" w:cs="Tahoma"/>
          <w:szCs w:val="20"/>
          <w:lang w:val="en-US"/>
        </w:rPr>
        <w:t xml:space="preserve"> </w:t>
      </w:r>
    </w:p>
    <w:p w14:paraId="440D38FD" w14:textId="218723D7" w:rsidR="006C2969" w:rsidRPr="00200C8F" w:rsidRDefault="00390F7D" w:rsidP="00200C8F">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Andreas Matzarakis Head Human-Biometeorology, Research Centre Human Biometeorology </w:t>
      </w:r>
      <w:r w:rsidR="00200C8F">
        <w:rPr>
          <w:rFonts w:ascii="Calibri Light" w:eastAsia="Times New Roman" w:hAnsi="Calibri Light" w:cs="Tahoma"/>
          <w:szCs w:val="20"/>
          <w:lang w:val="en-US"/>
        </w:rPr>
        <w:t>DWD</w:t>
      </w:r>
    </w:p>
    <w:p w14:paraId="4A50117C" w14:textId="178CDB49" w:rsidR="006C2969" w:rsidRPr="003955AE" w:rsidRDefault="006C2969" w:rsidP="00200C8F">
      <w:pPr>
        <w:rPr>
          <w:rFonts w:ascii="Calibri Light" w:eastAsia="Times New Roman" w:hAnsi="Calibri Light" w:cs="Tahoma"/>
          <w:b/>
          <w:bCs/>
          <w:szCs w:val="20"/>
          <w:lang w:val="en-US"/>
        </w:rPr>
      </w:pPr>
      <w:r w:rsidRPr="00200C8F">
        <w:rPr>
          <w:rFonts w:ascii="Calibri Light" w:eastAsia="Times New Roman" w:hAnsi="Calibri Light" w:cs="Tahoma"/>
          <w:b/>
          <w:bCs/>
          <w:szCs w:val="20"/>
          <w:highlight w:val="yellow"/>
          <w:lang w:val="en-US"/>
        </w:rPr>
        <w:t>(</w:t>
      </w:r>
      <w:r w:rsidR="00200C8F">
        <w:rPr>
          <w:rFonts w:ascii="Calibri Light" w:eastAsia="Times New Roman" w:hAnsi="Calibri Light" w:cs="Tahoma"/>
          <w:b/>
          <w:bCs/>
          <w:szCs w:val="20"/>
          <w:highlight w:val="yellow"/>
          <w:lang w:val="en-US"/>
        </w:rPr>
        <w:t xml:space="preserve">Suggested </w:t>
      </w:r>
      <w:r w:rsidRPr="00200C8F">
        <w:rPr>
          <w:rFonts w:ascii="Calibri Light" w:eastAsia="Times New Roman" w:hAnsi="Calibri Light" w:cs="Tahoma"/>
          <w:b/>
          <w:bCs/>
          <w:szCs w:val="20"/>
          <w:highlight w:val="yellow"/>
          <w:lang w:val="en-US"/>
        </w:rPr>
        <w:t>Members</w:t>
      </w:r>
      <w:r w:rsidR="003955AE" w:rsidRPr="00200C8F">
        <w:rPr>
          <w:rFonts w:ascii="Calibri Light" w:eastAsia="Times New Roman" w:hAnsi="Calibri Light" w:cs="Tahoma"/>
          <w:b/>
          <w:bCs/>
          <w:szCs w:val="20"/>
          <w:highlight w:val="yellow"/>
          <w:lang w:val="en-US"/>
        </w:rPr>
        <w:t xml:space="preserve"> need to be identified</w:t>
      </w:r>
      <w:r w:rsidR="00200C8F" w:rsidRPr="00200C8F">
        <w:rPr>
          <w:rFonts w:ascii="Calibri Light" w:eastAsia="Times New Roman" w:hAnsi="Calibri Light" w:cs="Tahoma"/>
          <w:b/>
          <w:bCs/>
          <w:szCs w:val="20"/>
          <w:highlight w:val="yellow"/>
          <w:lang w:val="en-US"/>
        </w:rPr>
        <w:t xml:space="preserve"> –</w:t>
      </w:r>
      <w:r w:rsidR="00200C8F">
        <w:rPr>
          <w:rFonts w:ascii="Calibri Light" w:eastAsia="Times New Roman" w:hAnsi="Calibri Light" w:cs="Tahoma"/>
          <w:b/>
          <w:bCs/>
          <w:szCs w:val="20"/>
          <w:highlight w:val="yellow"/>
          <w:lang w:val="en-US"/>
        </w:rPr>
        <w:t xml:space="preserve"> </w:t>
      </w:r>
      <w:r w:rsidR="00200C8F" w:rsidRPr="00200C8F">
        <w:rPr>
          <w:rFonts w:ascii="Calibri Light" w:eastAsia="Times New Roman" w:hAnsi="Calibri Light" w:cs="Tahoma"/>
          <w:b/>
          <w:bCs/>
          <w:szCs w:val="20"/>
          <w:highlight w:val="yellow"/>
          <w:lang w:val="en-US"/>
        </w:rPr>
        <w:t>considering geographic and thematic expertise</w:t>
      </w:r>
      <w:r w:rsidRPr="00200C8F">
        <w:rPr>
          <w:rFonts w:ascii="Calibri Light" w:eastAsia="Times New Roman" w:hAnsi="Calibri Light" w:cs="Tahoma"/>
          <w:b/>
          <w:bCs/>
          <w:szCs w:val="20"/>
          <w:highlight w:val="yellow"/>
          <w:lang w:val="en-US"/>
        </w:rPr>
        <w:t>)</w:t>
      </w:r>
      <w:r w:rsidRPr="003955AE">
        <w:rPr>
          <w:rFonts w:ascii="Calibri Light" w:eastAsia="Times New Roman" w:hAnsi="Calibri Light" w:cs="Tahoma"/>
          <w:b/>
          <w:bCs/>
          <w:szCs w:val="20"/>
          <w:lang w:val="en-US"/>
        </w:rPr>
        <w:t xml:space="preserve"> </w:t>
      </w:r>
    </w:p>
    <w:p w14:paraId="7CBB9823" w14:textId="1E87C398" w:rsidR="00E211B8"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Tord K</w:t>
      </w:r>
      <w:ins w:id="11" w:author="Nathaniel Matthews-Trigg" w:date="2017-08-01T13:03:00Z">
        <w:r w:rsidR="0020251C">
          <w:rPr>
            <w:rFonts w:ascii="Calibri Light" w:eastAsia="Times New Roman" w:hAnsi="Calibri Light" w:cs="Tahoma"/>
            <w:szCs w:val="20"/>
            <w:lang w:val="en-US"/>
          </w:rPr>
          <w:t>j</w:t>
        </w:r>
      </w:ins>
      <w:r>
        <w:rPr>
          <w:rFonts w:ascii="Calibri Light" w:eastAsia="Times New Roman" w:hAnsi="Calibri Light" w:cs="Tahoma"/>
          <w:szCs w:val="20"/>
          <w:lang w:val="en-US"/>
        </w:rPr>
        <w:t>ellstrom, ANU Occupational Health</w:t>
      </w:r>
      <w:r w:rsidR="00FE0DB3">
        <w:rPr>
          <w:rFonts w:ascii="Calibri Light" w:eastAsia="Times New Roman" w:hAnsi="Calibri Light" w:cs="Tahoma"/>
          <w:szCs w:val="20"/>
          <w:lang w:val="en-US"/>
        </w:rPr>
        <w:t>, Australia</w:t>
      </w:r>
    </w:p>
    <w:p w14:paraId="43C86B9A" w14:textId="77777777" w:rsidR="006C2969" w:rsidRPr="00196F9A" w:rsidRDefault="006C2969" w:rsidP="006C2969">
      <w:pPr>
        <w:pStyle w:val="ListParagraph"/>
        <w:numPr>
          <w:ilvl w:val="0"/>
          <w:numId w:val="11"/>
        </w:numPr>
        <w:rPr>
          <w:rFonts w:ascii="Calibri Light" w:eastAsia="Times New Roman" w:hAnsi="Calibri Light" w:cs="Tahoma"/>
          <w:szCs w:val="20"/>
          <w:lang w:val="en-US"/>
        </w:rPr>
      </w:pPr>
      <w:r w:rsidRPr="00196F9A">
        <w:rPr>
          <w:rFonts w:ascii="Calibri Light" w:eastAsia="Times New Roman" w:hAnsi="Calibri Light" w:cs="Tahoma"/>
          <w:szCs w:val="20"/>
          <w:lang w:val="en-US"/>
        </w:rPr>
        <w:t>Emily Chan, Director CC - Medical/ Disaster &amp; Humanitarian Response Chinese University of Hong Kong</w:t>
      </w:r>
    </w:p>
    <w:p w14:paraId="7AD4DA91" w14:textId="2A9CB621" w:rsidR="00E211B8" w:rsidRPr="00EF00D9" w:rsidRDefault="00E211B8" w:rsidP="00E211B8">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Virginia Murray, UNISDR STAG </w:t>
      </w:r>
      <w:r w:rsidR="00FE0DB3">
        <w:rPr>
          <w:rFonts w:ascii="Calibri Light" w:eastAsia="Times New Roman" w:hAnsi="Calibri Light" w:cs="Tahoma"/>
          <w:szCs w:val="20"/>
          <w:lang w:val="en-US"/>
        </w:rPr>
        <w:t>–</w:t>
      </w:r>
      <w:r>
        <w:rPr>
          <w:rFonts w:ascii="Calibri Light" w:eastAsia="Times New Roman" w:hAnsi="Calibri Light" w:cs="Tahoma"/>
          <w:szCs w:val="20"/>
          <w:lang w:val="en-US"/>
        </w:rPr>
        <w:t xml:space="preserve"> PHE</w:t>
      </w:r>
      <w:r w:rsidR="00FE0DB3">
        <w:rPr>
          <w:rFonts w:ascii="Calibri Light" w:eastAsia="Times New Roman" w:hAnsi="Calibri Light" w:cs="Tahoma"/>
          <w:szCs w:val="20"/>
          <w:lang w:val="en-US"/>
        </w:rPr>
        <w:t>, UK</w:t>
      </w:r>
    </w:p>
    <w:p w14:paraId="52D1F4E5" w14:textId="77777777" w:rsidR="00E211B8" w:rsidRDefault="00E211B8" w:rsidP="00E211B8">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Chao REN,  Associate Professor, School of Architecture, The</w:t>
      </w:r>
      <w:r>
        <w:rPr>
          <w:rFonts w:ascii="Calibri Light" w:eastAsia="Times New Roman" w:hAnsi="Calibri Light" w:cs="Tahoma"/>
          <w:szCs w:val="20"/>
          <w:lang w:val="en-US"/>
        </w:rPr>
        <w:t xml:space="preserve"> Chinese University of Hong Kong</w:t>
      </w:r>
    </w:p>
    <w:p w14:paraId="5BACD7B9" w14:textId="015D132C"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China CDC </w:t>
      </w:r>
      <w:r w:rsidR="00FE0DB3">
        <w:rPr>
          <w:rFonts w:ascii="Calibri Light" w:eastAsia="Times New Roman" w:hAnsi="Calibri Light" w:cs="Tahoma"/>
          <w:szCs w:val="20"/>
          <w:lang w:val="en-US"/>
        </w:rPr>
        <w:t>or Shanghai HH</w:t>
      </w:r>
    </w:p>
    <w:p w14:paraId="10DCA894" w14:textId="77777777" w:rsidR="00501C87" w:rsidRDefault="00501C87" w:rsidP="00501C87">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Hans Guido Mucke, Germany </w:t>
      </w:r>
      <w:r>
        <w:t>Federal Environment Agency (UBA)</w:t>
      </w:r>
    </w:p>
    <w:p w14:paraId="7C3BFD78" w14:textId="77777777" w:rsidR="006C2969" w:rsidRPr="00EF00D9" w:rsidRDefault="006C2969" w:rsidP="006C2969">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 xml:space="preserve">Somenath Dutta, India Meteorological Department </w:t>
      </w:r>
    </w:p>
    <w:p w14:paraId="2477DE48" w14:textId="77777777" w:rsidR="002B3C8C" w:rsidRDefault="002B3C8C"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University of East Anglia </w:t>
      </w:r>
    </w:p>
    <w:p w14:paraId="25972309"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MeteoFrance</w:t>
      </w:r>
    </w:p>
    <w:p w14:paraId="3227D08F" w14:textId="77777777" w:rsidR="003955AE" w:rsidRDefault="003955AE"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Health research community </w:t>
      </w:r>
    </w:p>
    <w:p w14:paraId="3C78D1F2" w14:textId="77777777" w:rsidR="00501C87" w:rsidRDefault="00501C87" w:rsidP="003955AE">
      <w:pPr>
        <w:pStyle w:val="ListParagraph"/>
        <w:numPr>
          <w:ilvl w:val="0"/>
          <w:numId w:val="11"/>
        </w:numPr>
        <w:rPr>
          <w:rFonts w:ascii="Calibri Light" w:eastAsia="Times New Roman" w:hAnsi="Calibri Light" w:cs="Tahoma"/>
          <w:szCs w:val="20"/>
          <w:lang w:val="en-US"/>
        </w:rPr>
      </w:pPr>
      <w:r>
        <w:rPr>
          <w:rFonts w:ascii="Calibri Light" w:eastAsia="Times New Roman" w:hAnsi="Calibri Light" w:cs="Tahoma"/>
          <w:szCs w:val="20"/>
          <w:lang w:val="en-US"/>
        </w:rPr>
        <w:t xml:space="preserve">Peter Berry, Health Canada </w:t>
      </w:r>
    </w:p>
    <w:p w14:paraId="021AFC25" w14:textId="77777777" w:rsidR="003955AE" w:rsidRDefault="003955AE" w:rsidP="003955AE">
      <w:pPr>
        <w:pStyle w:val="ListParagraph"/>
        <w:numPr>
          <w:ilvl w:val="0"/>
          <w:numId w:val="11"/>
        </w:numPr>
        <w:rPr>
          <w:rFonts w:ascii="Calibri Light" w:eastAsia="Times New Roman" w:hAnsi="Calibri Light" w:cs="Tahoma"/>
          <w:szCs w:val="20"/>
          <w:lang w:val="en-US"/>
        </w:rPr>
      </w:pPr>
      <w:r w:rsidRPr="00EF00D9">
        <w:rPr>
          <w:rFonts w:ascii="Calibri Light" w:eastAsia="Times New Roman" w:hAnsi="Calibri Light" w:cs="Tahoma"/>
          <w:szCs w:val="20"/>
          <w:lang w:val="en-US"/>
        </w:rPr>
        <w:t>Dave Henderson Senior Advisor, Health and Air Quality Services, Meteorological Service of Canada</w:t>
      </w:r>
    </w:p>
    <w:p w14:paraId="4891A2F1" w14:textId="44C1B5ED" w:rsidR="00FE0DB3" w:rsidRDefault="00FE0DB3" w:rsidP="00FE0DB3">
      <w:pPr>
        <w:pStyle w:val="ListParagraph"/>
        <w:numPr>
          <w:ilvl w:val="1"/>
          <w:numId w:val="11"/>
        </w:numPr>
        <w:rPr>
          <w:rFonts w:ascii="Calibri Light" w:eastAsia="Times New Roman" w:hAnsi="Calibri Light" w:cs="Tahoma"/>
          <w:szCs w:val="20"/>
          <w:lang w:val="en-US"/>
        </w:rPr>
      </w:pPr>
      <w:r>
        <w:rPr>
          <w:rFonts w:ascii="Calibri Light" w:eastAsia="Times New Roman" w:hAnsi="Calibri Light" w:cs="Tahoma"/>
          <w:szCs w:val="20"/>
          <w:lang w:val="en-US"/>
        </w:rPr>
        <w:t>Or Sharon Jeffers, Met Service, ECCC, Canada</w:t>
      </w:r>
    </w:p>
    <w:p w14:paraId="6047D901" w14:textId="44C805C1" w:rsidR="006C2969" w:rsidRDefault="006C2969" w:rsidP="006C2969">
      <w:pPr>
        <w:pStyle w:val="ListParagraph"/>
        <w:numPr>
          <w:ilvl w:val="0"/>
          <w:numId w:val="11"/>
        </w:numPr>
        <w:rPr>
          <w:rFonts w:ascii="Calibri Light" w:eastAsia="Times New Roman" w:hAnsi="Calibri Light" w:cs="Tahoma"/>
          <w:szCs w:val="20"/>
          <w:lang w:val="fr-CH"/>
        </w:rPr>
      </w:pPr>
      <w:r w:rsidRPr="00EF00D9">
        <w:rPr>
          <w:rFonts w:ascii="Calibri Light" w:eastAsia="Times New Roman" w:hAnsi="Calibri Light" w:cs="Tahoma"/>
          <w:szCs w:val="20"/>
          <w:lang w:val="fr-CH"/>
        </w:rPr>
        <w:t xml:space="preserve">Philippe Gachon (Ph.D) Centre pour l'Étude et la Simulation du Climat à l'Échelle Régionale (ESCER), </w:t>
      </w:r>
      <w:r w:rsidR="00FE0DB3">
        <w:rPr>
          <w:rFonts w:ascii="Calibri Light" w:eastAsia="Times New Roman" w:hAnsi="Calibri Light" w:cs="Tahoma"/>
          <w:szCs w:val="20"/>
          <w:lang w:val="fr-CH"/>
        </w:rPr>
        <w:t>Université du Québec à Montréal</w:t>
      </w:r>
    </w:p>
    <w:p w14:paraId="19827431" w14:textId="20A69D68" w:rsidR="0048752A" w:rsidRPr="00525EFA" w:rsidRDefault="0048752A" w:rsidP="0048752A">
      <w:pPr>
        <w:pStyle w:val="ListParagraph"/>
        <w:numPr>
          <w:ilvl w:val="0"/>
          <w:numId w:val="11"/>
        </w:numPr>
        <w:rPr>
          <w:rFonts w:ascii="Calibri Light" w:eastAsia="Times New Roman" w:hAnsi="Calibri Light" w:cs="Tahoma"/>
          <w:szCs w:val="20"/>
          <w:lang w:val="en-US"/>
        </w:rPr>
      </w:pPr>
      <w:r w:rsidRPr="00525EFA">
        <w:rPr>
          <w:rFonts w:ascii="Calibri Light" w:eastAsia="Times New Roman" w:hAnsi="Calibri Light" w:cs="Tahoma"/>
          <w:szCs w:val="20"/>
          <w:lang w:val="en-US"/>
        </w:rPr>
        <w:t>Sarah Perkins-Kirkpatrick (</w:t>
      </w:r>
      <w:r>
        <w:t>Climate Change Research Centre, UNSW, Australia</w:t>
      </w:r>
      <w:r w:rsidRPr="00525EFA">
        <w:rPr>
          <w:rFonts w:ascii="Calibri Light" w:eastAsia="Times New Roman" w:hAnsi="Calibri Light" w:cs="Tahoma"/>
          <w:szCs w:val="20"/>
          <w:lang w:val="en-US"/>
        </w:rPr>
        <w:t>)</w:t>
      </w:r>
    </w:p>
    <w:p w14:paraId="70A4A840" w14:textId="42EDF0CC" w:rsidR="0032142D" w:rsidRPr="00200C8F" w:rsidRDefault="00FE0DB3" w:rsidP="00200C8F">
      <w:pPr>
        <w:pStyle w:val="ListParagraph"/>
        <w:numPr>
          <w:ilvl w:val="0"/>
          <w:numId w:val="11"/>
        </w:numPr>
        <w:rPr>
          <w:rFonts w:ascii="Calibri Light" w:eastAsia="Times New Roman" w:hAnsi="Calibri Light" w:cs="Tahoma"/>
          <w:szCs w:val="20"/>
          <w:lang w:val="en-US"/>
        </w:rPr>
      </w:pPr>
      <w:r w:rsidRPr="00525EFA">
        <w:rPr>
          <w:rFonts w:ascii="Calibri Light" w:eastAsia="Times New Roman" w:hAnsi="Calibri Light" w:cs="Tahoma"/>
          <w:szCs w:val="20"/>
          <w:lang w:val="en-US"/>
        </w:rPr>
        <w:t>Mexico SMN or COFEPRIS or INSP ? Jorge L. Vazquez (University of Veracruz)or Grea Litai Moreno Banda INSP</w:t>
      </w:r>
      <w:bookmarkStart w:id="12" w:name="_Toc477372205"/>
      <w:bookmarkStart w:id="13" w:name="_Toc482371128"/>
    </w:p>
    <w:p w14:paraId="19EFC2EF" w14:textId="2F8CB465" w:rsidR="00257C64" w:rsidRPr="00500106" w:rsidRDefault="00257C64" w:rsidP="00500106">
      <w:pPr>
        <w:ind w:left="360"/>
        <w:rPr>
          <w:rFonts w:ascii="Calibri Light" w:eastAsia="Times New Roman" w:hAnsi="Calibri Light" w:cs="Tahoma"/>
          <w:szCs w:val="20"/>
          <w:lang w:val="en-US"/>
        </w:rPr>
      </w:pPr>
      <w:r w:rsidRPr="00500106">
        <w:rPr>
          <w:rFonts w:ascii="Calibri Light" w:hAnsi="Calibri Light"/>
          <w:b/>
          <w:bCs/>
          <w:color w:val="F79646" w:themeColor="accent6"/>
          <w:sz w:val="28"/>
          <w:szCs w:val="32"/>
        </w:rPr>
        <w:lastRenderedPageBreak/>
        <w:t>An Executive Committee</w:t>
      </w:r>
      <w:r w:rsidR="00500106">
        <w:rPr>
          <w:rFonts w:ascii="Calibri Light" w:eastAsia="Times New Roman" w:hAnsi="Calibri Light" w:cs="Tahoma"/>
          <w:szCs w:val="20"/>
          <w:lang w:val="en-US"/>
        </w:rPr>
        <w:t xml:space="preserve">, </w:t>
      </w:r>
      <w:r w:rsidRPr="00500106">
        <w:rPr>
          <w:rFonts w:ascii="Calibri Light" w:eastAsia="Times New Roman" w:hAnsi="Calibri Light" w:cs="Tahoma"/>
          <w:szCs w:val="20"/>
          <w:lang w:val="en-US"/>
        </w:rPr>
        <w:t>whose composition is designed to help provide an overall guidance, policy linkage, and credibility to GHHIN will consist of high-level members</w:t>
      </w:r>
      <w:r w:rsidR="00485DF3" w:rsidRPr="00500106">
        <w:rPr>
          <w:rFonts w:ascii="Calibri Light" w:eastAsia="Times New Roman" w:hAnsi="Calibri Light" w:cs="Tahoma"/>
          <w:szCs w:val="20"/>
          <w:lang w:val="en-US"/>
        </w:rPr>
        <w:t>, such as politicians, agency heads, etc. They will be convened once a year by the technical advisory committee, and when and as</w:t>
      </w:r>
      <w:r w:rsidRPr="00500106">
        <w:rPr>
          <w:rFonts w:ascii="Calibri Light" w:eastAsia="Times New Roman" w:hAnsi="Calibri Light" w:cs="Tahoma"/>
          <w:szCs w:val="20"/>
          <w:lang w:val="en-US"/>
        </w:rPr>
        <w:t xml:space="preserve"> possible,</w:t>
      </w:r>
      <w:r w:rsidR="00485DF3" w:rsidRPr="00500106">
        <w:rPr>
          <w:rFonts w:ascii="Calibri Light" w:eastAsia="Times New Roman" w:hAnsi="Calibri Light" w:cs="Tahoma"/>
          <w:szCs w:val="20"/>
          <w:lang w:val="en-US"/>
        </w:rPr>
        <w:t xml:space="preserve"> attend</w:t>
      </w:r>
      <w:r w:rsidRPr="00500106">
        <w:rPr>
          <w:rFonts w:ascii="Calibri Light" w:eastAsia="Times New Roman" w:hAnsi="Calibri Light" w:cs="Tahoma"/>
          <w:szCs w:val="20"/>
          <w:lang w:val="en-US"/>
        </w:rPr>
        <w:t xml:space="preserve"> the annual Global Heat Health Forum</w:t>
      </w:r>
      <w:r w:rsidR="00485DF3" w:rsidRPr="00500106">
        <w:rPr>
          <w:rFonts w:ascii="Calibri Light" w:eastAsia="Times New Roman" w:hAnsi="Calibri Light" w:cs="Tahoma"/>
          <w:szCs w:val="20"/>
          <w:lang w:val="en-US"/>
        </w:rPr>
        <w:t xml:space="preserve">. </w:t>
      </w:r>
      <w:r w:rsidRPr="00500106">
        <w:rPr>
          <w:rFonts w:ascii="Calibri Light" w:eastAsia="Times New Roman" w:hAnsi="Calibri Light" w:cs="Tahoma"/>
          <w:szCs w:val="20"/>
          <w:lang w:val="en-US"/>
        </w:rPr>
        <w:t xml:space="preserve"> Recommendations from the ad-hoc committee are needed to identify others who should be contacted or invited to the formalized executive committee. </w:t>
      </w:r>
    </w:p>
    <w:p w14:paraId="1E161AC6" w14:textId="77777777" w:rsidR="00257C64" w:rsidRPr="00257C64" w:rsidRDefault="00257C64" w:rsidP="00257C64">
      <w:pPr>
        <w:pStyle w:val="ListParagraph"/>
        <w:rPr>
          <w:rFonts w:ascii="Calibri Light" w:eastAsia="Times New Roman" w:hAnsi="Calibri Light" w:cs="Tahoma"/>
          <w:szCs w:val="20"/>
          <w:u w:val="single"/>
          <w:lang w:val="en-US"/>
        </w:rPr>
      </w:pPr>
      <w:r w:rsidRPr="00257C64">
        <w:rPr>
          <w:rFonts w:ascii="Calibri Light" w:eastAsia="Times New Roman" w:hAnsi="Calibri Light" w:cs="Tahoma"/>
          <w:szCs w:val="20"/>
          <w:u w:val="single"/>
          <w:lang w:val="en-US"/>
        </w:rPr>
        <w:t>Executive committee members:</w:t>
      </w:r>
    </w:p>
    <w:p w14:paraId="4FB6267F" w14:textId="77777777" w:rsidR="00257C64" w:rsidRDefault="00257C64" w:rsidP="00500106">
      <w:pPr>
        <w:pStyle w:val="Heading1"/>
        <w:rPr>
          <w:rFonts w:ascii="Calibri Light" w:hAnsi="Calibri Light"/>
          <w:b/>
          <w:bCs/>
          <w:color w:val="F79646" w:themeColor="accent6"/>
          <w:sz w:val="28"/>
          <w:szCs w:val="32"/>
        </w:rPr>
      </w:pPr>
    </w:p>
    <w:p w14:paraId="17F18167" w14:textId="3A390523" w:rsidR="00631DB3" w:rsidRPr="00631DB3" w:rsidRDefault="00631DB3" w:rsidP="00631DB3">
      <w:pPr>
        <w:pStyle w:val="Heading1"/>
        <w:ind w:left="426"/>
        <w:rPr>
          <w:rFonts w:ascii="Calibri Light" w:hAnsi="Calibri Light"/>
          <w:b/>
          <w:bCs/>
          <w:color w:val="F79646" w:themeColor="accent6"/>
          <w:sz w:val="28"/>
          <w:szCs w:val="32"/>
        </w:rPr>
      </w:pPr>
      <w:r w:rsidRPr="00631DB3">
        <w:rPr>
          <w:rFonts w:ascii="Calibri Light" w:hAnsi="Calibri Light"/>
          <w:b/>
          <w:bCs/>
          <w:color w:val="F79646" w:themeColor="accent6"/>
          <w:sz w:val="28"/>
          <w:szCs w:val="32"/>
        </w:rPr>
        <w:t xml:space="preserve">Task Groups </w:t>
      </w:r>
    </w:p>
    <w:p w14:paraId="7B850C62" w14:textId="7F7BF409" w:rsidR="00631DB3" w:rsidRPr="00631DB3" w:rsidRDefault="00631DB3" w:rsidP="00631DB3">
      <w:pPr>
        <w:rPr>
          <w:u w:val="single"/>
        </w:rPr>
      </w:pPr>
      <w:r w:rsidRPr="00631DB3">
        <w:rPr>
          <w:u w:val="single"/>
        </w:rPr>
        <w:t>Synthesis Report</w:t>
      </w:r>
    </w:p>
    <w:p w14:paraId="47C58494" w14:textId="34CBC1B1" w:rsidR="00631DB3" w:rsidRPr="00631DB3" w:rsidRDefault="00631DB3" w:rsidP="00631DB3">
      <w:pPr>
        <w:rPr>
          <w:u w:val="single"/>
        </w:rPr>
      </w:pPr>
      <w:r w:rsidRPr="00631DB3">
        <w:rPr>
          <w:u w:val="single"/>
        </w:rPr>
        <w:t xml:space="preserve">Forum Organization </w:t>
      </w:r>
    </w:p>
    <w:p w14:paraId="514DE80B" w14:textId="307986DD" w:rsidR="00631DB3" w:rsidRPr="00631DB3" w:rsidRDefault="00631DB3" w:rsidP="00631DB3">
      <w:pPr>
        <w:rPr>
          <w:u w:val="single"/>
        </w:rPr>
      </w:pPr>
      <w:r w:rsidRPr="00631DB3">
        <w:rPr>
          <w:u w:val="single"/>
        </w:rPr>
        <w:t xml:space="preserve">Website </w:t>
      </w:r>
    </w:p>
    <w:p w14:paraId="07D27906" w14:textId="0E549228" w:rsidR="00631DB3" w:rsidRPr="00631DB3" w:rsidRDefault="00631DB3" w:rsidP="00631DB3">
      <w:pPr>
        <w:rPr>
          <w:u w:val="single"/>
        </w:rPr>
      </w:pPr>
      <w:r w:rsidRPr="00631DB3">
        <w:rPr>
          <w:u w:val="single"/>
        </w:rPr>
        <w:t>Outreach</w:t>
      </w:r>
    </w:p>
    <w:p w14:paraId="4137A227" w14:textId="5D77AFCB" w:rsidR="00631DB3" w:rsidRPr="00631DB3" w:rsidRDefault="00631DB3" w:rsidP="00631DB3">
      <w:pPr>
        <w:rPr>
          <w:u w:val="single"/>
        </w:rPr>
      </w:pPr>
      <w:r w:rsidRPr="00631DB3">
        <w:rPr>
          <w:u w:val="single"/>
        </w:rPr>
        <w:t>Resource Mobilization</w:t>
      </w:r>
    </w:p>
    <w:p w14:paraId="14907930" w14:textId="77777777" w:rsidR="00631DB3" w:rsidRDefault="00631DB3">
      <w:pPr>
        <w:rPr>
          <w:color w:val="000000" w:themeColor="text1"/>
          <w:sz w:val="36"/>
          <w:szCs w:val="40"/>
        </w:rPr>
      </w:pPr>
      <w:r>
        <w:br w:type="page"/>
      </w:r>
    </w:p>
    <w:p w14:paraId="3F5CD2BB" w14:textId="28746697" w:rsidR="006C2969" w:rsidRPr="002A178A" w:rsidRDefault="006C2969" w:rsidP="006C2969">
      <w:pPr>
        <w:pStyle w:val="Heading1"/>
        <w:numPr>
          <w:ilvl w:val="0"/>
          <w:numId w:val="1"/>
        </w:numPr>
        <w:ind w:left="426"/>
      </w:pPr>
      <w:r>
        <w:lastRenderedPageBreak/>
        <w:t>Global</w:t>
      </w:r>
      <w:r w:rsidR="00693168">
        <w:t xml:space="preserve"> Heat and Human Health</w:t>
      </w:r>
      <w:r>
        <w:t xml:space="preserve"> Synthesis Report</w:t>
      </w:r>
      <w:bookmarkEnd w:id="12"/>
      <w:bookmarkEnd w:id="13"/>
    </w:p>
    <w:p w14:paraId="1504AB5C" w14:textId="77777777" w:rsidR="00352770" w:rsidRPr="00200C8F" w:rsidRDefault="00352770" w:rsidP="00352770">
      <w:pPr>
        <w:pStyle w:val="ListParagraph"/>
        <w:numPr>
          <w:ilvl w:val="0"/>
          <w:numId w:val="13"/>
        </w:numPr>
        <w:rPr>
          <w:rFonts w:ascii="Calibri Light" w:hAnsi="Calibri Light"/>
          <w:b/>
          <w:bCs/>
          <w:color w:val="F79646" w:themeColor="accent6"/>
          <w:sz w:val="28"/>
          <w:szCs w:val="32"/>
        </w:rPr>
      </w:pPr>
      <w:r w:rsidRPr="00200C8F">
        <w:rPr>
          <w:rFonts w:ascii="Calibri Light" w:hAnsi="Calibri Light"/>
          <w:b/>
          <w:bCs/>
          <w:color w:val="F79646" w:themeColor="accent6"/>
          <w:sz w:val="28"/>
          <w:szCs w:val="32"/>
        </w:rPr>
        <w:t>Scope and Purpose of the Report</w:t>
      </w:r>
    </w:p>
    <w:p w14:paraId="6F2EB539" w14:textId="7E375AB3" w:rsidR="00352770" w:rsidRPr="00C81FE8" w:rsidRDefault="00352770" w:rsidP="000F751E">
      <w:pPr>
        <w:ind w:left="360"/>
        <w:rPr>
          <w:rFonts w:ascii="Calibri Light" w:hAnsi="Calibri Light" w:cstheme="majorBidi"/>
          <w:szCs w:val="20"/>
          <w:lang w:val="en-US"/>
        </w:rPr>
      </w:pPr>
      <w:r w:rsidRPr="00C81FE8">
        <w:rPr>
          <w:rFonts w:ascii="Calibri Light" w:hAnsi="Calibri Light" w:cstheme="majorBidi"/>
          <w:szCs w:val="20"/>
          <w:lang w:val="en-US"/>
        </w:rPr>
        <w:t xml:space="preserve">The GHHIN Global Heat Health Synthesis report will be published every 2 years to synthesize the state of science and practice to monitor, predict, and address extreme heat risks to human health. </w:t>
      </w:r>
    </w:p>
    <w:p w14:paraId="6DEB3803" w14:textId="5CE4BFD3" w:rsidR="00352770" w:rsidRPr="00C81FE8" w:rsidRDefault="00656AE9" w:rsidP="00656AE9">
      <w:pPr>
        <w:ind w:left="360"/>
        <w:rPr>
          <w:rFonts w:ascii="Calibri Light" w:hAnsi="Calibri Light" w:cstheme="majorBidi"/>
          <w:szCs w:val="20"/>
          <w:lang w:val="en-US"/>
        </w:rPr>
      </w:pPr>
      <w:r>
        <w:rPr>
          <w:rFonts w:ascii="Calibri Light" w:hAnsi="Calibri Light" w:cstheme="majorBidi"/>
          <w:szCs w:val="20"/>
          <w:lang w:val="en-US"/>
        </w:rPr>
        <w:t>It does not aim to be a global assessment itself, but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 xml:space="preserve">will </w:t>
      </w:r>
      <w:r w:rsidR="000F751E">
        <w:rPr>
          <w:rFonts w:ascii="Calibri Light" w:hAnsi="Calibri Light" w:cstheme="majorBidi"/>
          <w:szCs w:val="20"/>
          <w:lang w:val="en-US"/>
        </w:rPr>
        <w:t>curate the latest evidence and synthesize research and action. It</w:t>
      </w:r>
      <w:r w:rsidR="00352770" w:rsidRPr="00C81FE8">
        <w:rPr>
          <w:rFonts w:ascii="Calibri Light" w:hAnsi="Calibri Light" w:cstheme="majorBidi"/>
          <w:szCs w:val="20"/>
          <w:lang w:val="en-US"/>
        </w:rPr>
        <w:t xml:space="preserve"> </w:t>
      </w:r>
      <w:r>
        <w:rPr>
          <w:rFonts w:ascii="Calibri Light" w:hAnsi="Calibri Light" w:cstheme="majorBidi"/>
          <w:szCs w:val="20"/>
          <w:lang w:val="en-US"/>
        </w:rPr>
        <w:t>serve</w:t>
      </w:r>
      <w:r w:rsidR="000F751E">
        <w:rPr>
          <w:rFonts w:ascii="Calibri Light" w:hAnsi="Calibri Light" w:cstheme="majorBidi"/>
          <w:szCs w:val="20"/>
          <w:lang w:val="en-US"/>
        </w:rPr>
        <w:t>s to</w:t>
      </w:r>
      <w:r w:rsidR="00352770" w:rsidRPr="00C81FE8">
        <w:rPr>
          <w:rFonts w:ascii="Calibri Light" w:hAnsi="Calibri Light" w:cstheme="majorBidi"/>
          <w:szCs w:val="20"/>
          <w:lang w:val="en-US"/>
        </w:rPr>
        <w:t xml:space="preserve"> establish baseline conditions confronting the heat-health community</w:t>
      </w:r>
      <w:r w:rsidR="006B21FE">
        <w:rPr>
          <w:rFonts w:ascii="Calibri Light" w:hAnsi="Calibri Light" w:cstheme="majorBidi"/>
          <w:szCs w:val="20"/>
          <w:lang w:val="en-US"/>
        </w:rPr>
        <w:t>;</w:t>
      </w:r>
      <w:r w:rsidR="00352770" w:rsidRPr="00C81FE8">
        <w:rPr>
          <w:rFonts w:ascii="Calibri Light" w:hAnsi="Calibri Light" w:cstheme="majorBidi"/>
          <w:szCs w:val="20"/>
          <w:lang w:val="en-US"/>
        </w:rPr>
        <w:t xml:space="preserve"> help track progress </w:t>
      </w:r>
      <w:r w:rsidR="006B21FE">
        <w:rPr>
          <w:rFonts w:ascii="Calibri Light" w:hAnsi="Calibri Light" w:cstheme="majorBidi"/>
          <w:szCs w:val="20"/>
          <w:lang w:val="en-US"/>
        </w:rPr>
        <w:t>of impacts, as well as</w:t>
      </w:r>
      <w:r w:rsidR="00352770" w:rsidRPr="00C81FE8">
        <w:rPr>
          <w:rFonts w:ascii="Calibri Light" w:hAnsi="Calibri Light" w:cstheme="majorBidi"/>
          <w:szCs w:val="20"/>
          <w:lang w:val="en-US"/>
        </w:rPr>
        <w:t xml:space="preserve"> learning and responses over time; highlight knowledge, action, and research gaps; and provide an authoritative voice upon which members can advocate more effectively. It will be presented in  an accessible format with key figures, focused case studies, and visualization to engage a broad readership. </w:t>
      </w:r>
      <w:r w:rsidR="006B21FE">
        <w:rPr>
          <w:rFonts w:ascii="Calibri Light" w:hAnsi="Calibri Light" w:cstheme="majorBidi"/>
          <w:szCs w:val="20"/>
          <w:lang w:val="en-US"/>
        </w:rPr>
        <w:t xml:space="preserve"> </w:t>
      </w:r>
      <w:r w:rsidR="00627277">
        <w:rPr>
          <w:rFonts w:ascii="Calibri Light" w:hAnsi="Calibri Light" w:cstheme="majorBidi"/>
          <w:szCs w:val="20"/>
          <w:lang w:val="en-US"/>
        </w:rPr>
        <w:t xml:space="preserve">The report will be structured according to a recognized risk framework covering aspects of the hazard, exposure, impacts, risk management, a focused section on heat health warning systems will be the exception. </w:t>
      </w:r>
      <w:r w:rsidR="006B21FE">
        <w:rPr>
          <w:rFonts w:ascii="Calibri Light" w:hAnsi="Calibri Light" w:cstheme="majorBidi"/>
          <w:szCs w:val="20"/>
          <w:lang w:val="en-US"/>
        </w:rPr>
        <w:t>Each section will include a status update</w:t>
      </w:r>
      <w:r w:rsidR="00627277">
        <w:rPr>
          <w:rFonts w:ascii="Calibri Light" w:hAnsi="Calibri Light" w:cstheme="majorBidi"/>
          <w:szCs w:val="20"/>
          <w:lang w:val="en-US"/>
        </w:rPr>
        <w:t xml:space="preserve"> of key indicators</w:t>
      </w:r>
      <w:r w:rsidR="006B21FE">
        <w:rPr>
          <w:rFonts w:ascii="Calibri Light" w:hAnsi="Calibri Light" w:cstheme="majorBidi"/>
          <w:szCs w:val="20"/>
          <w:lang w:val="en-US"/>
        </w:rPr>
        <w:t xml:space="preserve">, analysis of trends or issues, </w:t>
      </w:r>
      <w:r w:rsidR="00627277">
        <w:rPr>
          <w:rFonts w:ascii="Calibri Light" w:hAnsi="Calibri Light" w:cstheme="majorBidi"/>
          <w:szCs w:val="20"/>
          <w:lang w:val="en-US"/>
        </w:rPr>
        <w:t xml:space="preserve">a presentation of </w:t>
      </w:r>
      <w:r w:rsidR="006B21FE">
        <w:rPr>
          <w:rFonts w:ascii="Calibri Light" w:hAnsi="Calibri Light" w:cstheme="majorBidi"/>
          <w:szCs w:val="20"/>
          <w:lang w:val="en-US"/>
        </w:rPr>
        <w:t>science and information</w:t>
      </w:r>
      <w:r w:rsidR="00627277">
        <w:rPr>
          <w:rFonts w:ascii="Calibri Light" w:hAnsi="Calibri Light" w:cstheme="majorBidi"/>
          <w:szCs w:val="20"/>
          <w:lang w:val="en-US"/>
        </w:rPr>
        <w:t xml:space="preserve"> needed for </w:t>
      </w:r>
      <w:r w:rsidR="000F751E">
        <w:rPr>
          <w:rFonts w:ascii="Calibri Light" w:hAnsi="Calibri Light" w:cstheme="majorBidi"/>
          <w:szCs w:val="20"/>
          <w:lang w:val="en-US"/>
        </w:rPr>
        <w:t xml:space="preserve">related </w:t>
      </w:r>
      <w:r w:rsidR="00627277">
        <w:rPr>
          <w:rFonts w:ascii="Calibri Light" w:hAnsi="Calibri Light" w:cstheme="majorBidi"/>
          <w:szCs w:val="20"/>
          <w:lang w:val="en-US"/>
        </w:rPr>
        <w:t>decision-making</w:t>
      </w:r>
      <w:r w:rsidR="006B21FE">
        <w:rPr>
          <w:rFonts w:ascii="Calibri Light" w:hAnsi="Calibri Light" w:cstheme="majorBidi"/>
          <w:szCs w:val="20"/>
          <w:lang w:val="en-US"/>
        </w:rPr>
        <w:t>; and</w:t>
      </w:r>
      <w:r w:rsidR="00627277">
        <w:rPr>
          <w:rFonts w:ascii="Calibri Light" w:hAnsi="Calibri Light" w:cstheme="majorBidi"/>
          <w:szCs w:val="20"/>
          <w:lang w:val="en-US"/>
        </w:rPr>
        <w:t xml:space="preserve"> section describing new innovations and case studies. </w:t>
      </w:r>
      <w:r w:rsidR="006B21FE">
        <w:rPr>
          <w:rFonts w:ascii="Calibri Light" w:hAnsi="Calibri Light" w:cstheme="majorBidi"/>
          <w:szCs w:val="20"/>
          <w:lang w:val="en-US"/>
        </w:rPr>
        <w:t xml:space="preserve"> </w:t>
      </w:r>
    </w:p>
    <w:p w14:paraId="73D0CDB0"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 The GHHIN synthesis is different from a scientific review. It will draw on the scientific literature and align with standing and special reports of IPCC, WMO State of Climate, Lancet Tracking Change, etc. However, its unique nature will highlight local initiatives and learning from the GHHIN Member base, which may not be published in the peer-reviewed literature. In order to do this, the GHHIN synthesis will draw heavily on member inputs to the web portal and what is reported and learned during the bi-annual forums about new research, initiatives, events, outcomes, indicators, and other items. These three activities will need to work in tandem – and its for this reason a common framework is desirable to help synchronize information flow.</w:t>
      </w:r>
    </w:p>
    <w:p w14:paraId="2C6FC9DB" w14:textId="77777777" w:rsidR="00352770" w:rsidRPr="00C81FE8" w:rsidRDefault="00352770" w:rsidP="00352770">
      <w:pPr>
        <w:ind w:left="360"/>
        <w:rPr>
          <w:rFonts w:ascii="Calibri Light" w:hAnsi="Calibri Light" w:cstheme="majorBidi"/>
          <w:szCs w:val="20"/>
          <w:lang w:val="en-US"/>
        </w:rPr>
      </w:pPr>
      <w:r w:rsidRPr="00C81FE8">
        <w:rPr>
          <w:rFonts w:ascii="Calibri Light" w:hAnsi="Calibri Light" w:cstheme="majorBidi"/>
          <w:szCs w:val="20"/>
          <w:lang w:val="en-US"/>
        </w:rPr>
        <w:t xml:space="preserve">The first synthesis report will draw upon a stocktaking exercise completed by the steering committee.  In the future the member driven portal and annual forums will serve as a content/data collection opportunities to inform the synthesis report.  </w:t>
      </w:r>
    </w:p>
    <w:p w14:paraId="579FA635" w14:textId="77777777" w:rsidR="00352770" w:rsidRPr="00C81FE8" w:rsidRDefault="00352770" w:rsidP="00352770">
      <w:pPr>
        <w:ind w:left="360"/>
        <w:rPr>
          <w:rFonts w:ascii="Calibri Light" w:hAnsi="Calibri Light" w:cstheme="majorBidi"/>
          <w:b/>
          <w:bCs/>
          <w:szCs w:val="20"/>
          <w:lang w:val="en-US"/>
        </w:rPr>
      </w:pPr>
      <w:r w:rsidRPr="00C81FE8">
        <w:rPr>
          <w:rFonts w:ascii="Calibri Light" w:hAnsi="Calibri Light" w:cstheme="majorBidi"/>
          <w:szCs w:val="20"/>
          <w:lang w:val="en-US"/>
        </w:rPr>
        <w:t xml:space="preserve">Overall goals: </w:t>
      </w:r>
    </w:p>
    <w:p w14:paraId="22B81C51"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help harmonize the characterisation and track the magnitude and heterogeneity of hazards, exposure, vulnerability, impacts, and global response capacity.</w:t>
      </w:r>
    </w:p>
    <w:p w14:paraId="0C2319D5" w14:textId="77777777" w:rsidR="00352770" w:rsidRPr="00C81FE8" w:rsidRDefault="00352770" w:rsidP="00352770">
      <w:pPr>
        <w:pStyle w:val="ListParagraph"/>
        <w:ind w:left="1070"/>
        <w:rPr>
          <w:rFonts w:ascii="Calibri Light" w:hAnsi="Calibri Light" w:cstheme="majorBidi"/>
          <w:szCs w:val="20"/>
          <w:lang w:val="en-US"/>
        </w:rPr>
      </w:pPr>
    </w:p>
    <w:p w14:paraId="39A2C204"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draw out and articulate evidence based key messages, emerging and pressing issues needing advocacy, investment, and attention. </w:t>
      </w:r>
    </w:p>
    <w:p w14:paraId="33F9F1CA" w14:textId="77777777" w:rsidR="00352770" w:rsidRPr="00C81FE8" w:rsidRDefault="00352770" w:rsidP="00352770">
      <w:pPr>
        <w:pStyle w:val="ListParagraph"/>
        <w:rPr>
          <w:rFonts w:ascii="Calibri Light" w:hAnsi="Calibri Light"/>
        </w:rPr>
      </w:pPr>
    </w:p>
    <w:p w14:paraId="16BDA029"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To accelerate global learning about risk reduction, which is not waiting on the scientific literature process – but can provide a credible high profile venue to showcase and draw upon member information – bringing to light in success stories, national progress which may otherwise go unnoticed.</w:t>
      </w:r>
    </w:p>
    <w:p w14:paraId="03B60D34" w14:textId="77777777" w:rsidR="00352770" w:rsidRPr="00C81FE8" w:rsidRDefault="00352770" w:rsidP="00352770">
      <w:pPr>
        <w:pStyle w:val="ListParagraph"/>
        <w:tabs>
          <w:tab w:val="left" w:pos="6630"/>
        </w:tabs>
        <w:rPr>
          <w:rFonts w:ascii="Calibri Light" w:hAnsi="Calibri Light"/>
        </w:rPr>
      </w:pPr>
      <w:r w:rsidRPr="00C81FE8">
        <w:rPr>
          <w:rFonts w:ascii="Calibri Light" w:hAnsi="Calibri Light"/>
        </w:rPr>
        <w:tab/>
      </w:r>
    </w:p>
    <w:p w14:paraId="7A25423A" w14:textId="77777777" w:rsidR="00352770" w:rsidRPr="00C81FE8" w:rsidRDefault="00352770" w:rsidP="00352770">
      <w:pPr>
        <w:pStyle w:val="ListParagraph"/>
        <w:numPr>
          <w:ilvl w:val="0"/>
          <w:numId w:val="3"/>
        </w:numPr>
        <w:rPr>
          <w:rFonts w:ascii="Calibri Light" w:hAnsi="Calibri Light"/>
        </w:rPr>
      </w:pPr>
      <w:r w:rsidRPr="00C81FE8">
        <w:rPr>
          <w:rFonts w:ascii="Calibri Light" w:hAnsi="Calibri Light"/>
        </w:rPr>
        <w:t xml:space="preserve">To identify and document scientific progress - observational and surveillance, process study, biomedical, climate and multidisciplinary research, and information needs to improve decision making for more effective action. </w:t>
      </w:r>
    </w:p>
    <w:p w14:paraId="563F8BA9" w14:textId="0585E11C" w:rsidR="00631DB3" w:rsidRDefault="00631DB3">
      <w:pPr>
        <w:rPr>
          <w:rFonts w:ascii="Calibri Light" w:hAnsi="Calibri Light" w:cstheme="majorBidi"/>
          <w:szCs w:val="20"/>
        </w:rPr>
      </w:pPr>
      <w:r>
        <w:rPr>
          <w:rFonts w:ascii="Calibri Light" w:hAnsi="Calibri Light" w:cstheme="majorBidi"/>
          <w:szCs w:val="20"/>
        </w:rPr>
        <w:br w:type="page"/>
      </w:r>
    </w:p>
    <w:p w14:paraId="7C19AB43" w14:textId="77777777" w:rsidR="00656AE9" w:rsidRDefault="00656AE9" w:rsidP="00883855">
      <w:pPr>
        <w:rPr>
          <w:rFonts w:ascii="Calibri Light" w:hAnsi="Calibri Light" w:cstheme="majorBidi"/>
          <w:szCs w:val="20"/>
        </w:rPr>
      </w:pPr>
    </w:p>
    <w:p w14:paraId="51F165E6" w14:textId="7CD48A38" w:rsidR="00352770" w:rsidRPr="00C81FE8" w:rsidRDefault="00352770" w:rsidP="000F751E">
      <w:pPr>
        <w:pStyle w:val="Heading2"/>
      </w:pPr>
      <w:r w:rsidRPr="00C81FE8">
        <w:t xml:space="preserve">Proposed Structure </w:t>
      </w:r>
      <w:r w:rsidR="000F751E">
        <w:t>– total 50-75 pages online format and limited print</w:t>
      </w:r>
    </w:p>
    <w:tbl>
      <w:tblPr>
        <w:tblStyle w:val="TableGrid"/>
        <w:tblW w:w="9214" w:type="dxa"/>
        <w:tblInd w:w="108" w:type="dxa"/>
        <w:tblLayout w:type="fixed"/>
        <w:tblLook w:val="04A0" w:firstRow="1" w:lastRow="0" w:firstColumn="1" w:lastColumn="0" w:noHBand="0" w:noVBand="1"/>
      </w:tblPr>
      <w:tblGrid>
        <w:gridCol w:w="1560"/>
        <w:gridCol w:w="7654"/>
      </w:tblGrid>
      <w:tr w:rsidR="00665033" w:rsidRPr="00C81FE8" w14:paraId="58E1FCFE" w14:textId="77777777" w:rsidTr="00227A70">
        <w:tc>
          <w:tcPr>
            <w:tcW w:w="1560" w:type="dxa"/>
            <w:shd w:val="clear" w:color="auto" w:fill="FFC000"/>
          </w:tcPr>
          <w:p w14:paraId="34DF0DB6" w14:textId="77777777" w:rsidR="00665033" w:rsidRPr="000F751E" w:rsidRDefault="00665033" w:rsidP="007C0994">
            <w:pPr>
              <w:jc w:val="center"/>
              <w:rPr>
                <w:rFonts w:ascii="Calibri Light" w:hAnsi="Calibri Light" w:cstheme="majorBidi"/>
                <w:b/>
                <w:bCs/>
                <w:szCs w:val="20"/>
                <w:lang w:val="en-US"/>
              </w:rPr>
            </w:pPr>
            <w:r w:rsidRPr="000F751E">
              <w:rPr>
                <w:rFonts w:ascii="Calibri Light" w:hAnsi="Calibri Light" w:cstheme="majorBidi"/>
                <w:b/>
                <w:bCs/>
                <w:szCs w:val="20"/>
                <w:lang w:val="en-US"/>
              </w:rPr>
              <w:t>Sections</w:t>
            </w:r>
          </w:p>
        </w:tc>
        <w:tc>
          <w:tcPr>
            <w:tcW w:w="7654" w:type="dxa"/>
            <w:shd w:val="clear" w:color="auto" w:fill="FFC000"/>
          </w:tcPr>
          <w:p w14:paraId="6C1DD1D6" w14:textId="77777777" w:rsidR="00665033" w:rsidRPr="000F751E" w:rsidRDefault="00665033" w:rsidP="007C0994">
            <w:pPr>
              <w:jc w:val="center"/>
              <w:rPr>
                <w:rFonts w:ascii="Calibri Light" w:hAnsi="Calibri Light" w:cstheme="majorBidi"/>
                <w:b/>
                <w:bCs/>
                <w:szCs w:val="20"/>
                <w:lang w:val="en-US"/>
              </w:rPr>
            </w:pPr>
            <w:r w:rsidRPr="000F751E">
              <w:rPr>
                <w:rFonts w:ascii="Calibri Light" w:hAnsi="Calibri Light" w:cstheme="majorBidi"/>
                <w:b/>
                <w:bCs/>
                <w:szCs w:val="20"/>
                <w:lang w:val="en-US"/>
              </w:rPr>
              <w:t>Content Description</w:t>
            </w:r>
          </w:p>
        </w:tc>
      </w:tr>
      <w:tr w:rsidR="00665033" w:rsidRPr="0094448E" w14:paraId="15FA901E" w14:textId="77777777" w:rsidTr="00227A70">
        <w:trPr>
          <w:trHeight w:val="1319"/>
        </w:trPr>
        <w:tc>
          <w:tcPr>
            <w:tcW w:w="1560" w:type="dxa"/>
          </w:tcPr>
          <w:p w14:paraId="70B37FB3"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Executive Summary </w:t>
            </w:r>
          </w:p>
          <w:p w14:paraId="3136F7A8" w14:textId="77777777" w:rsidR="00665033" w:rsidRPr="0094448E" w:rsidRDefault="00665033" w:rsidP="007C0994">
            <w:pPr>
              <w:rPr>
                <w:rFonts w:ascii="Calibri Light" w:hAnsi="Calibri Light" w:cstheme="majorBidi"/>
                <w:b/>
                <w:szCs w:val="20"/>
                <w:lang w:val="en-US"/>
              </w:rPr>
            </w:pPr>
          </w:p>
        </w:tc>
        <w:tc>
          <w:tcPr>
            <w:tcW w:w="7654" w:type="dxa"/>
          </w:tcPr>
          <w:p w14:paraId="24C7A4CD"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Key Messages and Emerging Issues</w:t>
            </w:r>
            <w:r w:rsidRPr="0094448E">
              <w:rPr>
                <w:rFonts w:ascii="Calibri Light" w:hAnsi="Calibri Light" w:cstheme="majorBidi"/>
                <w:szCs w:val="20"/>
                <w:lang w:val="en-US"/>
              </w:rPr>
              <w:t xml:space="preserve"> </w:t>
            </w:r>
          </w:p>
          <w:p w14:paraId="30F51EEE" w14:textId="134A9980" w:rsidR="00665033" w:rsidRPr="006B21FE" w:rsidRDefault="00665033" w:rsidP="00665033">
            <w:pPr>
              <w:pStyle w:val="ListParagraph"/>
              <w:numPr>
                <w:ilvl w:val="0"/>
                <w:numId w:val="32"/>
              </w:numPr>
              <w:rPr>
                <w:rFonts w:ascii="Calibri Light" w:hAnsi="Calibri Light" w:cstheme="majorBidi"/>
                <w:szCs w:val="20"/>
                <w:lang w:val="en-US"/>
              </w:rPr>
            </w:pPr>
            <w:r w:rsidRPr="006B21FE">
              <w:rPr>
                <w:rFonts w:ascii="Calibri Light" w:hAnsi="Calibri Light" w:cstheme="majorBidi"/>
                <w:szCs w:val="20"/>
                <w:lang w:val="en-US"/>
              </w:rPr>
              <w:t>Drawn from summation of contents below</w:t>
            </w:r>
            <w:r>
              <w:rPr>
                <w:rFonts w:ascii="Calibri Light" w:hAnsi="Calibri Light" w:cstheme="majorBidi"/>
                <w:szCs w:val="20"/>
                <w:lang w:val="en-US"/>
              </w:rPr>
              <w:t xml:space="preserve"> (hazard, exposure, vulnerability, responses)</w:t>
            </w:r>
            <w:r w:rsidRPr="006B21FE">
              <w:rPr>
                <w:rFonts w:ascii="Calibri Light" w:hAnsi="Calibri Light" w:cstheme="majorBidi"/>
                <w:szCs w:val="20"/>
                <w:lang w:val="en-US"/>
              </w:rPr>
              <w:t xml:space="preserve">. </w:t>
            </w:r>
            <w:r>
              <w:rPr>
                <w:rFonts w:ascii="Calibri Light" w:hAnsi="Calibri Light" w:cstheme="majorBidi"/>
                <w:szCs w:val="20"/>
                <w:lang w:val="en-US"/>
              </w:rPr>
              <w:t>S</w:t>
            </w:r>
            <w:r w:rsidRPr="006B21FE">
              <w:rPr>
                <w:rFonts w:ascii="Calibri Light" w:hAnsi="Calibri Light" w:cstheme="majorBidi"/>
                <w:szCs w:val="20"/>
                <w:lang w:val="en-US"/>
              </w:rPr>
              <w:t xml:space="preserve">howcasing headline figures, key successes and remaining gaps. </w:t>
            </w:r>
          </w:p>
          <w:p w14:paraId="65F414DF" w14:textId="33684833" w:rsidR="00665033" w:rsidRDefault="00665033" w:rsidP="006B21FE">
            <w:pPr>
              <w:pStyle w:val="ListParagraph"/>
              <w:numPr>
                <w:ilvl w:val="0"/>
                <w:numId w:val="32"/>
              </w:numPr>
              <w:rPr>
                <w:rFonts w:ascii="Calibri Light" w:hAnsi="Calibri Light" w:cstheme="majorBidi"/>
                <w:szCs w:val="20"/>
                <w:lang w:val="en-US"/>
              </w:rPr>
            </w:pPr>
            <w:r>
              <w:rPr>
                <w:rFonts w:ascii="Calibri Light" w:hAnsi="Calibri Light" w:cstheme="majorBidi"/>
                <w:szCs w:val="20"/>
                <w:lang w:val="en-US"/>
              </w:rPr>
              <w:t>Heat Health Tracker: 10 indicators/10 gaps</w:t>
            </w:r>
            <w:r w:rsidRPr="0094448E">
              <w:rPr>
                <w:rFonts w:ascii="Calibri Light" w:hAnsi="Calibri Light" w:cstheme="majorBidi"/>
                <w:szCs w:val="20"/>
                <w:lang w:val="en-US"/>
              </w:rPr>
              <w:t xml:space="preserve"> key figures draw on contents from other chapters and are easy to update and display as a sort of dashboard upfront. </w:t>
            </w:r>
          </w:p>
          <w:p w14:paraId="0E03E397" w14:textId="3141A518" w:rsidR="00665033" w:rsidRPr="006B21FE" w:rsidRDefault="00665033" w:rsidP="006B21FE">
            <w:pPr>
              <w:pStyle w:val="ListParagraph"/>
              <w:numPr>
                <w:ilvl w:val="0"/>
                <w:numId w:val="32"/>
              </w:numPr>
              <w:rPr>
                <w:rFonts w:ascii="Calibri Light" w:hAnsi="Calibri Light" w:cstheme="majorBidi"/>
                <w:szCs w:val="20"/>
                <w:lang w:val="en-US"/>
              </w:rPr>
            </w:pPr>
            <w:r w:rsidRPr="0094448E">
              <w:rPr>
                <w:rFonts w:ascii="Calibri Light" w:hAnsi="Calibri Light" w:cstheme="majorBidi"/>
                <w:szCs w:val="20"/>
                <w:lang w:val="en-US"/>
              </w:rPr>
              <w:t xml:space="preserve">Statement on mitigating climate change vs. managing risks </w:t>
            </w:r>
          </w:p>
        </w:tc>
      </w:tr>
      <w:tr w:rsidR="00665033" w:rsidRPr="0094448E" w14:paraId="2DADFAD1" w14:textId="77777777" w:rsidTr="00227A70">
        <w:trPr>
          <w:trHeight w:val="866"/>
        </w:trPr>
        <w:tc>
          <w:tcPr>
            <w:tcW w:w="1560" w:type="dxa"/>
          </w:tcPr>
          <w:p w14:paraId="48777E1A"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Introduction to GHHIN and the Report</w:t>
            </w:r>
          </w:p>
        </w:tc>
        <w:tc>
          <w:tcPr>
            <w:tcW w:w="7654" w:type="dxa"/>
          </w:tcPr>
          <w:p w14:paraId="2B2D95E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What is GHHIN</w:t>
            </w:r>
          </w:p>
          <w:p w14:paraId="0EDD367C"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Why is it needed</w:t>
            </w:r>
          </w:p>
          <w:p w14:paraId="577FEBE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How it works</w:t>
            </w:r>
          </w:p>
          <w:p w14:paraId="618A6B0A"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Synthesis report scope/purpose</w:t>
            </w:r>
          </w:p>
        </w:tc>
      </w:tr>
      <w:tr w:rsidR="00665033" w:rsidRPr="0094448E" w14:paraId="562A782C" w14:textId="77777777" w:rsidTr="00227A70">
        <w:tc>
          <w:tcPr>
            <w:tcW w:w="1560" w:type="dxa"/>
          </w:tcPr>
          <w:p w14:paraId="067BFEAB" w14:textId="1F6D11BD"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1 –</w:t>
            </w:r>
          </w:p>
          <w:p w14:paraId="4C117674" w14:textId="414399B6" w:rsidR="00665033" w:rsidRPr="0094448E" w:rsidRDefault="00665033" w:rsidP="000F751E">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51D1B7B1" w14:textId="730C7DD0" w:rsidR="00494DAE" w:rsidRDefault="00665033" w:rsidP="000F751E">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73A55751" w14:textId="77777777" w:rsidR="00665033" w:rsidRDefault="00494DAE" w:rsidP="00494DAE">
            <w:pPr>
              <w:tabs>
                <w:tab w:val="left" w:pos="1365"/>
              </w:tabs>
              <w:rPr>
                <w:rFonts w:ascii="Calibri Light" w:hAnsi="Calibri Light" w:cstheme="majorBidi"/>
                <w:szCs w:val="20"/>
                <w:lang w:val="en-US"/>
              </w:rPr>
            </w:pPr>
            <w:r>
              <w:rPr>
                <w:rFonts w:ascii="Calibri Light" w:hAnsi="Calibri Light" w:cstheme="majorBidi"/>
                <w:szCs w:val="20"/>
                <w:lang w:val="en-US"/>
              </w:rPr>
              <w:tab/>
            </w:r>
          </w:p>
          <w:p w14:paraId="57F31FF2" w14:textId="251D6480" w:rsidR="00494DAE" w:rsidRPr="00494DAE" w:rsidRDefault="00494DAE" w:rsidP="00494DAE">
            <w:pPr>
              <w:tabs>
                <w:tab w:val="left" w:pos="1365"/>
              </w:tabs>
              <w:rPr>
                <w:rFonts w:ascii="Calibri Light" w:hAnsi="Calibri Light" w:cstheme="majorBidi"/>
                <w:szCs w:val="20"/>
                <w:lang w:val="en-US"/>
              </w:rPr>
            </w:pPr>
          </w:p>
        </w:tc>
        <w:tc>
          <w:tcPr>
            <w:tcW w:w="7654" w:type="dxa"/>
          </w:tcPr>
          <w:p w14:paraId="18B27025" w14:textId="77777777" w:rsidR="00665033" w:rsidRPr="0094448E" w:rsidRDefault="00665033" w:rsidP="00352770">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the magnitude and dimensions of the problem? </w:t>
            </w:r>
            <w:r w:rsidRPr="0094448E">
              <w:rPr>
                <w:rFonts w:ascii="Calibri Light" w:hAnsi="Calibri Light" w:cstheme="majorBidi"/>
                <w:szCs w:val="20"/>
                <w:lang w:val="en-US"/>
              </w:rPr>
              <w:t xml:space="preserve">Global overview of </w:t>
            </w:r>
            <w:r w:rsidRPr="0094448E">
              <w:rPr>
                <w:rFonts w:ascii="Calibri Light" w:hAnsi="Calibri Light" w:cstheme="majorBidi"/>
                <w:bCs/>
                <w:szCs w:val="20"/>
                <w:lang w:val="en-US"/>
              </w:rPr>
              <w:t>observed status and latest projections of global heat hazards.</w:t>
            </w:r>
            <w:r w:rsidRPr="0094448E">
              <w:rPr>
                <w:rFonts w:ascii="Calibri Light" w:hAnsi="Calibri Light" w:cstheme="majorBidi"/>
                <w:szCs w:val="20"/>
                <w:lang w:val="en-US"/>
              </w:rPr>
              <w:t xml:space="preserve"> </w:t>
            </w:r>
          </w:p>
          <w:p w14:paraId="1084F657" w14:textId="68A29E3A" w:rsidR="00665033" w:rsidRPr="00EB74AF" w:rsidRDefault="00665033" w:rsidP="006B21FE">
            <w:pPr>
              <w:pStyle w:val="ListParagraph"/>
              <w:numPr>
                <w:ilvl w:val="0"/>
                <w:numId w:val="35"/>
              </w:numPr>
              <w:rPr>
                <w:rFonts w:ascii="Calibri Light" w:hAnsi="Calibri Light" w:cstheme="majorBidi"/>
                <w:szCs w:val="20"/>
                <w:lang w:val="en-US"/>
              </w:rPr>
            </w:pPr>
            <w:r w:rsidRPr="006B21FE">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w:t>
            </w:r>
            <w:r w:rsidRPr="00EB74AF">
              <w:rPr>
                <w:rFonts w:ascii="Calibri Light" w:hAnsi="Calibri Light" w:cstheme="majorBidi"/>
                <w:b/>
                <w:bCs/>
                <w:i/>
                <w:iCs/>
                <w:szCs w:val="20"/>
                <w:lang w:val="en-US"/>
              </w:rPr>
              <w:t>How</w:t>
            </w:r>
            <w:r>
              <w:rPr>
                <w:rFonts w:ascii="Calibri Light" w:hAnsi="Calibri Light" w:cstheme="majorBidi"/>
                <w:b/>
                <w:bCs/>
                <w:i/>
                <w:iCs/>
                <w:szCs w:val="20"/>
                <w:lang w:val="en-US"/>
              </w:rPr>
              <w:t xml:space="preserve"> are dangerous heat conditions </w:t>
            </w:r>
            <w:r w:rsidRPr="00EB74AF">
              <w:rPr>
                <w:rFonts w:ascii="Calibri Light" w:hAnsi="Calibri Light" w:cstheme="majorBidi"/>
                <w:b/>
                <w:bCs/>
                <w:i/>
                <w:iCs/>
                <w:szCs w:val="20"/>
                <w:lang w:val="en-US"/>
              </w:rPr>
              <w:t xml:space="preserve">changing? </w:t>
            </w:r>
            <w:r>
              <w:rPr>
                <w:rFonts w:ascii="Calibri Light" w:hAnsi="Calibri Light" w:cstheme="majorBidi"/>
                <w:b/>
                <w:bCs/>
                <w:i/>
                <w:iCs/>
                <w:szCs w:val="20"/>
                <w:lang w:val="en-US"/>
              </w:rPr>
              <w:t xml:space="preserve"> </w:t>
            </w:r>
            <w:r w:rsidRPr="00EB74AF">
              <w:rPr>
                <w:rFonts w:ascii="Calibri Light" w:hAnsi="Calibri Light" w:cstheme="majorBidi"/>
                <w:szCs w:val="20"/>
                <w:lang w:val="en-US"/>
              </w:rPr>
              <w:t xml:space="preserve">Describe relevant  trends, climate drivers such as ENSO, or notable regional and country dimensions (e.g. where air quality magnifies the health hazard) </w:t>
            </w:r>
          </w:p>
          <w:p w14:paraId="57EB123D" w14:textId="4B497C31" w:rsidR="00665033" w:rsidRPr="00FE3B14" w:rsidRDefault="00665033" w:rsidP="00E04138">
            <w:pPr>
              <w:pStyle w:val="ListParagraph"/>
              <w:numPr>
                <w:ilvl w:val="0"/>
                <w:numId w:val="35"/>
              </w:numPr>
              <w:rPr>
                <w:rFonts w:ascii="Calibri Light" w:hAnsi="Calibri Light" w:cstheme="majorBidi"/>
                <w:color w:val="0070C0"/>
                <w:szCs w:val="20"/>
                <w:lang w:val="en-US"/>
              </w:rPr>
            </w:pPr>
            <w:r w:rsidRPr="00FE3B14">
              <w:rPr>
                <w:rFonts w:ascii="Calibri Light" w:hAnsi="Calibri Light" w:cstheme="majorBidi"/>
                <w:b/>
                <w:bCs/>
                <w:i/>
                <w:iCs/>
                <w:color w:val="0070C0"/>
                <w:szCs w:val="20"/>
                <w:u w:val="single"/>
                <w:lang w:val="en-US"/>
              </w:rPr>
              <w:t>What do we need to know?</w:t>
            </w:r>
            <w:r w:rsidRPr="00FE3B14">
              <w:rPr>
                <w:rFonts w:ascii="Calibri Light" w:hAnsi="Calibri Light" w:cstheme="majorBidi"/>
                <w:b/>
                <w:bCs/>
                <w:i/>
                <w:iCs/>
                <w:color w:val="0070C0"/>
                <w:szCs w:val="20"/>
                <w:lang w:val="en-US"/>
              </w:rPr>
              <w:t xml:space="preserve">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and skill to forecast and predict </w:t>
            </w:r>
            <w:r w:rsidR="00E04138">
              <w:rPr>
                <w:rFonts w:ascii="Calibri Light" w:hAnsi="Calibri Light" w:cstheme="majorBidi"/>
                <w:szCs w:val="20"/>
                <w:lang w:val="en-US"/>
              </w:rPr>
              <w:t>Extreme Heat Events (</w:t>
            </w:r>
            <w:r w:rsidR="00E04138" w:rsidRPr="0094448E">
              <w:rPr>
                <w:rFonts w:ascii="Calibri Light" w:hAnsi="Calibri Light" w:cstheme="majorBidi"/>
                <w:szCs w:val="20"/>
                <w:lang w:val="en-US"/>
              </w:rPr>
              <w:t>EHE</w:t>
            </w:r>
            <w:r w:rsidR="00E04138">
              <w:rPr>
                <w:rFonts w:ascii="Calibri Light" w:hAnsi="Calibri Light" w:cstheme="majorBidi"/>
                <w:szCs w:val="20"/>
                <w:lang w:val="en-US"/>
              </w:rPr>
              <w:t>s)</w:t>
            </w:r>
            <w:r w:rsidR="00E04138" w:rsidRPr="0094448E">
              <w:rPr>
                <w:rFonts w:ascii="Calibri Light" w:hAnsi="Calibri Light" w:cstheme="majorBidi"/>
                <w:szCs w:val="20"/>
                <w:lang w:val="en-US"/>
              </w:rPr>
              <w:t>.</w:t>
            </w:r>
            <w:r w:rsidR="00E04138">
              <w:rPr>
                <w:rFonts w:ascii="Calibri Light" w:hAnsi="Calibri Light" w:cstheme="majorBidi"/>
                <w:color w:val="0070C0"/>
                <w:szCs w:val="20"/>
                <w:lang w:val="en-US"/>
              </w:rPr>
              <w:t xml:space="preserve"> </w:t>
            </w:r>
          </w:p>
          <w:p w14:paraId="7027958F" w14:textId="75F93DAB" w:rsidR="00665033" w:rsidRPr="00883855" w:rsidRDefault="00665033" w:rsidP="00883855">
            <w:pPr>
              <w:pStyle w:val="ListParagraph"/>
              <w:numPr>
                <w:ilvl w:val="0"/>
                <w:numId w:val="35"/>
              </w:numPr>
              <w:rPr>
                <w:rFonts w:ascii="Calibri Light" w:hAnsi="Calibri Light" w:cstheme="majorBidi"/>
                <w:szCs w:val="20"/>
                <w:lang w:val="en-US"/>
              </w:rPr>
            </w:pPr>
            <w:r w:rsidRPr="00FE3B14">
              <w:rPr>
                <w:rFonts w:ascii="Calibri Light" w:hAnsi="Calibri Light" w:cstheme="majorBidi"/>
                <w:b/>
                <w:bCs/>
                <w:color w:val="0070C0"/>
                <w:szCs w:val="20"/>
                <w:u w:val="single"/>
                <w:lang w:val="en-US"/>
              </w:rPr>
              <w:t>Innovations and Experience</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Reporting scientific innovations in understanding or monitoring the hazard,</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Feature case Study of member experience  predicting hazardous conditions/creating warnings</w:t>
            </w:r>
            <w:r w:rsidR="00A81D95" w:rsidRPr="00FE3B14">
              <w:rPr>
                <w:rFonts w:ascii="Calibri Light" w:hAnsi="Calibri Light" w:cstheme="majorBidi"/>
                <w:color w:val="0070C0"/>
                <w:szCs w:val="20"/>
                <w:lang w:val="en-US"/>
              </w:rPr>
              <w:t xml:space="preserve"> (source: members)</w:t>
            </w:r>
          </w:p>
        </w:tc>
      </w:tr>
      <w:tr w:rsidR="00665033" w:rsidRPr="0094448E" w14:paraId="6CD917EC" w14:textId="77777777" w:rsidTr="00227A70">
        <w:trPr>
          <w:trHeight w:val="1408"/>
        </w:trPr>
        <w:tc>
          <w:tcPr>
            <w:tcW w:w="1560" w:type="dxa"/>
          </w:tcPr>
          <w:p w14:paraId="36510661" w14:textId="53488794"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Chapter 2 –</w:t>
            </w:r>
          </w:p>
          <w:p w14:paraId="5D6E7B46" w14:textId="77777777"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727C0392" w14:textId="77777777" w:rsidR="00665033" w:rsidRDefault="00665033" w:rsidP="007C0994">
            <w:pPr>
              <w:rPr>
                <w:rFonts w:ascii="Calibri Light" w:hAnsi="Calibri Light" w:cstheme="majorBidi"/>
                <w:b/>
                <w:szCs w:val="20"/>
                <w:lang w:val="en-US"/>
              </w:rPr>
            </w:pPr>
          </w:p>
          <w:p w14:paraId="7A388993" w14:textId="77777777" w:rsidR="00665033" w:rsidRDefault="00665033" w:rsidP="00501C8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1AA1DB66" w14:textId="07395773" w:rsidR="00494DAE" w:rsidRPr="0094448E" w:rsidRDefault="00494DAE" w:rsidP="00227A70">
            <w:pPr>
              <w:rPr>
                <w:rFonts w:ascii="Calibri Light" w:hAnsi="Calibri Light" w:cstheme="majorBidi"/>
                <w:b/>
                <w:szCs w:val="20"/>
                <w:lang w:val="en-US"/>
              </w:rPr>
            </w:pPr>
          </w:p>
        </w:tc>
        <w:tc>
          <w:tcPr>
            <w:tcW w:w="7654" w:type="dxa"/>
          </w:tcPr>
          <w:p w14:paraId="4E6A8623" w14:textId="77777777" w:rsidR="00665033" w:rsidRPr="00EB74AF" w:rsidRDefault="00665033" w:rsidP="00352770">
            <w:pPr>
              <w:pStyle w:val="ListParagraph"/>
              <w:numPr>
                <w:ilvl w:val="0"/>
                <w:numId w:val="27"/>
              </w:numPr>
              <w:rPr>
                <w:rFonts w:ascii="Calibri Light" w:hAnsi="Calibri Light" w:cstheme="majorBidi"/>
                <w:i/>
                <w:iCs/>
                <w:szCs w:val="20"/>
                <w:lang w:val="en-US"/>
              </w:rPr>
            </w:pPr>
            <w:r w:rsidRPr="00A81D95">
              <w:rPr>
                <w:rFonts w:ascii="Calibri Light" w:hAnsi="Calibri Light" w:cstheme="majorBidi"/>
                <w:b/>
                <w:bCs/>
                <w:szCs w:val="20"/>
                <w:u w:val="single"/>
                <w:lang w:val="en-US"/>
              </w:rPr>
              <w:t>Status:</w:t>
            </w:r>
            <w:r w:rsidRPr="00EB74AF">
              <w:rPr>
                <w:rFonts w:ascii="Calibri Light" w:hAnsi="Calibri Light" w:cstheme="majorBidi"/>
                <w:b/>
                <w:bCs/>
                <w:szCs w:val="20"/>
                <w:lang w:val="en-US"/>
              </w:rPr>
              <w:t xml:space="preserve"> Who is exposed to increasing temperatures and EHE</w:t>
            </w:r>
            <w:r w:rsidRPr="00EB74AF">
              <w:rPr>
                <w:rFonts w:ascii="Calibri Light" w:hAnsi="Calibri Light" w:cstheme="majorBidi"/>
                <w:b/>
                <w:bCs/>
                <w:i/>
                <w:iCs/>
                <w:szCs w:val="20"/>
                <w:lang w:val="en-US"/>
              </w:rPr>
              <w:t xml:space="preserve">? </w:t>
            </w:r>
          </w:p>
          <w:p w14:paraId="67A8BB63"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Framing: relative nature of dangerous exposure</w:t>
            </w:r>
          </w:p>
          <w:p w14:paraId="4F29BA87" w14:textId="77777777" w:rsidR="00665033" w:rsidRPr="0094448E" w:rsidRDefault="00665033" w:rsidP="00352770">
            <w:pPr>
              <w:pStyle w:val="ListParagraph"/>
              <w:numPr>
                <w:ilvl w:val="0"/>
                <w:numId w:val="31"/>
              </w:numPr>
              <w:rPr>
                <w:rFonts w:ascii="Calibri Light" w:hAnsi="Calibri Light" w:cstheme="majorBidi"/>
                <w:szCs w:val="20"/>
                <w:lang w:val="en-US"/>
              </w:rPr>
            </w:pPr>
            <w:r w:rsidRPr="0094448E">
              <w:rPr>
                <w:rFonts w:ascii="Calibri Light" w:hAnsi="Calibri Light" w:cstheme="majorBidi"/>
                <w:szCs w:val="20"/>
                <w:lang w:val="en-US"/>
              </w:rPr>
              <w:t>Provide key indicators, figures and maps of regions, populations at risk, urban heat islands.</w:t>
            </w:r>
          </w:p>
          <w:p w14:paraId="0EE5A6A9" w14:textId="77777777" w:rsidR="00665033" w:rsidRPr="0094448E" w:rsidRDefault="00665033" w:rsidP="00352770">
            <w:pPr>
              <w:pStyle w:val="ListParagraph"/>
              <w:numPr>
                <w:ilvl w:val="0"/>
                <w:numId w:val="31"/>
              </w:numPr>
              <w:rPr>
                <w:rFonts w:ascii="Calibri Light" w:hAnsi="Calibri Light" w:cstheme="majorBidi"/>
                <w:i/>
                <w:iCs/>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(future reports)  summary of changes detected in key indicators and new knowledge about global exposure. </w:t>
            </w:r>
          </w:p>
          <w:p w14:paraId="1B375E2A" w14:textId="75BFCDE4" w:rsidR="00665033" w:rsidRPr="0094448E" w:rsidRDefault="00665033" w:rsidP="00352770">
            <w:pPr>
              <w:pStyle w:val="ListParagraph"/>
              <w:numPr>
                <w:ilvl w:val="0"/>
                <w:numId w:val="30"/>
              </w:numPr>
              <w:rPr>
                <w:rFonts w:ascii="Calibri Light" w:hAnsi="Calibri Light" w:cstheme="majorBidi"/>
                <w:i/>
                <w:iCs/>
                <w:szCs w:val="20"/>
                <w:lang w:val="en-US"/>
              </w:rPr>
            </w:pPr>
            <w:r w:rsidRPr="00A81D95">
              <w:rPr>
                <w:rFonts w:ascii="Calibri Light" w:hAnsi="Calibri Light" w:cstheme="majorBidi"/>
                <w:b/>
                <w:bCs/>
                <w:szCs w:val="20"/>
                <w:u w:val="single"/>
                <w:lang w:val="en-US"/>
              </w:rPr>
              <w:t>Analysis:</w:t>
            </w:r>
            <w:r w:rsidRPr="0094448E">
              <w:rPr>
                <w:rFonts w:ascii="Calibri Light" w:hAnsi="Calibri Light" w:cstheme="majorBidi"/>
                <w:b/>
                <w:bCs/>
                <w:szCs w:val="20"/>
                <w:lang w:val="en-US"/>
              </w:rPr>
              <w:t xml:space="preserve"> Trends and tracking change: </w:t>
            </w:r>
            <w:r w:rsidRPr="0094448E">
              <w:rPr>
                <w:rFonts w:ascii="Calibri Light" w:hAnsi="Calibri Light" w:cstheme="majorBidi"/>
                <w:szCs w:val="20"/>
                <w:lang w:val="en-US"/>
              </w:rPr>
              <w:t>Highlights new findings regarding</w:t>
            </w:r>
            <w:r>
              <w:rPr>
                <w:rFonts w:ascii="Calibri Light" w:hAnsi="Calibri Light" w:cstheme="majorBidi"/>
                <w:szCs w:val="20"/>
                <w:lang w:val="en-US"/>
              </w:rPr>
              <w:t xml:space="preserve"> understanding and monitoring</w:t>
            </w:r>
            <w:r w:rsidRPr="0094448E">
              <w:rPr>
                <w:rFonts w:ascii="Calibri Light" w:hAnsi="Calibri Light" w:cstheme="majorBidi"/>
                <w:szCs w:val="20"/>
                <w:lang w:val="en-US"/>
              </w:rPr>
              <w:t xml:space="preserve"> changing </w:t>
            </w:r>
            <w:r>
              <w:rPr>
                <w:rFonts w:ascii="Calibri Light" w:hAnsi="Calibri Light" w:cstheme="majorBidi"/>
                <w:szCs w:val="20"/>
                <w:lang w:val="en-US"/>
              </w:rPr>
              <w:t xml:space="preserve">human </w:t>
            </w:r>
            <w:r w:rsidRPr="0094448E">
              <w:rPr>
                <w:rFonts w:ascii="Calibri Light" w:hAnsi="Calibri Light" w:cstheme="majorBidi"/>
                <w:szCs w:val="20"/>
                <w:lang w:val="en-US"/>
              </w:rPr>
              <w:t xml:space="preserve">exposures to heat.  (source: new publications </w:t>
            </w:r>
            <w:r w:rsidR="00A81D95">
              <w:rPr>
                <w:rFonts w:ascii="Calibri Light" w:hAnsi="Calibri Light" w:cstheme="majorBidi"/>
                <w:szCs w:val="20"/>
                <w:lang w:val="en-US"/>
              </w:rPr>
              <w:t xml:space="preserve">and findings </w:t>
            </w:r>
            <w:r w:rsidRPr="0094448E">
              <w:rPr>
                <w:rFonts w:ascii="Calibri Light" w:hAnsi="Calibri Light" w:cstheme="majorBidi"/>
                <w:szCs w:val="20"/>
                <w:lang w:val="en-US"/>
              </w:rPr>
              <w:t>of previous 2yr).</w:t>
            </w:r>
          </w:p>
          <w:p w14:paraId="362430A6" w14:textId="77777777" w:rsidR="00665033" w:rsidRPr="00FE3B14" w:rsidRDefault="00665033" w:rsidP="00352770">
            <w:pPr>
              <w:pStyle w:val="ListParagraph"/>
              <w:numPr>
                <w:ilvl w:val="0"/>
                <w:numId w:val="30"/>
              </w:numPr>
              <w:rPr>
                <w:rFonts w:ascii="Calibri Light" w:hAnsi="Calibri Light"/>
                <w:color w:val="0070C0"/>
              </w:rPr>
            </w:pPr>
            <w:r w:rsidRPr="00FE3B14">
              <w:rPr>
                <w:rFonts w:ascii="Calibri Light" w:hAnsi="Calibri Light" w:cstheme="majorBidi"/>
                <w:b/>
                <w:bCs/>
                <w:i/>
                <w:iCs/>
                <w:color w:val="0070C0"/>
                <w:szCs w:val="20"/>
                <w:u w:val="single"/>
                <w:lang w:val="en-US"/>
              </w:rPr>
              <w:t>What do we need to know?</w:t>
            </w:r>
            <w:r w:rsidRPr="00FE3B14">
              <w:rPr>
                <w:rFonts w:ascii="Calibri Light" w:hAnsi="Calibri Light" w:cstheme="majorBidi"/>
                <w:b/>
                <w:bCs/>
                <w:i/>
                <w:iCs/>
                <w:color w:val="0070C0"/>
                <w:szCs w:val="20"/>
                <w:lang w:val="en-US"/>
              </w:rPr>
              <w:t xml:space="preserve">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exposure. </w:t>
            </w:r>
          </w:p>
          <w:p w14:paraId="256B1D68"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(source: members)</w:t>
            </w:r>
          </w:p>
          <w:p w14:paraId="44EEA383" w14:textId="00FE35F2" w:rsidR="00665033" w:rsidRPr="00665033" w:rsidRDefault="00665033" w:rsidP="00665033">
            <w:pPr>
              <w:pStyle w:val="ListParagraph"/>
              <w:numPr>
                <w:ilvl w:val="0"/>
                <w:numId w:val="30"/>
              </w:numPr>
              <w:rPr>
                <w:rFonts w:ascii="Calibri Light" w:hAnsi="Calibri Light" w:cstheme="majorBidi"/>
                <w:szCs w:val="20"/>
                <w:lang w:val="en-US"/>
              </w:rPr>
            </w:pPr>
            <w:r w:rsidRPr="00FE3B14">
              <w:rPr>
                <w:rFonts w:ascii="Calibri Light" w:hAnsi="Calibri Light" w:cstheme="majorBidi"/>
                <w:b/>
                <w:bCs/>
                <w:i/>
                <w:iCs/>
                <w:color w:val="0070C0"/>
                <w:szCs w:val="20"/>
                <w:u w:val="single"/>
                <w:lang w:val="en-US"/>
              </w:rPr>
              <w:t>Innovations and Experience:</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Reporting scientific innovations in understanding or monitoring exposure; Feature case Study of member experience characterizing local exposure. (source: members)</w:t>
            </w:r>
          </w:p>
        </w:tc>
      </w:tr>
      <w:tr w:rsidR="00665033" w:rsidRPr="0094448E" w14:paraId="6260B0EC" w14:textId="77777777" w:rsidTr="00227A70">
        <w:tc>
          <w:tcPr>
            <w:tcW w:w="1560" w:type="dxa"/>
          </w:tcPr>
          <w:p w14:paraId="5F7797F7" w14:textId="70F80EBA" w:rsidR="00665033" w:rsidRPr="0094448E" w:rsidRDefault="00665033" w:rsidP="007C0994">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0A0DD9D7" w14:textId="77777777" w:rsidR="00665033" w:rsidRDefault="00665033" w:rsidP="007C0994">
            <w:pPr>
              <w:rPr>
                <w:rFonts w:ascii="Calibri Light" w:hAnsi="Calibri Light" w:cstheme="majorBidi"/>
                <w:szCs w:val="20"/>
                <w:lang w:val="en-US"/>
              </w:rPr>
            </w:pPr>
          </w:p>
          <w:p w14:paraId="2309BF0C"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7F2E2C3" w14:textId="77777777" w:rsidR="00494DAE" w:rsidRDefault="00494DAE" w:rsidP="00501C87">
            <w:pPr>
              <w:rPr>
                <w:rFonts w:ascii="Calibri Light" w:hAnsi="Calibri Light" w:cstheme="majorBidi"/>
                <w:bCs/>
                <w:szCs w:val="20"/>
                <w:lang w:val="en-US"/>
              </w:rPr>
            </w:pPr>
          </w:p>
          <w:p w14:paraId="2086184D" w14:textId="77777777" w:rsidR="00494DAE" w:rsidRDefault="00494DAE" w:rsidP="00501C87">
            <w:pPr>
              <w:rPr>
                <w:rFonts w:ascii="Calibri Light" w:hAnsi="Calibri Light" w:cstheme="majorBidi"/>
                <w:szCs w:val="20"/>
                <w:lang w:val="en-US"/>
              </w:rPr>
            </w:pPr>
          </w:p>
          <w:p w14:paraId="506AD14A" w14:textId="77777777" w:rsidR="00494DAE" w:rsidRPr="0094448E" w:rsidRDefault="00494DAE" w:rsidP="00501C87">
            <w:pPr>
              <w:rPr>
                <w:rFonts w:ascii="Calibri Light" w:hAnsi="Calibri Light" w:cstheme="majorBidi"/>
                <w:szCs w:val="20"/>
                <w:lang w:val="en-US"/>
              </w:rPr>
            </w:pPr>
          </w:p>
        </w:tc>
        <w:tc>
          <w:tcPr>
            <w:tcW w:w="7654" w:type="dxa"/>
          </w:tcPr>
          <w:p w14:paraId="2CEBE8F6" w14:textId="77777777" w:rsidR="00665033" w:rsidRPr="0094448E" w:rsidRDefault="00665033" w:rsidP="00352770">
            <w:pPr>
              <w:pStyle w:val="ListParagraph"/>
              <w:numPr>
                <w:ilvl w:val="0"/>
                <w:numId w:val="33"/>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b/>
                <w:bCs/>
                <w:i/>
                <w:iCs/>
                <w:szCs w:val="20"/>
                <w:lang w:val="en-US"/>
              </w:rPr>
              <w:t xml:space="preserve"> Who is vulnerable to heat, where, when? </w:t>
            </w:r>
            <w:r w:rsidRPr="0094448E">
              <w:rPr>
                <w:rFonts w:ascii="Calibri Light" w:hAnsi="Calibri Light" w:cstheme="majorBidi"/>
                <w:szCs w:val="20"/>
                <w:lang w:val="en-US"/>
              </w:rPr>
              <w:t xml:space="preserve"> Baseline understanding of global vulnerability to negative health impacts. </w:t>
            </w:r>
          </w:p>
          <w:p w14:paraId="7155007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(future reports)  summary of changing vulnerability indicators over the past 2 year reporting period. (source: new publications).</w:t>
            </w:r>
          </w:p>
          <w:p w14:paraId="650043BA"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Analysis</w:t>
            </w:r>
            <w:r w:rsidRPr="0094448E">
              <w:rPr>
                <w:rFonts w:ascii="Calibri Light" w:hAnsi="Calibri Light" w:cstheme="majorBidi"/>
                <w:szCs w:val="20"/>
                <w:lang w:val="en-US"/>
              </w:rPr>
              <w:t xml:space="preserve">: Discuss how vulnerability is changing? Maps of how are drivers of vulnerability changing (e.g. Urbanization. Aging. Migration. Energy Access).  </w:t>
            </w:r>
          </w:p>
          <w:p w14:paraId="563316B4" w14:textId="77777777" w:rsidR="00665033" w:rsidRPr="0094448E" w:rsidRDefault="00665033" w:rsidP="00352770">
            <w:pPr>
              <w:pStyle w:val="ListParagraph"/>
              <w:numPr>
                <w:ilvl w:val="0"/>
                <w:numId w:val="22"/>
              </w:numPr>
              <w:rPr>
                <w:rFonts w:ascii="Calibri Light" w:hAnsi="Calibri Light" w:cstheme="majorBidi"/>
                <w:szCs w:val="20"/>
                <w:lang w:val="en-US"/>
              </w:rPr>
            </w:pPr>
            <w:r w:rsidRPr="0094448E">
              <w:rPr>
                <w:rFonts w:ascii="Calibri Light" w:hAnsi="Calibri Light" w:cstheme="majorBidi"/>
                <w:b/>
                <w:bCs/>
                <w:szCs w:val="20"/>
                <w:lang w:val="en-US"/>
              </w:rPr>
              <w:t xml:space="preserve">(option) Feature: </w:t>
            </w:r>
            <w:r w:rsidRPr="0094448E">
              <w:rPr>
                <w:rFonts w:ascii="Calibri Light" w:hAnsi="Calibri Light" w:cstheme="majorBidi"/>
                <w:szCs w:val="20"/>
                <w:lang w:val="en-US"/>
              </w:rPr>
              <w:t xml:space="preserve">Reports may want to rotate featured vulnerable populations with more in-depth coverage of workers, elderly etc. Ask key questions? E.g. What we can expect from acclimatization. Where are the limits? </w:t>
            </w:r>
          </w:p>
          <w:p w14:paraId="00FAD2F5" w14:textId="77777777" w:rsidR="00665033" w:rsidRPr="00FE3B14" w:rsidRDefault="00665033" w:rsidP="00352770">
            <w:pPr>
              <w:pStyle w:val="ListParagraph"/>
              <w:numPr>
                <w:ilvl w:val="0"/>
                <w:numId w:val="27"/>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vulnerability</w:t>
            </w:r>
          </w:p>
          <w:p w14:paraId="317BB322"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 highlight what indicators of vulnerability are/could be available at national, sub-national levels?</w:t>
            </w:r>
          </w:p>
          <w:p w14:paraId="7193E6AF" w14:textId="77777777" w:rsidR="00665033" w:rsidRPr="0094448E" w:rsidRDefault="00665033" w:rsidP="00883855">
            <w:pPr>
              <w:pStyle w:val="ListParagraph"/>
              <w:numPr>
                <w:ilvl w:val="0"/>
                <w:numId w:val="27"/>
              </w:numPr>
              <w:rPr>
                <w:rFonts w:ascii="Calibri Light" w:hAnsi="Calibri Light" w:cstheme="majorBidi"/>
                <w:szCs w:val="20"/>
                <w:lang w:val="en-US"/>
              </w:rPr>
            </w:pPr>
            <w:r w:rsidRPr="00FE3B14">
              <w:rPr>
                <w:rFonts w:ascii="Calibri Light" w:hAnsi="Calibri Light" w:cstheme="majorBidi"/>
                <w:b/>
                <w:bCs/>
                <w:color w:val="0070C0"/>
                <w:szCs w:val="20"/>
                <w:lang w:val="en-US"/>
              </w:rPr>
              <w:t>Innovations and Experience:</w:t>
            </w:r>
            <w:r w:rsidRPr="00FE3B14">
              <w:rPr>
                <w:rFonts w:ascii="Calibri Light" w:hAnsi="Calibri Light" w:cstheme="majorBidi"/>
                <w:color w:val="0070C0"/>
                <w:szCs w:val="20"/>
                <w:lang w:val="en-US"/>
              </w:rPr>
              <w:t xml:space="preserve"> Reporting scientific innovations in understanding; monitoring, or forecasting vulnerability; Feature case Study of member experience characterizing/studying vulnerability</w:t>
            </w:r>
          </w:p>
        </w:tc>
      </w:tr>
      <w:tr w:rsidR="00665033" w:rsidRPr="0094448E" w14:paraId="36784C91" w14:textId="77777777" w:rsidTr="00227A70">
        <w:trPr>
          <w:trHeight w:val="3662"/>
        </w:trPr>
        <w:tc>
          <w:tcPr>
            <w:tcW w:w="1560" w:type="dxa"/>
          </w:tcPr>
          <w:p w14:paraId="32702913" w14:textId="0AC1B058" w:rsidR="00665033" w:rsidRPr="0094448E" w:rsidRDefault="00665033" w:rsidP="007C0994">
            <w:pPr>
              <w:rPr>
                <w:rFonts w:ascii="Calibri Light" w:hAnsi="Calibri Light" w:cstheme="majorBidi"/>
                <w:b/>
                <w:szCs w:val="20"/>
                <w:lang w:val="en-US"/>
              </w:rPr>
            </w:pPr>
            <w:r w:rsidRPr="0094448E">
              <w:rPr>
                <w:rFonts w:ascii="Calibri Light" w:hAnsi="Calibri Light" w:cstheme="majorBidi"/>
                <w:b/>
                <w:szCs w:val="20"/>
                <w:lang w:val="en-US"/>
              </w:rPr>
              <w:lastRenderedPageBreak/>
              <w:t>Chapter 4 –Human Health Impacts</w:t>
            </w:r>
            <w:r w:rsidRPr="0094448E">
              <w:rPr>
                <w:rFonts w:ascii="Calibri Light" w:hAnsi="Calibri Light" w:cstheme="majorBidi"/>
                <w:szCs w:val="20"/>
                <w:lang w:val="en-US"/>
              </w:rPr>
              <w:t xml:space="preserve"> </w:t>
            </w:r>
          </w:p>
          <w:p w14:paraId="13E4817E" w14:textId="77777777" w:rsidR="00665033" w:rsidRDefault="00665033" w:rsidP="007C0994">
            <w:pPr>
              <w:rPr>
                <w:rFonts w:ascii="Calibri Light" w:hAnsi="Calibri Light" w:cstheme="majorBidi"/>
                <w:bCs/>
                <w:i/>
                <w:iCs/>
                <w:szCs w:val="20"/>
                <w:lang w:val="en-US"/>
              </w:rPr>
            </w:pPr>
          </w:p>
          <w:p w14:paraId="2913AFF2"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73519195" w14:textId="77777777" w:rsidR="00494DAE" w:rsidRDefault="00494DAE" w:rsidP="007C0994">
            <w:pPr>
              <w:rPr>
                <w:rFonts w:ascii="Calibri Light" w:hAnsi="Calibri Light" w:cstheme="majorBidi"/>
                <w:bCs/>
                <w:szCs w:val="20"/>
                <w:lang w:val="en-US"/>
              </w:rPr>
            </w:pPr>
          </w:p>
          <w:p w14:paraId="40486C1B" w14:textId="360FD7A7" w:rsidR="00494DAE" w:rsidRPr="00A256C9" w:rsidRDefault="00494DAE" w:rsidP="007C0994">
            <w:pPr>
              <w:rPr>
                <w:rFonts w:ascii="Calibri Light" w:hAnsi="Calibri Light" w:cstheme="majorBidi"/>
                <w:bCs/>
                <w:iCs/>
                <w:szCs w:val="20"/>
                <w:lang w:val="en-US"/>
              </w:rPr>
            </w:pPr>
          </w:p>
        </w:tc>
        <w:tc>
          <w:tcPr>
            <w:tcW w:w="7654" w:type="dxa"/>
          </w:tcPr>
          <w:p w14:paraId="35681D87" w14:textId="77777777" w:rsidR="00665033" w:rsidRPr="0094448E" w:rsidRDefault="00665033" w:rsidP="00352770">
            <w:pPr>
              <w:pStyle w:val="ListParagraph"/>
              <w:numPr>
                <w:ilvl w:val="0"/>
                <w:numId w:val="29"/>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How is heat affecting people?  </w:t>
            </w:r>
          </w:p>
          <w:p w14:paraId="76419616" w14:textId="77777777" w:rsidR="00665033" w:rsidRPr="0094448E" w:rsidRDefault="00665033" w:rsidP="007C0994">
            <w:pPr>
              <w:pStyle w:val="ListParagraph"/>
              <w:rPr>
                <w:rFonts w:ascii="Calibri Light" w:hAnsi="Calibri Light" w:cstheme="majorBidi"/>
                <w:szCs w:val="20"/>
                <w:lang w:val="en-US"/>
              </w:rPr>
            </w:pPr>
            <w:r w:rsidRPr="0094448E">
              <w:rPr>
                <w:rFonts w:ascii="Calibri Light" w:hAnsi="Calibri Light" w:cstheme="majorBidi"/>
                <w:szCs w:val="20"/>
                <w:lang w:val="en-US"/>
              </w:rPr>
              <w:t xml:space="preserve">Summarizes global literature as baseline. Describes types of direct impacts, but reference to indirect impacts </w:t>
            </w:r>
          </w:p>
          <w:p w14:paraId="4D27C639"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Provide key impact figures:  </w:t>
            </w:r>
            <w:r w:rsidRPr="0094448E">
              <w:rPr>
                <w:rFonts w:ascii="Calibri Light" w:hAnsi="Calibri Light" w:cstheme="majorBidi"/>
                <w:bCs/>
                <w:i/>
                <w:iCs/>
                <w:szCs w:val="20"/>
                <w:lang w:val="en-US"/>
              </w:rPr>
              <w:t>key indicators and sources to track, morbidity, mortality, productivity, etc</w:t>
            </w:r>
          </w:p>
          <w:p w14:paraId="09EC58D8"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summary of changing impact indicators over the past 2 year reporting period. (source: new publications).</w:t>
            </w:r>
          </w:p>
          <w:p w14:paraId="4B190BAB" w14:textId="77777777" w:rsidR="00665033" w:rsidRPr="0094448E" w:rsidRDefault="00665033" w:rsidP="00352770">
            <w:pPr>
              <w:pStyle w:val="ListParagraph"/>
              <w:numPr>
                <w:ilvl w:val="0"/>
                <w:numId w:val="29"/>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sidRPr="0094448E">
              <w:rPr>
                <w:rFonts w:ascii="Calibri Light" w:hAnsi="Calibri Light" w:cstheme="majorBidi"/>
                <w:szCs w:val="20"/>
                <w:lang w:val="en-US"/>
              </w:rPr>
              <w:t xml:space="preserve">Are impact trends changing? What can be said of future impacts? </w:t>
            </w:r>
          </w:p>
          <w:p w14:paraId="1AE1779D" w14:textId="77777777" w:rsidR="00665033" w:rsidRPr="00FE3B14" w:rsidRDefault="00665033" w:rsidP="00352770">
            <w:pPr>
              <w:pStyle w:val="ListParagraph"/>
              <w:numPr>
                <w:ilvl w:val="0"/>
                <w:numId w:val="29"/>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impacts</w:t>
            </w:r>
          </w:p>
          <w:p w14:paraId="56B6895E" w14:textId="77777777" w:rsidR="00665033" w:rsidRPr="00FE3B14" w:rsidRDefault="00665033" w:rsidP="007C0994">
            <w:pPr>
              <w:pStyle w:val="ListParagraph"/>
              <w:rPr>
                <w:rFonts w:ascii="Calibri Light" w:hAnsi="Calibri Light"/>
                <w:color w:val="0070C0"/>
              </w:rPr>
            </w:pPr>
            <w:r w:rsidRPr="00FE3B14">
              <w:rPr>
                <w:rFonts w:ascii="Calibri Light" w:hAnsi="Calibri Light" w:cstheme="majorBidi"/>
                <w:color w:val="0070C0"/>
                <w:szCs w:val="20"/>
                <w:lang w:val="en-US"/>
              </w:rPr>
              <w:t>- highlight what indicators of impacts are/could be available at national, sub-national levels</w:t>
            </w:r>
          </w:p>
          <w:p w14:paraId="33C0B1FE" w14:textId="77777777" w:rsidR="00665033" w:rsidRPr="0094448E" w:rsidRDefault="00665033" w:rsidP="00883855">
            <w:pPr>
              <w:pStyle w:val="ListParagraph"/>
              <w:numPr>
                <w:ilvl w:val="0"/>
                <w:numId w:val="29"/>
              </w:numPr>
              <w:rPr>
                <w:rFonts w:ascii="Calibri Light" w:hAnsi="Calibri Light" w:cstheme="majorBidi"/>
                <w:szCs w:val="20"/>
                <w:lang w:val="en-US"/>
              </w:rPr>
            </w:pPr>
            <w:r w:rsidRPr="00FE3B14">
              <w:rPr>
                <w:rFonts w:ascii="Calibri Light" w:hAnsi="Calibri Light" w:cstheme="majorBidi"/>
                <w:b/>
                <w:bCs/>
                <w:color w:val="0070C0"/>
                <w:szCs w:val="20"/>
                <w:lang w:val="en-US"/>
              </w:rPr>
              <w:t>Innovations and Experience:</w:t>
            </w:r>
            <w:r w:rsidRPr="00FE3B14">
              <w:rPr>
                <w:rFonts w:ascii="Calibri Light" w:hAnsi="Calibri Light" w:cstheme="majorBidi"/>
                <w:color w:val="0070C0"/>
                <w:szCs w:val="20"/>
                <w:lang w:val="en-US"/>
              </w:rPr>
              <w:t>: Reporting scientific innovations in understanding or monitoring exposure; Case Study snapshot characterizing or forecasting impacts, health surveillance.(source: members)</w:t>
            </w:r>
          </w:p>
        </w:tc>
      </w:tr>
      <w:tr w:rsidR="00665033" w:rsidRPr="0094448E" w14:paraId="6F8C3388" w14:textId="77777777" w:rsidTr="00227A70">
        <w:trPr>
          <w:trHeight w:val="3245"/>
        </w:trPr>
        <w:tc>
          <w:tcPr>
            <w:tcW w:w="1560" w:type="dxa"/>
          </w:tcPr>
          <w:p w14:paraId="401E3336" w14:textId="41B970DC" w:rsidR="00665033" w:rsidRDefault="00665033" w:rsidP="007C0994">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619F84F8" w14:textId="77777777" w:rsidR="00665033" w:rsidRDefault="00665033" w:rsidP="007C0994">
            <w:pPr>
              <w:rPr>
                <w:rFonts w:ascii="Calibri Light" w:hAnsi="Calibri Light" w:cstheme="majorBidi"/>
                <w:b/>
                <w:szCs w:val="20"/>
                <w:lang w:val="en-US"/>
              </w:rPr>
            </w:pPr>
          </w:p>
          <w:p w14:paraId="0BFB9FE6" w14:textId="77777777" w:rsidR="00665033" w:rsidRDefault="00665033" w:rsidP="00501C8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4F31DF32" w14:textId="77777777" w:rsidR="00A256C9" w:rsidRDefault="00A256C9" w:rsidP="00501C87">
            <w:pPr>
              <w:rPr>
                <w:rFonts w:ascii="Calibri Light" w:hAnsi="Calibri Light" w:cstheme="majorBidi"/>
                <w:bCs/>
                <w:szCs w:val="20"/>
                <w:lang w:val="en-US"/>
              </w:rPr>
            </w:pPr>
          </w:p>
          <w:p w14:paraId="3FBCFC94" w14:textId="2BBB72F0" w:rsidR="00A256C9" w:rsidRPr="00A256C9" w:rsidRDefault="00A256C9" w:rsidP="00227A70">
            <w:pPr>
              <w:rPr>
                <w:rFonts w:ascii="Calibri Light" w:hAnsi="Calibri Light" w:cstheme="majorBidi"/>
                <w:szCs w:val="20"/>
                <w:lang w:val="en-US"/>
              </w:rPr>
            </w:pPr>
          </w:p>
        </w:tc>
        <w:tc>
          <w:tcPr>
            <w:tcW w:w="7654" w:type="dxa"/>
          </w:tcPr>
          <w:p w14:paraId="5032957A" w14:textId="77777777" w:rsidR="00665033" w:rsidRPr="0094448E" w:rsidRDefault="00665033" w:rsidP="00352770">
            <w:pPr>
              <w:pStyle w:val="ListParagraph"/>
              <w:numPr>
                <w:ilvl w:val="0"/>
                <w:numId w:val="36"/>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Pr>
                <w:rFonts w:ascii="Calibri Light" w:hAnsi="Calibri Light" w:cstheme="majorBidi"/>
                <w:szCs w:val="20"/>
                <w:lang w:val="en-US"/>
              </w:rPr>
              <w:t xml:space="preserve"> </w:t>
            </w:r>
            <w:r>
              <w:rPr>
                <w:rFonts w:ascii="Calibri Light" w:hAnsi="Calibri Light" w:cstheme="majorBidi"/>
                <w:b/>
                <w:i/>
                <w:szCs w:val="20"/>
                <w:lang w:val="en-US"/>
              </w:rPr>
              <w:t>What is being done to predict and classify extreme heat events (EHEs)</w:t>
            </w:r>
            <w:r w:rsidRPr="0094448E">
              <w:rPr>
                <w:rFonts w:ascii="Calibri Light" w:hAnsi="Calibri Light" w:cstheme="majorBidi"/>
                <w:b/>
                <w:bCs/>
                <w:i/>
                <w:iCs/>
                <w:szCs w:val="20"/>
                <w:lang w:val="en-US"/>
              </w:rPr>
              <w:t xml:space="preserve">?  </w:t>
            </w:r>
          </w:p>
          <w:p w14:paraId="3F9D4FBF" w14:textId="77777777" w:rsidR="00665033" w:rsidRPr="0094448E" w:rsidRDefault="00665033" w:rsidP="007C0994">
            <w:pPr>
              <w:pStyle w:val="ListParagraph"/>
              <w:rPr>
                <w:rFonts w:ascii="Calibri Light" w:hAnsi="Calibri Light" w:cstheme="majorBidi"/>
                <w:szCs w:val="20"/>
                <w:lang w:val="en-US"/>
              </w:rPr>
            </w:pPr>
            <w:r>
              <w:rPr>
                <w:rFonts w:ascii="Calibri Light" w:hAnsi="Calibri Light" w:cstheme="majorBidi"/>
                <w:szCs w:val="20"/>
                <w:lang w:val="en-US"/>
              </w:rPr>
              <w:t>Baseline understanding of what is being done predict and classify EHEs, derived from national/regional/global HHWSs</w:t>
            </w:r>
          </w:p>
          <w:p w14:paraId="110937D8"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Provide</w:t>
            </w:r>
            <w:r>
              <w:rPr>
                <w:rFonts w:ascii="Calibri Light" w:hAnsi="Calibri Light" w:cstheme="majorBidi"/>
                <w:szCs w:val="20"/>
                <w:lang w:val="en-US"/>
              </w:rPr>
              <w:t xml:space="preserve"> key mechanisms of HHWSs</w:t>
            </w:r>
            <w:r w:rsidRPr="0094448E">
              <w:rPr>
                <w:rFonts w:ascii="Calibri Light" w:hAnsi="Calibri Light" w:cstheme="majorBidi"/>
                <w:szCs w:val="20"/>
                <w:lang w:val="en-US"/>
              </w:rPr>
              <w:t xml:space="preserve">:  </w:t>
            </w:r>
            <w:r w:rsidRPr="0094448E">
              <w:rPr>
                <w:rFonts w:ascii="Calibri Light" w:hAnsi="Calibri Light" w:cstheme="majorBidi"/>
                <w:bCs/>
                <w:i/>
                <w:iCs/>
                <w:szCs w:val="20"/>
                <w:lang w:val="en-US"/>
              </w:rPr>
              <w:t xml:space="preserve">key </w:t>
            </w:r>
            <w:r>
              <w:rPr>
                <w:rFonts w:ascii="Calibri Light" w:hAnsi="Calibri Light" w:cstheme="majorBidi"/>
                <w:bCs/>
                <w:i/>
                <w:iCs/>
                <w:szCs w:val="20"/>
                <w:lang w:val="en-US"/>
              </w:rPr>
              <w:t xml:space="preserve">metrics and definitions of EHEs </w:t>
            </w:r>
          </w:p>
          <w:p w14:paraId="29B00AB3" w14:textId="77777777" w:rsidR="00665033" w:rsidRPr="00324BA6"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summary of </w:t>
            </w:r>
            <w:r>
              <w:rPr>
                <w:rFonts w:ascii="Calibri Light" w:hAnsi="Calibri Light" w:cstheme="majorBidi"/>
                <w:szCs w:val="20"/>
                <w:lang w:val="en-US"/>
              </w:rPr>
              <w:t xml:space="preserve">new and updated HHWSs (source: new </w:t>
            </w:r>
            <w:r w:rsidRPr="0094448E">
              <w:rPr>
                <w:rFonts w:ascii="Calibri Light" w:hAnsi="Calibri Light" w:cstheme="majorBidi"/>
                <w:szCs w:val="20"/>
                <w:lang w:val="en-US"/>
              </w:rPr>
              <w:t>publications).</w:t>
            </w:r>
          </w:p>
          <w:p w14:paraId="61973577" w14:textId="77777777" w:rsidR="00665033" w:rsidRPr="0094448E" w:rsidRDefault="00665033" w:rsidP="00352770">
            <w:pPr>
              <w:pStyle w:val="ListParagraph"/>
              <w:numPr>
                <w:ilvl w:val="0"/>
                <w:numId w:val="36"/>
              </w:numPr>
              <w:rPr>
                <w:rFonts w:ascii="Calibri Light" w:hAnsi="Calibri Light" w:cstheme="majorBidi"/>
                <w:szCs w:val="20"/>
                <w:lang w:val="en-US"/>
              </w:rPr>
            </w:pPr>
            <w:r w:rsidRPr="0094448E">
              <w:rPr>
                <w:rFonts w:ascii="Calibri Light" w:hAnsi="Calibri Light" w:cstheme="majorBidi"/>
                <w:b/>
                <w:bCs/>
                <w:szCs w:val="20"/>
                <w:lang w:val="en-US"/>
              </w:rPr>
              <w:t xml:space="preserve">Analysis: </w:t>
            </w:r>
            <w:r>
              <w:rPr>
                <w:rFonts w:ascii="Calibri Light" w:hAnsi="Calibri Light" w:cstheme="majorBidi"/>
                <w:szCs w:val="20"/>
                <w:lang w:val="en-US"/>
              </w:rPr>
              <w:t xml:space="preserve">How effective are HHWSs once they’re being used? </w:t>
            </w:r>
            <w:r>
              <w:rPr>
                <w:rFonts w:ascii="Calibri Light" w:hAnsi="Calibri Light" w:cstheme="majorBidi"/>
                <w:i/>
                <w:szCs w:val="20"/>
                <w:lang w:val="en-US"/>
              </w:rPr>
              <w:t xml:space="preserve">Skill, advance timing, trigger threshold methodology, </w:t>
            </w:r>
          </w:p>
          <w:p w14:paraId="00EAF82A" w14:textId="77777777" w:rsidR="00665033" w:rsidRPr="00FE3B14" w:rsidRDefault="00665033" w:rsidP="00352770">
            <w:pPr>
              <w:pStyle w:val="ListParagraph"/>
              <w:numPr>
                <w:ilvl w:val="0"/>
                <w:numId w:val="36"/>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HHWSs </w:t>
            </w:r>
          </w:p>
          <w:p w14:paraId="513F263E" w14:textId="77777777" w:rsidR="00665033" w:rsidRPr="00FE3B14" w:rsidRDefault="00665033" w:rsidP="00352770">
            <w:pPr>
              <w:pStyle w:val="ListParagraph"/>
              <w:numPr>
                <w:ilvl w:val="0"/>
                <w:numId w:val="37"/>
              </w:numPr>
              <w:rPr>
                <w:rFonts w:ascii="Calibri Light" w:hAnsi="Calibri Light"/>
                <w:color w:val="0070C0"/>
              </w:rPr>
            </w:pPr>
            <w:r w:rsidRPr="00FE3B14">
              <w:rPr>
                <w:rFonts w:ascii="Calibri Light" w:hAnsi="Calibri Light" w:cstheme="majorBidi"/>
                <w:bCs/>
                <w:i/>
                <w:iCs/>
                <w:color w:val="0070C0"/>
                <w:szCs w:val="20"/>
                <w:lang w:val="en-US"/>
              </w:rPr>
              <w:t>provide framework for detailing what a HHWS consists of</w:t>
            </w:r>
          </w:p>
          <w:p w14:paraId="7EAB0132" w14:textId="77777777" w:rsidR="00665033" w:rsidRPr="00883855" w:rsidRDefault="00665033" w:rsidP="00883855">
            <w:pPr>
              <w:pStyle w:val="ListParagraph"/>
              <w:numPr>
                <w:ilvl w:val="0"/>
                <w:numId w:val="36"/>
              </w:numPr>
              <w:rPr>
                <w:rFonts w:ascii="Calibri Light" w:hAnsi="Calibri Light"/>
              </w:rPr>
            </w:pPr>
            <w:r w:rsidRPr="00FE3B14">
              <w:rPr>
                <w:rFonts w:ascii="Calibri Light" w:hAnsi="Calibri Light" w:cstheme="majorBidi"/>
                <w:b/>
                <w:bCs/>
                <w:color w:val="0070C0"/>
                <w:szCs w:val="20"/>
                <w:lang w:val="en-US"/>
              </w:rPr>
              <w:t xml:space="preserve">Innovations and Experience: </w:t>
            </w:r>
            <w:r w:rsidRPr="00FE3B14">
              <w:rPr>
                <w:rFonts w:ascii="Calibri Light" w:hAnsi="Calibri Light" w:cstheme="majorBidi"/>
                <w:color w:val="0070C0"/>
                <w:szCs w:val="20"/>
                <w:lang w:val="en-US"/>
              </w:rPr>
              <w:t xml:space="preserve">Reporting scientific innovations in HHWS; </w:t>
            </w:r>
            <w:r w:rsidRPr="00FE3B14">
              <w:rPr>
                <w:rFonts w:ascii="Calibri Light" w:hAnsi="Calibri Light" w:cstheme="majorBidi"/>
                <w:b/>
                <w:bCs/>
                <w:color w:val="0070C0"/>
                <w:szCs w:val="20"/>
                <w:lang w:val="en-US"/>
              </w:rPr>
              <w:t xml:space="preserve"> </w:t>
            </w:r>
            <w:r w:rsidRPr="00FE3B14">
              <w:rPr>
                <w:rFonts w:ascii="Calibri Light" w:hAnsi="Calibri Light" w:cstheme="majorBidi"/>
                <w:color w:val="0070C0"/>
                <w:szCs w:val="20"/>
                <w:lang w:val="en-US"/>
              </w:rPr>
              <w:t xml:space="preserve"> Feature case Study snapshot characterizing effective/new HHWS (source: members)</w:t>
            </w:r>
          </w:p>
        </w:tc>
      </w:tr>
      <w:tr w:rsidR="00665033" w:rsidRPr="0094448E" w14:paraId="3C2AD8CE" w14:textId="77777777" w:rsidTr="00227A70">
        <w:trPr>
          <w:trHeight w:val="860"/>
        </w:trPr>
        <w:tc>
          <w:tcPr>
            <w:tcW w:w="1560" w:type="dxa"/>
          </w:tcPr>
          <w:p w14:paraId="70A1D0B4" w14:textId="77777777" w:rsidR="00665033" w:rsidRDefault="00665033" w:rsidP="00883855">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0AD08F24" w14:textId="77777777" w:rsidR="00665033" w:rsidRPr="0094448E" w:rsidRDefault="00665033" w:rsidP="00883855">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7E101464" w14:textId="77777777" w:rsidR="00665033" w:rsidRDefault="00665033" w:rsidP="007C0994">
            <w:pPr>
              <w:rPr>
                <w:rFonts w:ascii="Calibri Light" w:hAnsi="Calibri Light" w:cstheme="majorBidi"/>
                <w:szCs w:val="20"/>
                <w:lang w:val="en-US"/>
              </w:rPr>
            </w:pPr>
          </w:p>
          <w:p w14:paraId="7F5D6D49" w14:textId="77777777" w:rsidR="00665033" w:rsidRDefault="00665033" w:rsidP="007C0994">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3E367B7C" w14:textId="77777777" w:rsidR="00A256C9" w:rsidRDefault="00A256C9" w:rsidP="007C0994">
            <w:pPr>
              <w:rPr>
                <w:rFonts w:ascii="Calibri Light" w:hAnsi="Calibri Light" w:cstheme="majorBidi"/>
                <w:bCs/>
                <w:szCs w:val="20"/>
                <w:lang w:val="en-US"/>
              </w:rPr>
            </w:pPr>
          </w:p>
          <w:p w14:paraId="49EB48FF" w14:textId="77777777" w:rsidR="00A256C9" w:rsidRPr="0094448E" w:rsidRDefault="00A256C9" w:rsidP="007C0994">
            <w:pPr>
              <w:rPr>
                <w:rFonts w:ascii="Calibri Light" w:hAnsi="Calibri Light" w:cstheme="majorBidi"/>
                <w:szCs w:val="20"/>
                <w:lang w:val="en-US"/>
              </w:rPr>
            </w:pPr>
          </w:p>
        </w:tc>
        <w:tc>
          <w:tcPr>
            <w:tcW w:w="7654" w:type="dxa"/>
          </w:tcPr>
          <w:p w14:paraId="625C4476" w14:textId="77777777" w:rsidR="00665033" w:rsidRPr="0094448E" w:rsidRDefault="00665033" w:rsidP="00352770">
            <w:pPr>
              <w:pStyle w:val="ListParagraph"/>
              <w:numPr>
                <w:ilvl w:val="0"/>
                <w:numId w:val="28"/>
              </w:numPr>
              <w:rPr>
                <w:rFonts w:ascii="Calibri Light" w:hAnsi="Calibri Light" w:cstheme="majorBidi"/>
                <w:b/>
                <w:bCs/>
                <w:i/>
                <w:iCs/>
                <w:szCs w:val="20"/>
                <w:lang w:val="en-US"/>
              </w:rPr>
            </w:pPr>
            <w:r w:rsidRPr="0094448E">
              <w:rPr>
                <w:rFonts w:ascii="Calibri Light" w:hAnsi="Calibri Light" w:cstheme="majorBidi"/>
                <w:b/>
                <w:bCs/>
                <w:szCs w:val="20"/>
                <w:lang w:val="en-US"/>
              </w:rPr>
              <w:t>Status:</w:t>
            </w:r>
            <w:r w:rsidRPr="0094448E">
              <w:rPr>
                <w:rFonts w:ascii="Calibri Light" w:hAnsi="Calibri Light" w:cstheme="majorBidi"/>
                <w:szCs w:val="20"/>
                <w:lang w:val="en-US"/>
              </w:rPr>
              <w:t xml:space="preserve"> </w:t>
            </w:r>
            <w:r w:rsidRPr="0094448E">
              <w:rPr>
                <w:rFonts w:ascii="Calibri Light" w:hAnsi="Calibri Light" w:cstheme="majorBidi"/>
                <w:b/>
                <w:bCs/>
                <w:i/>
                <w:iCs/>
                <w:szCs w:val="20"/>
                <w:lang w:val="en-US"/>
              </w:rPr>
              <w:t xml:space="preserve">What is being done to reduce risk of increasing and extreme heat? </w:t>
            </w:r>
          </w:p>
          <w:p w14:paraId="08BB5D4E" w14:textId="77777777" w:rsidR="00665033" w:rsidRPr="0094448E" w:rsidRDefault="00665033" w:rsidP="00E211B8">
            <w:pPr>
              <w:pStyle w:val="ListParagraph"/>
              <w:rPr>
                <w:rFonts w:ascii="Calibri Light" w:hAnsi="Calibri Light" w:cstheme="majorBidi"/>
                <w:szCs w:val="20"/>
                <w:lang w:val="en-US"/>
              </w:rPr>
            </w:pPr>
            <w:r>
              <w:rPr>
                <w:rFonts w:ascii="Calibri Light" w:hAnsi="Calibri Light" w:cstheme="majorBidi"/>
                <w:szCs w:val="20"/>
                <w:lang w:val="en-US"/>
              </w:rPr>
              <w:t>B</w:t>
            </w:r>
            <w:r w:rsidRPr="0094448E">
              <w:rPr>
                <w:rFonts w:ascii="Calibri Light" w:hAnsi="Calibri Light" w:cstheme="majorBidi"/>
                <w:szCs w:val="20"/>
                <w:lang w:val="en-US"/>
              </w:rPr>
              <w:t>aseline understanding of what is being done to reduce risks</w:t>
            </w:r>
            <w:r>
              <w:rPr>
                <w:rFonts w:ascii="Calibri Light" w:hAnsi="Calibri Light" w:cstheme="majorBidi"/>
                <w:szCs w:val="20"/>
                <w:lang w:val="en-US"/>
              </w:rPr>
              <w:t xml:space="preserve"> at different timescales annual planning cycles, EHE preparedness/response cycle, long term vulnerability reduction. Different categories.</w:t>
            </w:r>
            <w:r w:rsidRPr="0094448E">
              <w:rPr>
                <w:rFonts w:ascii="Calibri Light" w:hAnsi="Calibri Light" w:cstheme="majorBidi"/>
                <w:szCs w:val="20"/>
                <w:lang w:val="en-US"/>
              </w:rPr>
              <w:t xml:space="preserve"> (source: stocktaking)    </w:t>
            </w:r>
          </w:p>
          <w:p w14:paraId="16F7252C" w14:textId="77777777" w:rsidR="00665033" w:rsidRPr="0094448E" w:rsidRDefault="00665033" w:rsidP="007C0994">
            <w:pPr>
              <w:pStyle w:val="ListParagraph"/>
              <w:rPr>
                <w:rFonts w:ascii="Calibri Light" w:hAnsi="Calibri Light" w:cstheme="majorBidi"/>
                <w:bCs/>
                <w:szCs w:val="20"/>
                <w:lang w:val="en-US"/>
              </w:rPr>
            </w:pPr>
            <w:r w:rsidRPr="0094448E">
              <w:rPr>
                <w:rFonts w:ascii="Calibri Light" w:hAnsi="Calibri Light" w:cstheme="majorBidi"/>
                <w:szCs w:val="20"/>
                <w:lang w:val="en-US"/>
              </w:rPr>
              <w:t xml:space="preserve">(future reports)  </w:t>
            </w:r>
            <w:r w:rsidRPr="0094448E">
              <w:rPr>
                <w:rFonts w:ascii="Calibri Light" w:hAnsi="Calibri Light" w:cstheme="majorBidi"/>
                <w:b/>
                <w:bCs/>
                <w:szCs w:val="20"/>
                <w:lang w:val="en-US"/>
              </w:rPr>
              <w:t xml:space="preserve">Status update: </w:t>
            </w:r>
            <w:r w:rsidRPr="0094448E">
              <w:rPr>
                <w:rFonts w:ascii="Calibri Light" w:hAnsi="Calibri Light" w:cstheme="majorBidi"/>
                <w:szCs w:val="20"/>
                <w:lang w:val="en-US"/>
              </w:rPr>
              <w:t xml:space="preserve">will track changing implementation and investments (source: new publications + member inputs to database over the past 2 year reporting period) </w:t>
            </w:r>
          </w:p>
          <w:p w14:paraId="2259C66D" w14:textId="77777777" w:rsidR="00665033" w:rsidRPr="00E211B8" w:rsidRDefault="00665033" w:rsidP="00352770">
            <w:pPr>
              <w:pStyle w:val="ListParagraph"/>
              <w:numPr>
                <w:ilvl w:val="0"/>
                <w:numId w:val="28"/>
              </w:numPr>
              <w:rPr>
                <w:rFonts w:ascii="Calibri Light" w:hAnsi="Calibri Light" w:cstheme="majorBidi"/>
                <w:szCs w:val="20"/>
                <w:lang w:val="en-US"/>
              </w:rPr>
            </w:pPr>
            <w:r w:rsidRPr="0094448E">
              <w:rPr>
                <w:rFonts w:ascii="Calibri Light" w:hAnsi="Calibri Light" w:cstheme="majorBidi"/>
                <w:b/>
                <w:bCs/>
                <w:i/>
                <w:iCs/>
                <w:szCs w:val="20"/>
                <w:lang w:val="en-US"/>
              </w:rPr>
              <w:t xml:space="preserve">(Gap Analysis) Risk : Response Equation – based on the data base relative to known risks where is action needed, and what kind of action. </w:t>
            </w:r>
          </w:p>
          <w:p w14:paraId="430BA6FB" w14:textId="77777777" w:rsidR="00665033" w:rsidRPr="00FE3B14" w:rsidRDefault="00665033" w:rsidP="00E211B8">
            <w:pPr>
              <w:pStyle w:val="ListParagraph"/>
              <w:numPr>
                <w:ilvl w:val="0"/>
                <w:numId w:val="28"/>
              </w:numPr>
              <w:rPr>
                <w:rFonts w:ascii="Calibri Light" w:hAnsi="Calibri Light"/>
                <w:color w:val="0070C0"/>
              </w:rPr>
            </w:pPr>
            <w:r w:rsidRPr="00FE3B14">
              <w:rPr>
                <w:rFonts w:ascii="Calibri Light" w:hAnsi="Calibri Light" w:cstheme="majorBidi"/>
                <w:b/>
                <w:bCs/>
                <w:i/>
                <w:iCs/>
                <w:color w:val="0070C0"/>
                <w:szCs w:val="20"/>
                <w:lang w:val="en-US"/>
              </w:rPr>
              <w:t xml:space="preserve">What do we need to know? </w:t>
            </w:r>
            <w:r w:rsidRPr="00FE3B14">
              <w:rPr>
                <w:rFonts w:ascii="Calibri Light" w:hAnsi="Calibri Light" w:cstheme="majorBidi"/>
                <w:b/>
                <w:bCs/>
                <w:color w:val="0070C0"/>
                <w:szCs w:val="20"/>
                <w:lang w:val="en-US"/>
              </w:rPr>
              <w:t>Science-Information- Decision-making:</w:t>
            </w:r>
            <w:r w:rsidRPr="00FE3B14">
              <w:rPr>
                <w:rFonts w:ascii="Calibri Light" w:hAnsi="Calibri Light" w:cstheme="majorBidi"/>
                <w:color w:val="0070C0"/>
                <w:szCs w:val="20"/>
                <w:lang w:val="en-US"/>
              </w:rPr>
              <w:t xml:space="preserve">  Availability, access, and use of knowledge about interventions - highlight what indicators of effectiveness are/could be available at national, sub-national levels. Pointing to knowledge gaps. </w:t>
            </w:r>
          </w:p>
          <w:p w14:paraId="3111C4E0" w14:textId="77777777" w:rsidR="00665033" w:rsidRPr="0094448E" w:rsidRDefault="00665033" w:rsidP="00E211B8">
            <w:pPr>
              <w:pStyle w:val="ListParagraph"/>
              <w:numPr>
                <w:ilvl w:val="0"/>
                <w:numId w:val="28"/>
              </w:numPr>
              <w:rPr>
                <w:rFonts w:ascii="Calibri Light" w:hAnsi="Calibri Light" w:cstheme="majorBidi"/>
                <w:szCs w:val="20"/>
                <w:lang w:val="en-US"/>
              </w:rPr>
            </w:pPr>
            <w:r w:rsidRPr="00FE3B14">
              <w:rPr>
                <w:rFonts w:ascii="Calibri Light" w:hAnsi="Calibri Light" w:cstheme="majorBidi"/>
                <w:b/>
                <w:bCs/>
                <w:color w:val="0070C0"/>
                <w:szCs w:val="20"/>
                <w:lang w:val="en-US"/>
              </w:rPr>
              <w:t xml:space="preserve">Innovations and Experience: </w:t>
            </w:r>
            <w:r w:rsidRPr="00FE3B14">
              <w:rPr>
                <w:rFonts w:ascii="Calibri Light" w:hAnsi="Calibri Light" w:cstheme="majorBidi"/>
                <w:color w:val="0070C0"/>
                <w:szCs w:val="20"/>
                <w:lang w:val="en-US"/>
              </w:rPr>
              <w:t xml:space="preserve"> Case Study snapshot characterizing local action (source: members)</w:t>
            </w:r>
            <w:r w:rsidRPr="00FE3B14">
              <w:rPr>
                <w:rFonts w:ascii="Calibri Light" w:hAnsi="Calibri Light" w:cstheme="majorBidi"/>
                <w:bCs/>
                <w:color w:val="0070C0"/>
                <w:szCs w:val="20"/>
                <w:lang w:val="en-US"/>
              </w:rPr>
              <w:t xml:space="preserve"> Commentary on what is being reported as effective (or what is not)</w:t>
            </w:r>
            <w:r w:rsidRPr="00FE3B14">
              <w:rPr>
                <w:rFonts w:ascii="Calibri Light" w:hAnsi="Calibri Light" w:cstheme="majorBidi"/>
                <w:bCs/>
                <w:color w:val="0070C0"/>
                <w:szCs w:val="20"/>
                <w:u w:val="single"/>
                <w:lang w:val="en-US"/>
              </w:rPr>
              <w:t xml:space="preserve"> Advances in science and application</w:t>
            </w:r>
            <w:r w:rsidRPr="00FE3B14">
              <w:rPr>
                <w:rFonts w:ascii="Calibri Light" w:hAnsi="Calibri Light" w:cstheme="majorBidi"/>
                <w:bCs/>
                <w:color w:val="0070C0"/>
                <w:szCs w:val="20"/>
                <w:lang w:val="en-US"/>
              </w:rPr>
              <w:t xml:space="preserve">. Showcase new approaches  </w:t>
            </w:r>
            <w:r w:rsidRPr="00FE3B14">
              <w:rPr>
                <w:rFonts w:ascii="Calibri Light" w:hAnsi="Calibri Light" w:cstheme="majorBidi"/>
                <w:color w:val="0070C0"/>
                <w:szCs w:val="20"/>
                <w:lang w:val="en-US"/>
              </w:rPr>
              <w:t>(source: new publications + member inputs to database/forum)</w:t>
            </w:r>
          </w:p>
        </w:tc>
      </w:tr>
      <w:tr w:rsidR="00665033" w:rsidRPr="0094448E" w14:paraId="607D84D2" w14:textId="77777777" w:rsidTr="00227A70">
        <w:trPr>
          <w:trHeight w:val="439"/>
        </w:trPr>
        <w:tc>
          <w:tcPr>
            <w:tcW w:w="1560" w:type="dxa"/>
          </w:tcPr>
          <w:p w14:paraId="52CC2450" w14:textId="77777777" w:rsidR="00665033" w:rsidRPr="0094448E" w:rsidRDefault="00665033" w:rsidP="00883855">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7C99E3DB"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7654" w:type="dxa"/>
          </w:tcPr>
          <w:p w14:paraId="36C73DBF" w14:textId="77777777" w:rsidR="00665033" w:rsidRPr="00FE3B14" w:rsidRDefault="00665033" w:rsidP="007C0994">
            <w:pPr>
              <w:rPr>
                <w:rFonts w:ascii="Calibri Light" w:hAnsi="Calibri Light" w:cstheme="majorBidi"/>
                <w:szCs w:val="20"/>
                <w:highlight w:val="red"/>
                <w:lang w:val="en-US"/>
              </w:rPr>
            </w:pPr>
            <w:r w:rsidRPr="00FE3B14">
              <w:rPr>
                <w:rFonts w:ascii="Calibri Light" w:hAnsi="Calibri Light" w:cstheme="majorBidi"/>
                <w:szCs w:val="20"/>
                <w:highlight w:val="red"/>
                <w:lang w:val="en-US"/>
              </w:rPr>
              <w:t>Synthesis and focus on knowledge/information needs to make better decisions, as well as political and action.</w:t>
            </w:r>
          </w:p>
          <w:p w14:paraId="1498A587" w14:textId="3A4E2E67" w:rsidR="00665033" w:rsidRPr="00FE3B14" w:rsidRDefault="00A81D95" w:rsidP="00A81D95">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Monitoring Impacts and Action:</w:t>
            </w:r>
            <w:r w:rsidRPr="00FE3B14">
              <w:rPr>
                <w:rFonts w:ascii="Calibri Light" w:hAnsi="Calibri Light" w:cstheme="majorBidi"/>
                <w:szCs w:val="20"/>
                <w:highlight w:val="red"/>
                <w:lang w:val="en-US"/>
              </w:rPr>
              <w:t xml:space="preserve"> </w:t>
            </w:r>
            <w:r w:rsidR="00665033" w:rsidRPr="00FE3B14">
              <w:rPr>
                <w:rFonts w:ascii="Calibri Light" w:hAnsi="Calibri Light" w:cstheme="majorBidi"/>
                <w:szCs w:val="20"/>
                <w:highlight w:val="red"/>
                <w:lang w:val="en-US"/>
              </w:rPr>
              <w:t>Track over time key indicators, report back</w:t>
            </w:r>
          </w:p>
          <w:p w14:paraId="50D0F19A" w14:textId="58F61B08" w:rsidR="00665033" w:rsidRPr="00FE3B14" w:rsidRDefault="00A81D95" w:rsidP="00A81D95">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Information:</w:t>
            </w:r>
            <w:r w:rsidRPr="00FE3B14">
              <w:rPr>
                <w:rFonts w:ascii="Calibri Light" w:hAnsi="Calibri Light" w:cstheme="majorBidi"/>
                <w:szCs w:val="20"/>
                <w:highlight w:val="red"/>
                <w:lang w:val="en-US"/>
              </w:rPr>
              <w:t xml:space="preserve"> </w:t>
            </w:r>
            <w:r w:rsidR="00665033" w:rsidRPr="00FE3B14">
              <w:rPr>
                <w:rFonts w:ascii="Calibri Light" w:hAnsi="Calibri Light" w:cstheme="majorBidi"/>
                <w:szCs w:val="20"/>
                <w:highlight w:val="red"/>
                <w:lang w:val="en-US"/>
              </w:rPr>
              <w:t>critical data and observations used and needed</w:t>
            </w:r>
            <w:r w:rsidRPr="00FE3B14">
              <w:rPr>
                <w:rFonts w:ascii="Calibri Light" w:hAnsi="Calibri Light" w:cstheme="majorBidi"/>
                <w:szCs w:val="20"/>
                <w:highlight w:val="red"/>
                <w:lang w:val="en-US"/>
              </w:rPr>
              <w:t xml:space="preserve"> </w:t>
            </w:r>
          </w:p>
          <w:p w14:paraId="7AD17FA7" w14:textId="797864D7" w:rsidR="00665033" w:rsidRPr="00FE3B14" w:rsidRDefault="00A81D95" w:rsidP="00A81D95">
            <w:pPr>
              <w:pStyle w:val="ListParagraph"/>
              <w:numPr>
                <w:ilvl w:val="0"/>
                <w:numId w:val="21"/>
              </w:numPr>
              <w:rPr>
                <w:rFonts w:ascii="Calibri Light" w:hAnsi="Calibri Light" w:cstheme="majorBidi"/>
                <w:b/>
                <w:bCs/>
                <w:szCs w:val="20"/>
                <w:highlight w:val="red"/>
                <w:lang w:val="en-US"/>
              </w:rPr>
            </w:pPr>
            <w:r w:rsidRPr="00FE3B14">
              <w:rPr>
                <w:rFonts w:ascii="Calibri Light" w:hAnsi="Calibri Light" w:cstheme="majorBidi"/>
                <w:b/>
                <w:bCs/>
                <w:szCs w:val="20"/>
                <w:highlight w:val="red"/>
                <w:lang w:val="en-US"/>
              </w:rPr>
              <w:t>R</w:t>
            </w:r>
            <w:r w:rsidR="00665033" w:rsidRPr="00FE3B14">
              <w:rPr>
                <w:rFonts w:ascii="Calibri Light" w:hAnsi="Calibri Light" w:cstheme="majorBidi"/>
                <w:b/>
                <w:bCs/>
                <w:szCs w:val="20"/>
                <w:highlight w:val="red"/>
                <w:lang w:val="en-US"/>
              </w:rPr>
              <w:t xml:space="preserve">esearch </w:t>
            </w:r>
          </w:p>
          <w:p w14:paraId="6456E7F4" w14:textId="77777777" w:rsidR="00A81D95" w:rsidRPr="00FE3B14" w:rsidRDefault="00A81D95" w:rsidP="00352770">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b/>
                <w:bCs/>
                <w:szCs w:val="20"/>
                <w:highlight w:val="red"/>
                <w:lang w:val="en-US"/>
              </w:rPr>
              <w:t>Capacity</w:t>
            </w:r>
            <w:r w:rsidRPr="00FE3B14">
              <w:rPr>
                <w:rFonts w:ascii="Calibri Light" w:hAnsi="Calibri Light" w:cstheme="majorBidi"/>
                <w:szCs w:val="20"/>
                <w:highlight w:val="red"/>
                <w:lang w:val="en-US"/>
              </w:rPr>
              <w:t xml:space="preserve">: </w:t>
            </w:r>
          </w:p>
          <w:p w14:paraId="521B1A49" w14:textId="37E89DD3" w:rsidR="00665033" w:rsidRPr="00FE3B14" w:rsidRDefault="00A81D95" w:rsidP="00352770">
            <w:pPr>
              <w:pStyle w:val="ListParagraph"/>
              <w:numPr>
                <w:ilvl w:val="0"/>
                <w:numId w:val="21"/>
              </w:numPr>
              <w:rPr>
                <w:rFonts w:ascii="Calibri Light" w:hAnsi="Calibri Light" w:cstheme="majorBidi"/>
                <w:szCs w:val="20"/>
                <w:highlight w:val="red"/>
                <w:lang w:val="en-US"/>
              </w:rPr>
            </w:pPr>
            <w:r w:rsidRPr="00FE3B14">
              <w:rPr>
                <w:rFonts w:ascii="Calibri Light" w:hAnsi="Calibri Light" w:cstheme="majorBidi"/>
                <w:szCs w:val="20"/>
                <w:highlight w:val="red"/>
                <w:lang w:val="en-US"/>
              </w:rPr>
              <w:t>Local</w:t>
            </w:r>
            <w:r w:rsidR="00665033" w:rsidRPr="00FE3B14">
              <w:rPr>
                <w:rFonts w:ascii="Calibri Light" w:hAnsi="Calibri Light" w:cstheme="majorBidi"/>
                <w:szCs w:val="20"/>
                <w:highlight w:val="red"/>
                <w:lang w:val="en-US"/>
              </w:rPr>
              <w:t xml:space="preserve"> action </w:t>
            </w:r>
          </w:p>
          <w:p w14:paraId="74CC3CA8" w14:textId="56CC25A7" w:rsidR="00665033" w:rsidRPr="0094448E" w:rsidRDefault="00A81D95" w:rsidP="00352770">
            <w:pPr>
              <w:pStyle w:val="ListParagraph"/>
              <w:numPr>
                <w:ilvl w:val="0"/>
                <w:numId w:val="21"/>
              </w:numPr>
              <w:rPr>
                <w:rFonts w:ascii="Calibri Light" w:hAnsi="Calibri Light" w:cstheme="majorBidi"/>
                <w:szCs w:val="20"/>
                <w:lang w:val="en-US"/>
              </w:rPr>
            </w:pPr>
            <w:r w:rsidRPr="00FE3B14">
              <w:rPr>
                <w:rFonts w:ascii="Calibri Light" w:hAnsi="Calibri Light" w:cstheme="majorBidi"/>
                <w:szCs w:val="20"/>
                <w:highlight w:val="red"/>
                <w:lang w:val="en-US"/>
              </w:rPr>
              <w:t>A</w:t>
            </w:r>
            <w:r w:rsidR="00665033" w:rsidRPr="00FE3B14">
              <w:rPr>
                <w:rFonts w:ascii="Calibri Light" w:hAnsi="Calibri Light" w:cstheme="majorBidi"/>
                <w:szCs w:val="20"/>
                <w:highlight w:val="red"/>
                <w:lang w:val="en-US"/>
              </w:rPr>
              <w:t>dvocacy</w:t>
            </w:r>
            <w:r w:rsidRPr="00FE3B14">
              <w:rPr>
                <w:rFonts w:ascii="Calibri Light" w:hAnsi="Calibri Light" w:cstheme="majorBidi"/>
                <w:szCs w:val="20"/>
                <w:highlight w:val="red"/>
                <w:lang w:val="en-US"/>
              </w:rPr>
              <w:t xml:space="preserve"> and communication</w:t>
            </w:r>
            <w:r w:rsidR="00665033" w:rsidRPr="0094448E">
              <w:rPr>
                <w:rFonts w:ascii="Calibri Light" w:hAnsi="Calibri Light" w:cstheme="majorBidi"/>
                <w:szCs w:val="20"/>
                <w:lang w:val="en-US"/>
              </w:rPr>
              <w:t>;</w:t>
            </w:r>
          </w:p>
        </w:tc>
      </w:tr>
      <w:tr w:rsidR="00665033" w:rsidRPr="0094448E" w14:paraId="2A305C96" w14:textId="77777777" w:rsidTr="00227A70">
        <w:trPr>
          <w:trHeight w:val="365"/>
        </w:trPr>
        <w:tc>
          <w:tcPr>
            <w:tcW w:w="1560" w:type="dxa"/>
          </w:tcPr>
          <w:p w14:paraId="4A5D49F3" w14:textId="750D60DE" w:rsidR="00665033" w:rsidRPr="0094448E" w:rsidRDefault="00665033" w:rsidP="007C0994">
            <w:pPr>
              <w:rPr>
                <w:rFonts w:ascii="Calibri Light" w:hAnsi="Calibri Light" w:cstheme="majorBidi"/>
                <w:b/>
                <w:bCs/>
                <w:szCs w:val="20"/>
                <w:lang w:val="en-US"/>
              </w:rPr>
            </w:pPr>
            <w:r w:rsidRPr="0094448E">
              <w:rPr>
                <w:rFonts w:ascii="Calibri Light" w:hAnsi="Calibri Light" w:cstheme="majorBidi"/>
                <w:b/>
                <w:bCs/>
                <w:szCs w:val="20"/>
                <w:lang w:val="en-US"/>
              </w:rPr>
              <w:t>References</w:t>
            </w:r>
          </w:p>
        </w:tc>
        <w:tc>
          <w:tcPr>
            <w:tcW w:w="7654" w:type="dxa"/>
          </w:tcPr>
          <w:p w14:paraId="77EACB10" w14:textId="77777777" w:rsidR="00665033" w:rsidRPr="0094448E" w:rsidRDefault="00665033" w:rsidP="007C0994">
            <w:pPr>
              <w:rPr>
                <w:rFonts w:ascii="Calibri Light" w:hAnsi="Calibri Light" w:cstheme="majorBidi"/>
                <w:szCs w:val="20"/>
                <w:lang w:val="en-US"/>
              </w:rPr>
            </w:pPr>
            <w:r w:rsidRPr="0094448E">
              <w:rPr>
                <w:rFonts w:ascii="Calibri Light" w:hAnsi="Calibri Light" w:cstheme="majorBidi"/>
                <w:szCs w:val="20"/>
                <w:lang w:val="en-US"/>
              </w:rPr>
              <w:t xml:space="preserve">Glossary of Key Terms </w:t>
            </w:r>
            <w:r>
              <w:rPr>
                <w:rFonts w:ascii="Calibri Light" w:hAnsi="Calibri Light" w:cstheme="majorBidi"/>
                <w:szCs w:val="20"/>
                <w:lang w:val="en-US"/>
              </w:rPr>
              <w:t xml:space="preserve">– see </w:t>
            </w:r>
            <w:hyperlink r:id="rId14" w:history="1">
              <w:r w:rsidRPr="00A267D8">
                <w:rPr>
                  <w:rStyle w:val="Hyperlink"/>
                  <w:rFonts w:ascii="Calibri Light" w:hAnsi="Calibri Light" w:cstheme="majorBidi"/>
                  <w:szCs w:val="20"/>
                  <w:lang w:val="en-US"/>
                </w:rPr>
                <w:t>https://link.springer.com/article/10.1007/s00484-013-0729-9</w:t>
              </w:r>
            </w:hyperlink>
            <w:r>
              <w:rPr>
                <w:rFonts w:ascii="Calibri Light" w:hAnsi="Calibri Light" w:cstheme="majorBidi"/>
                <w:szCs w:val="20"/>
                <w:lang w:val="en-US"/>
              </w:rPr>
              <w:t xml:space="preserve"> </w:t>
            </w:r>
          </w:p>
        </w:tc>
      </w:tr>
    </w:tbl>
    <w:p w14:paraId="3ACC86E8" w14:textId="67766770" w:rsidR="00627277" w:rsidRPr="00227A70" w:rsidRDefault="00627277" w:rsidP="00665033">
      <w:pPr>
        <w:rPr>
          <w:rFonts w:ascii="Calibri Light" w:hAnsi="Calibri Light"/>
          <w:b/>
          <w:bCs/>
          <w:color w:val="F79646" w:themeColor="accent6"/>
          <w:sz w:val="28"/>
          <w:szCs w:val="32"/>
        </w:rPr>
      </w:pPr>
      <w:r>
        <w:rPr>
          <w:rFonts w:ascii="Calibri Light" w:hAnsi="Calibri Light"/>
          <w:b/>
          <w:bCs/>
          <w:color w:val="C00000"/>
          <w:sz w:val="28"/>
          <w:szCs w:val="32"/>
        </w:rPr>
        <w:br w:type="page"/>
      </w:r>
      <w:r w:rsidR="00665033" w:rsidRPr="00227A70">
        <w:rPr>
          <w:rFonts w:ascii="Calibri Light" w:hAnsi="Calibri Light"/>
          <w:b/>
          <w:bCs/>
          <w:color w:val="F79646" w:themeColor="accent6"/>
          <w:sz w:val="28"/>
          <w:szCs w:val="32"/>
        </w:rPr>
        <w:lastRenderedPageBreak/>
        <w:t xml:space="preserve">Heat Health Tracker - </w:t>
      </w:r>
      <w:r w:rsidRPr="00227A70">
        <w:rPr>
          <w:rFonts w:ascii="Calibri Light" w:hAnsi="Calibri Light"/>
          <w:b/>
          <w:bCs/>
          <w:color w:val="F79646" w:themeColor="accent6"/>
          <w:sz w:val="28"/>
          <w:szCs w:val="32"/>
        </w:rPr>
        <w:t xml:space="preserve">Dashboard </w:t>
      </w:r>
      <w:r w:rsidR="00665033" w:rsidRPr="00227A70">
        <w:rPr>
          <w:rFonts w:ascii="Calibri Light" w:hAnsi="Calibri Light"/>
          <w:b/>
          <w:bCs/>
          <w:color w:val="F79646" w:themeColor="accent6"/>
          <w:sz w:val="28"/>
          <w:szCs w:val="32"/>
        </w:rPr>
        <w:t>Corresponding to Chapters</w:t>
      </w:r>
    </w:p>
    <w:tbl>
      <w:tblPr>
        <w:tblStyle w:val="TableGrid"/>
        <w:tblW w:w="9072" w:type="dxa"/>
        <w:tblInd w:w="108" w:type="dxa"/>
        <w:tblLayout w:type="fixed"/>
        <w:tblLook w:val="04A0" w:firstRow="1" w:lastRow="0" w:firstColumn="1" w:lastColumn="0" w:noHBand="0" w:noVBand="1"/>
      </w:tblPr>
      <w:tblGrid>
        <w:gridCol w:w="1560"/>
        <w:gridCol w:w="3685"/>
        <w:gridCol w:w="2552"/>
        <w:gridCol w:w="1275"/>
      </w:tblGrid>
      <w:tr w:rsidR="00A81D95" w:rsidRPr="00C81FE8" w14:paraId="0E5B0CFD" w14:textId="4734C851" w:rsidTr="00A81D95">
        <w:tc>
          <w:tcPr>
            <w:tcW w:w="1560" w:type="dxa"/>
          </w:tcPr>
          <w:p w14:paraId="33C97CB8" w14:textId="77777777" w:rsidR="00A81D95" w:rsidRDefault="00A81D95" w:rsidP="008D4B8E">
            <w:pPr>
              <w:pStyle w:val="CommentText"/>
              <w:jc w:val="center"/>
              <w:rPr>
                <w:rFonts w:ascii="Calibri Light" w:hAnsi="Calibri Light" w:cstheme="majorBidi"/>
                <w:b/>
                <w:bCs/>
                <w:color w:val="FF0000"/>
                <w:lang w:val="en-US"/>
              </w:rPr>
            </w:pPr>
          </w:p>
        </w:tc>
        <w:tc>
          <w:tcPr>
            <w:tcW w:w="3685" w:type="dxa"/>
          </w:tcPr>
          <w:p w14:paraId="446B16F8" w14:textId="77777777" w:rsidR="00A81D95" w:rsidRDefault="00A81D95" w:rsidP="00665033">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indicators</w:t>
            </w:r>
          </w:p>
          <w:p w14:paraId="7051D4BB" w14:textId="68AA70C9" w:rsidR="00A81D95" w:rsidRPr="00627277" w:rsidRDefault="00A81D95" w:rsidP="00665033">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r>
              <w:rPr>
                <w:rFonts w:ascii="Calibri Light" w:hAnsi="Calibri Light" w:cstheme="majorBidi"/>
                <w:b/>
                <w:bCs/>
                <w:color w:val="FF0000"/>
                <w:lang w:val="en-US"/>
              </w:rPr>
              <w:t xml:space="preserve"> </w:t>
            </w:r>
          </w:p>
        </w:tc>
        <w:tc>
          <w:tcPr>
            <w:tcW w:w="2552" w:type="dxa"/>
          </w:tcPr>
          <w:p w14:paraId="6D7D8D32" w14:textId="03EE2564"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Monitoring Key Knowledge or Action Gaps</w:t>
            </w:r>
          </w:p>
          <w:p w14:paraId="4E8FA3FA" w14:textId="049E9DE5" w:rsidR="00A81D95" w:rsidRDefault="00A81D95" w:rsidP="00627277">
            <w:pPr>
              <w:pStyle w:val="CommentText"/>
              <w:jc w:val="center"/>
              <w:rPr>
                <w:rFonts w:ascii="Calibri Light" w:hAnsi="Calibri Light" w:cstheme="majorBidi"/>
                <w:b/>
                <w:bCs/>
                <w:color w:val="FF0000"/>
                <w:lang w:val="en-US"/>
              </w:rPr>
            </w:pPr>
            <w:r w:rsidRPr="00665033">
              <w:rPr>
                <w:rFonts w:ascii="Calibri Light" w:hAnsi="Calibri Light" w:cstheme="majorBidi"/>
                <w:b/>
                <w:bCs/>
                <w:color w:val="FF0000"/>
                <w:highlight w:val="yellow"/>
                <w:lang w:val="en-US"/>
              </w:rPr>
              <w:t>Specific Indicators Need Ideas</w:t>
            </w:r>
          </w:p>
        </w:tc>
        <w:tc>
          <w:tcPr>
            <w:tcW w:w="1275" w:type="dxa"/>
          </w:tcPr>
          <w:p w14:paraId="4EF59322" w14:textId="774FE796" w:rsidR="00A81D95" w:rsidRDefault="00A81D95" w:rsidP="00627277">
            <w:pPr>
              <w:pStyle w:val="CommentText"/>
              <w:jc w:val="center"/>
              <w:rPr>
                <w:rFonts w:ascii="Calibri Light" w:hAnsi="Calibri Light" w:cstheme="majorBidi"/>
                <w:b/>
                <w:bCs/>
                <w:color w:val="FF0000"/>
                <w:lang w:val="en-US"/>
              </w:rPr>
            </w:pPr>
            <w:r>
              <w:rPr>
                <w:rFonts w:ascii="Calibri Light" w:hAnsi="Calibri Light" w:cstheme="majorBidi"/>
                <w:b/>
                <w:bCs/>
                <w:color w:val="FF0000"/>
                <w:lang w:val="en-US"/>
              </w:rPr>
              <w:t xml:space="preserve">Regional Factsheets </w:t>
            </w:r>
          </w:p>
        </w:tc>
      </w:tr>
      <w:tr w:rsidR="00A81D95" w:rsidRPr="0094448E" w14:paraId="4E2DC68C" w14:textId="3E1A52AC" w:rsidTr="00A81D95">
        <w:tc>
          <w:tcPr>
            <w:tcW w:w="1560" w:type="dxa"/>
          </w:tcPr>
          <w:p w14:paraId="78BAD6B5" w14:textId="2065E3FA"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Hazards</w:t>
            </w:r>
          </w:p>
        </w:tc>
        <w:tc>
          <w:tcPr>
            <w:tcW w:w="3685" w:type="dxa"/>
          </w:tcPr>
          <w:p w14:paraId="2EE3A855" w14:textId="6AC91597"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787F4D0B"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key global thresholds and related indicators for extreme heat</w:t>
            </w:r>
          </w:p>
          <w:p w14:paraId="46BB929C"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annual mean temperature change (positioning extremes in the trend)</w:t>
            </w:r>
          </w:p>
          <w:p w14:paraId="24F44F01" w14:textId="77777777" w:rsidR="00A81D95" w:rsidRPr="0094448E" w:rsidRDefault="00A81D95" w:rsidP="008D4B8E">
            <w:pPr>
              <w:pStyle w:val="ListParagraph"/>
              <w:numPr>
                <w:ilvl w:val="0"/>
                <w:numId w:val="34"/>
              </w:numPr>
              <w:ind w:left="229" w:hanging="229"/>
              <w:rPr>
                <w:rFonts w:ascii="Calibri Light" w:hAnsi="Calibri Light"/>
                <w:sz w:val="16"/>
                <w:szCs w:val="16"/>
              </w:rPr>
            </w:pPr>
            <w:r w:rsidRPr="0094448E">
              <w:rPr>
                <w:rFonts w:ascii="Calibri Light" w:hAnsi="Calibri Light"/>
                <w:sz w:val="16"/>
                <w:szCs w:val="16"/>
              </w:rPr>
              <w:t>heatwave</w:t>
            </w:r>
            <w:r>
              <w:rPr>
                <w:rFonts w:ascii="Calibri Light" w:hAnsi="Calibri Light"/>
                <w:sz w:val="16"/>
                <w:szCs w:val="16"/>
              </w:rPr>
              <w:t xml:space="preserve"> incidence</w:t>
            </w:r>
            <w:r w:rsidRPr="0094448E">
              <w:rPr>
                <w:rFonts w:ascii="Calibri Light" w:hAnsi="Calibri Light"/>
                <w:sz w:val="16"/>
                <w:szCs w:val="16"/>
              </w:rPr>
              <w:t xml:space="preserve"> (proposed: &gt;95% T-Avg relative to 1981-2010 for 2+ days)</w:t>
            </w:r>
          </w:p>
          <w:p w14:paraId="4B879528" w14:textId="77777777" w:rsidR="00A81D95" w:rsidRPr="0094448E" w:rsidRDefault="00A81D95" w:rsidP="008D4B8E">
            <w:pPr>
              <w:pStyle w:val="ListParagraph"/>
              <w:numPr>
                <w:ilvl w:val="0"/>
                <w:numId w:val="34"/>
              </w:numPr>
              <w:ind w:left="229" w:hanging="229"/>
              <w:rPr>
                <w:rFonts w:ascii="Calibri Light" w:hAnsi="Calibri Light" w:cstheme="majorBidi"/>
                <w:i/>
                <w:iCs/>
                <w:sz w:val="16"/>
                <w:szCs w:val="16"/>
                <w:lang w:val="en-US"/>
              </w:rPr>
            </w:pPr>
            <w:r w:rsidRPr="0094448E">
              <w:rPr>
                <w:rFonts w:ascii="Calibri Light" w:hAnsi="Calibri Light"/>
                <w:sz w:val="16"/>
                <w:szCs w:val="16"/>
              </w:rPr>
              <w:t>heat index relevant for labour productivity</w:t>
            </w:r>
          </w:p>
          <w:p w14:paraId="2B71F76C" w14:textId="77777777" w:rsidR="00A81D95" w:rsidRPr="0094448E" w:rsidRDefault="00A81D95" w:rsidP="008D4B8E">
            <w:pPr>
              <w:rPr>
                <w:rFonts w:ascii="Calibri Light" w:hAnsi="Calibri Light" w:cstheme="majorBidi"/>
                <w:szCs w:val="20"/>
                <w:lang w:val="en-US"/>
              </w:rPr>
            </w:pPr>
            <w:r w:rsidRPr="0094448E">
              <w:rPr>
                <w:rFonts w:ascii="Calibri Light" w:hAnsi="Calibri Light" w:cstheme="majorBidi"/>
                <w:szCs w:val="20"/>
                <w:lang w:val="en-US"/>
              </w:rPr>
              <w:t>Should reference key standing scientific reports and processes.</w:t>
            </w:r>
          </w:p>
        </w:tc>
        <w:tc>
          <w:tcPr>
            <w:tcW w:w="2552" w:type="dxa"/>
          </w:tcPr>
          <w:p w14:paraId="4AA4D8FD" w14:textId="77777777" w:rsidR="00A81D95" w:rsidRDefault="00A81D95" w:rsidP="008D4B8E">
            <w:pPr>
              <w:rPr>
                <w:rFonts w:ascii="Calibri Light" w:hAnsi="Calibri Light" w:cstheme="majorBidi"/>
                <w:b/>
                <w:bCs/>
                <w:szCs w:val="20"/>
                <w:lang w:val="en-US"/>
              </w:rPr>
            </w:pPr>
          </w:p>
        </w:tc>
        <w:tc>
          <w:tcPr>
            <w:tcW w:w="1275" w:type="dxa"/>
          </w:tcPr>
          <w:p w14:paraId="12E269BA" w14:textId="77777777" w:rsidR="00A81D95" w:rsidRDefault="00A81D95" w:rsidP="008D4B8E">
            <w:pPr>
              <w:rPr>
                <w:rFonts w:ascii="Calibri Light" w:hAnsi="Calibri Light" w:cstheme="majorBidi"/>
                <w:b/>
                <w:bCs/>
                <w:szCs w:val="20"/>
                <w:lang w:val="en-US"/>
              </w:rPr>
            </w:pPr>
          </w:p>
        </w:tc>
      </w:tr>
      <w:tr w:rsidR="00A81D95" w:rsidRPr="00491E88" w14:paraId="51D7BBB3" w14:textId="12FEC4DD" w:rsidTr="00A81D95">
        <w:trPr>
          <w:trHeight w:val="1408"/>
        </w:trPr>
        <w:tc>
          <w:tcPr>
            <w:tcW w:w="1560" w:type="dxa"/>
          </w:tcPr>
          <w:p w14:paraId="50822399" w14:textId="3C478FD6"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Exposure</w:t>
            </w:r>
          </w:p>
        </w:tc>
        <w:tc>
          <w:tcPr>
            <w:tcW w:w="3685" w:type="dxa"/>
          </w:tcPr>
          <w:p w14:paraId="097379E3" w14:textId="3F4E3D90"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r>
              <w:rPr>
                <w:rFonts w:ascii="Calibri Light" w:hAnsi="Calibri Light" w:cstheme="majorBidi"/>
                <w:i/>
                <w:iCs/>
                <w:szCs w:val="20"/>
                <w:lang w:val="en-US"/>
              </w:rPr>
              <w:t xml:space="preserve"> </w:t>
            </w:r>
          </w:p>
          <w:p w14:paraId="4D26BA4E" w14:textId="2E17B58F" w:rsidR="00A81D95" w:rsidRDefault="00A81D95" w:rsidP="008D4B8E">
            <w:pPr>
              <w:rPr>
                <w:rFonts w:ascii="Calibri Light" w:hAnsi="Calibri Light" w:cstheme="majorBidi"/>
                <w:iCs/>
                <w:szCs w:val="20"/>
                <w:lang w:val="en-US"/>
              </w:rPr>
            </w:pPr>
            <w:r w:rsidRPr="00491E88">
              <w:rPr>
                <w:rFonts w:ascii="Calibri Light" w:hAnsi="Calibri Light" w:cstheme="majorBidi"/>
                <w:i/>
                <w:szCs w:val="20"/>
                <w:lang w:val="en-US"/>
              </w:rPr>
              <w:t>See: Future population exposure to US heat extremes, Jones et al.</w:t>
            </w:r>
          </w:p>
          <w:p w14:paraId="0AC03EAB"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Person-days of exposure to high temperature</w:t>
            </w:r>
          </w:p>
          <w:p w14:paraId="0C30CA64"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Projected population change</w:t>
            </w:r>
          </w:p>
          <w:p w14:paraId="46D10E8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population in urban areas</w:t>
            </w:r>
          </w:p>
          <w:p w14:paraId="5D266332"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Demographic make-up</w:t>
            </w:r>
          </w:p>
          <w:p w14:paraId="24B86A6E" w14:textId="77777777" w:rsidR="00A81D95" w:rsidRPr="00491E88" w:rsidRDefault="00A81D95" w:rsidP="00627277">
            <w:pPr>
              <w:pStyle w:val="ListParagraph"/>
              <w:numPr>
                <w:ilvl w:val="0"/>
                <w:numId w:val="34"/>
              </w:numPr>
              <w:ind w:left="229" w:hanging="229"/>
              <w:rPr>
                <w:rFonts w:ascii="Calibri Light" w:hAnsi="Calibri Light" w:cstheme="majorBidi"/>
                <w:iCs/>
                <w:szCs w:val="20"/>
                <w:lang w:val="en-US"/>
              </w:rPr>
            </w:pPr>
            <w:r w:rsidRPr="00627277">
              <w:rPr>
                <w:rFonts w:ascii="Calibri Light" w:hAnsi="Calibri Light"/>
                <w:sz w:val="16"/>
                <w:szCs w:val="16"/>
              </w:rPr>
              <w:t>Socioeconomic factors</w:t>
            </w:r>
          </w:p>
        </w:tc>
        <w:tc>
          <w:tcPr>
            <w:tcW w:w="2552" w:type="dxa"/>
          </w:tcPr>
          <w:p w14:paraId="7EC22BC7" w14:textId="77777777" w:rsidR="00A81D95" w:rsidRDefault="00A81D95" w:rsidP="008D4B8E">
            <w:pPr>
              <w:rPr>
                <w:rFonts w:ascii="Calibri Light" w:hAnsi="Calibri Light" w:cstheme="majorBidi"/>
                <w:b/>
                <w:bCs/>
                <w:szCs w:val="20"/>
                <w:lang w:val="en-US"/>
              </w:rPr>
            </w:pPr>
          </w:p>
        </w:tc>
        <w:tc>
          <w:tcPr>
            <w:tcW w:w="1275" w:type="dxa"/>
          </w:tcPr>
          <w:p w14:paraId="52D2FFEA" w14:textId="77777777" w:rsidR="00A81D95" w:rsidRDefault="00A81D95" w:rsidP="008D4B8E">
            <w:pPr>
              <w:rPr>
                <w:rFonts w:ascii="Calibri Light" w:hAnsi="Calibri Light" w:cstheme="majorBidi"/>
                <w:b/>
                <w:bCs/>
                <w:szCs w:val="20"/>
                <w:lang w:val="en-US"/>
              </w:rPr>
            </w:pPr>
          </w:p>
        </w:tc>
      </w:tr>
      <w:tr w:rsidR="00A81D95" w:rsidRPr="0094448E" w14:paraId="0D7C4557" w14:textId="03B0A59A" w:rsidTr="00A81D95">
        <w:tc>
          <w:tcPr>
            <w:tcW w:w="1560" w:type="dxa"/>
          </w:tcPr>
          <w:p w14:paraId="2DA2274C" w14:textId="791D18FD"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Heat Vulnerability</w:t>
            </w:r>
          </w:p>
        </w:tc>
        <w:tc>
          <w:tcPr>
            <w:tcW w:w="3685" w:type="dxa"/>
          </w:tcPr>
          <w:p w14:paraId="5C48B5A4" w14:textId="379C92F5"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6C6D38D4" w14:textId="77777777" w:rsidR="00A81D95" w:rsidRDefault="00A81D95" w:rsidP="008D4B8E">
            <w:pPr>
              <w:rPr>
                <w:rFonts w:ascii="Calibri Light" w:hAnsi="Calibri Light" w:cstheme="majorBidi"/>
                <w:szCs w:val="20"/>
                <w:lang w:val="en-US"/>
              </w:rPr>
            </w:pPr>
            <w:r>
              <w:rPr>
                <w:rFonts w:ascii="Calibri Light" w:hAnsi="Calibri Light" w:cstheme="majorBidi"/>
                <w:szCs w:val="20"/>
                <w:lang w:val="en-US"/>
              </w:rPr>
              <w:t xml:space="preserve">Proposed </w:t>
            </w:r>
            <w:r w:rsidRPr="0094448E">
              <w:rPr>
                <w:rFonts w:ascii="Calibri Light" w:hAnsi="Calibri Light" w:cstheme="majorBidi"/>
                <w:szCs w:val="20"/>
                <w:lang w:val="en-US"/>
              </w:rPr>
              <w:t xml:space="preserve">Key Indicators </w:t>
            </w:r>
            <w:r>
              <w:rPr>
                <w:rFonts w:ascii="Calibri Light" w:hAnsi="Calibri Light" w:cstheme="majorBidi"/>
                <w:szCs w:val="20"/>
                <w:lang w:val="en-US"/>
              </w:rPr>
              <w:t>for consideration:</w:t>
            </w:r>
          </w:p>
          <w:p w14:paraId="2BE37CC4"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Less Than 5 Years Old</w:t>
            </w:r>
          </w:p>
          <w:p w14:paraId="513627BF"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65 Years Old or Old</w:t>
            </w:r>
          </w:p>
          <w:p w14:paraId="259F9B3C"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Population Living in Urban areas</w:t>
            </w:r>
          </w:p>
          <w:p w14:paraId="77132642"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little formal education</w:t>
            </w:r>
          </w:p>
          <w:p w14:paraId="34AFAD89"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People Living Alone</w:t>
            </w:r>
          </w:p>
          <w:p w14:paraId="52A1287A"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Adult Population with No access to health care</w:t>
            </w:r>
          </w:p>
          <w:p w14:paraId="0B9AA3A5"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land area covered with Impervious Surfaces</w:t>
            </w:r>
          </w:p>
          <w:p w14:paraId="4684A3D1"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Covered by Forest Canopy</w:t>
            </w:r>
          </w:p>
          <w:p w14:paraId="698D6F93" w14:textId="77777777" w:rsidR="00A81D95" w:rsidRPr="006B21FE" w:rsidRDefault="00A81D95" w:rsidP="008D4B8E">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Proportion of adults employed as outdoor workers</w:t>
            </w:r>
          </w:p>
          <w:p w14:paraId="119147CD" w14:textId="0247C20E" w:rsidR="00A81D95" w:rsidRPr="00A81D95" w:rsidRDefault="00A81D95" w:rsidP="00A81D95">
            <w:pPr>
              <w:pStyle w:val="ListParagraph"/>
              <w:numPr>
                <w:ilvl w:val="0"/>
                <w:numId w:val="34"/>
              </w:numPr>
              <w:ind w:left="229" w:hanging="229"/>
              <w:rPr>
                <w:rFonts w:ascii="Calibri Light" w:hAnsi="Calibri Light"/>
                <w:sz w:val="16"/>
                <w:szCs w:val="16"/>
              </w:rPr>
            </w:pPr>
            <w:r w:rsidRPr="006B21FE">
              <w:rPr>
                <w:rFonts w:ascii="Calibri Light" w:hAnsi="Calibri Light"/>
                <w:sz w:val="16"/>
                <w:szCs w:val="16"/>
              </w:rPr>
              <w:t xml:space="preserve">% Adults with heat exacerbated illnesses – Diabetes, Asthma, Hypertension, Obesity, </w:t>
            </w:r>
          </w:p>
        </w:tc>
        <w:tc>
          <w:tcPr>
            <w:tcW w:w="2552" w:type="dxa"/>
          </w:tcPr>
          <w:p w14:paraId="493DF032" w14:textId="77777777" w:rsidR="00A81D95" w:rsidRDefault="00A81D95" w:rsidP="008D4B8E">
            <w:pPr>
              <w:rPr>
                <w:rFonts w:ascii="Calibri Light" w:hAnsi="Calibri Light" w:cstheme="majorBidi"/>
                <w:b/>
                <w:bCs/>
                <w:szCs w:val="20"/>
                <w:lang w:val="en-US"/>
              </w:rPr>
            </w:pPr>
          </w:p>
        </w:tc>
        <w:tc>
          <w:tcPr>
            <w:tcW w:w="1275" w:type="dxa"/>
          </w:tcPr>
          <w:p w14:paraId="2ACDC682" w14:textId="77777777" w:rsidR="00A81D95" w:rsidRDefault="00A81D95" w:rsidP="008D4B8E">
            <w:pPr>
              <w:rPr>
                <w:rFonts w:ascii="Calibri Light" w:hAnsi="Calibri Light" w:cstheme="majorBidi"/>
                <w:b/>
                <w:bCs/>
                <w:szCs w:val="20"/>
                <w:lang w:val="en-US"/>
              </w:rPr>
            </w:pPr>
          </w:p>
        </w:tc>
      </w:tr>
      <w:tr w:rsidR="00A81D95" w:rsidRPr="0094448E" w14:paraId="31979C9A" w14:textId="33454098" w:rsidTr="00A81D95">
        <w:trPr>
          <w:trHeight w:val="1700"/>
        </w:trPr>
        <w:tc>
          <w:tcPr>
            <w:tcW w:w="1560" w:type="dxa"/>
          </w:tcPr>
          <w:p w14:paraId="2C1F231A" w14:textId="062440F9" w:rsidR="00A81D95" w:rsidRDefault="00A81D95" w:rsidP="008D4B8E">
            <w:pPr>
              <w:rPr>
                <w:rFonts w:ascii="Calibri Light" w:hAnsi="Calibri Light" w:cstheme="majorBidi"/>
                <w:b/>
                <w:bCs/>
                <w:szCs w:val="20"/>
                <w:lang w:val="en-US"/>
              </w:rPr>
            </w:pPr>
            <w:r>
              <w:rPr>
                <w:rFonts w:ascii="Calibri Light" w:hAnsi="Calibri Light" w:cstheme="majorBidi"/>
                <w:b/>
                <w:bCs/>
                <w:szCs w:val="20"/>
                <w:lang w:val="en-US"/>
              </w:rPr>
              <w:t>Human Impacts</w:t>
            </w:r>
          </w:p>
        </w:tc>
        <w:tc>
          <w:tcPr>
            <w:tcW w:w="3685" w:type="dxa"/>
          </w:tcPr>
          <w:p w14:paraId="737CC11E" w14:textId="0CBE8C16" w:rsidR="00A81D95" w:rsidRDefault="00A81D95" w:rsidP="008D4B8E">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4C0D4D5A" w14:textId="352D49E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 xml:space="preserve">Morbidity, </w:t>
            </w:r>
          </w:p>
          <w:p w14:paraId="355D56CE" w14:textId="77777777"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Mortality, Productivity, Infrastructure</w:t>
            </w:r>
          </w:p>
          <w:p w14:paraId="6CB543D5" w14:textId="5D7D144C"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Heat-Related ED Visits (per 100,000 people per year)</w:t>
            </w:r>
          </w:p>
          <w:p w14:paraId="4D13F76A" w14:textId="4C2FBA90" w:rsidR="00A81D95" w:rsidRPr="00627277" w:rsidRDefault="00A81D95" w:rsidP="00627277">
            <w:pPr>
              <w:pStyle w:val="ListParagraph"/>
              <w:numPr>
                <w:ilvl w:val="0"/>
                <w:numId w:val="34"/>
              </w:numPr>
              <w:ind w:left="229" w:hanging="229"/>
              <w:rPr>
                <w:rFonts w:ascii="Calibri Light" w:hAnsi="Calibri Light"/>
                <w:sz w:val="16"/>
                <w:szCs w:val="16"/>
              </w:rPr>
            </w:pPr>
            <w:r w:rsidRPr="00627277">
              <w:rPr>
                <w:rFonts w:ascii="Calibri Light" w:hAnsi="Calibri Light"/>
                <w:sz w:val="16"/>
                <w:szCs w:val="16"/>
              </w:rPr>
              <w:t>Excess deaths during extreme heat events (per 100,000 persons per year)</w:t>
            </w:r>
            <w:r w:rsidRPr="00627277">
              <w:rPr>
                <w:rFonts w:ascii="Calibri Light" w:hAnsi="Calibri Light"/>
                <w:sz w:val="16"/>
                <w:szCs w:val="16"/>
              </w:rPr>
              <w:tab/>
            </w:r>
          </w:p>
          <w:p w14:paraId="12076CA3" w14:textId="77777777" w:rsidR="00A81D95" w:rsidRPr="00627277" w:rsidRDefault="00A81D95" w:rsidP="00627277">
            <w:pPr>
              <w:pStyle w:val="ListParagraph"/>
              <w:ind w:left="229"/>
              <w:rPr>
                <w:rFonts w:ascii="Calibri Light" w:hAnsi="Calibri Light"/>
                <w:sz w:val="16"/>
                <w:szCs w:val="16"/>
              </w:rPr>
            </w:pPr>
            <w:r w:rsidRPr="00627277">
              <w:rPr>
                <w:rFonts w:ascii="Calibri Light" w:hAnsi="Calibri Light"/>
                <w:sz w:val="16"/>
                <w:szCs w:val="16"/>
              </w:rPr>
              <w:t>(identify key sources to build on e.g. emdat.be)</w:t>
            </w:r>
          </w:p>
          <w:p w14:paraId="41DF60F6" w14:textId="77777777" w:rsidR="00A81D95" w:rsidRPr="0094448E" w:rsidRDefault="00A81D95" w:rsidP="00627277">
            <w:pPr>
              <w:pStyle w:val="ListParagraph"/>
              <w:ind w:left="229"/>
              <w:rPr>
                <w:rFonts w:ascii="Calibri Light" w:hAnsi="Calibri Light" w:cstheme="majorBidi"/>
                <w:szCs w:val="20"/>
                <w:lang w:val="en-US"/>
              </w:rPr>
            </w:pPr>
            <w:r w:rsidRPr="00627277">
              <w:rPr>
                <w:rFonts w:ascii="Calibri Light" w:hAnsi="Calibri Light"/>
                <w:sz w:val="16"/>
                <w:szCs w:val="16"/>
              </w:rPr>
              <w:t>https://ahs-vt.maps.arcgis.com/apps/MapSeries/index.html?appid=5bfd71bdeff242d4a8f0d2780369807a</w:t>
            </w:r>
          </w:p>
        </w:tc>
        <w:tc>
          <w:tcPr>
            <w:tcW w:w="2552" w:type="dxa"/>
          </w:tcPr>
          <w:p w14:paraId="41C8663E" w14:textId="77777777" w:rsidR="00A81D95" w:rsidRDefault="00A81D95" w:rsidP="008D4B8E">
            <w:pPr>
              <w:rPr>
                <w:rFonts w:ascii="Calibri Light" w:hAnsi="Calibri Light" w:cstheme="majorBidi"/>
                <w:b/>
                <w:bCs/>
                <w:szCs w:val="20"/>
                <w:lang w:val="en-US"/>
              </w:rPr>
            </w:pPr>
          </w:p>
        </w:tc>
        <w:tc>
          <w:tcPr>
            <w:tcW w:w="1275" w:type="dxa"/>
          </w:tcPr>
          <w:p w14:paraId="02CBD91F" w14:textId="77777777" w:rsidR="00A81D95" w:rsidRDefault="00A81D95" w:rsidP="008D4B8E">
            <w:pPr>
              <w:rPr>
                <w:rFonts w:ascii="Calibri Light" w:hAnsi="Calibri Light" w:cstheme="majorBidi"/>
                <w:b/>
                <w:bCs/>
                <w:szCs w:val="20"/>
                <w:lang w:val="en-US"/>
              </w:rPr>
            </w:pPr>
          </w:p>
        </w:tc>
      </w:tr>
      <w:tr w:rsidR="00E04138" w:rsidRPr="00491E88" w14:paraId="0DD52E9E" w14:textId="61551BD4" w:rsidTr="00A81D95">
        <w:trPr>
          <w:trHeight w:val="548"/>
        </w:trPr>
        <w:tc>
          <w:tcPr>
            <w:tcW w:w="1560" w:type="dxa"/>
          </w:tcPr>
          <w:p w14:paraId="2A498645" w14:textId="3BAB13E1" w:rsidR="00E04138" w:rsidRDefault="00E04138" w:rsidP="00E04138">
            <w:pPr>
              <w:rPr>
                <w:rFonts w:ascii="Calibri Light" w:hAnsi="Calibri Light" w:cstheme="majorBidi"/>
                <w:b/>
                <w:bCs/>
                <w:szCs w:val="20"/>
                <w:lang w:val="en-US"/>
              </w:rPr>
            </w:pPr>
            <w:r>
              <w:rPr>
                <w:rFonts w:ascii="Calibri Light" w:hAnsi="Calibri Light" w:cstheme="majorBidi"/>
                <w:b/>
                <w:bCs/>
                <w:szCs w:val="20"/>
                <w:lang w:val="en-US"/>
              </w:rPr>
              <w:t>Heat Warning Systems</w:t>
            </w:r>
          </w:p>
        </w:tc>
        <w:tc>
          <w:tcPr>
            <w:tcW w:w="3685" w:type="dxa"/>
          </w:tcPr>
          <w:p w14:paraId="205F949E" w14:textId="0510DB9F" w:rsidR="00E04138" w:rsidRPr="00491E88" w:rsidRDefault="00E04138" w:rsidP="008D4B8E">
            <w:pPr>
              <w:rPr>
                <w:rFonts w:ascii="Calibri Light" w:hAnsi="Calibri Light" w:cstheme="majorBidi"/>
                <w:b/>
                <w:bCs/>
                <w:szCs w:val="20"/>
                <w:lang w:val="en-US"/>
              </w:rPr>
            </w:pPr>
            <w:r>
              <w:rPr>
                <w:rFonts w:ascii="Calibri Light" w:hAnsi="Calibri Light" w:cstheme="majorBidi"/>
                <w:b/>
                <w:bCs/>
                <w:szCs w:val="20"/>
                <w:lang w:val="en-US"/>
              </w:rPr>
              <w:t>Key figures and 2 indicators</w:t>
            </w:r>
            <w:r w:rsidRPr="00491E88">
              <w:rPr>
                <w:rFonts w:ascii="Calibri Light" w:hAnsi="Calibri Light" w:cstheme="majorBidi"/>
                <w:b/>
                <w:bCs/>
                <w:szCs w:val="20"/>
                <w:lang w:val="en-US"/>
              </w:rPr>
              <w:t xml:space="preserve"> </w:t>
            </w:r>
          </w:p>
        </w:tc>
        <w:tc>
          <w:tcPr>
            <w:tcW w:w="2552" w:type="dxa"/>
          </w:tcPr>
          <w:p w14:paraId="6FF8A1E2" w14:textId="77777777" w:rsidR="00E04138" w:rsidRDefault="00E04138" w:rsidP="008D4B8E">
            <w:pPr>
              <w:rPr>
                <w:rFonts w:ascii="Calibri Light" w:hAnsi="Calibri Light" w:cstheme="majorBidi"/>
                <w:b/>
                <w:bCs/>
                <w:szCs w:val="20"/>
                <w:lang w:val="en-US"/>
              </w:rPr>
            </w:pPr>
          </w:p>
        </w:tc>
        <w:tc>
          <w:tcPr>
            <w:tcW w:w="1275" w:type="dxa"/>
          </w:tcPr>
          <w:p w14:paraId="19197C3F" w14:textId="77777777" w:rsidR="00E04138" w:rsidRDefault="00E04138" w:rsidP="008D4B8E">
            <w:pPr>
              <w:rPr>
                <w:rFonts w:ascii="Calibri Light" w:hAnsi="Calibri Light" w:cstheme="majorBidi"/>
                <w:b/>
                <w:bCs/>
                <w:szCs w:val="20"/>
                <w:lang w:val="en-US"/>
              </w:rPr>
            </w:pPr>
          </w:p>
        </w:tc>
      </w:tr>
      <w:tr w:rsidR="00E04138" w:rsidRPr="0094448E" w14:paraId="16DAE78C" w14:textId="01C03A68" w:rsidTr="00A81D95">
        <w:trPr>
          <w:trHeight w:val="402"/>
        </w:trPr>
        <w:tc>
          <w:tcPr>
            <w:tcW w:w="1560" w:type="dxa"/>
          </w:tcPr>
          <w:p w14:paraId="599AD97F" w14:textId="2F3C6994" w:rsidR="00E04138" w:rsidRDefault="00E04138" w:rsidP="008D4B8E">
            <w:pPr>
              <w:rPr>
                <w:rFonts w:ascii="Calibri Light" w:hAnsi="Calibri Light" w:cstheme="majorBidi"/>
                <w:b/>
                <w:bCs/>
                <w:szCs w:val="20"/>
                <w:lang w:val="en-US"/>
              </w:rPr>
            </w:pPr>
            <w:r>
              <w:rPr>
                <w:rFonts w:ascii="Calibri Light" w:hAnsi="Calibri Light" w:cstheme="majorBidi"/>
                <w:b/>
                <w:bCs/>
                <w:szCs w:val="20"/>
                <w:lang w:val="en-US"/>
              </w:rPr>
              <w:t xml:space="preserve">Risk Management </w:t>
            </w:r>
          </w:p>
        </w:tc>
        <w:tc>
          <w:tcPr>
            <w:tcW w:w="3685" w:type="dxa"/>
          </w:tcPr>
          <w:p w14:paraId="7BC02172" w14:textId="77777777" w:rsidR="00E04138" w:rsidRDefault="00E04138" w:rsidP="00A81D95">
            <w:pPr>
              <w:rPr>
                <w:rFonts w:ascii="Calibri Light" w:hAnsi="Calibri Light" w:cstheme="majorBidi"/>
                <w:i/>
                <w:iCs/>
                <w:szCs w:val="20"/>
                <w:lang w:val="en-US"/>
              </w:rPr>
            </w:pPr>
            <w:r>
              <w:rPr>
                <w:rFonts w:ascii="Calibri Light" w:hAnsi="Calibri Light" w:cstheme="majorBidi"/>
                <w:b/>
                <w:bCs/>
                <w:szCs w:val="20"/>
                <w:lang w:val="en-US"/>
              </w:rPr>
              <w:t>Key figures and 2 indicators</w:t>
            </w:r>
            <w:r w:rsidRPr="0094448E">
              <w:rPr>
                <w:rFonts w:ascii="Calibri Light" w:hAnsi="Calibri Light" w:cstheme="majorBidi"/>
                <w:i/>
                <w:iCs/>
                <w:szCs w:val="20"/>
                <w:lang w:val="en-US"/>
              </w:rPr>
              <w:t xml:space="preserve"> </w:t>
            </w:r>
          </w:p>
          <w:p w14:paraId="35793704" w14:textId="77777777" w:rsidR="00E04138" w:rsidRPr="00723037" w:rsidRDefault="00E04138" w:rsidP="00723037">
            <w:pPr>
              <w:pStyle w:val="ListParagraph"/>
              <w:numPr>
                <w:ilvl w:val="0"/>
                <w:numId w:val="34"/>
              </w:numPr>
              <w:ind w:left="229" w:hanging="229"/>
              <w:rPr>
                <w:rFonts w:ascii="Calibri Light" w:hAnsi="Calibri Light" w:cstheme="majorBidi"/>
                <w:bCs/>
                <w:szCs w:val="20"/>
                <w:lang w:val="en-US"/>
              </w:rPr>
            </w:pPr>
            <w:r w:rsidRPr="00723037">
              <w:rPr>
                <w:rFonts w:ascii="Calibri Light" w:hAnsi="Calibri Light"/>
                <w:sz w:val="16"/>
                <w:szCs w:val="16"/>
              </w:rPr>
              <w:t xml:space="preserve">No of cities with heat health action plans </w:t>
            </w:r>
          </w:p>
          <w:p w14:paraId="3186AE56" w14:textId="0640672E" w:rsidR="00E04138" w:rsidRPr="00227A70" w:rsidRDefault="00E04138" w:rsidP="00723037">
            <w:pPr>
              <w:pStyle w:val="ListParagraph"/>
              <w:numPr>
                <w:ilvl w:val="0"/>
                <w:numId w:val="34"/>
              </w:numPr>
              <w:ind w:left="229" w:hanging="229"/>
              <w:rPr>
                <w:rFonts w:ascii="Calibri Light" w:hAnsi="Calibri Light" w:cstheme="majorBidi"/>
                <w:bCs/>
                <w:szCs w:val="20"/>
                <w:lang w:val="en-US"/>
              </w:rPr>
            </w:pPr>
            <w:r w:rsidRPr="00723037">
              <w:rPr>
                <w:rFonts w:ascii="Calibri Light" w:hAnsi="Calibri Light"/>
                <w:sz w:val="16"/>
                <w:szCs w:val="16"/>
              </w:rPr>
              <w:t>Legislation specific to population protection from heat</w:t>
            </w:r>
          </w:p>
        </w:tc>
        <w:tc>
          <w:tcPr>
            <w:tcW w:w="2552" w:type="dxa"/>
          </w:tcPr>
          <w:p w14:paraId="08600E80" w14:textId="77777777" w:rsidR="00E04138" w:rsidRDefault="00E04138" w:rsidP="00227A70">
            <w:pPr>
              <w:rPr>
                <w:rFonts w:ascii="Calibri Light" w:hAnsi="Calibri Light" w:cstheme="majorBidi"/>
                <w:b/>
                <w:bCs/>
                <w:szCs w:val="20"/>
                <w:lang w:val="en-US"/>
              </w:rPr>
            </w:pPr>
          </w:p>
        </w:tc>
        <w:tc>
          <w:tcPr>
            <w:tcW w:w="1275" w:type="dxa"/>
          </w:tcPr>
          <w:p w14:paraId="468D6021" w14:textId="77777777" w:rsidR="00E04138" w:rsidRDefault="00E04138" w:rsidP="00627277">
            <w:pPr>
              <w:rPr>
                <w:rFonts w:ascii="Calibri Light" w:hAnsi="Calibri Light" w:cstheme="majorBidi"/>
                <w:b/>
                <w:bCs/>
                <w:szCs w:val="20"/>
                <w:lang w:val="en-US"/>
              </w:rPr>
            </w:pPr>
          </w:p>
        </w:tc>
      </w:tr>
    </w:tbl>
    <w:p w14:paraId="36DB6D20" w14:textId="77777777" w:rsidR="00627277" w:rsidRPr="00627277" w:rsidRDefault="00627277" w:rsidP="00352770">
      <w:pPr>
        <w:rPr>
          <w:rFonts w:ascii="Calibri Light" w:hAnsi="Calibri Light"/>
          <w:b/>
          <w:bCs/>
          <w:color w:val="C00000"/>
          <w:sz w:val="28"/>
          <w:szCs w:val="32"/>
          <w:lang w:val="en-US"/>
        </w:rPr>
      </w:pPr>
    </w:p>
    <w:p w14:paraId="53604321" w14:textId="541C0EDD" w:rsidR="00665033" w:rsidRDefault="00665033">
      <w:pPr>
        <w:rPr>
          <w:rFonts w:ascii="Calibri Light" w:hAnsi="Calibri Light"/>
          <w:b/>
          <w:bCs/>
          <w:color w:val="C00000"/>
          <w:sz w:val="28"/>
          <w:szCs w:val="32"/>
        </w:rPr>
      </w:pPr>
      <w:r>
        <w:rPr>
          <w:rFonts w:ascii="Calibri Light" w:hAnsi="Calibri Light"/>
          <w:b/>
          <w:bCs/>
          <w:color w:val="C00000"/>
          <w:sz w:val="28"/>
          <w:szCs w:val="32"/>
        </w:rPr>
        <w:br w:type="page"/>
      </w:r>
    </w:p>
    <w:p w14:paraId="2D0371C9" w14:textId="77777777" w:rsidR="00352770" w:rsidRPr="00227A70" w:rsidRDefault="00352770" w:rsidP="00352770">
      <w:pPr>
        <w:pStyle w:val="ListParagraph"/>
        <w:numPr>
          <w:ilvl w:val="0"/>
          <w:numId w:val="38"/>
        </w:numPr>
        <w:rPr>
          <w:rFonts w:ascii="Calibri Light" w:hAnsi="Calibri Light"/>
          <w:b/>
          <w:bCs/>
          <w:color w:val="F79646" w:themeColor="accent6"/>
          <w:sz w:val="28"/>
          <w:szCs w:val="32"/>
        </w:rPr>
      </w:pPr>
      <w:r w:rsidRPr="00227A70">
        <w:rPr>
          <w:rFonts w:ascii="Calibri Light" w:hAnsi="Calibri Light"/>
          <w:b/>
          <w:bCs/>
          <w:color w:val="F79646" w:themeColor="accent6"/>
          <w:sz w:val="28"/>
          <w:szCs w:val="32"/>
        </w:rPr>
        <w:lastRenderedPageBreak/>
        <w:t xml:space="preserve">Bi-annual Production Process </w:t>
      </w:r>
    </w:p>
    <w:p w14:paraId="7830F958"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The production of any major assessment report requires significant dedicated effort, with enough ongoing investment in monitoring and reporting of updates to the web portal, during the forum, and at other community meetings. For this reason the common framework is very desirable, and this section outlines such a framework for production.</w:t>
      </w:r>
    </w:p>
    <w:p w14:paraId="09DA9032"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The initial GHHIN Synthesis Report will require the largest level of effort because it is accomplishing something hitherto undone – the collection, synthesis, and publication of the actions of and progress made by the international heat health community toward addressing the current and future threat posed to society by extreme heat. The initial report will not only be much larger than subsequent reports in order to document global progress in addressing heat health, but will also be primed by two stocktaking papers that will perform a one-time collection and synthesis of detailed information on global heat risk.</w:t>
      </w:r>
    </w:p>
    <w:p w14:paraId="20DA7EF2" w14:textId="77777777" w:rsidR="00352770" w:rsidRDefault="00352770" w:rsidP="00E04138">
      <w:pPr>
        <w:jc w:val="both"/>
        <w:rPr>
          <w:rFonts w:ascii="Calibri Light" w:hAnsi="Calibri Light" w:cstheme="majorBidi"/>
          <w:bCs/>
          <w:szCs w:val="20"/>
          <w:lang w:val="en-US"/>
        </w:rPr>
      </w:pPr>
      <w:r>
        <w:rPr>
          <w:rFonts w:ascii="Calibri Light" w:hAnsi="Calibri Light" w:cstheme="majorBidi"/>
          <w:b/>
          <w:bCs/>
          <w:szCs w:val="20"/>
          <w:lang w:val="en-US"/>
        </w:rPr>
        <w:t>Initial Report Preparation</w:t>
      </w:r>
    </w:p>
    <w:p w14:paraId="5E8F8693" w14:textId="742C970F" w:rsidR="000D7023"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 xml:space="preserve">The GHHIN Coordination Unit based in Geneva and staffed by two interns, with support from the Steering Committee is structuring the initial report, and leading the development of contents by producing </w:t>
      </w:r>
      <w:r w:rsidR="00227A70">
        <w:rPr>
          <w:rFonts w:ascii="Calibri Light" w:hAnsi="Calibri Light" w:cstheme="majorBidi"/>
          <w:bCs/>
          <w:szCs w:val="20"/>
          <w:lang w:val="en-US"/>
        </w:rPr>
        <w:t xml:space="preserve">a stocktaking paper with background content.  </w:t>
      </w:r>
      <w:r>
        <w:rPr>
          <w:rFonts w:ascii="Calibri Light" w:hAnsi="Calibri Light" w:cstheme="majorBidi"/>
          <w:bCs/>
          <w:szCs w:val="20"/>
          <w:lang w:val="en-US"/>
        </w:rPr>
        <w:t>Expected inputs to the initial report include:</w:t>
      </w:r>
      <w:r w:rsidR="000D7023">
        <w:rPr>
          <w:rFonts w:ascii="Calibri Light" w:hAnsi="Calibri Light" w:cstheme="majorBidi"/>
          <w:bCs/>
          <w:szCs w:val="20"/>
          <w:lang w:val="en-US"/>
        </w:rPr>
        <w:t xml:space="preserve"> Stocktaking and Published Literature</w:t>
      </w:r>
      <w:r w:rsidR="00B67E09">
        <w:rPr>
          <w:rFonts w:ascii="Calibri Light" w:hAnsi="Calibri Light" w:cstheme="majorBidi"/>
          <w:bCs/>
          <w:szCs w:val="20"/>
          <w:lang w:val="en-US"/>
        </w:rPr>
        <w:t xml:space="preserve">. </w:t>
      </w:r>
      <w:r w:rsidR="000D7023">
        <w:rPr>
          <w:rFonts w:ascii="Calibri Light" w:hAnsi="Calibri Light" w:cstheme="majorBidi"/>
          <w:bCs/>
          <w:szCs w:val="20"/>
          <w:lang w:val="en-US"/>
        </w:rPr>
        <w:t>Future reports will draw from the Heat Hub, Forum, and Published Literature</w:t>
      </w:r>
    </w:p>
    <w:p w14:paraId="432A9C94" w14:textId="77777777" w:rsidR="00352770" w:rsidRDefault="00352770" w:rsidP="00E04138">
      <w:pPr>
        <w:jc w:val="both"/>
        <w:rPr>
          <w:rFonts w:ascii="Calibri Light" w:hAnsi="Calibri Light" w:cstheme="majorBidi"/>
          <w:bCs/>
          <w:szCs w:val="20"/>
          <w:lang w:val="en-US"/>
        </w:rPr>
      </w:pPr>
      <w:r>
        <w:rPr>
          <w:rFonts w:ascii="Calibri Light" w:hAnsi="Calibri Light" w:cstheme="majorBidi"/>
          <w:bCs/>
          <w:noProof/>
          <w:szCs w:val="20"/>
          <w:lang w:eastAsia="en-GB"/>
        </w:rPr>
        <w:drawing>
          <wp:inline distT="0" distB="0" distL="0" distR="0" wp14:anchorId="3B805196" wp14:editId="44C6B604">
            <wp:extent cx="5486400" cy="3228340"/>
            <wp:effectExtent l="0" t="0" r="50800" b="2286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54C5B82D" w14:textId="77777777" w:rsidR="00436F5E" w:rsidRDefault="00352770" w:rsidP="00E04138">
      <w:pPr>
        <w:jc w:val="both"/>
        <w:rPr>
          <w:rFonts w:ascii="Calibri Light" w:hAnsi="Calibri Light" w:cstheme="majorBidi"/>
          <w:bCs/>
          <w:szCs w:val="20"/>
          <w:lang w:val="en-US"/>
        </w:rPr>
      </w:pPr>
      <w:r>
        <w:rPr>
          <w:rFonts w:ascii="Calibri Light" w:hAnsi="Calibri Light" w:cstheme="majorBidi"/>
          <w:bCs/>
          <w:szCs w:val="20"/>
          <w:lang w:val="en-US"/>
        </w:rPr>
        <w:t xml:space="preserve">Details on the Stocktaking papers, the Global Forum, and other Reports can be found in other GHHIN documentation.  The GHHIN </w:t>
      </w:r>
      <w:r w:rsidR="00B67E09">
        <w:rPr>
          <w:rFonts w:ascii="Calibri Light" w:hAnsi="Calibri Light" w:cstheme="majorBidi"/>
          <w:bCs/>
          <w:szCs w:val="20"/>
          <w:lang w:val="en-US"/>
        </w:rPr>
        <w:t>Heat Hub, will include</w:t>
      </w:r>
      <w:r>
        <w:rPr>
          <w:rFonts w:ascii="Calibri Light" w:hAnsi="Calibri Light" w:cstheme="majorBidi"/>
          <w:bCs/>
          <w:szCs w:val="20"/>
          <w:lang w:val="en-US"/>
        </w:rPr>
        <w:t xml:space="preserve"> </w:t>
      </w:r>
      <w:r w:rsidR="00436F5E">
        <w:rPr>
          <w:rFonts w:ascii="Calibri Light" w:hAnsi="Calibri Light" w:cstheme="majorBidi"/>
          <w:bCs/>
          <w:szCs w:val="20"/>
          <w:lang w:val="en-US"/>
        </w:rPr>
        <w:t xml:space="preserve">Member Profiles, </w:t>
      </w:r>
      <w:r>
        <w:rPr>
          <w:rFonts w:ascii="Calibri Light" w:hAnsi="Calibri Light" w:cstheme="majorBidi"/>
          <w:bCs/>
          <w:szCs w:val="20"/>
          <w:lang w:val="en-US"/>
        </w:rPr>
        <w:t xml:space="preserve">Country Profiles and Wiki </w:t>
      </w:r>
      <w:r w:rsidR="00B67E09">
        <w:rPr>
          <w:rFonts w:ascii="Calibri Light" w:hAnsi="Calibri Light" w:cstheme="majorBidi"/>
          <w:bCs/>
          <w:szCs w:val="20"/>
          <w:lang w:val="en-US"/>
        </w:rPr>
        <w:t xml:space="preserve">function that </w:t>
      </w:r>
      <w:r>
        <w:rPr>
          <w:rFonts w:ascii="Calibri Light" w:hAnsi="Calibri Light" w:cstheme="majorBidi"/>
          <w:bCs/>
          <w:szCs w:val="20"/>
          <w:lang w:val="en-US"/>
        </w:rPr>
        <w:t xml:space="preserve">will soon be elaborated in a supporting document. The Country profiles will contain basic information on the operational status of heat health actions by each country as well as basic information on the heat hazard, exposure, and vulnerability of its </w:t>
      </w:r>
      <w:r w:rsidR="00BA7567">
        <w:rPr>
          <w:rFonts w:ascii="Calibri Light" w:hAnsi="Calibri Light" w:cstheme="majorBidi"/>
          <w:bCs/>
          <w:szCs w:val="20"/>
          <w:lang w:val="en-US"/>
        </w:rPr>
        <w:t>citizen</w:t>
      </w:r>
      <w:r>
        <w:rPr>
          <w:rFonts w:ascii="Calibri Light" w:hAnsi="Calibri Light" w:cstheme="majorBidi"/>
          <w:bCs/>
          <w:szCs w:val="20"/>
          <w:lang w:val="en-US"/>
        </w:rPr>
        <w:t xml:space="preserve">s – including indicators which will be tracked and available for aggregation on the GHHIN portal. </w:t>
      </w:r>
    </w:p>
    <w:p w14:paraId="40376B18" w14:textId="77777777" w:rsidR="00352770" w:rsidRDefault="00436F5E" w:rsidP="00436F5E">
      <w:pPr>
        <w:rPr>
          <w:rFonts w:ascii="Calibri Light" w:hAnsi="Calibri Light" w:cstheme="majorBidi"/>
          <w:bCs/>
          <w:szCs w:val="20"/>
          <w:lang w:val="en-US"/>
        </w:rPr>
      </w:pPr>
      <w:r>
        <w:rPr>
          <w:rFonts w:ascii="Calibri Light" w:hAnsi="Calibri Light" w:cstheme="majorBidi"/>
          <w:bCs/>
          <w:szCs w:val="20"/>
          <w:lang w:val="en-US"/>
        </w:rPr>
        <w:t>A dashboard of key i</w:t>
      </w:r>
      <w:r w:rsidR="00352770">
        <w:rPr>
          <w:rFonts w:ascii="Calibri Light" w:hAnsi="Calibri Light" w:cstheme="majorBidi"/>
          <w:bCs/>
          <w:szCs w:val="20"/>
          <w:lang w:val="en-US"/>
        </w:rPr>
        <w:t xml:space="preserve">ndicators </w:t>
      </w:r>
      <w:r>
        <w:rPr>
          <w:rFonts w:ascii="Calibri Light" w:hAnsi="Calibri Light" w:cstheme="majorBidi"/>
          <w:bCs/>
          <w:szCs w:val="20"/>
          <w:lang w:val="en-US"/>
        </w:rPr>
        <w:t>will be created to track impacts, gaps, and progress, for example</w:t>
      </w:r>
      <w:r w:rsidR="00352770">
        <w:rPr>
          <w:rFonts w:ascii="Calibri Light" w:hAnsi="Calibri Light" w:cstheme="majorBidi"/>
          <w:bCs/>
          <w:szCs w:val="20"/>
          <w:lang w:val="en-US"/>
        </w:rPr>
        <w:t xml:space="preserve"> </w:t>
      </w:r>
      <w:r>
        <w:rPr>
          <w:rFonts w:ascii="Calibri Light" w:hAnsi="Calibri Light" w:cstheme="majorBidi"/>
          <w:bCs/>
          <w:szCs w:val="20"/>
          <w:lang w:val="en-US"/>
        </w:rPr>
        <w:t xml:space="preserve">tracking: </w:t>
      </w:r>
    </w:p>
    <w:p w14:paraId="29143BE8" w14:textId="77777777" w:rsidR="00352770" w:rsidRDefault="007C0994" w:rsidP="007C0994">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Registered heat waves </w:t>
      </w:r>
      <w:r w:rsidR="00352770">
        <w:rPr>
          <w:rFonts w:ascii="Calibri Light" w:hAnsi="Calibri Light" w:cstheme="majorBidi"/>
          <w:bCs/>
          <w:szCs w:val="20"/>
          <w:lang w:val="en-US"/>
        </w:rPr>
        <w:t>experienced annually</w:t>
      </w:r>
      <w:r w:rsidR="00436F5E">
        <w:rPr>
          <w:rFonts w:ascii="Calibri Light" w:hAnsi="Calibri Light" w:cstheme="majorBidi"/>
          <w:bCs/>
          <w:szCs w:val="20"/>
          <w:lang w:val="en-US"/>
        </w:rPr>
        <w:t>, per country</w:t>
      </w:r>
    </w:p>
    <w:p w14:paraId="084AF20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National reported impacts  </w:t>
      </w:r>
    </w:p>
    <w:p w14:paraId="3E329EC0" w14:textId="77777777" w:rsidR="007C0994" w:rsidRDefault="007C0994" w:rsidP="00352770">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lastRenderedPageBreak/>
        <w:t>City level heat plans</w:t>
      </w:r>
    </w:p>
    <w:p w14:paraId="370100CB" w14:textId="77777777" w:rsidR="007C0994" w:rsidRPr="00352770" w:rsidRDefault="00BA7567" w:rsidP="00BA7567">
      <w:pPr>
        <w:pStyle w:val="ListParagraph"/>
        <w:numPr>
          <w:ilvl w:val="0"/>
          <w:numId w:val="39"/>
        </w:numPr>
        <w:rPr>
          <w:rFonts w:ascii="Calibri Light" w:hAnsi="Calibri Light" w:cstheme="majorBidi"/>
          <w:bCs/>
          <w:szCs w:val="20"/>
          <w:lang w:val="en-US"/>
        </w:rPr>
      </w:pPr>
      <w:r>
        <w:rPr>
          <w:rFonts w:ascii="Calibri Light" w:hAnsi="Calibri Light" w:cstheme="majorBidi"/>
          <w:bCs/>
          <w:szCs w:val="20"/>
          <w:lang w:val="en-US"/>
        </w:rPr>
        <w:t xml:space="preserve">Legislation </w:t>
      </w:r>
      <w:r w:rsidR="007C0994">
        <w:rPr>
          <w:rFonts w:ascii="Calibri Light" w:hAnsi="Calibri Light" w:cstheme="majorBidi"/>
          <w:bCs/>
          <w:szCs w:val="20"/>
          <w:lang w:val="en-US"/>
        </w:rPr>
        <w:t>specific to</w:t>
      </w:r>
      <w:r>
        <w:rPr>
          <w:rFonts w:ascii="Calibri Light" w:hAnsi="Calibri Light" w:cstheme="majorBidi"/>
          <w:bCs/>
          <w:szCs w:val="20"/>
          <w:lang w:val="en-US"/>
        </w:rPr>
        <w:t xml:space="preserve"> population protection from </w:t>
      </w:r>
      <w:r w:rsidR="007C0994">
        <w:rPr>
          <w:rFonts w:ascii="Calibri Light" w:hAnsi="Calibri Light" w:cstheme="majorBidi"/>
          <w:bCs/>
          <w:szCs w:val="20"/>
          <w:lang w:val="en-US"/>
        </w:rPr>
        <w:t>heat</w:t>
      </w:r>
    </w:p>
    <w:p w14:paraId="3C884BCE" w14:textId="77777777" w:rsidR="00352770" w:rsidRDefault="00352770" w:rsidP="00352770">
      <w:pPr>
        <w:rPr>
          <w:rFonts w:ascii="Calibri Light" w:hAnsi="Calibri Light" w:cstheme="majorBidi"/>
          <w:b/>
          <w:bCs/>
          <w:szCs w:val="20"/>
          <w:lang w:val="en-US"/>
        </w:rPr>
      </w:pPr>
      <w:r>
        <w:rPr>
          <w:rFonts w:ascii="Calibri Light" w:hAnsi="Calibri Light" w:cstheme="majorBidi"/>
          <w:bCs/>
          <w:szCs w:val="20"/>
          <w:lang w:val="en-US"/>
        </w:rPr>
        <w:t>The profiles will be featured and updated during Global Forums and through requests issued during sourcing for material for the Global Synthesis. It is expected that members of the GHHIN community will take the responsibility of updating the profile of their own country, but regular passes (every 6 months) will also be made by the GHHIN Coordination Unit to refresh content.</w:t>
      </w:r>
    </w:p>
    <w:p w14:paraId="53D0F26E" w14:textId="77777777" w:rsidR="00352770" w:rsidRDefault="00352770" w:rsidP="00352770">
      <w:pPr>
        <w:rPr>
          <w:rFonts w:ascii="Calibri Light" w:hAnsi="Calibri Light" w:cstheme="majorBidi"/>
          <w:bCs/>
          <w:szCs w:val="20"/>
          <w:lang w:val="en-US"/>
        </w:rPr>
      </w:pPr>
      <w:r>
        <w:rPr>
          <w:rFonts w:ascii="Calibri Light" w:hAnsi="Calibri Light" w:cstheme="majorBidi"/>
          <w:b/>
          <w:bCs/>
          <w:szCs w:val="20"/>
          <w:lang w:val="en-US"/>
        </w:rPr>
        <w:t>Target Publication Date</w:t>
      </w:r>
      <w:r>
        <w:rPr>
          <w:rFonts w:ascii="Calibri Light" w:hAnsi="Calibri Light" w:cstheme="majorBidi"/>
          <w:bCs/>
          <w:szCs w:val="20"/>
          <w:lang w:val="en-US"/>
        </w:rPr>
        <w:t>: September 2018 and every two years thereafter (2020, 2022, etc…) in sync with Global Forum meetings.</w:t>
      </w:r>
    </w:p>
    <w:p w14:paraId="11F14293"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Dec-Feb</w:t>
      </w:r>
      <w:r>
        <w:rPr>
          <w:rFonts w:ascii="Calibri Light" w:hAnsi="Calibri Light" w:cstheme="majorBidi"/>
          <w:bCs/>
          <w:szCs w:val="20"/>
          <w:lang w:val="en-US"/>
        </w:rPr>
        <w:t>: collection and synthesis of data for the preceding period (calendar years 2016 &amp; 2017). This long lead time is because we may draw on many sources that do their own compilation and need a few months after the close of the previous year to publish their data.</w:t>
      </w:r>
    </w:p>
    <w:p w14:paraId="6F93C85B"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Feb-March</w:t>
      </w:r>
      <w:r>
        <w:rPr>
          <w:rFonts w:ascii="Calibri Light" w:hAnsi="Calibri Light" w:cstheme="majorBidi"/>
          <w:bCs/>
          <w:szCs w:val="20"/>
          <w:lang w:val="en-US"/>
        </w:rPr>
        <w:t>: preparation of the report</w:t>
      </w:r>
    </w:p>
    <w:p w14:paraId="137A4BCA"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April-May</w:t>
      </w:r>
      <w:r>
        <w:rPr>
          <w:rFonts w:ascii="Calibri Light" w:hAnsi="Calibri Light" w:cstheme="majorBidi"/>
          <w:bCs/>
          <w:szCs w:val="20"/>
          <w:lang w:val="en-US"/>
        </w:rPr>
        <w:t>: review and revision</w:t>
      </w:r>
    </w:p>
    <w:p w14:paraId="55BA3A41" w14:textId="77777777" w:rsidR="00352770" w:rsidRDefault="00352770" w:rsidP="00352770">
      <w:pPr>
        <w:pStyle w:val="ListParagraph"/>
        <w:numPr>
          <w:ilvl w:val="0"/>
          <w:numId w:val="25"/>
        </w:numPr>
        <w:rPr>
          <w:rFonts w:ascii="Calibri Light" w:hAnsi="Calibri Light" w:cstheme="majorBidi"/>
          <w:bCs/>
          <w:szCs w:val="20"/>
          <w:lang w:val="en-US"/>
        </w:rPr>
      </w:pPr>
      <w:r>
        <w:rPr>
          <w:rFonts w:ascii="Calibri Light" w:hAnsi="Calibri Light" w:cstheme="majorBidi"/>
          <w:b/>
          <w:bCs/>
          <w:szCs w:val="20"/>
          <w:lang w:val="en-US"/>
        </w:rPr>
        <w:t xml:space="preserve">June – September </w:t>
      </w:r>
      <w:r>
        <w:rPr>
          <w:rFonts w:ascii="Calibri Light" w:hAnsi="Calibri Light" w:cstheme="majorBidi"/>
          <w:bCs/>
          <w:szCs w:val="20"/>
          <w:lang w:val="en-US"/>
        </w:rPr>
        <w:t>: publication production</w:t>
      </w:r>
    </w:p>
    <w:p w14:paraId="6459C074" w14:textId="77777777" w:rsidR="00352770" w:rsidRDefault="00352770" w:rsidP="00352770">
      <w:pPr>
        <w:rPr>
          <w:rFonts w:ascii="Calibri Light" w:hAnsi="Calibri Light" w:cstheme="majorBidi"/>
          <w:bCs/>
          <w:szCs w:val="20"/>
          <w:lang w:val="en-US"/>
        </w:rPr>
      </w:pPr>
      <w:r>
        <w:rPr>
          <w:rFonts w:ascii="Calibri Light" w:hAnsi="Calibri Light" w:cstheme="majorBidi"/>
          <w:bCs/>
          <w:szCs w:val="20"/>
          <w:lang w:val="en-US"/>
        </w:rPr>
        <w:t>Publication Target to Align with other Policy and Reporting Processes: Notably, Lancet Tracking Climate and Health (annual Oct/Nov), WMO State of the Climate (Impacts section)(annual Oct/Nov release pre-COP), IPCC AR6. Outreach to research funding agencies and institutions, to the earth observation community, and to key international organizations (IPCC, WMO, WHO)</w:t>
      </w:r>
    </w:p>
    <w:p w14:paraId="6239111C" w14:textId="77777777" w:rsidR="00352770" w:rsidRDefault="00352770" w:rsidP="00EE5915">
      <w:pPr>
        <w:rPr>
          <w:rFonts w:ascii="Calibri Light" w:hAnsi="Calibri Light" w:cstheme="majorBidi"/>
          <w:bCs/>
          <w:szCs w:val="20"/>
          <w:lang w:val="en-US"/>
        </w:rPr>
      </w:pPr>
      <w:r>
        <w:rPr>
          <w:rFonts w:ascii="Calibri Light" w:hAnsi="Calibri Light" w:cstheme="majorBidi"/>
          <w:bCs/>
          <w:szCs w:val="20"/>
          <w:lang w:val="en-US"/>
        </w:rPr>
        <w:t>Subsequent reports will be an assessment of progress made since the previous report, and will thus b</w:t>
      </w:r>
      <w:r w:rsidR="00EE5915">
        <w:rPr>
          <w:rFonts w:ascii="Calibri Light" w:hAnsi="Calibri Light" w:cstheme="majorBidi"/>
          <w:bCs/>
          <w:szCs w:val="20"/>
          <w:lang w:val="en-US"/>
        </w:rPr>
        <w:t>e much more abbreviated. T</w:t>
      </w:r>
      <w:r>
        <w:rPr>
          <w:rFonts w:ascii="Calibri Light" w:hAnsi="Calibri Light" w:cstheme="majorBidi"/>
          <w:bCs/>
          <w:szCs w:val="20"/>
          <w:lang w:val="en-US"/>
        </w:rPr>
        <w:t>he sto</w:t>
      </w:r>
      <w:r w:rsidR="00EE5915">
        <w:rPr>
          <w:rFonts w:ascii="Calibri Light" w:hAnsi="Calibri Light" w:cstheme="majorBidi"/>
          <w:bCs/>
          <w:szCs w:val="20"/>
          <w:lang w:val="en-US"/>
        </w:rPr>
        <w:t>cktaking report will provide a one-time input</w:t>
      </w:r>
      <w:r>
        <w:rPr>
          <w:rFonts w:ascii="Calibri Light" w:hAnsi="Calibri Light" w:cstheme="majorBidi"/>
          <w:bCs/>
          <w:szCs w:val="20"/>
          <w:lang w:val="en-US"/>
        </w:rPr>
        <w:t xml:space="preserve"> to establish the current state of affairs, </w:t>
      </w:r>
      <w:r w:rsidR="00EE5915">
        <w:rPr>
          <w:rFonts w:ascii="Calibri Light" w:hAnsi="Calibri Light" w:cstheme="majorBidi"/>
          <w:bCs/>
          <w:szCs w:val="20"/>
          <w:lang w:val="en-US"/>
        </w:rPr>
        <w:t>in the absence of other data collection opportunities. O</w:t>
      </w:r>
      <w:r>
        <w:rPr>
          <w:rFonts w:ascii="Calibri Light" w:hAnsi="Calibri Light" w:cstheme="majorBidi"/>
          <w:bCs/>
          <w:szCs w:val="20"/>
          <w:lang w:val="en-US"/>
        </w:rPr>
        <w:t>ther input sources</w:t>
      </w:r>
      <w:r w:rsidR="00EE5915">
        <w:rPr>
          <w:rFonts w:ascii="Calibri Light" w:hAnsi="Calibri Light" w:cstheme="majorBidi"/>
          <w:bCs/>
          <w:szCs w:val="20"/>
          <w:lang w:val="en-US"/>
        </w:rPr>
        <w:t>, (e.g. Forum, Hub, Literature)</w:t>
      </w:r>
      <w:r>
        <w:rPr>
          <w:rFonts w:ascii="Calibri Light" w:hAnsi="Calibri Light" w:cstheme="majorBidi"/>
          <w:bCs/>
          <w:szCs w:val="20"/>
          <w:lang w:val="en-US"/>
        </w:rPr>
        <w:t xml:space="preserve"> for the </w:t>
      </w:r>
      <w:r w:rsidR="00EE5915">
        <w:rPr>
          <w:rFonts w:ascii="Calibri Light" w:hAnsi="Calibri Light" w:cstheme="majorBidi"/>
          <w:bCs/>
          <w:szCs w:val="20"/>
          <w:lang w:val="en-US"/>
        </w:rPr>
        <w:t>subsequent GHHIN Synthesis Reports.</w:t>
      </w:r>
    </w:p>
    <w:p w14:paraId="0D722A36" w14:textId="7BAA5F63" w:rsidR="000F751E" w:rsidRPr="00227A70" w:rsidRDefault="000F751E" w:rsidP="00227A70">
      <w:pPr>
        <w:pStyle w:val="ListParagraph"/>
        <w:numPr>
          <w:ilvl w:val="0"/>
          <w:numId w:val="38"/>
        </w:numPr>
        <w:rPr>
          <w:rFonts w:ascii="Calibri Light" w:hAnsi="Calibri Light"/>
          <w:b/>
          <w:bCs/>
          <w:color w:val="F79646" w:themeColor="accent6"/>
          <w:sz w:val="28"/>
          <w:szCs w:val="32"/>
        </w:rPr>
      </w:pPr>
      <w:r w:rsidRPr="00227A70">
        <w:rPr>
          <w:rFonts w:ascii="Calibri Light" w:hAnsi="Calibri Light"/>
          <w:b/>
          <w:bCs/>
          <w:color w:val="F79646" w:themeColor="accent6"/>
          <w:sz w:val="28"/>
          <w:szCs w:val="32"/>
        </w:rPr>
        <w:t xml:space="preserve">Report Production and Management </w:t>
      </w:r>
    </w:p>
    <w:p w14:paraId="42523963" w14:textId="745B7F28" w:rsidR="00352770" w:rsidRDefault="00352770" w:rsidP="00227A70">
      <w:pPr>
        <w:rPr>
          <w:rFonts w:ascii="Calibri Light" w:hAnsi="Calibri Light" w:cstheme="majorBidi"/>
          <w:bCs/>
          <w:szCs w:val="20"/>
          <w:lang w:val="en-US"/>
        </w:rPr>
      </w:pPr>
      <w:r w:rsidRPr="00631DB3">
        <w:rPr>
          <w:rFonts w:ascii="Calibri Light" w:hAnsi="Calibri Light" w:cstheme="majorBidi"/>
          <w:bCs/>
          <w:szCs w:val="20"/>
          <w:highlight w:val="yellow"/>
          <w:lang w:val="en-US"/>
        </w:rPr>
        <w:t xml:space="preserve">Decision Point: Do we attempt to do this in-house </w:t>
      </w:r>
      <w:r w:rsidR="00227A70" w:rsidRPr="00631DB3">
        <w:rPr>
          <w:rFonts w:ascii="Calibri Light" w:hAnsi="Calibri Light" w:cstheme="majorBidi"/>
          <w:bCs/>
          <w:szCs w:val="20"/>
          <w:highlight w:val="yellow"/>
          <w:lang w:val="en-US"/>
        </w:rPr>
        <w:t xml:space="preserve">with volunteer author teams </w:t>
      </w:r>
      <w:r w:rsidRPr="00631DB3">
        <w:rPr>
          <w:rFonts w:ascii="Calibri Light" w:hAnsi="Calibri Light" w:cstheme="majorBidi"/>
          <w:bCs/>
          <w:szCs w:val="20"/>
          <w:highlight w:val="yellow"/>
          <w:lang w:val="en-US"/>
        </w:rPr>
        <w:t>and manage the production process with a dedicated GHHIN</w:t>
      </w:r>
      <w:r w:rsidR="00227A70" w:rsidRPr="00631DB3">
        <w:rPr>
          <w:rFonts w:ascii="Calibri Light" w:hAnsi="Calibri Light" w:cstheme="majorBidi"/>
          <w:bCs/>
          <w:szCs w:val="20"/>
          <w:highlight w:val="yellow"/>
          <w:lang w:val="en-US"/>
        </w:rPr>
        <w:t xml:space="preserve"> task committee.</w:t>
      </w:r>
      <w:r w:rsidRPr="00631DB3">
        <w:rPr>
          <w:rFonts w:ascii="Calibri Light" w:hAnsi="Calibri Light" w:cstheme="majorBidi"/>
          <w:bCs/>
          <w:szCs w:val="20"/>
          <w:highlight w:val="yellow"/>
          <w:lang w:val="en-US"/>
        </w:rPr>
        <w:t xml:space="preserve"> </w:t>
      </w:r>
      <w:r w:rsidR="00227A70" w:rsidRPr="00631DB3">
        <w:rPr>
          <w:rFonts w:ascii="Calibri Light" w:hAnsi="Calibri Light" w:cstheme="majorBidi"/>
          <w:bCs/>
          <w:szCs w:val="20"/>
          <w:highlight w:val="yellow"/>
          <w:lang w:val="en-US"/>
        </w:rPr>
        <w:t>D</w:t>
      </w:r>
      <w:r w:rsidRPr="00631DB3">
        <w:rPr>
          <w:rFonts w:ascii="Calibri Light" w:hAnsi="Calibri Light" w:cstheme="majorBidi"/>
          <w:bCs/>
          <w:szCs w:val="20"/>
          <w:highlight w:val="yellow"/>
          <w:lang w:val="en-US"/>
        </w:rPr>
        <w:t>o we outsource elements of the production process to a third party?</w:t>
      </w:r>
      <w:r w:rsidR="00227A70">
        <w:rPr>
          <w:rFonts w:ascii="Calibri Light" w:hAnsi="Calibri Light" w:cstheme="majorBidi"/>
          <w:bCs/>
          <w:szCs w:val="20"/>
          <w:lang w:val="en-US"/>
        </w:rPr>
        <w:t xml:space="preserve">   </w:t>
      </w:r>
    </w:p>
    <w:tbl>
      <w:tblPr>
        <w:tblStyle w:val="TableGrid"/>
        <w:tblW w:w="9072" w:type="dxa"/>
        <w:tblInd w:w="108" w:type="dxa"/>
        <w:tblLayout w:type="fixed"/>
        <w:tblLook w:val="04A0" w:firstRow="1" w:lastRow="0" w:firstColumn="1" w:lastColumn="0" w:noHBand="0" w:noVBand="1"/>
      </w:tblPr>
      <w:tblGrid>
        <w:gridCol w:w="2835"/>
        <w:gridCol w:w="6237"/>
      </w:tblGrid>
      <w:tr w:rsidR="000F751E" w:rsidRPr="0094448E" w14:paraId="5D7E6A38" w14:textId="13D2A7D8" w:rsidTr="00227A70">
        <w:trPr>
          <w:trHeight w:val="389"/>
        </w:trPr>
        <w:tc>
          <w:tcPr>
            <w:tcW w:w="2835" w:type="dxa"/>
          </w:tcPr>
          <w:p w14:paraId="063940FA" w14:textId="478A6CB7" w:rsidR="000F751E" w:rsidRPr="0094448E" w:rsidRDefault="000F751E" w:rsidP="000F751E">
            <w:pPr>
              <w:rPr>
                <w:rFonts w:ascii="Calibri Light" w:hAnsi="Calibri Light" w:cstheme="majorBidi"/>
                <w:b/>
                <w:szCs w:val="20"/>
                <w:lang w:val="en-US"/>
              </w:rPr>
            </w:pPr>
            <w:r>
              <w:rPr>
                <w:rFonts w:ascii="Calibri Light" w:hAnsi="Calibri Light" w:cstheme="majorBidi"/>
                <w:b/>
                <w:szCs w:val="20"/>
                <w:lang w:val="en-US"/>
              </w:rPr>
              <w:t>Production Team</w:t>
            </w:r>
          </w:p>
        </w:tc>
        <w:tc>
          <w:tcPr>
            <w:tcW w:w="6237" w:type="dxa"/>
          </w:tcPr>
          <w:p w14:paraId="137DC4F7" w14:textId="77777777" w:rsidR="000F751E" w:rsidRPr="0094448E" w:rsidRDefault="000F751E" w:rsidP="00723037">
            <w:pPr>
              <w:rPr>
                <w:rFonts w:ascii="Calibri Light" w:hAnsi="Calibri Light" w:cstheme="majorBidi"/>
                <w:b/>
                <w:szCs w:val="20"/>
                <w:lang w:val="en-US"/>
              </w:rPr>
            </w:pPr>
          </w:p>
        </w:tc>
      </w:tr>
      <w:tr w:rsidR="000F751E" w:rsidRPr="0094448E" w14:paraId="6EFDB4A7" w14:textId="5AF9F3BF" w:rsidTr="00227A70">
        <w:trPr>
          <w:trHeight w:val="565"/>
        </w:trPr>
        <w:tc>
          <w:tcPr>
            <w:tcW w:w="2835" w:type="dxa"/>
          </w:tcPr>
          <w:p w14:paraId="55BDD769" w14:textId="71B4E459" w:rsidR="000F751E" w:rsidRPr="0094448E" w:rsidRDefault="000F751E" w:rsidP="00723037">
            <w:pPr>
              <w:rPr>
                <w:rFonts w:ascii="Calibri Light" w:hAnsi="Calibri Light" w:cstheme="majorBidi"/>
                <w:b/>
                <w:szCs w:val="20"/>
                <w:lang w:val="en-US"/>
              </w:rPr>
            </w:pPr>
            <w:r>
              <w:rPr>
                <w:rFonts w:ascii="Calibri Light" w:hAnsi="Calibri Light" w:cstheme="majorBidi"/>
                <w:b/>
                <w:szCs w:val="20"/>
                <w:lang w:val="en-US"/>
              </w:rPr>
              <w:t xml:space="preserve">Coordinating Manager </w:t>
            </w:r>
          </w:p>
        </w:tc>
        <w:tc>
          <w:tcPr>
            <w:tcW w:w="6237" w:type="dxa"/>
          </w:tcPr>
          <w:p w14:paraId="4208D32F" w14:textId="77777777" w:rsidR="000F751E" w:rsidRPr="0094448E" w:rsidRDefault="000F751E" w:rsidP="00723037">
            <w:pPr>
              <w:rPr>
                <w:rFonts w:ascii="Calibri Light" w:hAnsi="Calibri Light" w:cstheme="majorBidi"/>
                <w:b/>
                <w:szCs w:val="20"/>
                <w:lang w:val="en-US"/>
              </w:rPr>
            </w:pPr>
          </w:p>
        </w:tc>
      </w:tr>
      <w:tr w:rsidR="000F751E" w:rsidRPr="00494DAE" w14:paraId="64B4F8CB" w14:textId="679A8205" w:rsidTr="000F751E">
        <w:tc>
          <w:tcPr>
            <w:tcW w:w="2835" w:type="dxa"/>
          </w:tcPr>
          <w:p w14:paraId="16085EE2"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Chapter 1 –</w:t>
            </w:r>
          </w:p>
          <w:p w14:paraId="5A2CD373"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Heat: a human health hazard</w:t>
            </w:r>
          </w:p>
          <w:p w14:paraId="04B8CA55" w14:textId="77777777" w:rsidR="000F751E" w:rsidRDefault="000F751E" w:rsidP="0072303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Met expert Team)</w:t>
            </w:r>
            <w:r>
              <w:rPr>
                <w:rFonts w:ascii="Calibri Light" w:hAnsi="Calibri Light" w:cstheme="majorBidi"/>
                <w:bCs/>
                <w:szCs w:val="20"/>
                <w:lang w:val="en-US"/>
              </w:rPr>
              <w:t xml:space="preserve"> </w:t>
            </w:r>
          </w:p>
          <w:p w14:paraId="1D092FF1" w14:textId="77777777" w:rsidR="000F751E" w:rsidRDefault="000F751E" w:rsidP="00723037">
            <w:pPr>
              <w:tabs>
                <w:tab w:val="left" w:pos="1365"/>
              </w:tabs>
              <w:rPr>
                <w:rFonts w:ascii="Calibri Light" w:hAnsi="Calibri Light" w:cstheme="majorBidi"/>
                <w:szCs w:val="20"/>
                <w:lang w:val="en-US"/>
              </w:rPr>
            </w:pPr>
            <w:r>
              <w:rPr>
                <w:rFonts w:ascii="Calibri Light" w:hAnsi="Calibri Light" w:cstheme="majorBidi"/>
                <w:szCs w:val="20"/>
                <w:lang w:val="en-US"/>
              </w:rPr>
              <w:tab/>
            </w:r>
          </w:p>
          <w:p w14:paraId="0481054C" w14:textId="77777777" w:rsidR="000F751E" w:rsidRPr="00494DAE" w:rsidRDefault="000F751E" w:rsidP="00723037">
            <w:pPr>
              <w:tabs>
                <w:tab w:val="left" w:pos="1365"/>
              </w:tabs>
              <w:rPr>
                <w:rFonts w:ascii="Calibri Light" w:hAnsi="Calibri Light" w:cstheme="majorBidi"/>
                <w:szCs w:val="20"/>
                <w:lang w:val="en-US"/>
              </w:rPr>
            </w:pPr>
          </w:p>
        </w:tc>
        <w:tc>
          <w:tcPr>
            <w:tcW w:w="6237" w:type="dxa"/>
          </w:tcPr>
          <w:p w14:paraId="1A1F75D1"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Lead:</w:t>
            </w:r>
          </w:p>
          <w:p w14:paraId="09C970A5" w14:textId="77777777" w:rsidR="000F751E" w:rsidRDefault="000F751E" w:rsidP="00723037">
            <w:pPr>
              <w:rPr>
                <w:rFonts w:ascii="Calibri Light" w:hAnsi="Calibri Light" w:cstheme="majorBidi"/>
                <w:b/>
                <w:szCs w:val="20"/>
                <w:lang w:val="en-US"/>
              </w:rPr>
            </w:pPr>
          </w:p>
          <w:p w14:paraId="7E54912D"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Contributors:</w:t>
            </w:r>
          </w:p>
          <w:p w14:paraId="2C6DE38F" w14:textId="77777777" w:rsidR="000F751E" w:rsidRDefault="000F751E" w:rsidP="00723037">
            <w:pPr>
              <w:rPr>
                <w:rFonts w:ascii="Calibri Light" w:hAnsi="Calibri Light" w:cstheme="majorBidi"/>
                <w:b/>
                <w:szCs w:val="20"/>
                <w:lang w:val="en-US"/>
              </w:rPr>
            </w:pPr>
          </w:p>
          <w:p w14:paraId="14E65318"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417BA923" w14:textId="630E8DDE"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Glenn M.</w:t>
            </w:r>
          </w:p>
          <w:p w14:paraId="40147C6E"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Jon Gottschalck</w:t>
            </w:r>
          </w:p>
          <w:p w14:paraId="6CF66432"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Robert Kopp</w:t>
            </w:r>
          </w:p>
          <w:p w14:paraId="436EC302" w14:textId="77777777"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KMA person</w:t>
            </w:r>
          </w:p>
          <w:p w14:paraId="0B3BEC56" w14:textId="77777777" w:rsidR="000F751E" w:rsidRDefault="000F751E" w:rsidP="000F751E">
            <w:pPr>
              <w:rPr>
                <w:rFonts w:ascii="Calibri Light" w:hAnsi="Calibri Light" w:cstheme="majorBidi"/>
                <w:szCs w:val="20"/>
                <w:lang w:val="en-US"/>
              </w:rPr>
            </w:pPr>
            <w:r w:rsidRPr="00525EFA">
              <w:rPr>
                <w:rFonts w:ascii="Calibri Light" w:eastAsia="Times New Roman" w:hAnsi="Calibri Light" w:cs="Tahoma"/>
                <w:szCs w:val="20"/>
                <w:lang w:val="en-US"/>
              </w:rPr>
              <w:t>Sarah Perkins-Kirkpatrick</w:t>
            </w:r>
          </w:p>
          <w:p w14:paraId="2D7AF2C1" w14:textId="0EBFB653" w:rsidR="000F751E" w:rsidRPr="0094448E" w:rsidRDefault="000F751E" w:rsidP="00723037">
            <w:pPr>
              <w:rPr>
                <w:rFonts w:ascii="Calibri Light" w:hAnsi="Calibri Light" w:cstheme="majorBidi"/>
                <w:b/>
                <w:szCs w:val="20"/>
                <w:lang w:val="en-US"/>
              </w:rPr>
            </w:pPr>
          </w:p>
        </w:tc>
      </w:tr>
      <w:tr w:rsidR="000F751E" w:rsidRPr="0094448E" w14:paraId="55C68B62" w14:textId="60BF9008" w:rsidTr="000F751E">
        <w:trPr>
          <w:trHeight w:val="1408"/>
        </w:trPr>
        <w:tc>
          <w:tcPr>
            <w:tcW w:w="2835" w:type="dxa"/>
          </w:tcPr>
          <w:p w14:paraId="0DB968D4" w14:textId="0D52615D"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lastRenderedPageBreak/>
              <w:t>Chapter 2 –</w:t>
            </w:r>
          </w:p>
          <w:p w14:paraId="1CF741C5"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 xml:space="preserve">Heat Exposure </w:t>
            </w:r>
          </w:p>
          <w:p w14:paraId="54A2D13F" w14:textId="77777777" w:rsidR="000F751E" w:rsidRDefault="000F751E" w:rsidP="00723037">
            <w:pPr>
              <w:rPr>
                <w:rFonts w:ascii="Calibri Light" w:hAnsi="Calibri Light" w:cstheme="majorBidi"/>
                <w:b/>
                <w:szCs w:val="20"/>
                <w:lang w:val="en-US"/>
              </w:rPr>
            </w:pPr>
          </w:p>
          <w:p w14:paraId="05423DF3" w14:textId="77777777" w:rsidR="000F751E" w:rsidRDefault="000F751E" w:rsidP="00723037">
            <w:pPr>
              <w:rPr>
                <w:rFonts w:ascii="Calibri Light" w:hAnsi="Calibri Light" w:cstheme="majorBidi"/>
                <w:bCs/>
                <w:szCs w:val="20"/>
                <w:lang w:val="en-US"/>
              </w:rPr>
            </w:pPr>
            <w:r w:rsidRPr="00665033">
              <w:rPr>
                <w:rFonts w:ascii="Calibri Light" w:hAnsi="Calibri Light" w:cstheme="majorBidi"/>
                <w:bCs/>
                <w:szCs w:val="20"/>
                <w:highlight w:val="yellow"/>
                <w:lang w:val="en-US"/>
              </w:rPr>
              <w:t>(review needed by mixed team)</w:t>
            </w:r>
          </w:p>
          <w:p w14:paraId="594F4182" w14:textId="77777777" w:rsidR="000F751E" w:rsidRDefault="000F751E" w:rsidP="00723037">
            <w:pPr>
              <w:rPr>
                <w:rFonts w:ascii="Calibri Light" w:hAnsi="Calibri Light" w:cstheme="majorBidi"/>
                <w:bCs/>
                <w:szCs w:val="20"/>
                <w:lang w:val="en-US"/>
              </w:rPr>
            </w:pPr>
          </w:p>
          <w:p w14:paraId="34A9163A" w14:textId="77777777" w:rsidR="000F751E" w:rsidRPr="0094448E" w:rsidRDefault="000F751E" w:rsidP="000F751E">
            <w:pPr>
              <w:rPr>
                <w:rFonts w:ascii="Calibri Light" w:hAnsi="Calibri Light" w:cstheme="majorBidi"/>
                <w:b/>
                <w:szCs w:val="20"/>
                <w:lang w:val="en-US"/>
              </w:rPr>
            </w:pPr>
          </w:p>
        </w:tc>
        <w:tc>
          <w:tcPr>
            <w:tcW w:w="6237" w:type="dxa"/>
          </w:tcPr>
          <w:p w14:paraId="2A59F885"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589FD5AA" w14:textId="77777777" w:rsidR="000F751E" w:rsidRDefault="000F751E" w:rsidP="000F751E">
            <w:pPr>
              <w:rPr>
                <w:rFonts w:ascii="Calibri Light" w:hAnsi="Calibri Light" w:cstheme="majorBidi"/>
                <w:b/>
                <w:szCs w:val="20"/>
                <w:lang w:val="en-US"/>
              </w:rPr>
            </w:pPr>
          </w:p>
          <w:p w14:paraId="06D4C250"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2B2F2B97" w14:textId="77777777" w:rsidR="000F751E" w:rsidRDefault="000F751E" w:rsidP="000F751E">
            <w:pPr>
              <w:rPr>
                <w:rFonts w:ascii="Calibri Light" w:hAnsi="Calibri Light" w:cstheme="majorBidi"/>
                <w:b/>
                <w:szCs w:val="20"/>
                <w:lang w:val="en-US"/>
              </w:rPr>
            </w:pPr>
          </w:p>
          <w:p w14:paraId="07149FB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0A14BB83" w14:textId="3D3F4322" w:rsidR="000F751E" w:rsidRPr="000F751E" w:rsidRDefault="000F751E" w:rsidP="000F751E">
            <w:pPr>
              <w:rPr>
                <w:rFonts w:ascii="Calibri Light" w:hAnsi="Calibri Light" w:cstheme="majorBidi"/>
                <w:bCs/>
                <w:szCs w:val="20"/>
                <w:lang w:val="fr-CH"/>
              </w:rPr>
            </w:pPr>
            <w:r w:rsidRPr="000F751E">
              <w:rPr>
                <w:rFonts w:ascii="Calibri Light" w:hAnsi="Calibri Light" w:cstheme="majorBidi"/>
                <w:bCs/>
                <w:szCs w:val="20"/>
                <w:lang w:val="fr-CH"/>
              </w:rPr>
              <w:t>Census/population trends expert</w:t>
            </w:r>
          </w:p>
          <w:p w14:paraId="586A3441" w14:textId="77777777" w:rsidR="000F751E" w:rsidRPr="000F751E" w:rsidRDefault="000F751E" w:rsidP="000F751E">
            <w:pPr>
              <w:rPr>
                <w:rFonts w:ascii="Calibri Light" w:hAnsi="Calibri Light" w:cstheme="majorBidi"/>
                <w:bCs/>
                <w:szCs w:val="20"/>
                <w:lang w:val="fr-CH"/>
              </w:rPr>
            </w:pPr>
            <w:r w:rsidRPr="000F751E">
              <w:rPr>
                <w:rFonts w:ascii="Calibri Light" w:hAnsi="Calibri Light" w:cstheme="majorBidi"/>
                <w:bCs/>
                <w:szCs w:val="20"/>
                <w:lang w:val="fr-CH"/>
              </w:rPr>
              <w:t>Sociologist (Eric Klinenberg)</w:t>
            </w:r>
          </w:p>
          <w:p w14:paraId="7D638D22"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Economist</w:t>
            </w:r>
          </w:p>
          <w:p w14:paraId="6F2A444A"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Climate Expert</w:t>
            </w:r>
          </w:p>
          <w:p w14:paraId="438ABD26" w14:textId="77777777" w:rsidR="000F751E" w:rsidRPr="000F751E" w:rsidRDefault="000F751E" w:rsidP="000F751E">
            <w:pPr>
              <w:rPr>
                <w:rFonts w:ascii="Calibri Light" w:hAnsi="Calibri Light" w:cstheme="majorBidi"/>
                <w:bCs/>
                <w:szCs w:val="20"/>
                <w:lang w:val="en-US"/>
              </w:rPr>
            </w:pPr>
            <w:r w:rsidRPr="000F751E">
              <w:rPr>
                <w:rFonts w:ascii="Calibri Light" w:hAnsi="Calibri Light" w:cstheme="majorBidi"/>
                <w:bCs/>
                <w:szCs w:val="20"/>
                <w:lang w:val="en-US"/>
              </w:rPr>
              <w:t>Gregg Garfin</w:t>
            </w:r>
          </w:p>
          <w:p w14:paraId="30056C68" w14:textId="77777777" w:rsidR="000F751E" w:rsidRPr="0094448E" w:rsidRDefault="000F751E" w:rsidP="00723037">
            <w:pPr>
              <w:rPr>
                <w:rFonts w:ascii="Calibri Light" w:hAnsi="Calibri Light" w:cstheme="majorBidi"/>
                <w:b/>
                <w:szCs w:val="20"/>
                <w:lang w:val="en-US"/>
              </w:rPr>
            </w:pPr>
          </w:p>
        </w:tc>
      </w:tr>
      <w:tr w:rsidR="000F751E" w:rsidRPr="0094448E" w14:paraId="0271E223" w14:textId="5B1CA207" w:rsidTr="000F751E">
        <w:tc>
          <w:tcPr>
            <w:tcW w:w="2835" w:type="dxa"/>
          </w:tcPr>
          <w:p w14:paraId="3CDE000D" w14:textId="77777777" w:rsidR="000F751E" w:rsidRPr="0094448E" w:rsidRDefault="000F751E" w:rsidP="00723037">
            <w:pPr>
              <w:rPr>
                <w:rFonts w:ascii="Calibri Light" w:hAnsi="Calibri Light" w:cstheme="majorBidi"/>
                <w:szCs w:val="20"/>
                <w:lang w:val="en-US"/>
              </w:rPr>
            </w:pPr>
            <w:r w:rsidRPr="0094448E">
              <w:rPr>
                <w:rFonts w:ascii="Calibri Light" w:hAnsi="Calibri Light" w:cstheme="majorBidi"/>
                <w:b/>
                <w:szCs w:val="20"/>
                <w:lang w:val="en-US"/>
              </w:rPr>
              <w:t xml:space="preserve">Chapter 3 - Human vulnerability </w:t>
            </w:r>
          </w:p>
          <w:p w14:paraId="2BB4B735" w14:textId="77777777" w:rsidR="000F751E" w:rsidRDefault="000F751E" w:rsidP="00723037">
            <w:pPr>
              <w:rPr>
                <w:rFonts w:ascii="Calibri Light" w:hAnsi="Calibri Light" w:cstheme="majorBidi"/>
                <w:szCs w:val="20"/>
                <w:lang w:val="en-US"/>
              </w:rPr>
            </w:pPr>
          </w:p>
          <w:p w14:paraId="4EE546D7"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CDB9719" w14:textId="77777777" w:rsidR="000F751E" w:rsidRDefault="000F751E" w:rsidP="00723037">
            <w:pPr>
              <w:rPr>
                <w:rFonts w:ascii="Calibri Light" w:hAnsi="Calibri Light" w:cstheme="majorBidi"/>
                <w:bCs/>
                <w:szCs w:val="20"/>
                <w:lang w:val="en-US"/>
              </w:rPr>
            </w:pPr>
          </w:p>
          <w:p w14:paraId="19FE99FC" w14:textId="77777777" w:rsidR="000F751E" w:rsidRDefault="000F751E" w:rsidP="00723037">
            <w:pPr>
              <w:rPr>
                <w:rFonts w:ascii="Calibri Light" w:hAnsi="Calibri Light" w:cstheme="majorBidi"/>
                <w:szCs w:val="20"/>
                <w:lang w:val="en-US"/>
              </w:rPr>
            </w:pPr>
          </w:p>
          <w:p w14:paraId="57661649" w14:textId="77777777" w:rsidR="000F751E" w:rsidRPr="0094448E" w:rsidRDefault="000F751E" w:rsidP="00723037">
            <w:pPr>
              <w:rPr>
                <w:rFonts w:ascii="Calibri Light" w:hAnsi="Calibri Light" w:cstheme="majorBidi"/>
                <w:szCs w:val="20"/>
                <w:lang w:val="en-US"/>
              </w:rPr>
            </w:pPr>
          </w:p>
        </w:tc>
        <w:tc>
          <w:tcPr>
            <w:tcW w:w="6237" w:type="dxa"/>
          </w:tcPr>
          <w:p w14:paraId="3EFF5687"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64A75773" w14:textId="77777777" w:rsidR="000F751E" w:rsidRDefault="000F751E" w:rsidP="000F751E">
            <w:pPr>
              <w:rPr>
                <w:rFonts w:ascii="Calibri Light" w:hAnsi="Calibri Light" w:cstheme="majorBidi"/>
                <w:b/>
                <w:szCs w:val="20"/>
                <w:lang w:val="en-US"/>
              </w:rPr>
            </w:pPr>
          </w:p>
          <w:p w14:paraId="02D2D1E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6CCAB5A6" w14:textId="77777777" w:rsidR="000F751E" w:rsidRDefault="000F751E" w:rsidP="000F751E">
            <w:pPr>
              <w:rPr>
                <w:rFonts w:ascii="Calibri Light" w:hAnsi="Calibri Light" w:cstheme="majorBidi"/>
                <w:b/>
                <w:szCs w:val="20"/>
                <w:lang w:val="en-US"/>
              </w:rPr>
            </w:pPr>
          </w:p>
          <w:p w14:paraId="1557985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7A79905D" w14:textId="5C7B5F99" w:rsidR="000F751E" w:rsidRDefault="000F751E" w:rsidP="000F751E">
            <w:pPr>
              <w:rPr>
                <w:rFonts w:ascii="Calibri Light" w:hAnsi="Calibri Light" w:cstheme="majorBidi"/>
                <w:szCs w:val="20"/>
                <w:lang w:val="en-US"/>
              </w:rPr>
            </w:pPr>
            <w:r>
              <w:rPr>
                <w:rFonts w:ascii="Calibri Light" w:hAnsi="Calibri Light" w:cstheme="majorBidi"/>
                <w:szCs w:val="20"/>
                <w:lang w:val="en-US"/>
              </w:rPr>
              <w:t>Sharon Jeffers</w:t>
            </w:r>
          </w:p>
          <w:p w14:paraId="24A438F2" w14:textId="77777777" w:rsidR="000F751E" w:rsidRPr="00494DAE" w:rsidRDefault="000F751E" w:rsidP="000F751E">
            <w:pPr>
              <w:rPr>
                <w:rFonts w:ascii="Calibri Light" w:hAnsi="Calibri Light" w:cstheme="majorBidi"/>
                <w:szCs w:val="20"/>
                <w:lang w:val="en-US"/>
              </w:rPr>
            </w:pPr>
            <w:r w:rsidRPr="00494DAE">
              <w:rPr>
                <w:rFonts w:ascii="Calibri Light" w:hAnsi="Calibri Light" w:cstheme="majorBidi"/>
                <w:szCs w:val="20"/>
                <w:lang w:val="en-US"/>
              </w:rPr>
              <w:t>Robert D. Bullard</w:t>
            </w:r>
          </w:p>
          <w:p w14:paraId="7480D4FC" w14:textId="77777777" w:rsidR="000F751E" w:rsidRPr="0094448E" w:rsidRDefault="000F751E" w:rsidP="00723037">
            <w:pPr>
              <w:rPr>
                <w:rFonts w:ascii="Calibri Light" w:hAnsi="Calibri Light" w:cstheme="majorBidi"/>
                <w:b/>
                <w:szCs w:val="20"/>
                <w:lang w:val="en-US"/>
              </w:rPr>
            </w:pPr>
          </w:p>
        </w:tc>
      </w:tr>
      <w:tr w:rsidR="000F751E" w:rsidRPr="00A256C9" w14:paraId="640CA4C8" w14:textId="0D77BDB6" w:rsidTr="000F751E">
        <w:trPr>
          <w:trHeight w:val="1705"/>
        </w:trPr>
        <w:tc>
          <w:tcPr>
            <w:tcW w:w="2835" w:type="dxa"/>
          </w:tcPr>
          <w:p w14:paraId="65FD169B" w14:textId="77777777" w:rsidR="000F751E" w:rsidRPr="0094448E" w:rsidRDefault="000F751E" w:rsidP="00723037">
            <w:pPr>
              <w:rPr>
                <w:rFonts w:ascii="Calibri Light" w:hAnsi="Calibri Light" w:cstheme="majorBidi"/>
                <w:b/>
                <w:szCs w:val="20"/>
                <w:lang w:val="en-US"/>
              </w:rPr>
            </w:pPr>
            <w:r w:rsidRPr="0094448E">
              <w:rPr>
                <w:rFonts w:ascii="Calibri Light" w:hAnsi="Calibri Light" w:cstheme="majorBidi"/>
                <w:b/>
                <w:szCs w:val="20"/>
                <w:lang w:val="en-US"/>
              </w:rPr>
              <w:t>Chapter 4 –Human Health Impacts</w:t>
            </w:r>
            <w:r w:rsidRPr="0094448E">
              <w:rPr>
                <w:rFonts w:ascii="Calibri Light" w:hAnsi="Calibri Light" w:cstheme="majorBidi"/>
                <w:szCs w:val="20"/>
                <w:lang w:val="en-US"/>
              </w:rPr>
              <w:t xml:space="preserve"> </w:t>
            </w:r>
          </w:p>
          <w:p w14:paraId="39591380" w14:textId="77777777" w:rsidR="000F751E" w:rsidRDefault="000F751E" w:rsidP="00723037">
            <w:pPr>
              <w:rPr>
                <w:rFonts w:ascii="Calibri Light" w:hAnsi="Calibri Light" w:cstheme="majorBidi"/>
                <w:bCs/>
                <w:i/>
                <w:iCs/>
                <w:szCs w:val="20"/>
                <w:lang w:val="en-US"/>
              </w:rPr>
            </w:pPr>
          </w:p>
          <w:p w14:paraId="294DE227"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2BE9C50A" w14:textId="77777777" w:rsidR="000F751E" w:rsidRDefault="000F751E" w:rsidP="00723037">
            <w:pPr>
              <w:rPr>
                <w:rFonts w:ascii="Calibri Light" w:hAnsi="Calibri Light" w:cstheme="majorBidi"/>
                <w:bCs/>
                <w:szCs w:val="20"/>
                <w:lang w:val="en-US"/>
              </w:rPr>
            </w:pPr>
          </w:p>
          <w:p w14:paraId="1BECBC9D" w14:textId="65745EB4" w:rsidR="000F751E" w:rsidRPr="00A256C9" w:rsidRDefault="000F751E" w:rsidP="00723037">
            <w:pPr>
              <w:rPr>
                <w:rFonts w:ascii="Calibri Light" w:hAnsi="Calibri Light" w:cstheme="majorBidi"/>
                <w:bCs/>
                <w:iCs/>
                <w:szCs w:val="20"/>
                <w:lang w:val="en-US"/>
              </w:rPr>
            </w:pPr>
          </w:p>
        </w:tc>
        <w:tc>
          <w:tcPr>
            <w:tcW w:w="6237" w:type="dxa"/>
          </w:tcPr>
          <w:p w14:paraId="30DB4FB8"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688E11D2" w14:textId="77777777" w:rsidR="000F751E" w:rsidRDefault="000F751E" w:rsidP="000F751E">
            <w:pPr>
              <w:rPr>
                <w:rFonts w:ascii="Calibri Light" w:hAnsi="Calibri Light" w:cstheme="majorBidi"/>
                <w:b/>
                <w:szCs w:val="20"/>
                <w:lang w:val="en-US"/>
              </w:rPr>
            </w:pPr>
          </w:p>
          <w:p w14:paraId="2D4E862C"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387E1A81" w14:textId="77777777" w:rsidR="000F751E" w:rsidRDefault="000F751E" w:rsidP="000F751E">
            <w:pPr>
              <w:rPr>
                <w:rFonts w:ascii="Calibri Light" w:hAnsi="Calibri Light" w:cstheme="majorBidi"/>
                <w:b/>
                <w:szCs w:val="20"/>
                <w:lang w:val="en-US"/>
              </w:rPr>
            </w:pPr>
          </w:p>
          <w:p w14:paraId="6BF470F2"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3C61F99B" w14:textId="1B9DF1F2"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Shubhayu Saha</w:t>
            </w:r>
          </w:p>
          <w:p w14:paraId="45B5B3D4" w14:textId="15B17D76" w:rsidR="000F751E" w:rsidRPr="0094448E" w:rsidRDefault="000F751E" w:rsidP="000F751E">
            <w:pPr>
              <w:rPr>
                <w:rFonts w:ascii="Calibri Light" w:hAnsi="Calibri Light" w:cstheme="majorBidi"/>
                <w:b/>
                <w:szCs w:val="20"/>
                <w:lang w:val="en-US"/>
              </w:rPr>
            </w:pPr>
            <w:r>
              <w:rPr>
                <w:rFonts w:ascii="Calibri Light" w:hAnsi="Calibri Light" w:cstheme="majorBidi"/>
                <w:bCs/>
                <w:iCs/>
                <w:szCs w:val="20"/>
                <w:lang w:val="en-US"/>
              </w:rPr>
              <w:t>Pat Kinney</w:t>
            </w:r>
          </w:p>
        </w:tc>
      </w:tr>
      <w:tr w:rsidR="000F751E" w:rsidRPr="00A256C9" w14:paraId="7E8F8B21" w14:textId="66C09525" w:rsidTr="000F751E">
        <w:trPr>
          <w:trHeight w:val="1119"/>
        </w:trPr>
        <w:tc>
          <w:tcPr>
            <w:tcW w:w="2835" w:type="dxa"/>
          </w:tcPr>
          <w:p w14:paraId="541A6D03"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5 – Heat Health Warning Systems (HHWSs)</w:t>
            </w:r>
          </w:p>
          <w:p w14:paraId="2E2EEE49" w14:textId="77777777" w:rsidR="000F751E" w:rsidRDefault="000F751E" w:rsidP="00723037">
            <w:pPr>
              <w:rPr>
                <w:rFonts w:ascii="Calibri Light" w:hAnsi="Calibri Light" w:cstheme="majorBidi"/>
                <w:bCs/>
                <w:szCs w:val="20"/>
                <w:highlight w:val="yellow"/>
                <w:lang w:val="en-US"/>
              </w:rPr>
            </w:pPr>
          </w:p>
          <w:p w14:paraId="49E9C613"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mixed team)</w:t>
            </w:r>
          </w:p>
          <w:p w14:paraId="1DB68817" w14:textId="77777777" w:rsidR="000F751E" w:rsidRPr="00A256C9" w:rsidRDefault="000F751E" w:rsidP="000F751E">
            <w:pPr>
              <w:rPr>
                <w:rFonts w:ascii="Calibri Light" w:hAnsi="Calibri Light" w:cstheme="majorBidi"/>
                <w:szCs w:val="20"/>
                <w:lang w:val="en-US"/>
              </w:rPr>
            </w:pPr>
          </w:p>
        </w:tc>
        <w:tc>
          <w:tcPr>
            <w:tcW w:w="6237" w:type="dxa"/>
          </w:tcPr>
          <w:p w14:paraId="17BE3E49" w14:textId="77777777" w:rsidR="000F751E" w:rsidRDefault="000F751E" w:rsidP="000F751E">
            <w:pPr>
              <w:rPr>
                <w:rFonts w:ascii="Calibri Light" w:hAnsi="Calibri Light" w:cstheme="majorBidi"/>
                <w:bCs/>
                <w:szCs w:val="20"/>
                <w:lang w:val="en-US"/>
              </w:rPr>
            </w:pPr>
          </w:p>
          <w:p w14:paraId="163FF24F"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2E3F7454" w14:textId="77777777" w:rsidR="000F751E" w:rsidRDefault="000F751E" w:rsidP="000F751E">
            <w:pPr>
              <w:rPr>
                <w:rFonts w:ascii="Calibri Light" w:hAnsi="Calibri Light" w:cstheme="majorBidi"/>
                <w:b/>
                <w:szCs w:val="20"/>
                <w:lang w:val="en-US"/>
              </w:rPr>
            </w:pPr>
          </w:p>
          <w:p w14:paraId="535E73C3"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698BD0FC" w14:textId="77777777" w:rsidR="000F751E" w:rsidRDefault="000F751E" w:rsidP="000F751E">
            <w:pPr>
              <w:rPr>
                <w:rFonts w:ascii="Calibri Light" w:hAnsi="Calibri Light" w:cstheme="majorBidi"/>
                <w:b/>
                <w:szCs w:val="20"/>
                <w:lang w:val="en-US"/>
              </w:rPr>
            </w:pPr>
          </w:p>
          <w:p w14:paraId="4B41F12C"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 xml:space="preserve">Chapter Reviewers: </w:t>
            </w:r>
          </w:p>
          <w:p w14:paraId="786836E1" w14:textId="3BCE147A" w:rsidR="000F751E" w:rsidRDefault="000F751E" w:rsidP="000F751E">
            <w:pPr>
              <w:rPr>
                <w:rFonts w:ascii="Calibri Light" w:hAnsi="Calibri Light" w:cstheme="majorBidi"/>
                <w:bCs/>
                <w:szCs w:val="20"/>
                <w:lang w:val="en-US"/>
              </w:rPr>
            </w:pPr>
            <w:r>
              <w:rPr>
                <w:rFonts w:ascii="Calibri Light" w:hAnsi="Calibri Light" w:cstheme="majorBidi"/>
                <w:bCs/>
                <w:szCs w:val="20"/>
                <w:lang w:val="en-US"/>
              </w:rPr>
              <w:t>Rachel Lowe</w:t>
            </w:r>
          </w:p>
          <w:p w14:paraId="510E5710" w14:textId="77777777" w:rsidR="000F751E" w:rsidRDefault="000F751E" w:rsidP="000F751E">
            <w:pPr>
              <w:rPr>
                <w:rFonts w:ascii="Calibri Light" w:hAnsi="Calibri Light" w:cstheme="majorBidi"/>
                <w:szCs w:val="20"/>
                <w:lang w:val="en-US"/>
              </w:rPr>
            </w:pPr>
            <w:r w:rsidRPr="00A256C9">
              <w:rPr>
                <w:rFonts w:ascii="Calibri Light" w:hAnsi="Calibri Light" w:cstheme="majorBidi"/>
                <w:szCs w:val="20"/>
                <w:lang w:val="en-US"/>
              </w:rPr>
              <w:t>Joan Ballester</w:t>
            </w:r>
          </w:p>
          <w:p w14:paraId="05269113" w14:textId="77777777" w:rsidR="000F751E" w:rsidRDefault="000F751E" w:rsidP="00723037">
            <w:pPr>
              <w:rPr>
                <w:rFonts w:ascii="Calibri Light" w:hAnsi="Calibri Light" w:cstheme="majorBidi"/>
                <w:b/>
                <w:szCs w:val="20"/>
                <w:lang w:val="en-US"/>
              </w:rPr>
            </w:pPr>
          </w:p>
        </w:tc>
      </w:tr>
      <w:tr w:rsidR="000F751E" w:rsidRPr="0094448E" w14:paraId="01C739A7" w14:textId="33983735" w:rsidTr="000F751E">
        <w:trPr>
          <w:trHeight w:val="860"/>
        </w:trPr>
        <w:tc>
          <w:tcPr>
            <w:tcW w:w="2835" w:type="dxa"/>
          </w:tcPr>
          <w:p w14:paraId="63D97AB4" w14:textId="77777777" w:rsidR="000F751E" w:rsidRDefault="000F751E" w:rsidP="00723037">
            <w:pPr>
              <w:rPr>
                <w:rFonts w:ascii="Calibri Light" w:hAnsi="Calibri Light" w:cstheme="majorBidi"/>
                <w:b/>
                <w:szCs w:val="20"/>
                <w:lang w:val="en-US"/>
              </w:rPr>
            </w:pPr>
            <w:r>
              <w:rPr>
                <w:rFonts w:ascii="Calibri Light" w:hAnsi="Calibri Light" w:cstheme="majorBidi"/>
                <w:b/>
                <w:szCs w:val="20"/>
                <w:lang w:val="en-US"/>
              </w:rPr>
              <w:t>Chapter 6</w:t>
            </w:r>
            <w:r w:rsidRPr="0094448E">
              <w:rPr>
                <w:rFonts w:ascii="Calibri Light" w:hAnsi="Calibri Light" w:cstheme="majorBidi"/>
                <w:b/>
                <w:szCs w:val="20"/>
                <w:lang w:val="en-US"/>
              </w:rPr>
              <w:t xml:space="preserve"> –</w:t>
            </w:r>
          </w:p>
          <w:p w14:paraId="2945460D" w14:textId="77777777" w:rsidR="000F751E" w:rsidRPr="0094448E" w:rsidRDefault="000F751E" w:rsidP="00723037">
            <w:pPr>
              <w:rPr>
                <w:rFonts w:ascii="Calibri Light" w:hAnsi="Calibri Light" w:cstheme="majorBidi"/>
                <w:i/>
                <w:iCs/>
                <w:szCs w:val="20"/>
                <w:lang w:val="en-US"/>
              </w:rPr>
            </w:pPr>
            <w:r w:rsidRPr="0094448E">
              <w:rPr>
                <w:rFonts w:ascii="Calibri Light" w:hAnsi="Calibri Light" w:cstheme="majorBidi"/>
                <w:b/>
                <w:szCs w:val="20"/>
                <w:lang w:val="en-US"/>
              </w:rPr>
              <w:t>Risk Management</w:t>
            </w:r>
          </w:p>
          <w:p w14:paraId="619D2175" w14:textId="77777777" w:rsidR="000F751E" w:rsidRDefault="000F751E" w:rsidP="00723037">
            <w:pPr>
              <w:rPr>
                <w:rFonts w:ascii="Calibri Light" w:hAnsi="Calibri Light" w:cstheme="majorBidi"/>
                <w:szCs w:val="20"/>
                <w:lang w:val="en-US"/>
              </w:rPr>
            </w:pPr>
          </w:p>
          <w:p w14:paraId="6419834E" w14:textId="77777777" w:rsidR="000F751E" w:rsidRDefault="000F751E" w:rsidP="00723037">
            <w:pPr>
              <w:rPr>
                <w:rFonts w:ascii="Calibri Light" w:hAnsi="Calibri Light" w:cstheme="majorBidi"/>
                <w:bCs/>
                <w:szCs w:val="20"/>
                <w:lang w:val="en-US"/>
              </w:rPr>
            </w:pPr>
            <w:r w:rsidRPr="00A81D95">
              <w:rPr>
                <w:rFonts w:ascii="Calibri Light" w:hAnsi="Calibri Light" w:cstheme="majorBidi"/>
                <w:bCs/>
                <w:szCs w:val="20"/>
                <w:highlight w:val="yellow"/>
                <w:lang w:val="en-US"/>
              </w:rPr>
              <w:t>(review needed by public health expert Team)</w:t>
            </w:r>
          </w:p>
          <w:p w14:paraId="41CF4690" w14:textId="77777777" w:rsidR="000F751E" w:rsidRDefault="000F751E" w:rsidP="00723037">
            <w:pPr>
              <w:rPr>
                <w:rFonts w:ascii="Calibri Light" w:hAnsi="Calibri Light" w:cstheme="majorBidi"/>
                <w:bCs/>
                <w:szCs w:val="20"/>
                <w:lang w:val="en-US"/>
              </w:rPr>
            </w:pPr>
          </w:p>
          <w:p w14:paraId="47D2EC7C" w14:textId="77777777" w:rsidR="000F751E" w:rsidRPr="0094448E" w:rsidRDefault="000F751E" w:rsidP="00723037">
            <w:pPr>
              <w:rPr>
                <w:rFonts w:ascii="Calibri Light" w:hAnsi="Calibri Light" w:cstheme="majorBidi"/>
                <w:szCs w:val="20"/>
                <w:lang w:val="en-US"/>
              </w:rPr>
            </w:pPr>
          </w:p>
        </w:tc>
        <w:tc>
          <w:tcPr>
            <w:tcW w:w="6237" w:type="dxa"/>
          </w:tcPr>
          <w:p w14:paraId="040F5A4F"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Lead:</w:t>
            </w:r>
          </w:p>
          <w:p w14:paraId="5C08477D" w14:textId="77777777" w:rsidR="000F751E" w:rsidRDefault="000F751E" w:rsidP="000F751E">
            <w:pPr>
              <w:rPr>
                <w:rFonts w:ascii="Calibri Light" w:hAnsi="Calibri Light" w:cstheme="majorBidi"/>
                <w:b/>
                <w:szCs w:val="20"/>
                <w:lang w:val="en-US"/>
              </w:rPr>
            </w:pPr>
          </w:p>
          <w:p w14:paraId="44AB687E" w14:textId="77777777"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Contributors:</w:t>
            </w:r>
          </w:p>
          <w:p w14:paraId="7ED47AB1" w14:textId="77777777" w:rsidR="000F751E" w:rsidRDefault="000F751E" w:rsidP="000F751E">
            <w:pPr>
              <w:rPr>
                <w:rFonts w:ascii="Calibri Light" w:hAnsi="Calibri Light" w:cstheme="majorBidi"/>
                <w:b/>
                <w:szCs w:val="20"/>
                <w:lang w:val="en-US"/>
              </w:rPr>
            </w:pPr>
          </w:p>
          <w:p w14:paraId="718AB3A8" w14:textId="3873DF19" w:rsidR="000F751E" w:rsidRDefault="000F751E" w:rsidP="000F751E">
            <w:pPr>
              <w:rPr>
                <w:rFonts w:ascii="Calibri Light" w:hAnsi="Calibri Light" w:cstheme="majorBidi"/>
                <w:b/>
                <w:szCs w:val="20"/>
                <w:lang w:val="en-US"/>
              </w:rPr>
            </w:pPr>
            <w:r>
              <w:rPr>
                <w:rFonts w:ascii="Calibri Light" w:hAnsi="Calibri Light" w:cstheme="majorBidi"/>
                <w:b/>
                <w:szCs w:val="20"/>
                <w:lang w:val="en-US"/>
              </w:rPr>
              <w:t>Chapter Reviewers:</w:t>
            </w:r>
          </w:p>
        </w:tc>
      </w:tr>
      <w:tr w:rsidR="000F751E" w:rsidRPr="0094448E" w14:paraId="7F6538FA" w14:textId="711B3834" w:rsidTr="000F751E">
        <w:trPr>
          <w:trHeight w:val="439"/>
        </w:trPr>
        <w:tc>
          <w:tcPr>
            <w:tcW w:w="2835" w:type="dxa"/>
          </w:tcPr>
          <w:p w14:paraId="52FB5EA9" w14:textId="77777777" w:rsidR="000F751E" w:rsidRPr="0094448E" w:rsidRDefault="000F751E" w:rsidP="00723037">
            <w:pPr>
              <w:rPr>
                <w:rFonts w:ascii="Calibri Light" w:hAnsi="Calibri Light" w:cstheme="majorBidi"/>
                <w:b/>
                <w:bCs/>
                <w:szCs w:val="20"/>
                <w:lang w:val="en-US"/>
              </w:rPr>
            </w:pPr>
            <w:r>
              <w:rPr>
                <w:rFonts w:ascii="Calibri Light" w:hAnsi="Calibri Light" w:cstheme="majorBidi"/>
                <w:b/>
                <w:bCs/>
                <w:szCs w:val="20"/>
                <w:lang w:val="en-US"/>
              </w:rPr>
              <w:t>Chapter 7</w:t>
            </w:r>
            <w:r w:rsidRPr="0094448E">
              <w:rPr>
                <w:rFonts w:ascii="Calibri Light" w:hAnsi="Calibri Light" w:cstheme="majorBidi"/>
                <w:b/>
                <w:bCs/>
                <w:szCs w:val="20"/>
                <w:lang w:val="en-US"/>
              </w:rPr>
              <w:t xml:space="preserve"> – </w:t>
            </w:r>
          </w:p>
          <w:p w14:paraId="106B4C92" w14:textId="77777777" w:rsidR="000F751E" w:rsidRPr="0094448E" w:rsidRDefault="000F751E" w:rsidP="00723037">
            <w:pPr>
              <w:rPr>
                <w:rFonts w:ascii="Calibri Light" w:hAnsi="Calibri Light" w:cstheme="majorBidi"/>
                <w:szCs w:val="20"/>
                <w:lang w:val="en-US"/>
              </w:rPr>
            </w:pPr>
            <w:r w:rsidRPr="0094448E">
              <w:rPr>
                <w:rFonts w:ascii="Calibri Light" w:hAnsi="Calibri Light" w:cstheme="majorBidi"/>
                <w:b/>
                <w:bCs/>
                <w:szCs w:val="20"/>
                <w:lang w:val="en-US"/>
              </w:rPr>
              <w:t>Recommendations</w:t>
            </w:r>
          </w:p>
        </w:tc>
        <w:tc>
          <w:tcPr>
            <w:tcW w:w="6237" w:type="dxa"/>
          </w:tcPr>
          <w:p w14:paraId="3C480C9D" w14:textId="77777777" w:rsidR="000F751E" w:rsidRDefault="000F751E" w:rsidP="00723037">
            <w:pPr>
              <w:rPr>
                <w:rFonts w:ascii="Calibri Light" w:hAnsi="Calibri Light" w:cstheme="majorBidi"/>
                <w:b/>
                <w:bCs/>
                <w:szCs w:val="20"/>
                <w:lang w:val="en-US"/>
              </w:rPr>
            </w:pPr>
          </w:p>
        </w:tc>
      </w:tr>
    </w:tbl>
    <w:p w14:paraId="104941AD" w14:textId="77777777" w:rsidR="003F4581" w:rsidRPr="00227A70" w:rsidRDefault="006C2969" w:rsidP="003F4581">
      <w:pPr>
        <w:pStyle w:val="Heading1"/>
        <w:numPr>
          <w:ilvl w:val="0"/>
          <w:numId w:val="13"/>
        </w:numPr>
        <w:rPr>
          <w:rFonts w:ascii="Calibri Light" w:hAnsi="Calibri Light"/>
          <w:color w:val="F79646" w:themeColor="accent6"/>
          <w:lang w:val="en-US"/>
        </w:rPr>
      </w:pPr>
      <w:r>
        <w:br w:type="page"/>
      </w:r>
      <w:r w:rsidR="003F4581" w:rsidRPr="00227A70">
        <w:rPr>
          <w:color w:val="F79646" w:themeColor="accent6"/>
        </w:rPr>
        <w:lastRenderedPageBreak/>
        <w:t xml:space="preserve"> </w:t>
      </w:r>
      <w:bookmarkStart w:id="14" w:name="_Toc482371129"/>
      <w:r w:rsidR="003F4581" w:rsidRPr="00227A70">
        <w:rPr>
          <w:color w:val="F79646" w:themeColor="accent6"/>
        </w:rPr>
        <w:t>Comparative Heat-Health System Stocktaking Report</w:t>
      </w:r>
      <w:bookmarkEnd w:id="14"/>
    </w:p>
    <w:p w14:paraId="656943FD" w14:textId="28976F9E" w:rsidR="00352770" w:rsidRPr="00227A70" w:rsidRDefault="00227A70" w:rsidP="00227A70">
      <w:pPr>
        <w:shd w:val="clear" w:color="auto" w:fill="FFFFFF"/>
        <w:spacing w:after="0" w:line="240" w:lineRule="auto"/>
        <w:rPr>
          <w:rFonts w:ascii="Calibri Light" w:eastAsia="Times New Roman" w:hAnsi="Calibri Light" w:cs="Tahoma"/>
          <w:b/>
          <w:bCs/>
          <w:color w:val="F79646" w:themeColor="accent6"/>
          <w:sz w:val="32"/>
          <w:szCs w:val="32"/>
        </w:rPr>
      </w:pPr>
      <w:r>
        <w:rPr>
          <w:rFonts w:ascii="Calibri Light" w:eastAsia="Times New Roman" w:hAnsi="Calibri Light" w:cs="Tahoma"/>
          <w:b/>
          <w:bCs/>
          <w:color w:val="F79646" w:themeColor="accent6"/>
          <w:sz w:val="32"/>
          <w:szCs w:val="32"/>
        </w:rPr>
        <w:t>Overview of GHHIN Stocktaking</w:t>
      </w:r>
    </w:p>
    <w:p w14:paraId="12623F51" w14:textId="328906AF" w:rsidR="00352770" w:rsidRDefault="00352770" w:rsidP="00F04587">
      <w:pPr>
        <w:shd w:val="clear" w:color="auto" w:fill="FFFFFF"/>
        <w:spacing w:after="0" w:line="240" w:lineRule="auto"/>
        <w:rPr>
          <w:rFonts w:ascii="Calibri Light" w:eastAsia="Times New Roman" w:hAnsi="Calibri Light" w:cs="Tahoma"/>
          <w:color w:val="000000"/>
          <w:szCs w:val="20"/>
        </w:rPr>
      </w:pPr>
      <w:r>
        <w:rPr>
          <w:noProof/>
          <w:lang w:eastAsia="en-GB"/>
        </w:rPr>
        <w:drawing>
          <wp:anchor distT="0" distB="0" distL="114300" distR="114300" simplePos="0" relativeHeight="251666432" behindDoc="0" locked="0" layoutInCell="1" allowOverlap="1" wp14:anchorId="16419F15" wp14:editId="6E80A41F">
            <wp:simplePos x="0" y="0"/>
            <wp:positionH relativeFrom="column">
              <wp:posOffset>3199765</wp:posOffset>
            </wp:positionH>
            <wp:positionV relativeFrom="paragraph">
              <wp:posOffset>107950</wp:posOffset>
            </wp:positionV>
            <wp:extent cx="2581910" cy="1574165"/>
            <wp:effectExtent l="0" t="0" r="8890" b="6985"/>
            <wp:wrapSquare wrapText="bothSides"/>
            <wp:docPr id="2" name="Picture 2" descr="Image result for ipcc r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pcc risk"/>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81910" cy="1574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04587">
        <w:rPr>
          <w:rFonts w:ascii="Calibri Light" w:eastAsia="Times New Roman" w:hAnsi="Calibri Light" w:cs="Tahoma"/>
          <w:color w:val="000000"/>
          <w:szCs w:val="20"/>
        </w:rPr>
        <w:t xml:space="preserve">A </w:t>
      </w:r>
      <w:r>
        <w:rPr>
          <w:rFonts w:ascii="Calibri Light" w:eastAsia="Times New Roman" w:hAnsi="Calibri Light" w:cs="Tahoma"/>
          <w:color w:val="000000"/>
          <w:szCs w:val="20"/>
        </w:rPr>
        <w:t xml:space="preserve">one-time </w:t>
      </w:r>
      <w:r w:rsidR="00F04587">
        <w:rPr>
          <w:rFonts w:ascii="Calibri Light" w:eastAsia="Times New Roman" w:hAnsi="Calibri Light" w:cs="Tahoma"/>
          <w:color w:val="000000"/>
          <w:szCs w:val="20"/>
        </w:rPr>
        <w:t>technical paper</w:t>
      </w:r>
      <w:r w:rsidRPr="0003128C">
        <w:rPr>
          <w:rFonts w:ascii="Calibri Light" w:eastAsia="Times New Roman" w:hAnsi="Calibri Light" w:cs="Tahoma"/>
          <w:color w:val="000000"/>
          <w:szCs w:val="20"/>
        </w:rPr>
        <w:t xml:space="preserve"> will be prepared </w:t>
      </w:r>
      <w:r>
        <w:rPr>
          <w:rFonts w:ascii="Calibri Light" w:eastAsia="Times New Roman" w:hAnsi="Calibri Light" w:cs="Tahoma"/>
          <w:color w:val="000000"/>
          <w:szCs w:val="20"/>
        </w:rPr>
        <w:t xml:space="preserve">during </w:t>
      </w:r>
      <w:r w:rsidR="00EE1776">
        <w:rPr>
          <w:rFonts w:ascii="Calibri Light" w:eastAsia="Times New Roman" w:hAnsi="Calibri Light" w:cs="Tahoma"/>
          <w:color w:val="000000"/>
          <w:szCs w:val="20"/>
        </w:rPr>
        <w:t xml:space="preserve">summer </w:t>
      </w:r>
      <w:r>
        <w:rPr>
          <w:rFonts w:ascii="Calibri Light" w:eastAsia="Times New Roman" w:hAnsi="Calibri Light" w:cs="Tahoma"/>
          <w:color w:val="000000"/>
          <w:szCs w:val="20"/>
        </w:rPr>
        <w:t>2017 to</w:t>
      </w:r>
      <w:r w:rsidRPr="0003128C">
        <w:rPr>
          <w:rFonts w:ascii="Calibri Light" w:eastAsia="Times New Roman" w:hAnsi="Calibri Light" w:cs="Tahoma"/>
          <w:color w:val="000000"/>
          <w:szCs w:val="20"/>
        </w:rPr>
        <w:t xml:space="preserve"> inform the </w:t>
      </w:r>
      <w:r>
        <w:rPr>
          <w:rFonts w:ascii="Calibri Light" w:eastAsia="Times New Roman" w:hAnsi="Calibri Light" w:cs="Tahoma"/>
          <w:color w:val="000000"/>
          <w:szCs w:val="20"/>
        </w:rPr>
        <w:t xml:space="preserve">common </w:t>
      </w:r>
      <w:r w:rsidRPr="0003128C">
        <w:rPr>
          <w:rFonts w:ascii="Calibri Light" w:eastAsia="Times New Roman" w:hAnsi="Calibri Light" w:cs="Tahoma"/>
          <w:color w:val="000000"/>
          <w:szCs w:val="20"/>
        </w:rPr>
        <w:t xml:space="preserve">framework </w:t>
      </w:r>
      <w:r>
        <w:rPr>
          <w:rFonts w:ascii="Calibri Light" w:eastAsia="Times New Roman" w:hAnsi="Calibri Light" w:cs="Tahoma"/>
          <w:color w:val="000000"/>
          <w:szCs w:val="20"/>
        </w:rPr>
        <w:t>of issues and activities that</w:t>
      </w:r>
      <w:r w:rsidRPr="0003128C">
        <w:rPr>
          <w:rFonts w:ascii="Calibri Light" w:eastAsia="Times New Roman" w:hAnsi="Calibri Light" w:cs="Tahoma"/>
          <w:color w:val="000000"/>
          <w:szCs w:val="20"/>
        </w:rPr>
        <w:t xml:space="preserve"> GHHIN </w:t>
      </w:r>
      <w:r>
        <w:rPr>
          <w:rFonts w:ascii="Calibri Light" w:eastAsia="Times New Roman" w:hAnsi="Calibri Light" w:cs="Tahoma"/>
          <w:color w:val="000000"/>
          <w:szCs w:val="20"/>
        </w:rPr>
        <w:t xml:space="preserve">will focus on and track through its web-platform, forums, and synthesis report. They will inform the likely content for the global synthesis report; serve to collect baseline content information; and help expand upon previous guidance documents and identify </w:t>
      </w:r>
      <w:r w:rsidRPr="0003128C">
        <w:rPr>
          <w:rFonts w:ascii="Calibri Light" w:eastAsia="Times New Roman" w:hAnsi="Calibri Light" w:cs="Tahoma"/>
          <w:color w:val="000000"/>
          <w:szCs w:val="20"/>
        </w:rPr>
        <w:t xml:space="preserve">alignment </w:t>
      </w:r>
      <w:r>
        <w:rPr>
          <w:rFonts w:ascii="Calibri Light" w:eastAsia="Times New Roman" w:hAnsi="Calibri Light" w:cs="Tahoma"/>
          <w:color w:val="000000"/>
          <w:szCs w:val="20"/>
        </w:rPr>
        <w:t>with the</w:t>
      </w:r>
      <w:r w:rsidRPr="0003128C">
        <w:rPr>
          <w:rFonts w:ascii="Calibri Light" w:eastAsia="Times New Roman" w:hAnsi="Calibri Light" w:cs="Tahoma"/>
          <w:color w:val="000000"/>
          <w:szCs w:val="20"/>
        </w:rPr>
        <w:t xml:space="preserve"> NOAA National Integrated</w:t>
      </w:r>
      <w:r>
        <w:rPr>
          <w:rFonts w:ascii="Calibri Light" w:eastAsia="Times New Roman" w:hAnsi="Calibri Light" w:cs="Tahoma"/>
          <w:color w:val="000000"/>
          <w:szCs w:val="20"/>
        </w:rPr>
        <w:t xml:space="preserve"> Heat Health Information System.</w:t>
      </w:r>
    </w:p>
    <w:p w14:paraId="5E23CA4F"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E152845" w14:textId="77777777" w:rsidR="00352770" w:rsidRPr="004934B8" w:rsidRDefault="003527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 reports have been organized around the principles of the IPCC climate risk framework. They will t</w:t>
      </w:r>
      <w:r w:rsidRPr="004934B8">
        <w:rPr>
          <w:rFonts w:ascii="Calibri Light" w:eastAsia="Times New Roman" w:hAnsi="Calibri Light" w:cs="Tahoma"/>
          <w:color w:val="000000"/>
          <w:szCs w:val="20"/>
        </w:rPr>
        <w:t xml:space="preserve">ake stock of </w:t>
      </w:r>
      <w:r>
        <w:rPr>
          <w:rFonts w:ascii="Calibri Light" w:eastAsia="Times New Roman" w:hAnsi="Calibri Light" w:cs="Tahoma"/>
          <w:color w:val="000000"/>
          <w:szCs w:val="20"/>
        </w:rPr>
        <w:t xml:space="preserve">the relevant categories of </w:t>
      </w:r>
      <w:r w:rsidRPr="004934B8">
        <w:rPr>
          <w:rFonts w:ascii="Calibri Light" w:eastAsia="Times New Roman" w:hAnsi="Calibri Light" w:cs="Tahoma"/>
          <w:color w:val="000000"/>
          <w:szCs w:val="20"/>
        </w:rPr>
        <w:t xml:space="preserve">heat-health </w:t>
      </w:r>
      <w:r>
        <w:rPr>
          <w:rFonts w:ascii="Calibri Light" w:eastAsia="Times New Roman" w:hAnsi="Calibri Light" w:cs="Tahoma"/>
          <w:color w:val="000000"/>
          <w:szCs w:val="20"/>
        </w:rPr>
        <w:t xml:space="preserve">knowledge and </w:t>
      </w:r>
      <w:r w:rsidRPr="004934B8">
        <w:rPr>
          <w:rFonts w:ascii="Calibri Light" w:eastAsia="Times New Roman" w:hAnsi="Calibri Light" w:cs="Tahoma"/>
          <w:color w:val="000000"/>
          <w:szCs w:val="20"/>
        </w:rPr>
        <w:t>information</w:t>
      </w:r>
      <w:r>
        <w:rPr>
          <w:rFonts w:ascii="Calibri Light" w:eastAsia="Times New Roman" w:hAnsi="Calibri Light" w:cs="Tahoma"/>
          <w:color w:val="000000"/>
          <w:szCs w:val="20"/>
        </w:rPr>
        <w:t xml:space="preserve"> which are required to inform</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decisions and </w:t>
      </w:r>
      <w:r w:rsidRPr="004934B8">
        <w:rPr>
          <w:rFonts w:ascii="Calibri Light" w:eastAsia="Times New Roman" w:hAnsi="Calibri Light" w:cs="Tahoma"/>
          <w:color w:val="000000"/>
          <w:szCs w:val="20"/>
        </w:rPr>
        <w:t xml:space="preserve">actions </w:t>
      </w:r>
      <w:r>
        <w:rPr>
          <w:rFonts w:ascii="Calibri Light" w:eastAsia="Times New Roman" w:hAnsi="Calibri Light" w:cs="Tahoma"/>
          <w:color w:val="000000"/>
          <w:szCs w:val="20"/>
        </w:rPr>
        <w:t xml:space="preserve">across timescales to reduce risks </w:t>
      </w:r>
      <w:r w:rsidRPr="004934B8">
        <w:rPr>
          <w:rFonts w:ascii="Calibri Light" w:eastAsia="Times New Roman" w:hAnsi="Calibri Light" w:cs="Tahoma"/>
          <w:color w:val="000000"/>
          <w:szCs w:val="20"/>
        </w:rPr>
        <w:t xml:space="preserve">across the dimensions of hazard, vulnerability, exposure, risk reduction, </w:t>
      </w:r>
      <w:r>
        <w:rPr>
          <w:rFonts w:ascii="Calibri Light" w:eastAsia="Times New Roman" w:hAnsi="Calibri Light" w:cs="Tahoma"/>
          <w:color w:val="000000"/>
          <w:szCs w:val="20"/>
        </w:rPr>
        <w:t xml:space="preserve">and </w:t>
      </w:r>
      <w:r w:rsidRPr="004934B8">
        <w:rPr>
          <w:rFonts w:ascii="Calibri Light" w:eastAsia="Times New Roman" w:hAnsi="Calibri Light" w:cs="Tahoma"/>
          <w:color w:val="000000"/>
          <w:szCs w:val="20"/>
        </w:rPr>
        <w:t>monitoring impacts</w:t>
      </w:r>
      <w:r>
        <w:rPr>
          <w:rFonts w:ascii="Calibri Light" w:eastAsia="Times New Roman" w:hAnsi="Calibri Light" w:cs="Tahoma"/>
          <w:color w:val="000000"/>
          <w:szCs w:val="20"/>
        </w:rPr>
        <w:t>.</w:t>
      </w:r>
      <w:r w:rsidRPr="004934B8">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 xml:space="preserve"> We hope to emphasize the circular nature of science/information feeding into responses, and back to informing science/information needs. </w:t>
      </w:r>
    </w:p>
    <w:p w14:paraId="2CB6A44D"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C9F184"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color w:val="000000"/>
          <w:szCs w:val="20"/>
        </w:rPr>
        <w:t xml:space="preserve">Expected Outcomes of </w:t>
      </w:r>
      <w:r w:rsidRPr="004D1DC9">
        <w:rPr>
          <w:rFonts w:ascii="Calibri Light" w:eastAsia="Times New Roman" w:hAnsi="Calibri Light" w:cs="Tahoma"/>
          <w:b/>
          <w:bCs/>
          <w:color w:val="000000"/>
          <w:szCs w:val="20"/>
        </w:rPr>
        <w:t>Stocktaking Paper</w:t>
      </w:r>
    </w:p>
    <w:p w14:paraId="5F434319" w14:textId="77777777" w:rsidR="00352770" w:rsidRPr="0003128C"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03128C">
        <w:rPr>
          <w:rFonts w:ascii="Calibri Light" w:eastAsia="Times New Roman" w:hAnsi="Calibri Light" w:cs="Tahoma"/>
          <w:color w:val="000000"/>
          <w:szCs w:val="20"/>
        </w:rPr>
        <w:t>Help organize and inform a common thread framework of domains of information and action to be followed by the GHHIN</w:t>
      </w:r>
    </w:p>
    <w:p w14:paraId="3271F086" w14:textId="77777777" w:rsidR="00352770" w:rsidRPr="004934B8"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sidRPr="004934B8">
        <w:rPr>
          <w:rFonts w:ascii="Calibri Light" w:eastAsia="Times New Roman" w:hAnsi="Calibri Light" w:cs="Tahoma"/>
          <w:color w:val="000000"/>
          <w:szCs w:val="20"/>
        </w:rPr>
        <w:t xml:space="preserve">Provide grounding and content for the development of the global synthesis report, </w:t>
      </w:r>
      <w:r>
        <w:rPr>
          <w:rFonts w:ascii="Calibri Light" w:eastAsia="Times New Roman" w:hAnsi="Calibri Light" w:cs="Tahoma"/>
          <w:color w:val="000000"/>
          <w:szCs w:val="20"/>
        </w:rPr>
        <w:t>as a one-time effort prior to</w:t>
      </w:r>
      <w:r w:rsidRPr="004934B8">
        <w:rPr>
          <w:rFonts w:ascii="Calibri Light" w:eastAsia="Times New Roman" w:hAnsi="Calibri Light" w:cs="Tahoma"/>
          <w:color w:val="000000"/>
          <w:szCs w:val="20"/>
        </w:rPr>
        <w:t xml:space="preserve"> mechanisms of the platform and forums are established to collect information.  </w:t>
      </w:r>
    </w:p>
    <w:p w14:paraId="5825015F"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Inform </w:t>
      </w:r>
      <w:r w:rsidRPr="004D1DC9">
        <w:rPr>
          <w:rFonts w:ascii="Calibri Light" w:eastAsia="Times New Roman" w:hAnsi="Calibri Light" w:cs="Tahoma"/>
          <w:color w:val="000000"/>
          <w:szCs w:val="20"/>
        </w:rPr>
        <w:t xml:space="preserve">core templates for comparative information categories, </w:t>
      </w:r>
      <w:r>
        <w:rPr>
          <w:rFonts w:ascii="Calibri Light" w:eastAsia="Times New Roman" w:hAnsi="Calibri Light" w:cs="Tahoma"/>
          <w:color w:val="000000"/>
          <w:szCs w:val="20"/>
        </w:rPr>
        <w:t>that can be used as</w:t>
      </w:r>
      <w:r w:rsidRPr="0003128C">
        <w:rPr>
          <w:rFonts w:ascii="Calibri Light" w:eastAsia="Times New Roman" w:hAnsi="Calibri Light" w:cs="Tahoma"/>
          <w:color w:val="000000"/>
          <w:szCs w:val="20"/>
        </w:rPr>
        <w:t xml:space="preserve"> the basis of the country/member profiles</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p>
    <w:p w14:paraId="1EB2784C" w14:textId="77777777" w:rsidR="00352770" w:rsidRDefault="00352770" w:rsidP="00352770">
      <w:pPr>
        <w:pStyle w:val="ListParagraph"/>
        <w:numPr>
          <w:ilvl w:val="0"/>
          <w:numId w:val="42"/>
        </w:num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Collect data on existing actions to</w:t>
      </w:r>
      <w:r w:rsidRPr="0003128C">
        <w:rPr>
          <w:rFonts w:ascii="Calibri Light" w:eastAsia="Times New Roman" w:hAnsi="Calibri Light" w:cs="Tahoma"/>
          <w:color w:val="000000"/>
          <w:szCs w:val="20"/>
        </w:rPr>
        <w:t xml:space="preserve"> begin to populate the initial web-based sharing platform</w:t>
      </w:r>
      <w:r>
        <w:rPr>
          <w:rFonts w:ascii="Calibri Light" w:eastAsia="Times New Roman" w:hAnsi="Calibri Light" w:cs="Tahoma"/>
          <w:color w:val="000000"/>
          <w:szCs w:val="20"/>
        </w:rPr>
        <w:t xml:space="preserve"> and identify key stakeholders, before GHHIN members are asked to contribute. </w:t>
      </w:r>
    </w:p>
    <w:p w14:paraId="3FBDCCD5" w14:textId="77777777" w:rsidR="00352770" w:rsidRPr="004D1DC9" w:rsidRDefault="00352770" w:rsidP="00352770">
      <w:pPr>
        <w:pStyle w:val="ListParagraph"/>
        <w:shd w:val="clear" w:color="auto" w:fill="FFFFFF"/>
        <w:spacing w:after="0" w:line="240" w:lineRule="auto"/>
        <w:rPr>
          <w:rFonts w:ascii="Calibri Light" w:eastAsia="Times New Roman" w:hAnsi="Calibri Light" w:cs="Tahoma"/>
          <w:color w:val="000000"/>
          <w:szCs w:val="20"/>
        </w:rPr>
      </w:pPr>
    </w:p>
    <w:p w14:paraId="6F67DD52" w14:textId="737C3ACA" w:rsidR="00352770" w:rsidRPr="004934B8" w:rsidRDefault="00352770" w:rsidP="00352770">
      <w:pPr>
        <w:spacing w:line="240" w:lineRule="auto"/>
        <w:rPr>
          <w:rFonts w:ascii="Calibri Light" w:eastAsia="Times New Roman" w:hAnsi="Calibri Light" w:cs="Tahoma"/>
          <w:color w:val="000000"/>
          <w:szCs w:val="20"/>
        </w:rPr>
      </w:pPr>
      <w:r>
        <w:rPr>
          <w:color w:val="C00000"/>
          <w:szCs w:val="20"/>
        </w:rPr>
        <w:t>Chapters</w:t>
      </w:r>
      <w:r w:rsidRPr="0003128C">
        <w:rPr>
          <w:color w:val="C00000"/>
          <w:szCs w:val="20"/>
        </w:rPr>
        <w:t xml:space="preserve"> on </w:t>
      </w:r>
      <w:r w:rsidRPr="0003128C">
        <w:rPr>
          <w:color w:val="C00000"/>
          <w:szCs w:val="20"/>
          <w:u w:val="single"/>
        </w:rPr>
        <w:t>global heat hazards and human exposure</w:t>
      </w:r>
      <w:r w:rsidRPr="0003128C">
        <w:rPr>
          <w:color w:val="C00000"/>
          <w:szCs w:val="20"/>
        </w:rPr>
        <w:t xml:space="preserve"> across timescales</w:t>
      </w:r>
      <w:r>
        <w:rPr>
          <w:rFonts w:ascii="Calibri Light" w:eastAsia="Times New Roman" w:hAnsi="Calibri Light" w:cs="Tahoma"/>
          <w:color w:val="000000"/>
          <w:szCs w:val="20"/>
        </w:rPr>
        <w:t xml:space="preserve"> will </w:t>
      </w:r>
      <w:r w:rsidR="00241F0C">
        <w:rPr>
          <w:rFonts w:ascii="Calibri Light" w:eastAsia="Times New Roman" w:hAnsi="Calibri Light" w:cs="Tahoma"/>
          <w:color w:val="000000"/>
          <w:szCs w:val="20"/>
        </w:rPr>
        <w:t xml:space="preserve">cover </w:t>
      </w:r>
      <w:r>
        <w:rPr>
          <w:rFonts w:ascii="Calibri Light" w:eastAsia="Times New Roman" w:hAnsi="Calibri Light" w:cs="Tahoma"/>
          <w:color w:val="000000"/>
          <w:szCs w:val="20"/>
        </w:rPr>
        <w:t xml:space="preserve">Monitoring, Forecasting, and EWS will come under this section – and not responses – and </w:t>
      </w:r>
      <w:r w:rsidRPr="0003128C">
        <w:rPr>
          <w:rFonts w:ascii="Calibri Light" w:eastAsia="Times New Roman" w:hAnsi="Calibri Light" w:cs="Tahoma"/>
          <w:color w:val="000000"/>
          <w:szCs w:val="20"/>
        </w:rPr>
        <w:t xml:space="preserve">will build on some efforts to compare different </w:t>
      </w:r>
      <w:r>
        <w:rPr>
          <w:rFonts w:ascii="Calibri Light" w:eastAsia="Times New Roman" w:hAnsi="Calibri Light" w:cs="Tahoma"/>
          <w:color w:val="000000"/>
          <w:szCs w:val="20"/>
        </w:rPr>
        <w:t xml:space="preserve">HHWS </w:t>
      </w:r>
      <w:r w:rsidRPr="0003128C">
        <w:rPr>
          <w:rFonts w:ascii="Calibri Light" w:eastAsia="Times New Roman" w:hAnsi="Calibri Light" w:cs="Tahoma"/>
          <w:color w:val="000000"/>
          <w:szCs w:val="20"/>
        </w:rPr>
        <w:t xml:space="preserve">systems, and notably update p 28, table 4 </w:t>
      </w:r>
      <w:r>
        <w:rPr>
          <w:rFonts w:ascii="Calibri Light" w:eastAsia="Times New Roman" w:hAnsi="Calibri Light" w:cs="Tahoma"/>
          <w:color w:val="000000"/>
          <w:szCs w:val="20"/>
        </w:rPr>
        <w:t>(</w:t>
      </w:r>
      <w:r w:rsidR="00A70F48">
        <w:rPr>
          <w:rFonts w:ascii="Calibri Light" w:eastAsia="Times New Roman" w:hAnsi="Calibri Light" w:cs="Tahoma"/>
          <w:color w:val="000000"/>
          <w:szCs w:val="20"/>
        </w:rPr>
        <w:t xml:space="preserve">which </w:t>
      </w:r>
      <w:r w:rsidRPr="0003128C">
        <w:rPr>
          <w:rFonts w:ascii="Calibri Light" w:eastAsia="Times New Roman" w:hAnsi="Calibri Light" w:cs="Tahoma"/>
          <w:color w:val="000000"/>
          <w:szCs w:val="20"/>
        </w:rPr>
        <w:t>compar</w:t>
      </w:r>
      <w:r w:rsidR="00A70F48">
        <w:rPr>
          <w:rFonts w:ascii="Calibri Light" w:eastAsia="Times New Roman" w:hAnsi="Calibri Light" w:cs="Tahoma"/>
          <w:color w:val="000000"/>
          <w:szCs w:val="20"/>
        </w:rPr>
        <w:t>ed</w:t>
      </w:r>
      <w:r w:rsidRPr="0003128C">
        <w:rPr>
          <w:rFonts w:ascii="Calibri Light" w:eastAsia="Times New Roman" w:hAnsi="Calibri Light" w:cs="Tahoma"/>
          <w:color w:val="000000"/>
          <w:szCs w:val="20"/>
        </w:rPr>
        <w:t xml:space="preserve"> local and national systems in US, Canada, Germany, Spain, France, UK, China, Hong Kong, Japan, Australia</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Pr="00491E88">
        <w:rPr>
          <w:rFonts w:ascii="Calibri Light" w:eastAsia="Times New Roman" w:hAnsi="Calibri Light" w:cs="Tahoma"/>
          <w:b/>
          <w:color w:val="000000"/>
          <w:szCs w:val="20"/>
        </w:rPr>
        <w:t>to include more countries</w:t>
      </w:r>
      <w:r>
        <w:rPr>
          <w:rFonts w:ascii="Calibri Light" w:eastAsia="Times New Roman" w:hAnsi="Calibri Light" w:cs="Tahoma"/>
          <w:color w:val="000000"/>
          <w:szCs w:val="20"/>
        </w:rPr>
        <w:t xml:space="preserve"> </w:t>
      </w:r>
      <w:r w:rsidRPr="0003128C">
        <w:rPr>
          <w:rFonts w:ascii="Calibri Light" w:eastAsia="Times New Roman" w:hAnsi="Calibri Light" w:cs="Tahoma"/>
          <w:color w:val="000000"/>
          <w:szCs w:val="20"/>
        </w:rPr>
        <w:t>of the WHO/WMO Heatwave and Health Guidance on Warning System Development Guidance Document</w:t>
      </w:r>
      <w:r>
        <w:rPr>
          <w:rFonts w:ascii="Calibri Light" w:eastAsia="Times New Roman" w:hAnsi="Calibri Light" w:cs="Tahoma"/>
          <w:color w:val="000000"/>
          <w:szCs w:val="20"/>
        </w:rPr>
        <w:t>.</w:t>
      </w:r>
      <w:r w:rsidRPr="0003128C">
        <w:rPr>
          <w:rFonts w:ascii="Calibri Light" w:eastAsia="Times New Roman" w:hAnsi="Calibri Light" w:cs="Tahoma"/>
          <w:color w:val="000000"/>
          <w:szCs w:val="20"/>
        </w:rPr>
        <w:t xml:space="preserve"> </w:t>
      </w:r>
      <w:r w:rsidR="00E04138">
        <w:rPr>
          <w:rFonts w:ascii="Calibri Light" w:eastAsia="Times New Roman" w:hAnsi="Calibri Light" w:cs="Tahoma"/>
          <w:color w:val="000000"/>
          <w:szCs w:val="20"/>
        </w:rPr>
        <w:t>It will also include a stocktaking of quantitative vulnerability, identifying key vulnerable members of society.</w:t>
      </w:r>
    </w:p>
    <w:p w14:paraId="7EA279BD" w14:textId="77777777" w:rsidR="00352770" w:rsidRDefault="00352770" w:rsidP="00352770">
      <w:pPr>
        <w:spacing w:line="240" w:lineRule="auto"/>
        <w:rPr>
          <w:rFonts w:ascii="Calibri Light" w:eastAsia="Times New Roman" w:hAnsi="Calibri Light" w:cs="Tahoma"/>
          <w:color w:val="000000"/>
          <w:szCs w:val="20"/>
        </w:rPr>
      </w:pPr>
      <w:r>
        <w:rPr>
          <w:color w:val="C00000"/>
          <w:szCs w:val="20"/>
        </w:rPr>
        <w:t>Chapters on</w:t>
      </w:r>
      <w:r w:rsidRPr="0003128C">
        <w:rPr>
          <w:color w:val="C00000"/>
          <w:szCs w:val="20"/>
        </w:rPr>
        <w:t xml:space="preserve"> </w:t>
      </w:r>
      <w:r w:rsidRPr="003D0EA4">
        <w:rPr>
          <w:color w:val="C00000"/>
          <w:szCs w:val="20"/>
          <w:u w:val="single"/>
        </w:rPr>
        <w:t>human vulnerability to heat and risk reduction actions</w:t>
      </w:r>
      <w:r w:rsidRPr="0003128C">
        <w:rPr>
          <w:color w:val="C00000"/>
          <w:szCs w:val="20"/>
        </w:rPr>
        <w:t xml:space="preserve"> across timescales </w:t>
      </w:r>
      <w:r w:rsidRPr="0003128C">
        <w:rPr>
          <w:rFonts w:ascii="Calibri Light" w:eastAsia="Times New Roman" w:hAnsi="Calibri Light" w:cs="Tahoma"/>
          <w:color w:val="000000"/>
          <w:szCs w:val="20"/>
        </w:rPr>
        <w:t>will notably update Chapter 6 of the WHO/WMO Heatwave and Health Guidance on Warning System Development Guidance Document.</w:t>
      </w:r>
    </w:p>
    <w:p w14:paraId="3A2537AE" w14:textId="77777777" w:rsidR="00352770" w:rsidRPr="004934B8" w:rsidRDefault="00352770" w:rsidP="00352770">
      <w:pPr>
        <w:spacing w:line="240" w:lineRule="auto"/>
        <w:rPr>
          <w:rFonts w:ascii="Calibri Light" w:eastAsia="Times New Roman" w:hAnsi="Calibri Light" w:cs="Tahoma"/>
          <w:color w:val="000000"/>
          <w:szCs w:val="20"/>
        </w:rPr>
      </w:pPr>
    </w:p>
    <w:p w14:paraId="40D5D6F7" w14:textId="77777777" w:rsidR="00352770" w:rsidRDefault="00352770" w:rsidP="00352770">
      <w:pPr>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br w:type="page"/>
      </w:r>
    </w:p>
    <w:p w14:paraId="66A4A9E1" w14:textId="77777777" w:rsidR="00352770" w:rsidRPr="00CD3267" w:rsidRDefault="00352770" w:rsidP="00352770">
      <w:pPr>
        <w:shd w:val="clear" w:color="auto" w:fill="FFFFFF"/>
        <w:spacing w:after="0" w:line="240" w:lineRule="auto"/>
        <w:rPr>
          <w:rFonts w:ascii="Calibri Light" w:eastAsia="Times New Roman" w:hAnsi="Calibri Light" w:cs="Tahoma"/>
          <w:b/>
          <w:bCs/>
          <w:color w:val="000000"/>
          <w:sz w:val="32"/>
          <w:szCs w:val="32"/>
        </w:rPr>
      </w:pPr>
      <w:r>
        <w:rPr>
          <w:rFonts w:ascii="Calibri Light" w:eastAsia="Times New Roman" w:hAnsi="Calibri Light" w:cs="Tahoma"/>
          <w:b/>
          <w:bCs/>
          <w:color w:val="000000"/>
          <w:sz w:val="32"/>
          <w:szCs w:val="32"/>
        </w:rPr>
        <w:lastRenderedPageBreak/>
        <w:t>Stocktaking</w:t>
      </w:r>
      <w:r w:rsidRPr="00CD3267">
        <w:rPr>
          <w:rFonts w:ascii="Calibri Light" w:eastAsia="Times New Roman" w:hAnsi="Calibri Light" w:cs="Tahoma"/>
          <w:b/>
          <w:bCs/>
          <w:color w:val="000000"/>
          <w:sz w:val="32"/>
          <w:szCs w:val="32"/>
        </w:rPr>
        <w:t xml:space="preserve"> of Global Heat </w:t>
      </w:r>
      <w:r>
        <w:rPr>
          <w:rFonts w:ascii="Calibri Light" w:eastAsia="Times New Roman" w:hAnsi="Calibri Light" w:cs="Tahoma"/>
          <w:b/>
          <w:bCs/>
          <w:color w:val="000000"/>
          <w:sz w:val="32"/>
          <w:szCs w:val="32"/>
        </w:rPr>
        <w:t xml:space="preserve">Risks and Responses.  </w:t>
      </w:r>
    </w:p>
    <w:p w14:paraId="56160902"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r>
        <w:rPr>
          <w:rFonts w:ascii="Calibri Light" w:eastAsia="Times New Roman" w:hAnsi="Calibri Light" w:cs="Tahoma"/>
          <w:b/>
          <w:bCs/>
          <w:noProof/>
          <w:color w:val="000000"/>
          <w:sz w:val="32"/>
          <w:szCs w:val="32"/>
          <w:lang w:eastAsia="en-GB"/>
        </w:rPr>
        <w:drawing>
          <wp:anchor distT="0" distB="0" distL="114300" distR="114300" simplePos="0" relativeHeight="251665408" behindDoc="0" locked="0" layoutInCell="1" allowOverlap="1" wp14:anchorId="58251BA4" wp14:editId="22A24F73">
            <wp:simplePos x="0" y="0"/>
            <wp:positionH relativeFrom="column">
              <wp:posOffset>3339465</wp:posOffset>
            </wp:positionH>
            <wp:positionV relativeFrom="paragraph">
              <wp:posOffset>100965</wp:posOffset>
            </wp:positionV>
            <wp:extent cx="2654935" cy="2166620"/>
            <wp:effectExtent l="0" t="0" r="0" b="5080"/>
            <wp:wrapSquare wrapText="bothSides"/>
            <wp:docPr id="9" name="Picture 9" descr="../Desktop/Screen%20Shot%202017-06-22%20at%202.27.49%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6-22%20at%202.27.49%20PM.p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54935" cy="2166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alibri Light" w:eastAsia="Times New Roman" w:hAnsi="Calibri Light" w:cs="Tahoma"/>
          <w:b/>
          <w:bCs/>
          <w:color w:val="000000"/>
          <w:szCs w:val="20"/>
        </w:rPr>
        <w:t>Page target 50, with annexes as required</w:t>
      </w:r>
    </w:p>
    <w:p w14:paraId="26647DA0"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78342C2D" w14:textId="5DB04DCB" w:rsidR="00352770" w:rsidRDefault="00227A70" w:rsidP="003527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The</w:t>
      </w:r>
      <w:r w:rsidR="00352770" w:rsidRPr="00E22B47">
        <w:rPr>
          <w:rFonts w:ascii="Calibri Light" w:eastAsia="Times New Roman" w:hAnsi="Calibri Light" w:cs="Tahoma"/>
          <w:color w:val="000000"/>
          <w:szCs w:val="20"/>
        </w:rPr>
        <w:t xml:space="preserve"> </w:t>
      </w:r>
      <w:r w:rsidR="00352770">
        <w:rPr>
          <w:rFonts w:ascii="Calibri Light" w:eastAsia="Times New Roman" w:hAnsi="Calibri Light" w:cs="Tahoma"/>
          <w:color w:val="000000"/>
          <w:szCs w:val="20"/>
        </w:rPr>
        <w:t>stocktaking</w:t>
      </w:r>
      <w:r w:rsidR="00352770" w:rsidRPr="00E22B47">
        <w:rPr>
          <w:rFonts w:ascii="Calibri Light" w:eastAsia="Times New Roman" w:hAnsi="Calibri Light" w:cs="Tahoma"/>
          <w:color w:val="000000"/>
          <w:szCs w:val="20"/>
        </w:rPr>
        <w:t xml:space="preserve"> </w:t>
      </w:r>
      <w:r w:rsidR="00352770">
        <w:rPr>
          <w:rFonts w:ascii="Calibri Light" w:eastAsia="Times New Roman" w:hAnsi="Calibri Light" w:cs="Tahoma"/>
          <w:color w:val="000000"/>
          <w:szCs w:val="20"/>
        </w:rPr>
        <w:t xml:space="preserve">report </w:t>
      </w:r>
      <w:r w:rsidR="00352770" w:rsidRPr="00E22B47">
        <w:rPr>
          <w:rFonts w:ascii="Calibri Light" w:eastAsia="Times New Roman" w:hAnsi="Calibri Light" w:cs="Tahoma"/>
          <w:color w:val="000000"/>
          <w:szCs w:val="20"/>
        </w:rPr>
        <w:t xml:space="preserve">will help </w:t>
      </w:r>
      <w:r w:rsidR="00352770">
        <w:rPr>
          <w:rFonts w:ascii="Calibri Light" w:eastAsia="Times New Roman" w:hAnsi="Calibri Light" w:cs="Tahoma"/>
          <w:color w:val="000000"/>
          <w:szCs w:val="20"/>
        </w:rPr>
        <w:t xml:space="preserve">identify and outline </w:t>
      </w:r>
      <w:r w:rsidR="00352770" w:rsidRPr="00E22B47">
        <w:rPr>
          <w:rFonts w:ascii="Calibri Light" w:eastAsia="Times New Roman" w:hAnsi="Calibri Light" w:cs="Tahoma"/>
          <w:color w:val="000000"/>
          <w:szCs w:val="20"/>
        </w:rPr>
        <w:t>the global state of the science</w:t>
      </w:r>
      <w:r w:rsidR="00352770">
        <w:rPr>
          <w:rFonts w:ascii="Calibri Light" w:eastAsia="Times New Roman" w:hAnsi="Calibri Light" w:cs="Tahoma"/>
          <w:color w:val="000000"/>
          <w:szCs w:val="20"/>
        </w:rPr>
        <w:t xml:space="preserve"> to </w:t>
      </w:r>
      <w:r w:rsidR="00352770" w:rsidRPr="0003128C">
        <w:rPr>
          <w:rFonts w:ascii="Calibri Light" w:eastAsia="Times New Roman" w:hAnsi="Calibri Light" w:cs="Tahoma"/>
          <w:color w:val="000000"/>
          <w:szCs w:val="20"/>
          <w:u w:val="single"/>
        </w:rPr>
        <w:t>understand</w:t>
      </w:r>
      <w:r w:rsidR="00352770">
        <w:rPr>
          <w:rFonts w:ascii="Calibri Light" w:eastAsia="Times New Roman" w:hAnsi="Calibri Light" w:cs="Tahoma"/>
          <w:color w:val="000000"/>
          <w:szCs w:val="20"/>
          <w:u w:val="single"/>
        </w:rPr>
        <w:t xml:space="preserve">, </w:t>
      </w:r>
      <w:r w:rsidR="00352770" w:rsidRPr="0003128C">
        <w:rPr>
          <w:rFonts w:ascii="Calibri Light" w:eastAsia="Times New Roman" w:hAnsi="Calibri Light" w:cs="Tahoma"/>
          <w:color w:val="000000"/>
          <w:szCs w:val="20"/>
          <w:u w:val="single"/>
        </w:rPr>
        <w:t xml:space="preserve">predict ambient heat related hazards </w:t>
      </w:r>
      <w:r w:rsidR="00352770">
        <w:rPr>
          <w:rFonts w:ascii="Calibri Light" w:eastAsia="Times New Roman" w:hAnsi="Calibri Light" w:cs="Tahoma"/>
          <w:color w:val="000000"/>
          <w:szCs w:val="20"/>
          <w:u w:val="single"/>
        </w:rPr>
        <w:t>and exposures</w:t>
      </w:r>
      <w:r w:rsidR="00352770">
        <w:rPr>
          <w:rFonts w:ascii="Calibri Light" w:eastAsia="Times New Roman" w:hAnsi="Calibri Light" w:cs="Tahoma"/>
          <w:color w:val="000000"/>
          <w:szCs w:val="20"/>
        </w:rPr>
        <w:t xml:space="preserve"> to increasing and extreme temperatures. </w:t>
      </w:r>
      <w:r w:rsidR="00352770" w:rsidRPr="00E22B47">
        <w:rPr>
          <w:rFonts w:ascii="Calibri Light" w:eastAsia="Times New Roman" w:hAnsi="Calibri Light" w:cs="Tahoma"/>
          <w:color w:val="000000"/>
          <w:szCs w:val="20"/>
        </w:rPr>
        <w:t xml:space="preserve"> </w:t>
      </w:r>
    </w:p>
    <w:p w14:paraId="048FBE60"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19871E74" w14:textId="4BD60005" w:rsidR="00352770" w:rsidRDefault="00352770" w:rsidP="00227A70">
      <w:pPr>
        <w:shd w:val="clear" w:color="auto" w:fill="FFFFFF"/>
        <w:spacing w:after="0" w:line="240" w:lineRule="auto"/>
        <w:rPr>
          <w:rFonts w:ascii="Calibri Light" w:eastAsia="Times New Roman" w:hAnsi="Calibri Light" w:cs="Tahoma"/>
          <w:color w:val="000000"/>
          <w:szCs w:val="20"/>
        </w:rPr>
      </w:pPr>
      <w:r>
        <w:rPr>
          <w:rFonts w:ascii="Calibri Light" w:eastAsia="Times New Roman" w:hAnsi="Calibri Light" w:cs="Tahoma"/>
          <w:color w:val="000000"/>
          <w:szCs w:val="20"/>
        </w:rPr>
        <w:t xml:space="preserve">It will </w:t>
      </w:r>
      <w:r w:rsidR="00227A70">
        <w:rPr>
          <w:rFonts w:ascii="Calibri Light" w:eastAsia="Times New Roman" w:hAnsi="Calibri Light" w:cs="Tahoma"/>
          <w:color w:val="000000"/>
          <w:szCs w:val="20"/>
        </w:rPr>
        <w:t xml:space="preserve">seek to identify and </w:t>
      </w:r>
      <w:r>
        <w:rPr>
          <w:rFonts w:ascii="Calibri Light" w:eastAsia="Times New Roman" w:hAnsi="Calibri Light" w:cs="Tahoma"/>
          <w:color w:val="000000"/>
          <w:szCs w:val="20"/>
        </w:rPr>
        <w:t xml:space="preserve">summarize the </w:t>
      </w:r>
      <w:r w:rsidR="00227A70">
        <w:rPr>
          <w:rFonts w:ascii="Calibri Light" w:eastAsia="Times New Roman" w:hAnsi="Calibri Light" w:cs="Tahoma"/>
          <w:color w:val="000000"/>
          <w:szCs w:val="20"/>
        </w:rPr>
        <w:t xml:space="preserve">key </w:t>
      </w:r>
      <w:r>
        <w:rPr>
          <w:rFonts w:ascii="Calibri Light" w:eastAsia="Times New Roman" w:hAnsi="Calibri Light" w:cs="Tahoma"/>
          <w:color w:val="000000"/>
          <w:szCs w:val="20"/>
        </w:rPr>
        <w:t>literature on the state of the hazard; outline and highlight</w:t>
      </w:r>
      <w:r w:rsidRPr="0081549E">
        <w:rPr>
          <w:rFonts w:ascii="Calibri Light" w:eastAsia="Times New Roman" w:hAnsi="Calibri Light" w:cs="Tahoma"/>
          <w:color w:val="000000"/>
          <w:szCs w:val="20"/>
        </w:rPr>
        <w:t xml:space="preserve"> similarities and differences in</w:t>
      </w:r>
      <w:r>
        <w:rPr>
          <w:rFonts w:ascii="Calibri Light" w:eastAsia="Times New Roman" w:hAnsi="Calibri Light" w:cs="Tahoma"/>
          <w:color w:val="000000"/>
          <w:szCs w:val="20"/>
        </w:rPr>
        <w:t xml:space="preserve"> systems for characterizing the hazards,</w:t>
      </w:r>
      <w:r w:rsidRPr="0081549E">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and temperature</w:t>
      </w:r>
      <w:r w:rsidRPr="0081549E">
        <w:rPr>
          <w:rFonts w:ascii="Calibri Light" w:eastAsia="Times New Roman" w:hAnsi="Calibri Light" w:cs="Tahoma"/>
          <w:color w:val="000000"/>
          <w:szCs w:val="20"/>
        </w:rPr>
        <w:t xml:space="preserve"> prediction across timescales (weather, S2S, and decadal)</w:t>
      </w:r>
      <w:r>
        <w:rPr>
          <w:rFonts w:ascii="Calibri Light" w:eastAsia="Times New Roman" w:hAnsi="Calibri Light" w:cs="Tahoma"/>
          <w:color w:val="000000"/>
          <w:szCs w:val="20"/>
        </w:rPr>
        <w:t xml:space="preserve">. It will present key considerations used in the literature for measuring human population exposure to extreme and increasing temperatures. It </w:t>
      </w:r>
      <w:r w:rsidRPr="00E22B47">
        <w:rPr>
          <w:rFonts w:ascii="Calibri Light" w:eastAsia="Times New Roman" w:hAnsi="Calibri Light" w:cs="Tahoma"/>
          <w:color w:val="000000"/>
          <w:szCs w:val="20"/>
        </w:rPr>
        <w:t xml:space="preserve">will help </w:t>
      </w:r>
      <w:r>
        <w:rPr>
          <w:rFonts w:ascii="Calibri Light" w:eastAsia="Times New Roman" w:hAnsi="Calibri Light" w:cs="Tahoma"/>
          <w:color w:val="000000"/>
          <w:szCs w:val="20"/>
        </w:rPr>
        <w:t xml:space="preserve">identify and outline </w:t>
      </w:r>
      <w:r w:rsidRPr="00E22B47">
        <w:rPr>
          <w:rFonts w:ascii="Calibri Light" w:eastAsia="Times New Roman" w:hAnsi="Calibri Light" w:cs="Tahoma"/>
          <w:color w:val="000000"/>
          <w:szCs w:val="20"/>
        </w:rPr>
        <w:t xml:space="preserve">the global state of </w:t>
      </w:r>
      <w:r>
        <w:rPr>
          <w:rFonts w:ascii="Calibri Light" w:eastAsia="Times New Roman" w:hAnsi="Calibri Light" w:cs="Tahoma"/>
          <w:color w:val="000000"/>
          <w:szCs w:val="20"/>
        </w:rPr>
        <w:t xml:space="preserve">understanding human vulnerability to heat exposures, and the broad range of responses and actions which can be taken to reduce human exposures and impacts. </w:t>
      </w:r>
      <w:r w:rsidRPr="00E22B47">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It will describe categories of vulnerable populations; highlight</w:t>
      </w:r>
      <w:r w:rsidRPr="0081549E">
        <w:rPr>
          <w:rFonts w:ascii="Calibri Light" w:eastAsia="Times New Roman" w:hAnsi="Calibri Light" w:cs="Tahoma"/>
          <w:color w:val="000000"/>
          <w:szCs w:val="20"/>
        </w:rPr>
        <w:t xml:space="preserve"> similarities and differences </w:t>
      </w:r>
      <w:r>
        <w:rPr>
          <w:rFonts w:ascii="Calibri Light" w:eastAsia="Times New Roman" w:hAnsi="Calibri Light" w:cs="Tahoma"/>
          <w:color w:val="000000"/>
          <w:szCs w:val="20"/>
        </w:rPr>
        <w:t>in response opportunities and systems, from behavioral to infrastructural, and legal actions which can be taken over different timeframes.</w:t>
      </w:r>
      <w:r w:rsidRPr="00857E0C">
        <w:rPr>
          <w:rFonts w:ascii="Calibri Light" w:eastAsia="Times New Roman" w:hAnsi="Calibri Light" w:cs="Tahoma"/>
          <w:color w:val="000000"/>
          <w:szCs w:val="20"/>
        </w:rPr>
        <w:t xml:space="preserve"> </w:t>
      </w:r>
      <w:r>
        <w:rPr>
          <w:rFonts w:ascii="Calibri Light" w:eastAsia="Times New Roman" w:hAnsi="Calibri Light" w:cs="Tahoma"/>
          <w:color w:val="000000"/>
          <w:szCs w:val="20"/>
        </w:rPr>
        <w:t>Intervention</w:t>
      </w:r>
      <w:r w:rsidRPr="00857E0C">
        <w:rPr>
          <w:rFonts w:ascii="Calibri Light" w:eastAsia="Times New Roman" w:hAnsi="Calibri Light" w:cs="Tahoma"/>
          <w:color w:val="000000"/>
          <w:szCs w:val="20"/>
        </w:rPr>
        <w:t xml:space="preserve"> effectiveness </w:t>
      </w:r>
      <w:r>
        <w:rPr>
          <w:rFonts w:ascii="Calibri Light" w:eastAsia="Times New Roman" w:hAnsi="Calibri Light" w:cs="Tahoma"/>
          <w:color w:val="000000"/>
          <w:szCs w:val="20"/>
        </w:rPr>
        <w:t xml:space="preserve">will be cited as available. </w:t>
      </w:r>
      <w:r w:rsidRPr="00857E0C">
        <w:rPr>
          <w:rFonts w:ascii="Calibri Light" w:eastAsia="Times New Roman" w:hAnsi="Calibri Light" w:cs="Tahoma"/>
          <w:color w:val="000000"/>
          <w:szCs w:val="20"/>
        </w:rPr>
        <w:t xml:space="preserve"> </w:t>
      </w:r>
    </w:p>
    <w:p w14:paraId="6FA7F6BE" w14:textId="77777777" w:rsidR="00352770" w:rsidRDefault="00352770" w:rsidP="00352770">
      <w:pPr>
        <w:shd w:val="clear" w:color="auto" w:fill="FFFFFF"/>
        <w:spacing w:after="0" w:line="240" w:lineRule="auto"/>
        <w:rPr>
          <w:rFonts w:ascii="Calibri Light" w:eastAsia="Times New Roman" w:hAnsi="Calibri Light" w:cs="Tahoma"/>
          <w:color w:val="000000"/>
          <w:szCs w:val="20"/>
        </w:rPr>
      </w:pPr>
    </w:p>
    <w:p w14:paraId="7541248B" w14:textId="77777777" w:rsidR="00E04138" w:rsidRDefault="00352770" w:rsidP="00E04138">
      <w:pPr>
        <w:pStyle w:val="CommentText"/>
        <w:rPr>
          <w:rFonts w:ascii="Calibri Light" w:eastAsia="Times New Roman" w:hAnsi="Calibri Light" w:cs="Tahoma"/>
          <w:color w:val="000000"/>
        </w:rPr>
      </w:pPr>
      <w:r>
        <w:rPr>
          <w:rFonts w:ascii="Calibri Light" w:eastAsia="Times New Roman" w:hAnsi="Calibri Light" w:cs="Tahoma"/>
          <w:color w:val="000000"/>
        </w:rPr>
        <w:t>This stocktaking will inform</w:t>
      </w:r>
      <w:r w:rsidRPr="0081549E">
        <w:rPr>
          <w:rFonts w:ascii="Calibri Light" w:eastAsia="Times New Roman" w:hAnsi="Calibri Light" w:cs="Tahoma"/>
          <w:color w:val="000000"/>
        </w:rPr>
        <w:t xml:space="preserve"> </w:t>
      </w:r>
      <w:r>
        <w:rPr>
          <w:rFonts w:ascii="Calibri Light" w:eastAsia="Times New Roman" w:hAnsi="Calibri Light" w:cs="Tahoma"/>
          <w:color w:val="000000"/>
        </w:rPr>
        <w:t xml:space="preserve">a common thread framework </w:t>
      </w:r>
      <w:r w:rsidRPr="0081549E">
        <w:rPr>
          <w:rFonts w:ascii="Calibri Light" w:eastAsia="Times New Roman" w:hAnsi="Calibri Light" w:cs="Tahoma"/>
          <w:color w:val="000000"/>
        </w:rPr>
        <w:t xml:space="preserve">for GHHIN to track </w:t>
      </w:r>
      <w:r>
        <w:rPr>
          <w:rFonts w:ascii="Calibri Light" w:eastAsia="Times New Roman" w:hAnsi="Calibri Light" w:cs="Tahoma"/>
          <w:color w:val="000000"/>
        </w:rPr>
        <w:t>progress being made in key categories, synthesize current action and science in a standard way</w:t>
      </w:r>
      <w:r w:rsidRPr="0081549E">
        <w:rPr>
          <w:rFonts w:ascii="Calibri Light" w:eastAsia="Times New Roman" w:hAnsi="Calibri Light" w:cs="Tahoma"/>
          <w:color w:val="000000"/>
        </w:rPr>
        <w:t xml:space="preserve">, and establish indicators </w:t>
      </w:r>
      <w:r>
        <w:rPr>
          <w:rFonts w:ascii="Calibri Light" w:eastAsia="Times New Roman" w:hAnsi="Calibri Light" w:cs="Tahoma"/>
          <w:color w:val="000000"/>
        </w:rPr>
        <w:t>to help structure</w:t>
      </w:r>
      <w:r w:rsidRPr="0081549E">
        <w:rPr>
          <w:rFonts w:ascii="Calibri Light" w:eastAsia="Times New Roman" w:hAnsi="Calibri Light" w:cs="Tahoma"/>
          <w:color w:val="000000"/>
        </w:rPr>
        <w:t xml:space="preserve"> country profiles</w:t>
      </w:r>
      <w:r>
        <w:rPr>
          <w:rFonts w:ascii="Calibri Light" w:eastAsia="Times New Roman" w:hAnsi="Calibri Light" w:cs="Tahoma"/>
          <w:color w:val="000000"/>
        </w:rPr>
        <w:t xml:space="preserve"> that will be completed by GHHIN members autonomously</w:t>
      </w:r>
      <w:r w:rsidRPr="0081549E">
        <w:rPr>
          <w:rFonts w:ascii="Calibri Light" w:eastAsia="Times New Roman" w:hAnsi="Calibri Light" w:cs="Tahoma"/>
          <w:color w:val="000000"/>
        </w:rPr>
        <w:t xml:space="preserve">. </w:t>
      </w:r>
      <w:r>
        <w:rPr>
          <w:rFonts w:ascii="Calibri Light" w:eastAsia="Times New Roman" w:hAnsi="Calibri Light" w:cs="Tahoma"/>
          <w:color w:val="000000"/>
        </w:rPr>
        <w:t xml:space="preserve">It may lead to the creation of </w:t>
      </w:r>
      <w:r w:rsidRPr="0003128C">
        <w:rPr>
          <w:rFonts w:ascii="Calibri Light" w:eastAsia="Times New Roman" w:hAnsi="Calibri Light" w:cs="Tahoma"/>
          <w:color w:val="000000"/>
        </w:rPr>
        <w:t>indicators of risk and adaptation for extreme heat that can be part of a GIS-based dashboard and GHHIN country profiles.</w:t>
      </w:r>
      <w:r w:rsidR="00E04138">
        <w:rPr>
          <w:rFonts w:ascii="Calibri Light" w:eastAsia="Times New Roman" w:hAnsi="Calibri Light" w:cs="Tahoma"/>
          <w:color w:val="000000"/>
        </w:rPr>
        <w:t xml:space="preserve"> </w:t>
      </w:r>
    </w:p>
    <w:p w14:paraId="038BE035" w14:textId="11A94D8D" w:rsidR="00E04138" w:rsidRPr="00E04138" w:rsidRDefault="00E04138" w:rsidP="00E04138">
      <w:pPr>
        <w:pStyle w:val="CommentText"/>
        <w:rPr>
          <w:rFonts w:ascii="Calibri Light" w:eastAsia="Times New Roman" w:hAnsi="Calibri Light" w:cs="Tahoma"/>
          <w:color w:val="000000"/>
        </w:rPr>
      </w:pPr>
      <w:r>
        <w:rPr>
          <w:rFonts w:ascii="Calibri Light" w:eastAsia="Times New Roman" w:hAnsi="Calibri Light" w:cs="Tahoma"/>
          <w:color w:val="000000"/>
        </w:rPr>
        <w:t>The</w:t>
      </w:r>
      <w:r w:rsidRPr="00E04138">
        <w:rPr>
          <w:rFonts w:ascii="Calibri Light" w:eastAsia="Times New Roman" w:hAnsi="Calibri Light" w:cs="Tahoma"/>
          <w:color w:val="000000"/>
        </w:rPr>
        <w:t xml:space="preserve"> structure of the stocktaking will reflect and complement that of the synthesis, to act </w:t>
      </w:r>
      <w:r>
        <w:rPr>
          <w:rFonts w:ascii="Calibri Light" w:eastAsia="Times New Roman" w:hAnsi="Calibri Light" w:cs="Tahoma"/>
          <w:color w:val="000000"/>
        </w:rPr>
        <w:t>to find and feed initial knowledge and information into the</w:t>
      </w:r>
      <w:r w:rsidRPr="00E04138">
        <w:rPr>
          <w:rFonts w:ascii="Calibri Light" w:eastAsia="Times New Roman" w:hAnsi="Calibri Light" w:cs="Tahoma"/>
          <w:color w:val="000000"/>
        </w:rPr>
        <w:t xml:space="preserve"> synthesis report</w:t>
      </w:r>
      <w:r>
        <w:rPr>
          <w:rFonts w:ascii="Calibri Light" w:eastAsia="Times New Roman" w:hAnsi="Calibri Light" w:cs="Tahoma"/>
          <w:color w:val="000000"/>
        </w:rPr>
        <w:t>.</w:t>
      </w:r>
    </w:p>
    <w:p w14:paraId="737CDE11" w14:textId="77777777" w:rsidR="00352770" w:rsidRDefault="00352770" w:rsidP="00352770">
      <w:pPr>
        <w:shd w:val="clear" w:color="auto" w:fill="FFFFFF"/>
        <w:spacing w:after="0" w:line="240" w:lineRule="auto"/>
        <w:rPr>
          <w:rFonts w:ascii="Calibri Light" w:eastAsia="Times New Roman" w:hAnsi="Calibri Light" w:cs="Tahoma"/>
          <w:b/>
          <w:bCs/>
          <w:color w:val="000000"/>
          <w:szCs w:val="20"/>
        </w:rPr>
      </w:pPr>
    </w:p>
    <w:p w14:paraId="18601BC1" w14:textId="2710DFC2" w:rsidR="00352770" w:rsidRPr="00C41A39" w:rsidRDefault="00E04138" w:rsidP="00352770">
      <w:pPr>
        <w:shd w:val="clear" w:color="auto" w:fill="FFFFFF"/>
        <w:spacing w:after="0" w:line="240" w:lineRule="auto"/>
        <w:rPr>
          <w:rFonts w:ascii="Calibri Light" w:eastAsia="Times New Roman" w:hAnsi="Calibri Light" w:cs="Tahoma"/>
          <w:color w:val="000000"/>
          <w:szCs w:val="20"/>
          <w:highlight w:val="yellow"/>
        </w:rPr>
      </w:pPr>
      <w:r>
        <w:rPr>
          <w:rFonts w:ascii="Calibri Light" w:eastAsia="Times New Roman" w:hAnsi="Calibri Light" w:cs="Tahoma"/>
          <w:b/>
          <w:bCs/>
          <w:color w:val="000000"/>
          <w:sz w:val="24"/>
          <w:szCs w:val="24"/>
          <w:highlight w:val="yellow"/>
        </w:rPr>
        <w:t xml:space="preserve">This planned chapter now has no home in the Synthesis. </w:t>
      </w:r>
      <w:r w:rsidR="00352770" w:rsidRPr="00C41A39">
        <w:rPr>
          <w:rFonts w:ascii="Calibri Light" w:eastAsia="Times New Roman" w:hAnsi="Calibri Light" w:cs="Tahoma"/>
          <w:b/>
          <w:bCs/>
          <w:color w:val="000000"/>
          <w:sz w:val="24"/>
          <w:szCs w:val="24"/>
          <w:highlight w:val="yellow"/>
        </w:rPr>
        <w:t>Chapter 5:  Monitoring and Evaluation</w:t>
      </w:r>
      <w:r w:rsidR="00352770" w:rsidRPr="00C41A39">
        <w:rPr>
          <w:rFonts w:ascii="Calibri Light" w:eastAsia="Times New Roman" w:hAnsi="Calibri Light" w:cs="Tahoma"/>
          <w:color w:val="000000"/>
          <w:szCs w:val="20"/>
          <w:highlight w:val="yellow"/>
        </w:rPr>
        <w:t xml:space="preserve"> </w:t>
      </w:r>
    </w:p>
    <w:p w14:paraId="3A156C0B"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intervention effectiveness (evaluation products – conference, report), </w:t>
      </w:r>
    </w:p>
    <w:p w14:paraId="62DEACEC"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 xml:space="preserve">information sufficiency (e.g. vulnerability id, warning accuracy), </w:t>
      </w:r>
    </w:p>
    <w:p w14:paraId="139CCC27" w14:textId="77777777" w:rsidR="00352770" w:rsidRPr="00C41A39" w:rsidRDefault="00352770" w:rsidP="00352770">
      <w:pPr>
        <w:pStyle w:val="ListParagraph"/>
        <w:numPr>
          <w:ilvl w:val="0"/>
          <w:numId w:val="43"/>
        </w:numPr>
        <w:shd w:val="clear" w:color="auto" w:fill="FFFFFF"/>
        <w:spacing w:after="0" w:line="240" w:lineRule="auto"/>
        <w:rPr>
          <w:rFonts w:ascii="Calibri Light" w:eastAsia="Times New Roman" w:hAnsi="Calibri Light" w:cs="Tahoma"/>
          <w:color w:val="000000"/>
          <w:szCs w:val="20"/>
          <w:highlight w:val="yellow"/>
        </w:rPr>
      </w:pPr>
      <w:r w:rsidRPr="00C41A39">
        <w:rPr>
          <w:rFonts w:ascii="Calibri Light" w:eastAsia="Times New Roman" w:hAnsi="Calibri Light" w:cs="Tahoma"/>
          <w:color w:val="000000"/>
          <w:szCs w:val="20"/>
          <w:highlight w:val="yellow"/>
        </w:rPr>
        <w:t>feedback mechanisms (ie complaint line, town halls, etc.) .</w:t>
      </w:r>
    </w:p>
    <w:p w14:paraId="0150B5A9" w14:textId="77777777" w:rsidR="003F4581" w:rsidRPr="003F4581" w:rsidRDefault="003F4581" w:rsidP="003F4581">
      <w:pPr>
        <w:shd w:val="clear" w:color="auto" w:fill="FFFFFF"/>
        <w:spacing w:after="0" w:line="240" w:lineRule="auto"/>
        <w:rPr>
          <w:rFonts w:ascii="Calibri Light" w:eastAsia="Times New Roman" w:hAnsi="Calibri Light" w:cs="Tahoma"/>
          <w:i/>
          <w:iCs/>
          <w:color w:val="000000"/>
          <w:szCs w:val="20"/>
        </w:rPr>
      </w:pPr>
    </w:p>
    <w:p w14:paraId="1055BE6F" w14:textId="5ABC8098" w:rsidR="003F4581" w:rsidRPr="0014291A" w:rsidRDefault="003F4581" w:rsidP="00491E88">
      <w:pPr>
        <w:pStyle w:val="Heading1"/>
        <w:numPr>
          <w:ilvl w:val="0"/>
          <w:numId w:val="13"/>
        </w:numPr>
      </w:pPr>
      <w:bookmarkStart w:id="15" w:name="_Toc482371130"/>
      <w:r w:rsidRPr="0014291A">
        <w:t xml:space="preserve">Develop </w:t>
      </w:r>
      <w:r>
        <w:t xml:space="preserve">and Launch </w:t>
      </w:r>
      <w:r w:rsidRPr="0014291A">
        <w:t xml:space="preserve">GHHIN </w:t>
      </w:r>
      <w:r w:rsidR="00491E88">
        <w:t>Engagement</w:t>
      </w:r>
      <w:r>
        <w:t xml:space="preserve"> </w:t>
      </w:r>
      <w:r w:rsidRPr="0014291A">
        <w:t>Strategy</w:t>
      </w:r>
      <w:bookmarkEnd w:id="15"/>
      <w:r w:rsidRPr="0014291A">
        <w:t xml:space="preserve"> </w:t>
      </w:r>
      <w:r>
        <w:t xml:space="preserve"> </w:t>
      </w:r>
    </w:p>
    <w:p w14:paraId="747BB03D" w14:textId="77777777" w:rsidR="00631DB3" w:rsidRDefault="003F4581" w:rsidP="00631DB3">
      <w:pPr>
        <w:spacing w:line="240" w:lineRule="auto"/>
        <w:rPr>
          <w:rFonts w:ascii="Calibri Light" w:hAnsi="Calibri Light"/>
          <w:szCs w:val="20"/>
        </w:rPr>
      </w:pPr>
      <w:r w:rsidRPr="004A60C6">
        <w:rPr>
          <w:rFonts w:ascii="Calibri Light" w:hAnsi="Calibri Light"/>
          <w:szCs w:val="20"/>
        </w:rPr>
        <w:t xml:space="preserve">The member-driven network will depend upon a strong outreach programme. </w:t>
      </w:r>
      <w:r w:rsidRPr="007E4345">
        <w:rPr>
          <w:rFonts w:ascii="Calibri Light" w:hAnsi="Calibri Light"/>
          <w:szCs w:val="20"/>
        </w:rPr>
        <w:t>Outreach is critical to facilitate exchange of ideas and increasing the efficiency and speed at which innovation can occur by sharin</w:t>
      </w:r>
      <w:r w:rsidR="00227A70">
        <w:rPr>
          <w:rFonts w:ascii="Calibri Light" w:hAnsi="Calibri Light"/>
          <w:szCs w:val="20"/>
        </w:rPr>
        <w:t xml:space="preserve">g ideas, results, and needs.   </w:t>
      </w:r>
      <w:r w:rsidRPr="007E4345">
        <w:rPr>
          <w:rFonts w:ascii="Calibri Light" w:hAnsi="Calibri Light"/>
          <w:szCs w:val="20"/>
        </w:rPr>
        <w:t xml:space="preserve">As a virtual network an </w:t>
      </w:r>
      <w:r w:rsidRPr="00227A70">
        <w:rPr>
          <w:rFonts w:ascii="Calibri Light" w:hAnsi="Calibri Light"/>
          <w:szCs w:val="20"/>
          <w:u w:val="single"/>
        </w:rPr>
        <w:t>online platform</w:t>
      </w:r>
      <w:r w:rsidRPr="007E4345">
        <w:rPr>
          <w:rFonts w:ascii="Calibri Light" w:hAnsi="Calibri Light"/>
          <w:szCs w:val="20"/>
        </w:rPr>
        <w:t xml:space="preserve"> is envisioned to serve as the connecting place for members. </w:t>
      </w:r>
      <w:r>
        <w:rPr>
          <w:rFonts w:ascii="Calibri Light" w:hAnsi="Calibri Light"/>
          <w:szCs w:val="20"/>
        </w:rPr>
        <w:t xml:space="preserve"> However, </w:t>
      </w:r>
      <w:r w:rsidRPr="00227A70">
        <w:rPr>
          <w:rFonts w:ascii="Calibri Light" w:hAnsi="Calibri Light"/>
          <w:szCs w:val="20"/>
          <w:u w:val="single"/>
        </w:rPr>
        <w:t>an outreach strategy</w:t>
      </w:r>
      <w:r w:rsidRPr="007E4345">
        <w:rPr>
          <w:rFonts w:ascii="Calibri Light" w:hAnsi="Calibri Light"/>
          <w:szCs w:val="20"/>
        </w:rPr>
        <w:t xml:space="preserve"> and </w:t>
      </w:r>
      <w:r w:rsidRPr="00227A70">
        <w:rPr>
          <w:rFonts w:ascii="Calibri Light" w:hAnsi="Calibri Light"/>
          <w:szCs w:val="20"/>
          <w:u w:val="single"/>
        </w:rPr>
        <w:t>package of materials</w:t>
      </w:r>
      <w:r w:rsidRPr="007E4345">
        <w:rPr>
          <w:rFonts w:ascii="Calibri Light" w:hAnsi="Calibri Light"/>
          <w:szCs w:val="20"/>
        </w:rPr>
        <w:t xml:space="preserve"> developed to guide GHHIN and support members. Preparation is needed to inform how outreach and communications will work and be managed, develop templates and ideas for the website components. </w:t>
      </w:r>
    </w:p>
    <w:p w14:paraId="447757FB" w14:textId="4825127D" w:rsidR="003F4581" w:rsidRPr="007E4345" w:rsidRDefault="003F4581" w:rsidP="00631DB3">
      <w:pPr>
        <w:spacing w:line="240" w:lineRule="auto"/>
        <w:rPr>
          <w:rFonts w:ascii="Calibri Light" w:hAnsi="Calibri Light"/>
          <w:szCs w:val="20"/>
        </w:rPr>
      </w:pPr>
      <w:r w:rsidRPr="007E4345">
        <w:rPr>
          <w:rFonts w:ascii="Calibri Light" w:hAnsi="Calibri Light"/>
          <w:szCs w:val="20"/>
        </w:rPr>
        <w:t xml:space="preserve">Specific tasks </w:t>
      </w:r>
      <w:r>
        <w:rPr>
          <w:rFonts w:ascii="Calibri Light" w:hAnsi="Calibri Light"/>
          <w:szCs w:val="20"/>
        </w:rPr>
        <w:t xml:space="preserve">needed include: </w:t>
      </w:r>
    </w:p>
    <w:p w14:paraId="31770B3E" w14:textId="77777777" w:rsidR="003F4581" w:rsidRPr="007E4345" w:rsidRDefault="003F4581" w:rsidP="003F4581">
      <w:pPr>
        <w:pStyle w:val="ListParagraph"/>
        <w:numPr>
          <w:ilvl w:val="1"/>
          <w:numId w:val="8"/>
        </w:numPr>
        <w:spacing w:line="240" w:lineRule="auto"/>
        <w:rPr>
          <w:rFonts w:ascii="Calibri Light" w:hAnsi="Calibri Light"/>
          <w:szCs w:val="20"/>
        </w:rPr>
      </w:pPr>
      <w:r w:rsidRPr="007E4345">
        <w:rPr>
          <w:rFonts w:ascii="Calibri Light" w:hAnsi="Calibri Light"/>
          <w:b/>
          <w:bCs/>
          <w:szCs w:val="20"/>
        </w:rPr>
        <w:t xml:space="preserve">Conceptualize and develop the outreach and marketing function of the GHHIN. </w:t>
      </w:r>
    </w:p>
    <w:p w14:paraId="3EF71D98" w14:textId="154BCC83" w:rsidR="003F4581" w:rsidRPr="00631DB3" w:rsidRDefault="00631DB3" w:rsidP="00631DB3">
      <w:pPr>
        <w:pStyle w:val="ListParagraph"/>
        <w:numPr>
          <w:ilvl w:val="1"/>
          <w:numId w:val="8"/>
        </w:numPr>
        <w:spacing w:line="240" w:lineRule="auto"/>
        <w:rPr>
          <w:rFonts w:ascii="Calibri Light" w:hAnsi="Calibri Light"/>
          <w:szCs w:val="20"/>
        </w:rPr>
      </w:pPr>
      <w:r>
        <w:rPr>
          <w:rFonts w:ascii="Calibri Light" w:hAnsi="Calibri Light"/>
          <w:szCs w:val="20"/>
        </w:rPr>
        <w:t>This short report will present a member management plan, to identify, engage, and</w:t>
      </w:r>
      <w:r w:rsidRPr="007E4345">
        <w:rPr>
          <w:rFonts w:ascii="Calibri Light" w:hAnsi="Calibri Light"/>
          <w:szCs w:val="20"/>
        </w:rPr>
        <w:t xml:space="preserve"> builds network membership</w:t>
      </w:r>
      <w:r>
        <w:rPr>
          <w:rFonts w:ascii="Calibri Light" w:hAnsi="Calibri Light"/>
          <w:szCs w:val="20"/>
        </w:rPr>
        <w:t xml:space="preserve"> and community over time</w:t>
      </w:r>
      <w:r w:rsidRPr="007E4345">
        <w:rPr>
          <w:rFonts w:ascii="Calibri Light" w:hAnsi="Calibri Light"/>
          <w:szCs w:val="20"/>
        </w:rPr>
        <w:t xml:space="preserve">. </w:t>
      </w:r>
      <w:r>
        <w:rPr>
          <w:rFonts w:ascii="Calibri Light" w:hAnsi="Calibri Light"/>
          <w:szCs w:val="20"/>
        </w:rPr>
        <w:t>Proposing</w:t>
      </w:r>
      <w:r w:rsidR="003F4581" w:rsidRPr="00631DB3">
        <w:rPr>
          <w:rFonts w:ascii="Calibri Light" w:hAnsi="Calibri Light"/>
          <w:szCs w:val="20"/>
        </w:rPr>
        <w:t xml:space="preserve"> opportunities and strategies that could be used for engagement. </w:t>
      </w:r>
    </w:p>
    <w:p w14:paraId="2937226B" w14:textId="0902745A" w:rsidR="003F4581" w:rsidRDefault="003F4581" w:rsidP="00631DB3">
      <w:pPr>
        <w:pStyle w:val="ListParagraph"/>
        <w:numPr>
          <w:ilvl w:val="1"/>
          <w:numId w:val="8"/>
        </w:numPr>
        <w:spacing w:line="240" w:lineRule="auto"/>
        <w:rPr>
          <w:rFonts w:ascii="Calibri Light" w:hAnsi="Calibri Light"/>
          <w:szCs w:val="20"/>
        </w:rPr>
      </w:pPr>
      <w:r w:rsidRPr="00631DB3">
        <w:rPr>
          <w:rFonts w:ascii="Calibri Light" w:hAnsi="Calibri Light"/>
          <w:b/>
          <w:bCs/>
          <w:szCs w:val="20"/>
        </w:rPr>
        <w:t xml:space="preserve">Develop a GHHIN </w:t>
      </w:r>
      <w:r w:rsidR="00631DB3" w:rsidRPr="00631DB3">
        <w:rPr>
          <w:rFonts w:ascii="Calibri Light" w:hAnsi="Calibri Light"/>
          <w:b/>
          <w:bCs/>
          <w:szCs w:val="20"/>
        </w:rPr>
        <w:t>PR</w:t>
      </w:r>
      <w:r w:rsidRPr="00631DB3">
        <w:rPr>
          <w:rFonts w:ascii="Calibri Light" w:hAnsi="Calibri Light"/>
          <w:b/>
          <w:bCs/>
          <w:szCs w:val="20"/>
        </w:rPr>
        <w:t xml:space="preserve"> toolkit</w:t>
      </w:r>
      <w:r w:rsidRPr="00AD478D">
        <w:rPr>
          <w:rFonts w:ascii="Calibri Light" w:hAnsi="Calibri Light"/>
          <w:szCs w:val="20"/>
        </w:rPr>
        <w:t xml:space="preserve"> (e.g. package of materials developed to guide GHHIN and support members)</w:t>
      </w:r>
      <w:r>
        <w:rPr>
          <w:rFonts w:ascii="Calibri Light" w:hAnsi="Calibri Light"/>
          <w:szCs w:val="20"/>
        </w:rPr>
        <w:t xml:space="preserve">. </w:t>
      </w:r>
    </w:p>
    <w:p w14:paraId="296F0C71" w14:textId="2071E3B0" w:rsidR="00631DB3" w:rsidRPr="00631DB3" w:rsidRDefault="00631DB3" w:rsidP="00631DB3">
      <w:pPr>
        <w:pStyle w:val="ListParagraph"/>
        <w:numPr>
          <w:ilvl w:val="1"/>
          <w:numId w:val="8"/>
        </w:numPr>
        <w:spacing w:line="240" w:lineRule="auto"/>
        <w:rPr>
          <w:rFonts w:ascii="Calibri Light" w:hAnsi="Calibri Light"/>
          <w:b/>
          <w:bCs/>
          <w:szCs w:val="20"/>
        </w:rPr>
      </w:pPr>
      <w:r w:rsidRPr="00631DB3">
        <w:rPr>
          <w:rFonts w:ascii="Calibri Light" w:hAnsi="Calibri Light"/>
          <w:b/>
          <w:bCs/>
          <w:szCs w:val="20"/>
        </w:rPr>
        <w:t>Conceptualize Member Services:</w:t>
      </w:r>
      <w:r w:rsidR="003F4581" w:rsidRPr="00631DB3">
        <w:rPr>
          <w:rFonts w:ascii="Calibri Light" w:hAnsi="Calibri Light"/>
          <w:b/>
          <w:bCs/>
          <w:szCs w:val="20"/>
        </w:rPr>
        <w:t xml:space="preserve"> </w:t>
      </w:r>
    </w:p>
    <w:p w14:paraId="74240D63" w14:textId="77777777" w:rsidR="00631DB3" w:rsidRPr="00631DB3" w:rsidRDefault="00631DB3" w:rsidP="00631DB3">
      <w:pPr>
        <w:pStyle w:val="ListParagraph"/>
        <w:numPr>
          <w:ilvl w:val="2"/>
          <w:numId w:val="8"/>
        </w:numPr>
        <w:spacing w:line="240" w:lineRule="auto"/>
        <w:rPr>
          <w:rFonts w:ascii="Calibri Light" w:hAnsi="Calibri Light"/>
          <w:szCs w:val="20"/>
        </w:rPr>
      </w:pPr>
      <w:r>
        <w:rPr>
          <w:rFonts w:ascii="Calibri Light" w:hAnsi="Calibri Light"/>
          <w:szCs w:val="20"/>
        </w:rPr>
        <w:lastRenderedPageBreak/>
        <w:t xml:space="preserve">Website: Develop and actively </w:t>
      </w:r>
      <w:r w:rsidRPr="003F4581">
        <w:rPr>
          <w:rFonts w:ascii="Calibri Light" w:hAnsi="Calibri Light"/>
          <w:szCs w:val="20"/>
        </w:rPr>
        <w:t>manage website</w:t>
      </w:r>
      <w:r w:rsidRPr="003F4581">
        <w:rPr>
          <w:rFonts w:ascii="Calibri Light" w:eastAsiaTheme="minorHAnsi" w:hAnsi="Calibri Light" w:cstheme="majorBidi"/>
          <w:color w:val="000000"/>
          <w:sz w:val="21"/>
          <w:szCs w:val="21"/>
          <w:lang w:val="en-US" w:eastAsia="en-US"/>
        </w:rPr>
        <w:t xml:space="preserve"> </w:t>
      </w:r>
    </w:p>
    <w:p w14:paraId="0D1AC93B" w14:textId="2BA77654" w:rsidR="00631DB3" w:rsidRDefault="00631DB3" w:rsidP="00631DB3">
      <w:pPr>
        <w:pStyle w:val="ListParagraph"/>
        <w:numPr>
          <w:ilvl w:val="2"/>
          <w:numId w:val="8"/>
        </w:numPr>
        <w:spacing w:line="240" w:lineRule="auto"/>
        <w:rPr>
          <w:rFonts w:ascii="Calibri Light" w:hAnsi="Calibri Light"/>
          <w:szCs w:val="20"/>
        </w:rPr>
      </w:pPr>
      <w:r>
        <w:rPr>
          <w:rFonts w:ascii="Calibri Light" w:eastAsiaTheme="minorHAnsi" w:hAnsi="Calibri Light" w:cstheme="majorBidi"/>
          <w:color w:val="000000"/>
          <w:sz w:val="21"/>
          <w:szCs w:val="21"/>
          <w:lang w:val="en-US" w:eastAsia="en-US"/>
        </w:rPr>
        <w:t xml:space="preserve">Profiles: </w:t>
      </w:r>
      <w:r>
        <w:rPr>
          <w:rFonts w:ascii="Calibri Light" w:hAnsi="Calibri Light"/>
          <w:szCs w:val="20"/>
        </w:rPr>
        <w:t>Develop concept and templates for member and country profiles.</w:t>
      </w:r>
    </w:p>
    <w:p w14:paraId="4C389E58" w14:textId="2C261323" w:rsidR="00631DB3" w:rsidRDefault="00631DB3" w:rsidP="00631DB3">
      <w:pPr>
        <w:pStyle w:val="ListParagraph"/>
        <w:numPr>
          <w:ilvl w:val="2"/>
          <w:numId w:val="8"/>
        </w:numPr>
        <w:spacing w:line="240" w:lineRule="auto"/>
        <w:rPr>
          <w:rFonts w:ascii="Calibri Light" w:hAnsi="Calibri Light"/>
          <w:szCs w:val="20"/>
        </w:rPr>
      </w:pPr>
      <w:r>
        <w:rPr>
          <w:rFonts w:ascii="Calibri Light" w:hAnsi="Calibri Light"/>
          <w:szCs w:val="20"/>
        </w:rPr>
        <w:t>Learning Opportunities</w:t>
      </w:r>
    </w:p>
    <w:p w14:paraId="4B11D136" w14:textId="594AEF10" w:rsidR="003F4581" w:rsidRPr="003F4581" w:rsidRDefault="003F4581" w:rsidP="00631DB3">
      <w:pPr>
        <w:pStyle w:val="ListParagraph"/>
        <w:numPr>
          <w:ilvl w:val="2"/>
          <w:numId w:val="8"/>
        </w:numPr>
        <w:spacing w:line="240" w:lineRule="auto"/>
        <w:rPr>
          <w:rFonts w:ascii="Calibri Light" w:hAnsi="Calibri Light"/>
          <w:szCs w:val="20"/>
        </w:rPr>
      </w:pPr>
      <w:r>
        <w:br w:type="page"/>
      </w:r>
    </w:p>
    <w:p w14:paraId="0593DE4F" w14:textId="43F143FC" w:rsidR="003F4581" w:rsidRPr="003F4581" w:rsidRDefault="003F4581" w:rsidP="003955AE">
      <w:pPr>
        <w:pStyle w:val="Heading1"/>
        <w:numPr>
          <w:ilvl w:val="0"/>
          <w:numId w:val="13"/>
        </w:numPr>
      </w:pPr>
      <w:bookmarkStart w:id="16" w:name="_Toc482371131"/>
      <w:bookmarkStart w:id="17" w:name="_Toc477372207"/>
      <w:r w:rsidRPr="003955AE">
        <w:lastRenderedPageBreak/>
        <w:t>Global Heat Health Forum 2017</w:t>
      </w:r>
      <w:r w:rsidRPr="003955AE">
        <w:rPr>
          <w:b/>
          <w:bCs/>
          <w:color w:val="FFFFFF" w:themeColor="background1"/>
          <w:sz w:val="24"/>
          <w:szCs w:val="24"/>
        </w:rPr>
        <w:t xml:space="preserve"> or Hong Kong</w:t>
      </w:r>
      <w:bookmarkEnd w:id="16"/>
    </w:p>
    <w:p w14:paraId="14C44070" w14:textId="77777777" w:rsidR="00864AC4" w:rsidRPr="007C423B" w:rsidRDefault="00864AC4" w:rsidP="00864AC4">
      <w:pPr>
        <w:pStyle w:val="Default"/>
        <w:rPr>
          <w:rFonts w:ascii="Calibri Light" w:hAnsi="Calibri Light" w:cstheme="majorBidi"/>
          <w:b/>
          <w:sz w:val="20"/>
          <w:szCs w:val="20"/>
        </w:rPr>
      </w:pPr>
      <w:r w:rsidRPr="007C423B">
        <w:rPr>
          <w:rFonts w:ascii="Calibri Light" w:hAnsi="Calibri Light" w:cstheme="majorBidi"/>
          <w:b/>
          <w:sz w:val="20"/>
          <w:szCs w:val="20"/>
        </w:rPr>
        <w:t xml:space="preserve">Background </w:t>
      </w:r>
    </w:p>
    <w:p w14:paraId="47E8C3F5" w14:textId="77777777" w:rsidR="00864AC4" w:rsidRDefault="00864AC4" w:rsidP="00864AC4">
      <w:pPr>
        <w:pStyle w:val="Default"/>
        <w:rPr>
          <w:rFonts w:ascii="Calibri Light" w:hAnsi="Calibri Light" w:cstheme="majorBidi"/>
          <w:sz w:val="20"/>
          <w:szCs w:val="20"/>
        </w:rPr>
      </w:pPr>
      <w:r w:rsidRPr="007C423B">
        <w:rPr>
          <w:rFonts w:ascii="Calibri Light" w:hAnsi="Calibri Light" w:cstheme="majorBidi"/>
          <w:sz w:val="20"/>
          <w:szCs w:val="20"/>
        </w:rPr>
        <w:t>Leading health</w:t>
      </w:r>
      <w:r>
        <w:rPr>
          <w:rFonts w:ascii="Calibri Light" w:hAnsi="Calibri Light" w:cstheme="majorBidi"/>
          <w:sz w:val="20"/>
          <w:szCs w:val="20"/>
        </w:rPr>
        <w:t xml:space="preserve">, weather, and climate </w:t>
      </w:r>
      <w:r w:rsidRPr="007C423B">
        <w:rPr>
          <w:rFonts w:ascii="Calibri Light" w:hAnsi="Calibri Light" w:cstheme="majorBidi"/>
          <w:sz w:val="20"/>
          <w:szCs w:val="20"/>
        </w:rPr>
        <w:t>experts</w:t>
      </w:r>
      <w:r w:rsidRPr="00295A09">
        <w:rPr>
          <w:rStyle w:val="FootnoteReference"/>
        </w:rPr>
        <w:footnoteReference w:id="1"/>
      </w:r>
      <w:r w:rsidRPr="007C423B">
        <w:rPr>
          <w:rFonts w:ascii="Calibri Light" w:hAnsi="Calibri Light" w:cstheme="majorBidi"/>
          <w:sz w:val="20"/>
          <w:szCs w:val="20"/>
          <w:vertAlign w:val="superscript"/>
        </w:rPr>
        <w:t xml:space="preserve"> </w:t>
      </w:r>
      <w:r w:rsidRPr="007C423B">
        <w:rPr>
          <w:rFonts w:ascii="Calibri Light" w:hAnsi="Calibri Light" w:cstheme="majorBidi"/>
          <w:sz w:val="20"/>
          <w:szCs w:val="20"/>
        </w:rPr>
        <w:t xml:space="preserve">convened in Chicago in July </w:t>
      </w:r>
      <w:r>
        <w:rPr>
          <w:rFonts w:ascii="Calibri Light" w:hAnsi="Calibri Light" w:cstheme="majorBidi"/>
          <w:sz w:val="20"/>
          <w:szCs w:val="20"/>
        </w:rPr>
        <w:t xml:space="preserve">of </w:t>
      </w:r>
      <w:r w:rsidRPr="007C423B">
        <w:rPr>
          <w:rFonts w:ascii="Calibri Light" w:hAnsi="Calibri Light" w:cstheme="majorBidi"/>
          <w:sz w:val="20"/>
          <w:szCs w:val="20"/>
        </w:rPr>
        <w:t xml:space="preserve">2015 to discuss current practices to address the growing global problem </w:t>
      </w:r>
      <w:r>
        <w:rPr>
          <w:rFonts w:ascii="Calibri Light" w:hAnsi="Calibri Light" w:cstheme="majorBidi"/>
          <w:sz w:val="20"/>
          <w:szCs w:val="20"/>
        </w:rPr>
        <w:t>of extreme heat and its health impacts</w:t>
      </w:r>
      <w:r w:rsidRPr="007C423B">
        <w:rPr>
          <w:rFonts w:ascii="Calibri Light" w:hAnsi="Calibri Light" w:cstheme="majorBidi"/>
          <w:sz w:val="20"/>
          <w:szCs w:val="20"/>
        </w:rPr>
        <w:t>. The workshop focused on the application of both weather and climate information, identified the basis for a common framework</w:t>
      </w:r>
      <w:r>
        <w:rPr>
          <w:rFonts w:ascii="Calibri Light" w:hAnsi="Calibri Light" w:cstheme="majorBidi"/>
          <w:sz w:val="20"/>
          <w:szCs w:val="20"/>
        </w:rPr>
        <w:t>, and</w:t>
      </w:r>
      <w:r w:rsidRPr="007C423B">
        <w:rPr>
          <w:rFonts w:ascii="Calibri Light" w:hAnsi="Calibri Light" w:cstheme="majorBidi"/>
          <w:sz w:val="20"/>
          <w:szCs w:val="20"/>
        </w:rPr>
        <w:t xml:space="preserve"> produced an action plan wherein participants agreed to work together on an inte</w:t>
      </w:r>
      <w:r>
        <w:rPr>
          <w:rFonts w:ascii="Calibri Light" w:hAnsi="Calibri Light" w:cstheme="majorBidi"/>
          <w:sz w:val="20"/>
          <w:szCs w:val="20"/>
        </w:rPr>
        <w:t>grated approach to extreme heat</w:t>
      </w:r>
      <w:r w:rsidRPr="007C423B">
        <w:rPr>
          <w:rFonts w:ascii="Calibri Light" w:hAnsi="Calibri Light" w:cstheme="majorBidi"/>
          <w:sz w:val="20"/>
          <w:szCs w:val="20"/>
        </w:rPr>
        <w:t xml:space="preserve">. </w:t>
      </w:r>
      <w:r>
        <w:rPr>
          <w:rFonts w:ascii="Calibri Light" w:hAnsi="Calibri Light" w:cstheme="majorBidi"/>
          <w:sz w:val="20"/>
          <w:szCs w:val="20"/>
        </w:rPr>
        <w:t>P</w:t>
      </w:r>
      <w:r w:rsidRPr="007C423B">
        <w:rPr>
          <w:rFonts w:ascii="Calibri Light" w:hAnsi="Calibri Light" w:cstheme="majorBidi"/>
          <w:sz w:val="20"/>
          <w:szCs w:val="20"/>
        </w:rPr>
        <w:t xml:space="preserve">articipants agreed to reconvene within 2 years to discuss progress and the way forward in an international context, as well as </w:t>
      </w:r>
      <w:r>
        <w:rPr>
          <w:rFonts w:ascii="Calibri Light" w:hAnsi="Calibri Light" w:cstheme="majorBidi"/>
          <w:sz w:val="20"/>
          <w:szCs w:val="20"/>
        </w:rPr>
        <w:t xml:space="preserve">to review </w:t>
      </w:r>
      <w:r w:rsidRPr="007C423B">
        <w:rPr>
          <w:rFonts w:ascii="Calibri Light" w:hAnsi="Calibri Light" w:cstheme="majorBidi"/>
          <w:sz w:val="20"/>
          <w:szCs w:val="20"/>
        </w:rPr>
        <w:t>national developments toward the international goal</w:t>
      </w:r>
      <w:r>
        <w:rPr>
          <w:rFonts w:ascii="Calibri Light" w:hAnsi="Calibri Light" w:cstheme="majorBidi"/>
          <w:sz w:val="20"/>
          <w:szCs w:val="20"/>
        </w:rPr>
        <w:t>s</w:t>
      </w:r>
      <w:r w:rsidRPr="007C423B">
        <w:rPr>
          <w:rFonts w:ascii="Calibri Light" w:hAnsi="Calibri Light" w:cstheme="majorBidi"/>
          <w:sz w:val="20"/>
          <w:szCs w:val="20"/>
        </w:rPr>
        <w:t>. The current proposed forum is a follow up to this workshop, with the expressed intent to launch the Global Heat Health Information Network (GHHIN) as a mechanism to fulfil the identified needs and accelerate implementation of heat-health</w:t>
      </w:r>
      <w:bookmarkStart w:id="18" w:name="_GoBack"/>
      <w:bookmarkEnd w:id="18"/>
      <w:r w:rsidRPr="007C423B">
        <w:rPr>
          <w:rFonts w:ascii="Calibri Light" w:hAnsi="Calibri Light" w:cstheme="majorBidi"/>
          <w:sz w:val="20"/>
          <w:szCs w:val="20"/>
        </w:rPr>
        <w:t xml:space="preserve"> priority actions.  </w:t>
      </w:r>
    </w:p>
    <w:p w14:paraId="47B25B7B" w14:textId="77777777" w:rsidR="00864AC4" w:rsidRPr="007C423B" w:rsidRDefault="00864AC4" w:rsidP="00864AC4">
      <w:pPr>
        <w:pStyle w:val="Default"/>
        <w:rPr>
          <w:rFonts w:ascii="Calibri Light" w:hAnsi="Calibri Light" w:cstheme="majorBidi"/>
          <w:sz w:val="20"/>
          <w:szCs w:val="20"/>
        </w:rPr>
      </w:pPr>
    </w:p>
    <w:p w14:paraId="206C507B" w14:textId="77777777" w:rsidR="00864AC4" w:rsidRPr="009E72C6" w:rsidRDefault="00864AC4" w:rsidP="00864AC4">
      <w:pPr>
        <w:pStyle w:val="Default"/>
        <w:rPr>
          <w:rFonts w:ascii="Calibri Light" w:hAnsi="Calibri Light" w:cstheme="majorBidi"/>
          <w:b/>
          <w:sz w:val="20"/>
          <w:szCs w:val="20"/>
        </w:rPr>
      </w:pPr>
      <w:r>
        <w:rPr>
          <w:rFonts w:ascii="Calibri Light" w:hAnsi="Calibri Light" w:cstheme="majorBidi"/>
          <w:b/>
          <w:sz w:val="20"/>
          <w:szCs w:val="20"/>
        </w:rPr>
        <w:t xml:space="preserve">Forum </w:t>
      </w:r>
      <w:r w:rsidRPr="009E72C6">
        <w:rPr>
          <w:rFonts w:ascii="Calibri Light" w:hAnsi="Calibri Light" w:cstheme="majorBidi"/>
          <w:b/>
          <w:sz w:val="20"/>
          <w:szCs w:val="20"/>
        </w:rPr>
        <w:t xml:space="preserve">Goal and Objectives </w:t>
      </w:r>
    </w:p>
    <w:p w14:paraId="76584D81" w14:textId="77777777" w:rsidR="00864AC4" w:rsidRPr="009E72C6" w:rsidRDefault="00864AC4" w:rsidP="00864AC4">
      <w:pPr>
        <w:pStyle w:val="Default"/>
        <w:rPr>
          <w:rFonts w:ascii="Calibri Light" w:hAnsi="Calibri Light" w:cstheme="majorBidi"/>
          <w:sz w:val="20"/>
          <w:szCs w:val="20"/>
        </w:rPr>
      </w:pPr>
      <w:r w:rsidRPr="009E72C6">
        <w:rPr>
          <w:rFonts w:ascii="Calibri Light" w:hAnsi="Calibri Light" w:cstheme="majorBidi"/>
          <w:sz w:val="20"/>
          <w:szCs w:val="20"/>
        </w:rPr>
        <w:t xml:space="preserve">The </w:t>
      </w:r>
      <w:r>
        <w:rPr>
          <w:rFonts w:ascii="Calibri Light" w:hAnsi="Calibri Light" w:cstheme="majorBidi"/>
          <w:sz w:val="20"/>
          <w:szCs w:val="20"/>
        </w:rPr>
        <w:t>forum</w:t>
      </w:r>
      <w:r w:rsidRPr="009E72C6">
        <w:rPr>
          <w:rFonts w:ascii="Calibri Light" w:hAnsi="Calibri Light" w:cstheme="majorBidi"/>
          <w:sz w:val="20"/>
          <w:szCs w:val="20"/>
        </w:rPr>
        <w:t xml:space="preserve"> serves as an international platform to promote the </w:t>
      </w:r>
      <w:r>
        <w:rPr>
          <w:rFonts w:ascii="Calibri Light" w:hAnsi="Calibri Light" w:cstheme="majorBidi"/>
          <w:sz w:val="20"/>
          <w:szCs w:val="20"/>
        </w:rPr>
        <w:t xml:space="preserve">integrated </w:t>
      </w:r>
      <w:r w:rsidRPr="009E72C6">
        <w:rPr>
          <w:rFonts w:ascii="Calibri Light" w:hAnsi="Calibri Light" w:cstheme="majorBidi"/>
          <w:sz w:val="20"/>
          <w:szCs w:val="20"/>
        </w:rPr>
        <w:t>use of climate</w:t>
      </w:r>
      <w:r>
        <w:rPr>
          <w:rFonts w:ascii="Calibri Light" w:hAnsi="Calibri Light" w:cstheme="majorBidi"/>
          <w:sz w:val="20"/>
          <w:szCs w:val="20"/>
        </w:rPr>
        <w:t>,</w:t>
      </w:r>
      <w:r w:rsidRPr="009E72C6">
        <w:rPr>
          <w:rFonts w:ascii="Calibri Light" w:hAnsi="Calibri Light" w:cstheme="majorBidi"/>
          <w:sz w:val="20"/>
          <w:szCs w:val="20"/>
        </w:rPr>
        <w:t xml:space="preserve"> weather</w:t>
      </w:r>
      <w:r>
        <w:rPr>
          <w:rFonts w:ascii="Calibri Light" w:hAnsi="Calibri Light" w:cstheme="majorBidi"/>
          <w:sz w:val="20"/>
          <w:szCs w:val="20"/>
        </w:rPr>
        <w:t>, and health</w:t>
      </w:r>
      <w:r w:rsidRPr="009E72C6">
        <w:rPr>
          <w:rFonts w:ascii="Calibri Light" w:hAnsi="Calibri Light" w:cstheme="majorBidi"/>
          <w:sz w:val="20"/>
          <w:szCs w:val="20"/>
        </w:rPr>
        <w:t xml:space="preserve"> information for evidence based policy and actions to improve the management of extreme heat risks. The </w:t>
      </w:r>
      <w:r>
        <w:rPr>
          <w:rFonts w:ascii="Calibri Light" w:hAnsi="Calibri Light" w:cstheme="majorBidi"/>
          <w:sz w:val="20"/>
          <w:szCs w:val="20"/>
        </w:rPr>
        <w:t>forum will</w:t>
      </w:r>
      <w:r w:rsidRPr="009E72C6">
        <w:rPr>
          <w:rFonts w:ascii="Calibri Light" w:hAnsi="Calibri Light" w:cstheme="majorBidi"/>
          <w:sz w:val="20"/>
          <w:szCs w:val="20"/>
        </w:rPr>
        <w:t xml:space="preserve"> bring together the community of experts and practitioners implementing various aspects of heat health </w:t>
      </w:r>
      <w:r>
        <w:rPr>
          <w:rFonts w:ascii="Calibri Light" w:hAnsi="Calibri Light" w:cstheme="majorBidi"/>
          <w:sz w:val="20"/>
          <w:szCs w:val="20"/>
        </w:rPr>
        <w:t>information systems</w:t>
      </w:r>
      <w:r w:rsidRPr="009E72C6">
        <w:rPr>
          <w:rFonts w:ascii="Calibri Light" w:hAnsi="Calibri Light" w:cstheme="majorBidi"/>
          <w:sz w:val="20"/>
          <w:szCs w:val="20"/>
        </w:rPr>
        <w:t xml:space="preserve"> and action plans</w:t>
      </w:r>
      <w:r>
        <w:rPr>
          <w:rFonts w:ascii="Calibri Light" w:hAnsi="Calibri Light" w:cstheme="majorBidi"/>
          <w:sz w:val="20"/>
          <w:szCs w:val="20"/>
        </w:rPr>
        <w:t xml:space="preserve"> in order </w:t>
      </w:r>
      <w:r w:rsidRPr="009E72C6">
        <w:rPr>
          <w:rFonts w:ascii="Calibri Light" w:hAnsi="Calibri Light" w:cstheme="majorBidi"/>
          <w:sz w:val="20"/>
          <w:szCs w:val="20"/>
        </w:rPr>
        <w:t xml:space="preserve">to share experience, inform a global common agenda, </w:t>
      </w:r>
      <w:r>
        <w:rPr>
          <w:rFonts w:ascii="Calibri Light" w:hAnsi="Calibri Light" w:cstheme="majorBidi"/>
          <w:sz w:val="20"/>
          <w:szCs w:val="20"/>
        </w:rPr>
        <w:t>strengthen the network,</w:t>
      </w:r>
      <w:r w:rsidRPr="009E72C6">
        <w:rPr>
          <w:rFonts w:ascii="Calibri Light" w:hAnsi="Calibri Light" w:cstheme="majorBidi"/>
          <w:sz w:val="20"/>
          <w:szCs w:val="20"/>
        </w:rPr>
        <w:t xml:space="preserve"> and </w:t>
      </w:r>
      <w:r>
        <w:rPr>
          <w:rFonts w:ascii="Calibri Light" w:hAnsi="Calibri Light" w:cstheme="majorBidi"/>
          <w:sz w:val="20"/>
          <w:szCs w:val="20"/>
        </w:rPr>
        <w:t xml:space="preserve">formally </w:t>
      </w:r>
      <w:r w:rsidRPr="009E72C6">
        <w:rPr>
          <w:rFonts w:ascii="Calibri Light" w:hAnsi="Calibri Light" w:cstheme="majorBidi"/>
          <w:sz w:val="20"/>
          <w:szCs w:val="20"/>
        </w:rPr>
        <w:t xml:space="preserve">launch the </w:t>
      </w:r>
      <w:r w:rsidRPr="009E72C6">
        <w:rPr>
          <w:rFonts w:ascii="Calibri Light" w:hAnsi="Calibri Light" w:cstheme="majorBidi"/>
          <w:b/>
          <w:color w:val="222222"/>
          <w:sz w:val="20"/>
          <w:szCs w:val="20"/>
          <w:shd w:val="clear" w:color="auto" w:fill="FFFFFF"/>
        </w:rPr>
        <w:t>Global Heat Health Information Network</w:t>
      </w:r>
      <w:r>
        <w:rPr>
          <w:rFonts w:ascii="Calibri Light" w:hAnsi="Calibri Light" w:cstheme="majorBidi"/>
          <w:sz w:val="20"/>
          <w:szCs w:val="20"/>
        </w:rPr>
        <w:t xml:space="preserve"> . </w:t>
      </w:r>
      <w:r w:rsidRPr="009E72C6">
        <w:rPr>
          <w:rFonts w:ascii="Calibri Light" w:hAnsi="Calibri Light" w:cstheme="majorBidi"/>
          <w:sz w:val="20"/>
          <w:szCs w:val="20"/>
        </w:rPr>
        <w:t xml:space="preserve"> </w:t>
      </w:r>
    </w:p>
    <w:p w14:paraId="34A2515D" w14:textId="77777777" w:rsidR="00864AC4" w:rsidRPr="009E72C6" w:rsidRDefault="00864AC4" w:rsidP="00864AC4">
      <w:pPr>
        <w:pStyle w:val="Default"/>
        <w:rPr>
          <w:rFonts w:ascii="Calibri Light" w:hAnsi="Calibri Light" w:cstheme="majorBidi"/>
          <w:sz w:val="20"/>
          <w:szCs w:val="20"/>
        </w:rPr>
      </w:pPr>
    </w:p>
    <w:p w14:paraId="52182E3B"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Aims</w:t>
      </w:r>
    </w:p>
    <w:p w14:paraId="04B27849"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Provide the opportunity for national, regional, and international sharing and networking between heat - health experts;    </w:t>
      </w:r>
    </w:p>
    <w:p w14:paraId="4DBD3CBE"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Share experience and identify emerging issues across five common thematic </w:t>
      </w:r>
      <w:r>
        <w:rPr>
          <w:rFonts w:ascii="Calibri Light" w:hAnsi="Calibri Light"/>
        </w:rPr>
        <w:t>areas</w:t>
      </w:r>
      <w:r w:rsidRPr="007C423B">
        <w:rPr>
          <w:rFonts w:ascii="Calibri Light" w:hAnsi="Calibri Light"/>
        </w:rPr>
        <w:t>;</w:t>
      </w:r>
    </w:p>
    <w:p w14:paraId="6FD03603"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Provide a learning session on understanding and communicating heat risks;</w:t>
      </w:r>
    </w:p>
    <w:p w14:paraId="21B50DFF"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Specific focus on communicating heat risk, will engage local and global media in heat health communications;</w:t>
      </w:r>
    </w:p>
    <w:p w14:paraId="39E6C1AF"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Review and codify the global technical agenda and launch GHHIN.</w:t>
      </w:r>
    </w:p>
    <w:p w14:paraId="64A12C71"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Achieve agreement on the highest priority gaps in research, information, and action.</w:t>
      </w:r>
    </w:p>
    <w:p w14:paraId="1632CB09" w14:textId="77777777" w:rsidR="00864AC4" w:rsidRPr="009E72C6" w:rsidRDefault="00864AC4" w:rsidP="00864AC4">
      <w:pPr>
        <w:pStyle w:val="Default"/>
        <w:rPr>
          <w:rFonts w:ascii="Calibri Light" w:hAnsi="Calibri Light" w:cstheme="majorBidi"/>
          <w:b/>
          <w:bCs/>
          <w:sz w:val="20"/>
          <w:szCs w:val="20"/>
        </w:rPr>
      </w:pPr>
      <w:r w:rsidRPr="009E72C6">
        <w:rPr>
          <w:rFonts w:ascii="Calibri Light" w:hAnsi="Calibri Light" w:cstheme="majorBidi"/>
          <w:b/>
          <w:bCs/>
          <w:sz w:val="20"/>
          <w:szCs w:val="20"/>
        </w:rPr>
        <w:t>Expected Outcomes</w:t>
      </w:r>
    </w:p>
    <w:p w14:paraId="35A3E5E5" w14:textId="77777777" w:rsidR="00864AC4" w:rsidRPr="007C423B" w:rsidRDefault="00864AC4" w:rsidP="00864AC4">
      <w:pPr>
        <w:pStyle w:val="ListParagraph"/>
        <w:numPr>
          <w:ilvl w:val="0"/>
          <w:numId w:val="4"/>
        </w:numPr>
        <w:rPr>
          <w:rFonts w:ascii="Calibri Light" w:hAnsi="Calibri Light"/>
        </w:rPr>
      </w:pPr>
      <w:r w:rsidRPr="007C423B">
        <w:rPr>
          <w:rFonts w:ascii="Calibri Light" w:hAnsi="Calibri Light"/>
        </w:rPr>
        <w:t xml:space="preserve">Increased awareness within the global </w:t>
      </w:r>
      <w:r>
        <w:rPr>
          <w:rFonts w:ascii="Calibri Light" w:hAnsi="Calibri Light"/>
        </w:rPr>
        <w:t>h</w:t>
      </w:r>
      <w:r w:rsidRPr="007C423B">
        <w:rPr>
          <w:rFonts w:ascii="Calibri Light" w:hAnsi="Calibri Light"/>
        </w:rPr>
        <w:t xml:space="preserve">ealth and </w:t>
      </w:r>
      <w:r>
        <w:rPr>
          <w:rFonts w:ascii="Calibri Light" w:hAnsi="Calibri Light"/>
        </w:rPr>
        <w:t>m</w:t>
      </w:r>
      <w:r w:rsidRPr="007C423B">
        <w:rPr>
          <w:rFonts w:ascii="Calibri Light" w:hAnsi="Calibri Light"/>
        </w:rPr>
        <w:t xml:space="preserve">eteorological community of the health decisions, concerns, timeframes, and needs for </w:t>
      </w:r>
      <w:r>
        <w:rPr>
          <w:rFonts w:ascii="Calibri Light" w:hAnsi="Calibri Light"/>
        </w:rPr>
        <w:t>improved</w:t>
      </w:r>
      <w:r w:rsidRPr="007C423B">
        <w:rPr>
          <w:rFonts w:ascii="Calibri Light" w:hAnsi="Calibri Light"/>
        </w:rPr>
        <w:t xml:space="preserve"> information </w:t>
      </w:r>
      <w:r>
        <w:rPr>
          <w:rFonts w:ascii="Calibri Light" w:hAnsi="Calibri Light"/>
        </w:rPr>
        <w:t>to inform</w:t>
      </w:r>
      <w:r w:rsidRPr="007C423B">
        <w:rPr>
          <w:rFonts w:ascii="Calibri Light" w:hAnsi="Calibri Light"/>
        </w:rPr>
        <w:t xml:space="preserve"> local action to reduce heat risk; </w:t>
      </w:r>
    </w:p>
    <w:p w14:paraId="6BB762EC" w14:textId="77777777" w:rsidR="00864AC4" w:rsidRDefault="00864AC4" w:rsidP="00864AC4">
      <w:pPr>
        <w:pStyle w:val="ListParagraph"/>
        <w:numPr>
          <w:ilvl w:val="0"/>
          <w:numId w:val="4"/>
        </w:numPr>
        <w:rPr>
          <w:rFonts w:ascii="Calibri Light" w:hAnsi="Calibri Light"/>
        </w:rPr>
      </w:pPr>
      <w:r w:rsidRPr="007C423B">
        <w:rPr>
          <w:rFonts w:ascii="Calibri Light" w:hAnsi="Calibri Light"/>
        </w:rPr>
        <w:t>Improved networking and exchange information on good practices (i.e. locally feasible and sustainable actions), tool and resources, and lessons learned across health, and climate and weather agencies that are developing and delivering heat wave early warning and early action systems</w:t>
      </w:r>
      <w:r>
        <w:rPr>
          <w:rFonts w:ascii="Calibri Light" w:hAnsi="Calibri Light"/>
        </w:rPr>
        <w:t>;</w:t>
      </w:r>
    </w:p>
    <w:p w14:paraId="755AE4AD" w14:textId="77777777" w:rsidR="00864AC4" w:rsidRPr="007C423B" w:rsidRDefault="00864AC4" w:rsidP="00864AC4">
      <w:pPr>
        <w:pStyle w:val="ListParagraph"/>
        <w:numPr>
          <w:ilvl w:val="0"/>
          <w:numId w:val="4"/>
        </w:numPr>
        <w:rPr>
          <w:rFonts w:ascii="Calibri Light" w:hAnsi="Calibri Light"/>
        </w:rPr>
      </w:pPr>
      <w:r>
        <w:rPr>
          <w:rFonts w:ascii="Calibri Light" w:hAnsi="Calibri Light"/>
        </w:rPr>
        <w:t>Documented and prioritized community needs, with an action plan to drive fulfilment of these needs.</w:t>
      </w:r>
    </w:p>
    <w:p w14:paraId="3B03C53F" w14:textId="77777777" w:rsidR="003F4581" w:rsidRPr="004B0802" w:rsidRDefault="003F4581" w:rsidP="003F4581">
      <w:pPr>
        <w:pStyle w:val="ListParagraph"/>
      </w:pPr>
    </w:p>
    <w:p w14:paraId="17DAFDB0" w14:textId="77777777" w:rsidR="00385AA9" w:rsidRDefault="00385AA9">
      <w:pPr>
        <w:rPr>
          <w:color w:val="000000" w:themeColor="text1"/>
          <w:sz w:val="36"/>
          <w:szCs w:val="40"/>
        </w:rPr>
      </w:pPr>
      <w:bookmarkStart w:id="19" w:name="_Toc482371132"/>
      <w:r>
        <w:br w:type="page"/>
      </w:r>
    </w:p>
    <w:p w14:paraId="1AB2DA3B" w14:textId="6EE30F9D" w:rsidR="003F4581" w:rsidRDefault="003F4581" w:rsidP="003F4581">
      <w:pPr>
        <w:pStyle w:val="Heading1"/>
        <w:numPr>
          <w:ilvl w:val="0"/>
          <w:numId w:val="1"/>
        </w:numPr>
        <w:ind w:left="426"/>
      </w:pPr>
      <w:r>
        <w:lastRenderedPageBreak/>
        <w:t>Logistics and Planning</w:t>
      </w:r>
      <w:bookmarkEnd w:id="19"/>
      <w:r>
        <w:t xml:space="preserve"> </w:t>
      </w:r>
    </w:p>
    <w:p w14:paraId="2EB16F1F" w14:textId="77777777" w:rsidR="00383997" w:rsidRDefault="00383997" w:rsidP="00383997">
      <w:pPr>
        <w:pStyle w:val="ListParagraph"/>
        <w:numPr>
          <w:ilvl w:val="0"/>
          <w:numId w:val="48"/>
        </w:numPr>
        <w:rPr>
          <w:rFonts w:ascii="Calibri Light" w:hAnsi="Calibri Light" w:cstheme="majorBidi"/>
          <w:szCs w:val="20"/>
        </w:rPr>
      </w:pPr>
      <w:r w:rsidRPr="002A178A">
        <w:rPr>
          <w:rFonts w:ascii="Calibri Light" w:hAnsi="Calibri Light" w:cstheme="majorBidi"/>
          <w:szCs w:val="20"/>
        </w:rPr>
        <w:t>Participants – 125 - 150 pending resources</w:t>
      </w:r>
      <w:r w:rsidRPr="00383997">
        <w:rPr>
          <w:rFonts w:ascii="Calibri Light" w:hAnsi="Calibri Light" w:cstheme="majorBidi"/>
          <w:szCs w:val="20"/>
        </w:rPr>
        <w:t xml:space="preserve"> </w:t>
      </w:r>
    </w:p>
    <w:p w14:paraId="49138255" w14:textId="6800B720"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 xml:space="preserve">Special invitation and organize activities with and for the media  </w:t>
      </w:r>
    </w:p>
    <w:p w14:paraId="0C7BCB07" w14:textId="77777777"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Possible Logistics: UCAR: Brian Jackson</w:t>
      </w:r>
    </w:p>
    <w:p w14:paraId="04287E59" w14:textId="77777777" w:rsidR="00383997" w:rsidRPr="00383997" w:rsidRDefault="00383997" w:rsidP="00383997">
      <w:pPr>
        <w:pStyle w:val="ListParagraph"/>
        <w:numPr>
          <w:ilvl w:val="0"/>
          <w:numId w:val="48"/>
        </w:numPr>
        <w:rPr>
          <w:rFonts w:ascii="Calibri Light" w:hAnsi="Calibri Light" w:cstheme="majorBidi"/>
          <w:szCs w:val="20"/>
        </w:rPr>
      </w:pPr>
      <w:r w:rsidRPr="00383997">
        <w:rPr>
          <w:rFonts w:ascii="Calibri Light" w:hAnsi="Calibri Light" w:cstheme="majorBidi"/>
          <w:szCs w:val="20"/>
        </w:rPr>
        <w:t>Resource Requirements: 160,000 USD</w:t>
      </w:r>
    </w:p>
    <w:tbl>
      <w:tblPr>
        <w:tblStyle w:val="TableGrid"/>
        <w:tblW w:w="0" w:type="auto"/>
        <w:tblLook w:val="04A0" w:firstRow="1" w:lastRow="0" w:firstColumn="1" w:lastColumn="0" w:noHBand="0" w:noVBand="1"/>
      </w:tblPr>
      <w:tblGrid>
        <w:gridCol w:w="4621"/>
        <w:gridCol w:w="4622"/>
      </w:tblGrid>
      <w:tr w:rsidR="00385AA9" w14:paraId="60BE887C" w14:textId="77777777" w:rsidTr="00723037">
        <w:tc>
          <w:tcPr>
            <w:tcW w:w="4621" w:type="dxa"/>
          </w:tcPr>
          <w:p w14:paraId="45F7B6AF"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 xml:space="preserve">Draft </w:t>
            </w:r>
            <w:r>
              <w:rPr>
                <w:rFonts w:ascii="Calibri Light" w:hAnsi="Calibri Light"/>
                <w:b/>
                <w:bCs/>
                <w:lang w:val="en-US"/>
              </w:rPr>
              <w:t xml:space="preserve">Global Conference </w:t>
            </w:r>
            <w:r w:rsidRPr="006C2AA1">
              <w:rPr>
                <w:rFonts w:ascii="Calibri Light" w:hAnsi="Calibri Light"/>
                <w:b/>
                <w:bCs/>
                <w:lang w:val="en-US"/>
              </w:rPr>
              <w:t xml:space="preserve">Budget </w:t>
            </w:r>
          </w:p>
        </w:tc>
        <w:tc>
          <w:tcPr>
            <w:tcW w:w="4622" w:type="dxa"/>
          </w:tcPr>
          <w:p w14:paraId="4B283678" w14:textId="77777777" w:rsidR="00385AA9" w:rsidRDefault="00385AA9" w:rsidP="00723037">
            <w:pPr>
              <w:rPr>
                <w:rFonts w:ascii="Calibri Light" w:hAnsi="Calibri Light"/>
                <w:lang w:val="en-US"/>
              </w:rPr>
            </w:pPr>
            <w:r>
              <w:rPr>
                <w:rFonts w:ascii="Calibri Light" w:hAnsi="Calibri Light"/>
                <w:lang w:val="en-US"/>
              </w:rPr>
              <w:t>USD</w:t>
            </w:r>
          </w:p>
        </w:tc>
      </w:tr>
      <w:tr w:rsidR="00385AA9" w14:paraId="7B553DBE" w14:textId="77777777" w:rsidTr="00723037">
        <w:tc>
          <w:tcPr>
            <w:tcW w:w="4621" w:type="dxa"/>
          </w:tcPr>
          <w:p w14:paraId="0886F6A9" w14:textId="77777777" w:rsidR="00385AA9" w:rsidRDefault="00385AA9" w:rsidP="00723037">
            <w:pPr>
              <w:rPr>
                <w:rFonts w:ascii="Calibri Light" w:hAnsi="Calibri Light"/>
                <w:lang w:val="en-US"/>
              </w:rPr>
            </w:pPr>
            <w:r>
              <w:rPr>
                <w:rFonts w:ascii="Calibri Light" w:hAnsi="Calibri Light"/>
                <w:lang w:val="en-US"/>
              </w:rPr>
              <w:t>Budget Item</w:t>
            </w:r>
          </w:p>
        </w:tc>
        <w:tc>
          <w:tcPr>
            <w:tcW w:w="4622" w:type="dxa"/>
          </w:tcPr>
          <w:p w14:paraId="3CB15D4E" w14:textId="77777777" w:rsidR="00385AA9" w:rsidRDefault="00385AA9" w:rsidP="00723037">
            <w:pPr>
              <w:rPr>
                <w:rFonts w:ascii="Calibri Light" w:hAnsi="Calibri Light"/>
                <w:lang w:val="en-US"/>
              </w:rPr>
            </w:pPr>
          </w:p>
        </w:tc>
      </w:tr>
      <w:tr w:rsidR="00385AA9" w14:paraId="62A8697C" w14:textId="77777777" w:rsidTr="00723037">
        <w:tc>
          <w:tcPr>
            <w:tcW w:w="4621" w:type="dxa"/>
          </w:tcPr>
          <w:p w14:paraId="102E9C03" w14:textId="77777777" w:rsidR="00385AA9" w:rsidRDefault="00385AA9" w:rsidP="00723037">
            <w:pPr>
              <w:rPr>
                <w:rFonts w:ascii="Calibri Light" w:hAnsi="Calibri Light"/>
                <w:lang w:val="en-US"/>
              </w:rPr>
            </w:pPr>
            <w:r>
              <w:rPr>
                <w:rFonts w:ascii="Calibri Light" w:hAnsi="Calibri Light"/>
                <w:lang w:val="en-US"/>
              </w:rPr>
              <w:t>Conference Facility</w:t>
            </w:r>
          </w:p>
        </w:tc>
        <w:tc>
          <w:tcPr>
            <w:tcW w:w="4622" w:type="dxa"/>
          </w:tcPr>
          <w:p w14:paraId="6723C779" w14:textId="77777777" w:rsidR="00385AA9" w:rsidRDefault="00385AA9" w:rsidP="00723037">
            <w:pPr>
              <w:rPr>
                <w:rFonts w:ascii="Calibri Light" w:hAnsi="Calibri Light"/>
                <w:lang w:val="en-US"/>
              </w:rPr>
            </w:pPr>
            <w:r>
              <w:rPr>
                <w:rFonts w:ascii="Calibri Light" w:hAnsi="Calibri Light"/>
                <w:lang w:val="en-US"/>
              </w:rPr>
              <w:t>18000</w:t>
            </w:r>
          </w:p>
        </w:tc>
      </w:tr>
      <w:tr w:rsidR="00385AA9" w14:paraId="1BEF0B78" w14:textId="77777777" w:rsidTr="00723037">
        <w:tc>
          <w:tcPr>
            <w:tcW w:w="4621" w:type="dxa"/>
          </w:tcPr>
          <w:p w14:paraId="71E3B5E7" w14:textId="77777777" w:rsidR="00385AA9" w:rsidRDefault="00385AA9" w:rsidP="00723037">
            <w:pPr>
              <w:rPr>
                <w:rFonts w:ascii="Calibri Light" w:hAnsi="Calibri Light"/>
                <w:lang w:val="en-US"/>
              </w:rPr>
            </w:pPr>
            <w:r>
              <w:rPr>
                <w:rFonts w:ascii="Calibri Light" w:hAnsi="Calibri Light"/>
                <w:lang w:val="en-US"/>
              </w:rPr>
              <w:t>Scholarship</w:t>
            </w:r>
          </w:p>
        </w:tc>
        <w:tc>
          <w:tcPr>
            <w:tcW w:w="4622" w:type="dxa"/>
          </w:tcPr>
          <w:p w14:paraId="47C6426C" w14:textId="77777777" w:rsidR="00385AA9" w:rsidRDefault="00385AA9" w:rsidP="00723037">
            <w:pPr>
              <w:rPr>
                <w:rFonts w:ascii="Calibri Light" w:hAnsi="Calibri Light"/>
                <w:lang w:val="en-US"/>
              </w:rPr>
            </w:pPr>
            <w:r>
              <w:rPr>
                <w:rFonts w:ascii="Calibri Light" w:hAnsi="Calibri Light"/>
                <w:lang w:val="en-US"/>
              </w:rPr>
              <w:t>81,570</w:t>
            </w:r>
          </w:p>
        </w:tc>
      </w:tr>
      <w:tr w:rsidR="00385AA9" w14:paraId="7A4B39AE" w14:textId="77777777" w:rsidTr="00723037">
        <w:tc>
          <w:tcPr>
            <w:tcW w:w="4621" w:type="dxa"/>
          </w:tcPr>
          <w:p w14:paraId="3C97B317" w14:textId="77777777" w:rsidR="00385AA9" w:rsidRDefault="00385AA9" w:rsidP="00723037">
            <w:pPr>
              <w:rPr>
                <w:rFonts w:ascii="Calibri Light" w:hAnsi="Calibri Light"/>
                <w:lang w:val="en-US"/>
              </w:rPr>
            </w:pPr>
            <w:r>
              <w:rPr>
                <w:rFonts w:ascii="Calibri Light" w:hAnsi="Calibri Light"/>
                <w:lang w:val="en-US"/>
              </w:rPr>
              <w:t>Internet, AV, and Other</w:t>
            </w:r>
          </w:p>
        </w:tc>
        <w:tc>
          <w:tcPr>
            <w:tcW w:w="4622" w:type="dxa"/>
          </w:tcPr>
          <w:p w14:paraId="22BE518C" w14:textId="77777777" w:rsidR="00385AA9" w:rsidRDefault="00385AA9" w:rsidP="00723037">
            <w:pPr>
              <w:rPr>
                <w:rFonts w:ascii="Calibri Light" w:hAnsi="Calibri Light"/>
                <w:lang w:val="en-US"/>
              </w:rPr>
            </w:pPr>
            <w:r>
              <w:rPr>
                <w:rFonts w:ascii="Calibri Light" w:hAnsi="Calibri Light"/>
                <w:lang w:val="en-US"/>
              </w:rPr>
              <w:t>6000</w:t>
            </w:r>
          </w:p>
        </w:tc>
      </w:tr>
      <w:tr w:rsidR="00385AA9" w14:paraId="2E9FB646" w14:textId="77777777" w:rsidTr="00723037">
        <w:tc>
          <w:tcPr>
            <w:tcW w:w="4621" w:type="dxa"/>
          </w:tcPr>
          <w:p w14:paraId="32F0AF8A" w14:textId="77777777" w:rsidR="00385AA9" w:rsidRDefault="00385AA9" w:rsidP="00723037">
            <w:pPr>
              <w:rPr>
                <w:rFonts w:ascii="Calibri Light" w:hAnsi="Calibri Light"/>
                <w:lang w:val="en-US"/>
              </w:rPr>
            </w:pPr>
            <w:r>
              <w:rPr>
                <w:rFonts w:ascii="Calibri Light" w:hAnsi="Calibri Light"/>
                <w:lang w:val="en-US"/>
              </w:rPr>
              <w:t>Translation Service</w:t>
            </w:r>
          </w:p>
        </w:tc>
        <w:tc>
          <w:tcPr>
            <w:tcW w:w="4622" w:type="dxa"/>
          </w:tcPr>
          <w:p w14:paraId="568B0731" w14:textId="77777777" w:rsidR="00385AA9" w:rsidRDefault="00385AA9" w:rsidP="00723037">
            <w:pPr>
              <w:rPr>
                <w:rFonts w:ascii="Calibri Light" w:hAnsi="Calibri Light"/>
                <w:lang w:val="en-US"/>
              </w:rPr>
            </w:pPr>
            <w:r>
              <w:rPr>
                <w:rFonts w:ascii="Calibri Light" w:hAnsi="Calibri Light"/>
                <w:lang w:val="en-US"/>
              </w:rPr>
              <w:t>14000</w:t>
            </w:r>
          </w:p>
        </w:tc>
      </w:tr>
      <w:tr w:rsidR="00385AA9" w14:paraId="1D816992" w14:textId="77777777" w:rsidTr="00723037">
        <w:tc>
          <w:tcPr>
            <w:tcW w:w="4621" w:type="dxa"/>
          </w:tcPr>
          <w:p w14:paraId="40205C3E" w14:textId="77777777" w:rsidR="00385AA9" w:rsidRDefault="00385AA9" w:rsidP="00723037">
            <w:pPr>
              <w:rPr>
                <w:rFonts w:ascii="Calibri Light" w:hAnsi="Calibri Light"/>
                <w:lang w:val="en-US"/>
              </w:rPr>
            </w:pPr>
            <w:r>
              <w:rPr>
                <w:rFonts w:ascii="Calibri Light" w:hAnsi="Calibri Light"/>
                <w:lang w:val="en-US"/>
              </w:rPr>
              <w:t>Reception Dinner</w:t>
            </w:r>
          </w:p>
        </w:tc>
        <w:tc>
          <w:tcPr>
            <w:tcW w:w="4622" w:type="dxa"/>
          </w:tcPr>
          <w:p w14:paraId="347F94EF" w14:textId="77777777" w:rsidR="00385AA9" w:rsidRDefault="00385AA9" w:rsidP="00723037">
            <w:pPr>
              <w:rPr>
                <w:rFonts w:ascii="Calibri Light" w:hAnsi="Calibri Light"/>
                <w:lang w:val="en-US"/>
              </w:rPr>
            </w:pPr>
            <w:r>
              <w:rPr>
                <w:rFonts w:ascii="Calibri Light" w:hAnsi="Calibri Light"/>
                <w:lang w:val="en-US"/>
              </w:rPr>
              <w:t>6500</w:t>
            </w:r>
          </w:p>
        </w:tc>
      </w:tr>
      <w:tr w:rsidR="00385AA9" w14:paraId="5601E722" w14:textId="77777777" w:rsidTr="00723037">
        <w:tc>
          <w:tcPr>
            <w:tcW w:w="4621" w:type="dxa"/>
          </w:tcPr>
          <w:p w14:paraId="08BBCA3A" w14:textId="77777777" w:rsidR="00385AA9" w:rsidRDefault="00385AA9" w:rsidP="00723037">
            <w:pPr>
              <w:rPr>
                <w:rFonts w:ascii="Calibri Light" w:hAnsi="Calibri Light"/>
                <w:lang w:val="en-US"/>
              </w:rPr>
            </w:pPr>
            <w:r>
              <w:rPr>
                <w:rFonts w:ascii="Calibri Light" w:hAnsi="Calibri Light"/>
                <w:lang w:val="en-US"/>
              </w:rPr>
              <w:t>Meals and Coffee Service</w:t>
            </w:r>
          </w:p>
        </w:tc>
        <w:tc>
          <w:tcPr>
            <w:tcW w:w="4622" w:type="dxa"/>
          </w:tcPr>
          <w:p w14:paraId="2749D1CA" w14:textId="77777777" w:rsidR="00385AA9" w:rsidRDefault="00385AA9" w:rsidP="00723037">
            <w:pPr>
              <w:rPr>
                <w:rFonts w:ascii="Calibri Light" w:hAnsi="Calibri Light"/>
                <w:lang w:val="en-US"/>
              </w:rPr>
            </w:pPr>
            <w:r>
              <w:rPr>
                <w:rFonts w:ascii="Calibri Light" w:hAnsi="Calibri Light"/>
                <w:lang w:val="en-US"/>
              </w:rPr>
              <w:t>30,000</w:t>
            </w:r>
          </w:p>
        </w:tc>
      </w:tr>
      <w:tr w:rsidR="00385AA9" w14:paraId="7C2FEC57" w14:textId="77777777" w:rsidTr="00723037">
        <w:tc>
          <w:tcPr>
            <w:tcW w:w="4621" w:type="dxa"/>
          </w:tcPr>
          <w:p w14:paraId="220CD866" w14:textId="77777777" w:rsidR="00385AA9" w:rsidRDefault="00385AA9" w:rsidP="00723037">
            <w:pPr>
              <w:rPr>
                <w:rFonts w:ascii="Calibri Light" w:hAnsi="Calibri Light"/>
                <w:lang w:val="en-US"/>
              </w:rPr>
            </w:pPr>
            <w:r>
              <w:rPr>
                <w:rFonts w:ascii="Calibri Light" w:hAnsi="Calibri Light"/>
                <w:lang w:val="en-US"/>
              </w:rPr>
              <w:t>Conference Organization</w:t>
            </w:r>
          </w:p>
        </w:tc>
        <w:tc>
          <w:tcPr>
            <w:tcW w:w="4622" w:type="dxa"/>
          </w:tcPr>
          <w:p w14:paraId="61D67ABF" w14:textId="77777777" w:rsidR="00385AA9" w:rsidRDefault="00385AA9" w:rsidP="00723037">
            <w:pPr>
              <w:rPr>
                <w:rFonts w:ascii="Calibri Light" w:hAnsi="Calibri Light"/>
                <w:lang w:val="en-US"/>
              </w:rPr>
            </w:pPr>
            <w:r>
              <w:rPr>
                <w:rFonts w:ascii="Calibri Light" w:hAnsi="Calibri Light"/>
                <w:lang w:val="en-US"/>
              </w:rPr>
              <w:t>10,000</w:t>
            </w:r>
          </w:p>
        </w:tc>
      </w:tr>
      <w:tr w:rsidR="00385AA9" w14:paraId="0471FD5C" w14:textId="77777777" w:rsidTr="00723037">
        <w:tc>
          <w:tcPr>
            <w:tcW w:w="4621" w:type="dxa"/>
          </w:tcPr>
          <w:p w14:paraId="558AC894" w14:textId="77777777" w:rsidR="00385AA9" w:rsidRDefault="00385AA9" w:rsidP="00723037">
            <w:pPr>
              <w:rPr>
                <w:rFonts w:ascii="Calibri Light" w:hAnsi="Calibri Light"/>
                <w:lang w:val="en-US"/>
              </w:rPr>
            </w:pPr>
            <w:r>
              <w:rPr>
                <w:rFonts w:ascii="Calibri Light" w:hAnsi="Calibri Light"/>
                <w:lang w:val="en-US"/>
              </w:rPr>
              <w:t>Supplies</w:t>
            </w:r>
          </w:p>
        </w:tc>
        <w:tc>
          <w:tcPr>
            <w:tcW w:w="4622" w:type="dxa"/>
          </w:tcPr>
          <w:p w14:paraId="483DC316" w14:textId="77777777" w:rsidR="00385AA9" w:rsidRDefault="00385AA9" w:rsidP="00723037">
            <w:pPr>
              <w:rPr>
                <w:rFonts w:ascii="Calibri Light" w:hAnsi="Calibri Light"/>
                <w:lang w:val="en-US"/>
              </w:rPr>
            </w:pPr>
            <w:r>
              <w:rPr>
                <w:rFonts w:ascii="Calibri Light" w:hAnsi="Calibri Light"/>
                <w:lang w:val="en-US"/>
              </w:rPr>
              <w:t>2,500</w:t>
            </w:r>
          </w:p>
        </w:tc>
      </w:tr>
      <w:tr w:rsidR="00385AA9" w14:paraId="7092C52D" w14:textId="77777777" w:rsidTr="00723037">
        <w:tc>
          <w:tcPr>
            <w:tcW w:w="4621" w:type="dxa"/>
          </w:tcPr>
          <w:p w14:paraId="24116826" w14:textId="77777777" w:rsidR="00385AA9" w:rsidRDefault="00385AA9" w:rsidP="00723037">
            <w:pPr>
              <w:rPr>
                <w:rFonts w:ascii="Calibri Light" w:hAnsi="Calibri Light"/>
                <w:lang w:val="en-US"/>
              </w:rPr>
            </w:pPr>
            <w:r>
              <w:rPr>
                <w:rFonts w:ascii="Calibri Light" w:hAnsi="Calibri Light"/>
                <w:lang w:val="en-US"/>
              </w:rPr>
              <w:t>Contract to Facilitators</w:t>
            </w:r>
          </w:p>
        </w:tc>
        <w:tc>
          <w:tcPr>
            <w:tcW w:w="4622" w:type="dxa"/>
          </w:tcPr>
          <w:p w14:paraId="4AD53659" w14:textId="77777777" w:rsidR="00385AA9" w:rsidRDefault="00385AA9" w:rsidP="00723037">
            <w:pPr>
              <w:rPr>
                <w:rFonts w:ascii="Calibri Light" w:hAnsi="Calibri Light"/>
                <w:lang w:val="en-US"/>
              </w:rPr>
            </w:pPr>
            <w:r>
              <w:rPr>
                <w:rFonts w:ascii="Calibri Light" w:hAnsi="Calibri Light"/>
                <w:lang w:val="en-US"/>
              </w:rPr>
              <w:t>5000</w:t>
            </w:r>
          </w:p>
        </w:tc>
      </w:tr>
      <w:tr w:rsidR="00385AA9" w14:paraId="2C9C0A21" w14:textId="77777777" w:rsidTr="00723037">
        <w:tc>
          <w:tcPr>
            <w:tcW w:w="4621" w:type="dxa"/>
          </w:tcPr>
          <w:p w14:paraId="49A34F2D" w14:textId="77777777" w:rsidR="00385AA9" w:rsidRDefault="00385AA9" w:rsidP="00723037">
            <w:pPr>
              <w:rPr>
                <w:rFonts w:ascii="Calibri Light" w:hAnsi="Calibri Light"/>
                <w:lang w:val="en-US"/>
              </w:rPr>
            </w:pPr>
            <w:r>
              <w:rPr>
                <w:rFonts w:ascii="Calibri Light" w:hAnsi="Calibri Light"/>
                <w:lang w:val="en-US"/>
              </w:rPr>
              <w:t>Contract to Media Team for1-day Workshop</w:t>
            </w:r>
          </w:p>
        </w:tc>
        <w:tc>
          <w:tcPr>
            <w:tcW w:w="4622" w:type="dxa"/>
          </w:tcPr>
          <w:p w14:paraId="1921468B" w14:textId="77777777" w:rsidR="00385AA9" w:rsidRDefault="00385AA9" w:rsidP="00723037">
            <w:pPr>
              <w:rPr>
                <w:rFonts w:ascii="Calibri Light" w:hAnsi="Calibri Light"/>
                <w:lang w:val="en-US"/>
              </w:rPr>
            </w:pPr>
            <w:r>
              <w:rPr>
                <w:rFonts w:ascii="Calibri Light" w:hAnsi="Calibri Light"/>
                <w:lang w:val="en-US"/>
              </w:rPr>
              <w:t>10,000</w:t>
            </w:r>
          </w:p>
        </w:tc>
      </w:tr>
      <w:tr w:rsidR="00385AA9" w14:paraId="6CCED801" w14:textId="77777777" w:rsidTr="00723037">
        <w:tc>
          <w:tcPr>
            <w:tcW w:w="4621" w:type="dxa"/>
          </w:tcPr>
          <w:p w14:paraId="793D6056" w14:textId="77777777" w:rsidR="00385AA9" w:rsidRDefault="00385AA9" w:rsidP="00723037">
            <w:pPr>
              <w:rPr>
                <w:rFonts w:ascii="Calibri Light" w:hAnsi="Calibri Light"/>
                <w:lang w:val="en-US"/>
              </w:rPr>
            </w:pPr>
          </w:p>
        </w:tc>
        <w:tc>
          <w:tcPr>
            <w:tcW w:w="4622" w:type="dxa"/>
          </w:tcPr>
          <w:p w14:paraId="42A5C6F7" w14:textId="77777777" w:rsidR="00385AA9" w:rsidRDefault="00385AA9" w:rsidP="00723037">
            <w:pPr>
              <w:rPr>
                <w:rFonts w:ascii="Calibri Light" w:hAnsi="Calibri Light"/>
                <w:lang w:val="en-US"/>
              </w:rPr>
            </w:pPr>
            <w:r>
              <w:rPr>
                <w:rFonts w:ascii="Calibri Light" w:hAnsi="Calibri Light"/>
                <w:lang w:val="en-US"/>
              </w:rPr>
              <w:t>183,570</w:t>
            </w:r>
          </w:p>
        </w:tc>
      </w:tr>
      <w:tr w:rsidR="00385AA9" w14:paraId="4A13471C" w14:textId="77777777" w:rsidTr="00723037">
        <w:tc>
          <w:tcPr>
            <w:tcW w:w="4621" w:type="dxa"/>
          </w:tcPr>
          <w:p w14:paraId="56419C3E" w14:textId="77777777" w:rsidR="00385AA9" w:rsidRDefault="00385AA9" w:rsidP="00723037">
            <w:pPr>
              <w:rPr>
                <w:rFonts w:ascii="Calibri Light" w:hAnsi="Calibri Light"/>
                <w:lang w:val="en-US"/>
              </w:rPr>
            </w:pPr>
            <w:r>
              <w:rPr>
                <w:rFonts w:ascii="Calibri Light" w:hAnsi="Calibri Light"/>
                <w:lang w:val="en-US"/>
              </w:rPr>
              <w:t>Registration Fee @ 200usd</w:t>
            </w:r>
          </w:p>
        </w:tc>
        <w:tc>
          <w:tcPr>
            <w:tcW w:w="4622" w:type="dxa"/>
          </w:tcPr>
          <w:p w14:paraId="2E13D65C" w14:textId="77777777" w:rsidR="00385AA9" w:rsidRDefault="00385AA9" w:rsidP="00723037">
            <w:pPr>
              <w:rPr>
                <w:rFonts w:ascii="Calibri Light" w:hAnsi="Calibri Light"/>
                <w:lang w:val="en-US"/>
              </w:rPr>
            </w:pPr>
            <w:r>
              <w:rPr>
                <w:rFonts w:ascii="Calibri Light" w:hAnsi="Calibri Light"/>
                <w:lang w:val="en-US"/>
              </w:rPr>
              <w:t>-25,500</w:t>
            </w:r>
          </w:p>
        </w:tc>
      </w:tr>
      <w:tr w:rsidR="00385AA9" w14:paraId="3BBA2325" w14:textId="77777777" w:rsidTr="00723037">
        <w:tc>
          <w:tcPr>
            <w:tcW w:w="4621" w:type="dxa"/>
          </w:tcPr>
          <w:p w14:paraId="609BE625"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Total</w:t>
            </w:r>
          </w:p>
        </w:tc>
        <w:tc>
          <w:tcPr>
            <w:tcW w:w="4622" w:type="dxa"/>
          </w:tcPr>
          <w:p w14:paraId="57D905A3" w14:textId="77777777" w:rsidR="00385AA9" w:rsidRPr="006C2AA1" w:rsidRDefault="00385AA9" w:rsidP="00723037">
            <w:pPr>
              <w:rPr>
                <w:rFonts w:ascii="Calibri Light" w:hAnsi="Calibri Light"/>
                <w:b/>
                <w:bCs/>
                <w:lang w:val="en-US"/>
              </w:rPr>
            </w:pPr>
            <w:r w:rsidRPr="006C2AA1">
              <w:rPr>
                <w:rFonts w:ascii="Calibri Light" w:hAnsi="Calibri Light"/>
                <w:b/>
                <w:bCs/>
                <w:lang w:val="en-US"/>
              </w:rPr>
              <w:t>157,070</w:t>
            </w:r>
          </w:p>
        </w:tc>
      </w:tr>
    </w:tbl>
    <w:p w14:paraId="433C14FD" w14:textId="77777777" w:rsidR="00864AC4" w:rsidRDefault="00864AC4" w:rsidP="00864AC4">
      <w:pPr>
        <w:pStyle w:val="Heading1"/>
        <w:numPr>
          <w:ilvl w:val="0"/>
          <w:numId w:val="1"/>
        </w:numPr>
        <w:ind w:left="426"/>
      </w:pPr>
      <w:r w:rsidRPr="004B0802">
        <w:t>Engagement Plan</w:t>
      </w:r>
    </w:p>
    <w:p w14:paraId="72FE0400" w14:textId="627941BB" w:rsidR="00864AC4" w:rsidRDefault="00864AC4" w:rsidP="003026F1">
      <w:pPr>
        <w:pStyle w:val="ListParagraph"/>
        <w:numPr>
          <w:ilvl w:val="0"/>
          <w:numId w:val="20"/>
        </w:numPr>
      </w:pPr>
      <w:r>
        <w:t xml:space="preserve">Announcement letters – save the date message </w:t>
      </w:r>
      <w:r w:rsidR="003026F1">
        <w:t>6 months in advance</w:t>
      </w:r>
    </w:p>
    <w:p w14:paraId="15EC68E4" w14:textId="77777777" w:rsidR="00864AC4" w:rsidRDefault="00864AC4" w:rsidP="00864AC4">
      <w:pPr>
        <w:pStyle w:val="ListParagraph"/>
        <w:numPr>
          <w:ilvl w:val="0"/>
          <w:numId w:val="20"/>
        </w:numPr>
      </w:pPr>
      <w:r>
        <w:t xml:space="preserve">Seek Sponsorship </w:t>
      </w:r>
    </w:p>
    <w:p w14:paraId="2980B418" w14:textId="05216ABB" w:rsidR="00864AC4" w:rsidRPr="007C423B" w:rsidRDefault="00385AA9" w:rsidP="00864AC4">
      <w:pPr>
        <w:pStyle w:val="ListParagraph"/>
        <w:numPr>
          <w:ilvl w:val="0"/>
          <w:numId w:val="20"/>
        </w:numPr>
      </w:pPr>
      <w:r>
        <w:t>Engage Key Actors: Host governments, facilitators, organizers,</w:t>
      </w:r>
      <w:r w:rsidR="00864AC4">
        <w:t xml:space="preserve"> Media Engagement. </w:t>
      </w:r>
    </w:p>
    <w:tbl>
      <w:tblPr>
        <w:tblStyle w:val="ColorfulList"/>
        <w:tblW w:w="0" w:type="auto"/>
        <w:tblLook w:val="0420" w:firstRow="1" w:lastRow="0" w:firstColumn="0" w:lastColumn="0" w:noHBand="0" w:noVBand="1"/>
      </w:tblPr>
      <w:tblGrid>
        <w:gridCol w:w="3227"/>
        <w:gridCol w:w="2126"/>
        <w:gridCol w:w="3827"/>
      </w:tblGrid>
      <w:tr w:rsidR="00864AC4" w14:paraId="49A04246" w14:textId="77777777" w:rsidTr="00341668">
        <w:trPr>
          <w:cnfStyle w:val="100000000000" w:firstRow="1" w:lastRow="0" w:firstColumn="0" w:lastColumn="0" w:oddVBand="0" w:evenVBand="0" w:oddHBand="0" w:evenHBand="0" w:firstRowFirstColumn="0" w:firstRowLastColumn="0" w:lastRowFirstColumn="0" w:lastRowLastColumn="0"/>
        </w:trPr>
        <w:tc>
          <w:tcPr>
            <w:tcW w:w="3227" w:type="dxa"/>
          </w:tcPr>
          <w:p w14:paraId="4989B836" w14:textId="77777777" w:rsidR="00864AC4" w:rsidRDefault="00864AC4" w:rsidP="00341668">
            <w:pPr>
              <w:jc w:val="center"/>
            </w:pPr>
            <w:r>
              <w:t>Agency/Organization</w:t>
            </w:r>
          </w:p>
        </w:tc>
        <w:tc>
          <w:tcPr>
            <w:tcW w:w="2126" w:type="dxa"/>
          </w:tcPr>
          <w:p w14:paraId="436CD200" w14:textId="77777777" w:rsidR="00864AC4" w:rsidRDefault="00864AC4" w:rsidP="00341668">
            <w:pPr>
              <w:jc w:val="center"/>
            </w:pPr>
            <w:r>
              <w:t>Role to Play</w:t>
            </w:r>
          </w:p>
        </w:tc>
        <w:tc>
          <w:tcPr>
            <w:tcW w:w="3827" w:type="dxa"/>
          </w:tcPr>
          <w:p w14:paraId="40C1106F" w14:textId="77777777" w:rsidR="00864AC4" w:rsidRDefault="00864AC4" w:rsidP="00341668">
            <w:pPr>
              <w:jc w:val="center"/>
            </w:pPr>
            <w:r>
              <w:t xml:space="preserve">Status of Engagement </w:t>
            </w:r>
          </w:p>
        </w:tc>
      </w:tr>
      <w:tr w:rsidR="00864AC4" w14:paraId="384BCA75" w14:textId="77777777" w:rsidTr="00341668">
        <w:trPr>
          <w:cnfStyle w:val="000000100000" w:firstRow="0" w:lastRow="0" w:firstColumn="0" w:lastColumn="0" w:oddVBand="0" w:evenVBand="0" w:oddHBand="1" w:evenHBand="0" w:firstRowFirstColumn="0" w:firstRowLastColumn="0" w:lastRowFirstColumn="0" w:lastRowLastColumn="0"/>
        </w:trPr>
        <w:tc>
          <w:tcPr>
            <w:tcW w:w="3227" w:type="dxa"/>
            <w:tcBorders>
              <w:top w:val="single" w:sz="12" w:space="0" w:color="FFFFFF" w:themeColor="background1"/>
            </w:tcBorders>
            <w:shd w:val="clear" w:color="auto" w:fill="F2F2F2" w:themeFill="background1" w:themeFillShade="F2"/>
          </w:tcPr>
          <w:p w14:paraId="241B4A01"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WMO </w:t>
            </w:r>
          </w:p>
          <w:p w14:paraId="45F2C248"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NOAA</w:t>
            </w:r>
          </w:p>
          <w:p w14:paraId="0D142DA9" w14:textId="77777777" w:rsidR="00864AC4"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USGCRP</w:t>
            </w:r>
          </w:p>
          <w:p w14:paraId="5A2856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CDC</w:t>
            </w:r>
          </w:p>
          <w:p w14:paraId="5882D03C"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EPA</w:t>
            </w:r>
          </w:p>
          <w:p w14:paraId="2D7B83F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NIH/NIEHS</w:t>
            </w:r>
          </w:p>
          <w:p w14:paraId="76823900"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USAID</w:t>
            </w:r>
          </w:p>
          <w:p w14:paraId="7CD19D86"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US State</w:t>
            </w:r>
          </w:p>
          <w:p w14:paraId="10950682" w14:textId="77777777" w:rsidR="00864AC4" w:rsidRP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CIMH</w:t>
            </w:r>
          </w:p>
          <w:p w14:paraId="40276133"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SMN (Mexico Met)</w:t>
            </w:r>
          </w:p>
          <w:p w14:paraId="41C8AF4E"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INSP (Mexico NIH)</w:t>
            </w:r>
          </w:p>
          <w:p w14:paraId="4AFA0BA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COFEPRIS (Mexico CDC/FDA)</w:t>
            </w:r>
          </w:p>
          <w:p w14:paraId="759D7747"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BKMG (Indonesia Met)</w:t>
            </w:r>
          </w:p>
          <w:p w14:paraId="34F5E3CB"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JMA (Japan Met)</w:t>
            </w:r>
          </w:p>
          <w:p w14:paraId="5830A61B" w14:textId="77777777" w:rsidR="00864AC4" w:rsidRPr="002A178A"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UKMet/PHE </w:t>
            </w:r>
          </w:p>
          <w:p w14:paraId="5D613EF6" w14:textId="77777777" w:rsidR="00864AC4" w:rsidRPr="007C423B"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DWD</w:t>
            </w:r>
            <w:r w:rsidRPr="002A178A">
              <w:rPr>
                <w:rFonts w:ascii="Calibri Light" w:hAnsi="Calibri Light" w:cstheme="majorBidi"/>
                <w:szCs w:val="20"/>
              </w:rPr>
              <w:t xml:space="preserve"> </w:t>
            </w:r>
          </w:p>
          <w:p w14:paraId="76B94572"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HKO</w:t>
            </w:r>
          </w:p>
          <w:p w14:paraId="3CAA1DB3"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European Commission</w:t>
            </w:r>
            <w:r>
              <w:rPr>
                <w:rFonts w:ascii="Calibri Light" w:hAnsi="Calibri Light" w:cstheme="majorBidi"/>
                <w:szCs w:val="20"/>
              </w:rPr>
              <w:t xml:space="preserve"> </w:t>
            </w:r>
          </w:p>
          <w:p w14:paraId="65423C75"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 xml:space="preserve">Wellcome </w:t>
            </w:r>
          </w:p>
          <w:p w14:paraId="39164BF1"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 xml:space="preserve">CKDN </w:t>
            </w:r>
          </w:p>
          <w:p w14:paraId="276C248F"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Health and Environment Canada</w:t>
            </w:r>
          </w:p>
          <w:p w14:paraId="7AC34AC7"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lastRenderedPageBreak/>
              <w:t>Future Earth</w:t>
            </w:r>
          </w:p>
          <w:p w14:paraId="3118A36A" w14:textId="77777777" w:rsidR="00864AC4" w:rsidRPr="002A178A" w:rsidRDefault="00864AC4" w:rsidP="00864AC4">
            <w:pPr>
              <w:pStyle w:val="ListParagraph"/>
              <w:numPr>
                <w:ilvl w:val="0"/>
                <w:numId w:val="17"/>
              </w:numPr>
              <w:rPr>
                <w:rFonts w:ascii="Calibri Light" w:hAnsi="Calibri Light" w:cstheme="majorBidi"/>
                <w:szCs w:val="20"/>
              </w:rPr>
            </w:pPr>
            <w:r w:rsidRPr="002A178A">
              <w:rPr>
                <w:rFonts w:ascii="Calibri Light" w:hAnsi="Calibri Light" w:cstheme="majorBidi"/>
                <w:szCs w:val="20"/>
              </w:rPr>
              <w:t>US Mission Bangkok</w:t>
            </w:r>
          </w:p>
          <w:p w14:paraId="1941DB5F" w14:textId="77777777" w:rsidR="00864AC4" w:rsidRDefault="00864AC4" w:rsidP="00864AC4">
            <w:pPr>
              <w:pStyle w:val="ListParagraph"/>
              <w:numPr>
                <w:ilvl w:val="0"/>
                <w:numId w:val="17"/>
              </w:numPr>
              <w:rPr>
                <w:rFonts w:ascii="Calibri Light" w:hAnsi="Calibri Light" w:cstheme="majorBidi"/>
                <w:szCs w:val="20"/>
              </w:rPr>
            </w:pPr>
            <w:r w:rsidRPr="00196F9A">
              <w:rPr>
                <w:rFonts w:ascii="Calibri Light" w:hAnsi="Calibri Light" w:cstheme="majorBidi"/>
                <w:szCs w:val="20"/>
              </w:rPr>
              <w:t xml:space="preserve">WHO </w:t>
            </w:r>
            <w:r>
              <w:rPr>
                <w:rFonts w:ascii="Calibri Light" w:hAnsi="Calibri Light" w:cstheme="majorBidi"/>
                <w:szCs w:val="20"/>
              </w:rPr>
              <w:t>Regional Offices</w:t>
            </w:r>
            <w:r w:rsidRPr="00196F9A">
              <w:rPr>
                <w:rFonts w:ascii="Calibri Light" w:hAnsi="Calibri Light" w:cstheme="majorBidi"/>
                <w:szCs w:val="20"/>
              </w:rPr>
              <w:t xml:space="preserve"> </w:t>
            </w:r>
          </w:p>
          <w:p w14:paraId="0E899864"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NRDC</w:t>
            </w:r>
          </w:p>
          <w:p w14:paraId="4FA7F5BD" w14:textId="77777777" w:rsidR="00864AC4"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ESRI</w:t>
            </w:r>
          </w:p>
          <w:p w14:paraId="798B4373" w14:textId="77777777" w:rsidR="00864AC4" w:rsidRPr="00C140A5" w:rsidRDefault="00864AC4" w:rsidP="00864AC4">
            <w:pPr>
              <w:pStyle w:val="ListParagraph"/>
              <w:numPr>
                <w:ilvl w:val="0"/>
                <w:numId w:val="17"/>
              </w:numPr>
              <w:rPr>
                <w:rFonts w:ascii="Calibri Light" w:hAnsi="Calibri Light" w:cstheme="majorBidi"/>
                <w:szCs w:val="20"/>
              </w:rPr>
            </w:pPr>
            <w:r>
              <w:rPr>
                <w:rFonts w:ascii="Calibri Light" w:hAnsi="Calibri Light" w:cstheme="majorBidi"/>
                <w:szCs w:val="20"/>
              </w:rPr>
              <w:t>Google</w:t>
            </w:r>
          </w:p>
        </w:tc>
        <w:tc>
          <w:tcPr>
            <w:tcW w:w="2126" w:type="dxa"/>
            <w:tcBorders>
              <w:top w:val="single" w:sz="12" w:space="0" w:color="FFFFFF" w:themeColor="background1"/>
            </w:tcBorders>
            <w:shd w:val="clear" w:color="auto" w:fill="F2F2F2" w:themeFill="background1" w:themeFillShade="F2"/>
          </w:tcPr>
          <w:p w14:paraId="6EA79347" w14:textId="77777777" w:rsidR="00864AC4" w:rsidRDefault="00864AC4" w:rsidP="00341668"/>
        </w:tc>
        <w:tc>
          <w:tcPr>
            <w:tcW w:w="3827" w:type="dxa"/>
            <w:tcBorders>
              <w:top w:val="single" w:sz="12" w:space="0" w:color="FFFFFF" w:themeColor="background1"/>
            </w:tcBorders>
            <w:shd w:val="clear" w:color="auto" w:fill="F2F2F2" w:themeFill="background1" w:themeFillShade="F2"/>
          </w:tcPr>
          <w:p w14:paraId="2DC9F86A" w14:textId="77777777" w:rsidR="00864AC4" w:rsidRDefault="00864AC4" w:rsidP="00341668"/>
        </w:tc>
      </w:tr>
    </w:tbl>
    <w:p w14:paraId="46CDA1D9" w14:textId="65BCF798" w:rsidR="006C2AA1" w:rsidRDefault="006C2AA1">
      <w:pPr>
        <w:rPr>
          <w:rFonts w:ascii="Calibri Light" w:hAnsi="Calibri Light"/>
          <w:lang w:val="en-US"/>
        </w:rPr>
      </w:pPr>
    </w:p>
    <w:p w14:paraId="543C622F" w14:textId="45A81F9E" w:rsidR="00B364B2" w:rsidRDefault="00B364B2" w:rsidP="00986E22">
      <w:pPr>
        <w:rPr>
          <w:rFonts w:ascii="Calibri Light" w:hAnsi="Calibri Light"/>
          <w:b/>
          <w:bCs/>
          <w:color w:val="C00000"/>
          <w:sz w:val="28"/>
          <w:szCs w:val="32"/>
          <w:lang w:val="en-US"/>
        </w:rPr>
      </w:pPr>
      <w:r>
        <w:rPr>
          <w:rFonts w:ascii="Calibri Light" w:hAnsi="Calibri Light"/>
          <w:lang w:val="en-US"/>
        </w:rPr>
        <w:br w:type="page"/>
      </w:r>
      <w:r w:rsidR="00A07F13">
        <w:rPr>
          <w:rFonts w:ascii="Calibri Light" w:hAnsi="Calibri Light"/>
          <w:lang w:val="en-US"/>
        </w:rPr>
        <w:lastRenderedPageBreak/>
        <w:t xml:space="preserve"> </w:t>
      </w:r>
    </w:p>
    <w:p w14:paraId="2B8F8E93" w14:textId="77777777" w:rsidR="003F4581" w:rsidRPr="00324D52" w:rsidRDefault="003F4581" w:rsidP="003F4581">
      <w:pPr>
        <w:pStyle w:val="Heading2"/>
        <w:rPr>
          <w:rFonts w:ascii="Calibri Light" w:hAnsi="Calibri Light"/>
          <w:lang w:val="en-US"/>
        </w:rPr>
      </w:pPr>
      <w:bookmarkStart w:id="20" w:name="_Toc482371134"/>
      <w:r w:rsidRPr="00324D52">
        <w:rPr>
          <w:rFonts w:ascii="Calibri Light" w:hAnsi="Calibri Light"/>
          <w:lang w:val="en-US"/>
        </w:rPr>
        <w:t>Work plan and Budget Overview</w:t>
      </w:r>
      <w:bookmarkEnd w:id="17"/>
      <w:bookmarkEnd w:id="20"/>
      <w:r w:rsidRPr="00324D52">
        <w:rPr>
          <w:rFonts w:ascii="Calibri Light" w:hAnsi="Calibri Light"/>
          <w:lang w:val="en-US"/>
        </w:rPr>
        <w:t xml:space="preserve">  </w:t>
      </w:r>
    </w:p>
    <w:tbl>
      <w:tblPr>
        <w:tblW w:w="0" w:type="auto"/>
        <w:tblInd w:w="-34" w:type="dxa"/>
        <w:shd w:val="clear" w:color="auto" w:fill="FFFFFF"/>
        <w:tblLayout w:type="fixed"/>
        <w:tblCellMar>
          <w:left w:w="0" w:type="dxa"/>
          <w:right w:w="0" w:type="dxa"/>
        </w:tblCellMar>
        <w:tblLook w:val="04A0" w:firstRow="1" w:lastRow="0" w:firstColumn="1" w:lastColumn="0" w:noHBand="0" w:noVBand="1"/>
      </w:tblPr>
      <w:tblGrid>
        <w:gridCol w:w="1418"/>
        <w:gridCol w:w="1559"/>
        <w:gridCol w:w="3177"/>
        <w:gridCol w:w="2068"/>
        <w:gridCol w:w="1055"/>
      </w:tblGrid>
      <w:tr w:rsidR="003F4581" w:rsidRPr="00324D52" w14:paraId="67776D60" w14:textId="77777777" w:rsidTr="00B817FE">
        <w:trPr>
          <w:trHeight w:val="204"/>
        </w:trPr>
        <w:tc>
          <w:tcPr>
            <w:tcW w:w="1418" w:type="dxa"/>
            <w:tcBorders>
              <w:top w:val="single" w:sz="8" w:space="0" w:color="auto"/>
              <w:left w:val="single" w:sz="8" w:space="0" w:color="auto"/>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3D5D6DA7"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Function</w:t>
            </w:r>
          </w:p>
        </w:tc>
        <w:tc>
          <w:tcPr>
            <w:tcW w:w="1559" w:type="dxa"/>
            <w:tcBorders>
              <w:top w:val="single" w:sz="8" w:space="0" w:color="auto"/>
              <w:left w:val="nil"/>
              <w:bottom w:val="single" w:sz="8" w:space="0" w:color="auto"/>
              <w:right w:val="single" w:sz="8" w:space="0" w:color="auto"/>
            </w:tcBorders>
            <w:shd w:val="clear" w:color="auto" w:fill="F2F2F2"/>
            <w:noWrap/>
            <w:tcMar>
              <w:top w:w="0" w:type="dxa"/>
              <w:left w:w="108" w:type="dxa"/>
              <w:bottom w:w="0" w:type="dxa"/>
              <w:right w:w="108" w:type="dxa"/>
            </w:tcMar>
            <w:vAlign w:val="bottom"/>
            <w:hideMark/>
          </w:tcPr>
          <w:p w14:paraId="444467C0"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Activity</w:t>
            </w:r>
          </w:p>
        </w:tc>
        <w:tc>
          <w:tcPr>
            <w:tcW w:w="3177"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F4D008D"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Description</w:t>
            </w:r>
          </w:p>
        </w:tc>
        <w:tc>
          <w:tcPr>
            <w:tcW w:w="2068"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81AE5DC"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Expected Outcomes</w:t>
            </w:r>
          </w:p>
        </w:tc>
        <w:tc>
          <w:tcPr>
            <w:tcW w:w="105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vAlign w:val="bottom"/>
            <w:hideMark/>
          </w:tcPr>
          <w:p w14:paraId="5AF0EB15" w14:textId="77777777" w:rsidR="003F4581" w:rsidRPr="00324D52" w:rsidRDefault="003F4581" w:rsidP="00DE3577">
            <w:pPr>
              <w:spacing w:after="0" w:line="204" w:lineRule="atLeast"/>
              <w:jc w:val="both"/>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Annual Costs</w:t>
            </w:r>
          </w:p>
        </w:tc>
      </w:tr>
      <w:tr w:rsidR="003F4581" w:rsidRPr="00324D52" w14:paraId="7A1160F2" w14:textId="77777777" w:rsidTr="00B817FE">
        <w:trPr>
          <w:trHeight w:val="29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6BABF987" w14:textId="77777777" w:rsidR="003F4581" w:rsidRPr="003F4581" w:rsidRDefault="003F4581" w:rsidP="00DE3577">
            <w:pPr>
              <w:spacing w:after="0" w:line="240" w:lineRule="auto"/>
              <w:rPr>
                <w:color w:val="C00000"/>
                <w:sz w:val="22"/>
                <w:szCs w:val="24"/>
              </w:rPr>
            </w:pPr>
            <w:r w:rsidRPr="003F4581">
              <w:rPr>
                <w:color w:val="C00000"/>
                <w:sz w:val="22"/>
                <w:szCs w:val="24"/>
              </w:rPr>
              <w:t>1.    </w:t>
            </w:r>
          </w:p>
          <w:p w14:paraId="3F90A156" w14:textId="77777777" w:rsidR="003F4581" w:rsidRPr="003F4581" w:rsidRDefault="003F4581" w:rsidP="00DE3577">
            <w:pPr>
              <w:spacing w:after="0" w:line="240" w:lineRule="auto"/>
              <w:rPr>
                <w:color w:val="C00000"/>
                <w:sz w:val="22"/>
                <w:szCs w:val="24"/>
              </w:rPr>
            </w:pPr>
            <w:r w:rsidRPr="003F4581">
              <w:rPr>
                <w:color w:val="C00000"/>
                <w:sz w:val="22"/>
                <w:szCs w:val="24"/>
              </w:rPr>
              <w:t>Coordination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8A2C4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Organize annual forum</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1D2211A"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4C8C7B"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forum held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4B620B4" w14:textId="77777777" w:rsidR="003F4581" w:rsidRPr="00324D52" w:rsidRDefault="003F4581" w:rsidP="00732172">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75</w:t>
            </w:r>
            <w:r w:rsidRPr="00324D52">
              <w:rPr>
                <w:rFonts w:ascii="Calibri Light" w:eastAsia="Times New Roman" w:hAnsi="Calibri Light" w:cs="Times New Roman"/>
                <w:color w:val="000000"/>
                <w:sz w:val="18"/>
                <w:szCs w:val="18"/>
                <w:lang w:val="en-US"/>
              </w:rPr>
              <w:t>,000</w:t>
            </w:r>
          </w:p>
        </w:tc>
      </w:tr>
      <w:tr w:rsidR="003F4581" w:rsidRPr="00324D52" w14:paraId="1A8B6600" w14:textId="77777777" w:rsidTr="00B817FE">
        <w:trPr>
          <w:trHeight w:val="16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07C10FA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482A80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Support virtual technical working groups (est. 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374E204" w14:textId="77777777" w:rsidR="003F4581" w:rsidRPr="00B817FE" w:rsidRDefault="003F4581" w:rsidP="00DE3577">
            <w:pPr>
              <w:spacing w:after="0" w:line="164" w:lineRule="atLeast"/>
              <w:rPr>
                <w:rFonts w:ascii="Calibri Light" w:eastAsia="Times New Roman" w:hAnsi="Calibri Light" w:cs="Times New Roman"/>
                <w:color w:val="222222"/>
                <w:sz w:val="24"/>
                <w:szCs w:val="24"/>
                <w:highlight w:val="yellow"/>
                <w:lang w:val="en-US"/>
              </w:rPr>
            </w:pPr>
            <w:r w:rsidRPr="00B817FE">
              <w:rPr>
                <w:rFonts w:ascii="Calibri Light" w:eastAsia="Times New Roman" w:hAnsi="Calibri Light" w:cs="Times New Roman"/>
                <w:color w:val="000000"/>
                <w:sz w:val="18"/>
                <w:szCs w:val="18"/>
                <w:highlight w:val="yellow"/>
                <w:lang w:val="en-US"/>
              </w:rPr>
              <w:t> </w:t>
            </w:r>
            <w:r w:rsidR="00B817FE" w:rsidRPr="00B817FE">
              <w:rPr>
                <w:rFonts w:ascii="Calibri Light" w:eastAsia="Times New Roman" w:hAnsi="Calibri Light" w:cs="Times New Roman"/>
                <w:color w:val="000000"/>
                <w:sz w:val="18"/>
                <w:szCs w:val="18"/>
                <w:highlight w:val="yellow"/>
                <w:lang w:val="en-US"/>
              </w:rPr>
              <w:t>Concept note needed</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0FAC9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Virtual Working Groups address needs for Standards and Guidance;</w:t>
            </w:r>
          </w:p>
          <w:p w14:paraId="025DD1F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Vulnerability and exposure impact Research; Data;</w:t>
            </w:r>
          </w:p>
          <w:p w14:paraId="644BA1ED"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Forecast Products / Alert Systems/ Decision Tools;</w:t>
            </w:r>
          </w:p>
          <w:p w14:paraId="448FF4B7"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Interventions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61ABE55F" w14:textId="77777777" w:rsidR="003F4581" w:rsidRPr="00324D52" w:rsidRDefault="003F4581" w:rsidP="00DE3577">
            <w:pPr>
              <w:spacing w:after="0" w:line="164"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3F4581" w:rsidRPr="00324D52" w14:paraId="61ED7F6D" w14:textId="77777777" w:rsidTr="00B817FE">
        <w:trPr>
          <w:trHeight w:val="18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70D4C478"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D8231D2" w14:textId="77777777" w:rsidR="003F4581" w:rsidRPr="00324D52" w:rsidRDefault="003F4581" w:rsidP="00B817FE">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5 year plan and monitor progress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BE1370"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FC9AD5"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plan updated with progress and emerging priorities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9CCD3FE" w14:textId="77777777" w:rsidR="003F4581" w:rsidRPr="00324D52" w:rsidRDefault="003F4581" w:rsidP="00DE3577">
            <w:pPr>
              <w:spacing w:after="0" w:line="18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w:t>
            </w:r>
          </w:p>
        </w:tc>
      </w:tr>
      <w:tr w:rsidR="003F4581" w:rsidRPr="00324D52" w14:paraId="4E29EFE7" w14:textId="77777777" w:rsidTr="00B817FE">
        <w:trPr>
          <w:trHeight w:val="175"/>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F3E75BA"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A374772"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Fundraising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5BCC96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86C729"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Funds raised</w:t>
            </w:r>
            <w:r w:rsidR="00B817FE">
              <w:rPr>
                <w:rFonts w:ascii="Calibri Light" w:eastAsia="Times New Roman" w:hAnsi="Calibri Light" w:cs="Times New Roman"/>
                <w:color w:val="000000"/>
                <w:sz w:val="18"/>
                <w:szCs w:val="18"/>
                <w:lang w:val="en-US"/>
              </w:rPr>
              <w:t xml:space="preserve"> for meetings, coordination, and products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B9354D3" w14:textId="77777777" w:rsidR="003F4581" w:rsidRPr="00324D52" w:rsidRDefault="003F4581" w:rsidP="00DE3577">
            <w:pPr>
              <w:spacing w:after="0" w:line="175"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3F4581" w:rsidRPr="00324D52" w14:paraId="3AEAF69A" w14:textId="77777777" w:rsidTr="00B817FE">
        <w:trPr>
          <w:trHeight w:val="253"/>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39E5552C" w14:textId="77777777" w:rsidR="003F4581" w:rsidRPr="003F4581" w:rsidRDefault="003F4581" w:rsidP="00DE3577">
            <w:pPr>
              <w:spacing w:after="0" w:line="240" w:lineRule="auto"/>
              <w:rPr>
                <w:color w:val="C00000"/>
                <w:sz w:val="22"/>
                <w:szCs w:val="24"/>
              </w:rPr>
            </w:pPr>
            <w:r w:rsidRPr="003F4581">
              <w:rPr>
                <w:color w:val="C00000"/>
                <w:sz w:val="22"/>
                <w:szCs w:val="24"/>
              </w:rPr>
              <w:t>2.    Technical Support</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E01542C"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technical resource database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06F800"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sidR="00B817FE">
              <w:rPr>
                <w:rFonts w:ascii="Calibri Light" w:eastAsia="Times New Roman" w:hAnsi="Calibri Light" w:cs="Times New Roman"/>
                <w:color w:val="000000"/>
                <w:sz w:val="18"/>
                <w:szCs w:val="18"/>
                <w:lang w:val="en-US"/>
              </w:rPr>
              <w:t xml:space="preserve">Website build – </w:t>
            </w:r>
            <w:r w:rsidR="00B817FE" w:rsidRPr="007B047C">
              <w:rPr>
                <w:rFonts w:ascii="Calibri Light" w:eastAsia="Times New Roman" w:hAnsi="Calibri Light" w:cs="Times New Roman"/>
                <w:color w:val="000000"/>
                <w:sz w:val="18"/>
                <w:szCs w:val="18"/>
                <w:highlight w:val="yellow"/>
                <w:lang w:val="en-US"/>
              </w:rPr>
              <w:t>concept to be developed Summer 2017</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A64CD94"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Access to technical resources improved</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82F555F"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$35,000</w:t>
            </w:r>
          </w:p>
        </w:tc>
      </w:tr>
      <w:tr w:rsidR="003F4581" w:rsidRPr="00324D52" w14:paraId="2D2D4A0D" w14:textId="77777777" w:rsidTr="00B817FE">
        <w:trPr>
          <w:trHeight w:val="28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3034AA9"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05411A2"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health action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4353E56" w14:textId="77777777" w:rsidR="003F4581" w:rsidRDefault="003F4581"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The heat health action profiles can gently encourage competition and increase participation in the network.</w:t>
            </w:r>
          </w:p>
          <w:p w14:paraId="09A50B7D" w14:textId="77777777" w:rsidR="00B817FE" w:rsidRDefault="00B817FE" w:rsidP="00B817FE">
            <w:pPr>
              <w:spacing w:after="0" w:line="240" w:lineRule="auto"/>
              <w:rPr>
                <w:rFonts w:ascii="Calibri Light" w:eastAsia="Times New Roman" w:hAnsi="Calibri Light" w:cs="Times New Roman"/>
                <w:color w:val="000000"/>
                <w:sz w:val="18"/>
                <w:szCs w:val="18"/>
                <w:lang w:val="en-US"/>
              </w:rPr>
            </w:pPr>
            <w:r w:rsidRPr="007B047C">
              <w:rPr>
                <w:rFonts w:ascii="Calibri Light" w:eastAsia="Times New Roman" w:hAnsi="Calibri Light" w:cs="Times New Roman"/>
                <w:color w:val="000000"/>
                <w:sz w:val="18"/>
                <w:szCs w:val="18"/>
                <w:highlight w:val="yellow"/>
                <w:lang w:val="en-US"/>
              </w:rPr>
              <w:t>(concept based on stocktaking reports to be developed Summer 2017)</w:t>
            </w:r>
          </w:p>
          <w:p w14:paraId="1BB66E43" w14:textId="77777777" w:rsidR="00B817FE" w:rsidRPr="00B817FE" w:rsidRDefault="00F04587" w:rsidP="00B817FE">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Templates to be developed for discussion</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0B0CE7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assimilates and helps track information on national heat health research and action.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9EE7C8E" w14:textId="77777777" w:rsidR="003F4581" w:rsidRPr="00324D52" w:rsidRDefault="003F4581"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$100,000</w:t>
            </w:r>
          </w:p>
        </w:tc>
      </w:tr>
      <w:tr w:rsidR="003F4581" w:rsidRPr="00324D52" w14:paraId="68BFA2C3" w14:textId="77777777" w:rsidTr="00B817FE">
        <w:trPr>
          <w:trHeight w:val="12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D7E8EDE" w14:textId="77777777" w:rsidR="003F4581" w:rsidRPr="003F4581" w:rsidRDefault="003F4581"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B3BB2B1"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and manage heat alert and support desk</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C42F42F"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As a global phenomenon, heat waves may occur in the southern hemisphere during boreal winter and vice versa. This support desk will facilitate the global tracking of heat waves at all times during the year and in all parts of the globe, ensuring that attention can be focused on all events, and that capacity can be focused on areas experiencing heat waves from areas that are currently not experiencing them. This serves not only to leverage underused capacity, but also gives countries an opportunity to share approaches when they’re needed by another country, and to share in the focus that a heat wave demands, even during winter.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F9E9EA5" w14:textId="77777777" w:rsidR="003F4581" w:rsidRPr="00324D52" w:rsidRDefault="003F4581" w:rsidP="00DE3577">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through member base to provide support to high risk and emergency phase areas.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338E53F" w14:textId="77777777" w:rsidR="003F4581" w:rsidRPr="00324D52" w:rsidRDefault="003F4581" w:rsidP="00732172">
            <w:pPr>
              <w:spacing w:after="0" w:line="123"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sidR="00732172">
              <w:rPr>
                <w:rFonts w:ascii="Calibri Light" w:eastAsia="Times New Roman" w:hAnsi="Calibri Light" w:cs="Times New Roman"/>
                <w:color w:val="000000"/>
                <w:sz w:val="18"/>
                <w:szCs w:val="18"/>
                <w:lang w:val="en-US"/>
              </w:rPr>
              <w:t>3</w:t>
            </w:r>
            <w:r w:rsidRPr="00324D52">
              <w:rPr>
                <w:rFonts w:ascii="Calibri Light" w:eastAsia="Times New Roman" w:hAnsi="Calibri Light" w:cs="Times New Roman"/>
                <w:color w:val="000000"/>
                <w:sz w:val="18"/>
                <w:szCs w:val="18"/>
                <w:lang w:val="en-US"/>
              </w:rPr>
              <w:t>0,000</w:t>
            </w:r>
          </w:p>
        </w:tc>
      </w:tr>
      <w:tr w:rsidR="008E440A" w:rsidRPr="00324D52" w14:paraId="77EA4DF4" w14:textId="77777777" w:rsidTr="008E440A">
        <w:trPr>
          <w:trHeight w:val="16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1AD3FCDE" w14:textId="77777777" w:rsidR="008E440A" w:rsidRPr="003F4581" w:rsidRDefault="008E440A" w:rsidP="00DE3577">
            <w:pPr>
              <w:spacing w:after="0" w:line="169" w:lineRule="atLeast"/>
              <w:rPr>
                <w:color w:val="C00000"/>
                <w:sz w:val="22"/>
                <w:szCs w:val="24"/>
              </w:rPr>
            </w:pPr>
            <w:r w:rsidRPr="003F4581">
              <w:rPr>
                <w:color w:val="C00000"/>
                <w:sz w:val="22"/>
                <w:szCs w:val="24"/>
              </w:rPr>
              <w:t>3.    Outreach </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519884F3"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Outreach plan</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3312FDF" w14:textId="77777777" w:rsidR="008E440A" w:rsidRPr="00324D52" w:rsidRDefault="008E440A" w:rsidP="00D51E12">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 xml:space="preserve"> 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10676CB"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on member outreach</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20084275" w14:textId="77777777" w:rsidR="008E440A" w:rsidRPr="00324D52" w:rsidRDefault="008E440A" w:rsidP="00D51E12">
            <w:pPr>
              <w:spacing w:after="0" w:line="175"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5,000</w:t>
            </w:r>
          </w:p>
        </w:tc>
      </w:tr>
      <w:tr w:rsidR="008E440A" w:rsidRPr="00324D52" w14:paraId="5875592B" w14:textId="77777777" w:rsidTr="00B817FE">
        <w:trPr>
          <w:trHeight w:val="169"/>
        </w:trPr>
        <w:tc>
          <w:tcPr>
            <w:tcW w:w="1418" w:type="dxa"/>
            <w:vMerge/>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tcPr>
          <w:p w14:paraId="72BD8678" w14:textId="77777777" w:rsidR="008E440A" w:rsidRPr="003F4581" w:rsidRDefault="008E440A" w:rsidP="00DE3577">
            <w:pPr>
              <w:spacing w:after="0" w:line="169" w:lineRule="atLeast"/>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6BDC9B1C"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Prepare and publish annual report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9376235"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 </w:t>
            </w:r>
          </w:p>
          <w:p w14:paraId="2CBF476C" w14:textId="77777777" w:rsidR="008E440A" w:rsidRDefault="008E440A" w:rsidP="00D51E12">
            <w:pPr>
              <w:spacing w:after="0" w:line="169" w:lineRule="atLeast"/>
              <w:rPr>
                <w:rFonts w:ascii="Calibri Light" w:eastAsia="Times New Roman" w:hAnsi="Calibri Light" w:cs="Times New Roman"/>
                <w:color w:val="000000"/>
                <w:sz w:val="18"/>
                <w:szCs w:val="18"/>
                <w:lang w:val="en-US"/>
              </w:rPr>
            </w:pPr>
          </w:p>
          <w:p w14:paraId="4123CE9B"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Pr>
                <w:rFonts w:ascii="Calibri Light" w:eastAsia="Times New Roman" w:hAnsi="Calibri Light" w:cs="Times New Roman"/>
                <w:color w:val="000000"/>
                <w:sz w:val="18"/>
                <w:szCs w:val="18"/>
                <w:lang w:val="en-US"/>
              </w:rPr>
              <w:t>See Concept Note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5B9D805"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Annual report on state of heat health exposure and vulnerability, plus emerging issues from forum made publically available.</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15A0E4C7" w14:textId="77777777" w:rsidR="008E440A" w:rsidRPr="00324D52" w:rsidRDefault="008E440A" w:rsidP="00D51E12">
            <w:pPr>
              <w:spacing w:after="0" w:line="16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w:t>
            </w:r>
            <w:r>
              <w:rPr>
                <w:rFonts w:ascii="Calibri Light" w:eastAsia="Times New Roman" w:hAnsi="Calibri Light" w:cs="Times New Roman"/>
                <w:color w:val="000000"/>
                <w:sz w:val="18"/>
                <w:szCs w:val="18"/>
                <w:lang w:val="en-US"/>
              </w:rPr>
              <w:t>2</w:t>
            </w:r>
            <w:r w:rsidRPr="00324D52">
              <w:rPr>
                <w:rFonts w:ascii="Calibri Light" w:eastAsia="Times New Roman" w:hAnsi="Calibri Light" w:cs="Times New Roman"/>
                <w:color w:val="000000"/>
                <w:sz w:val="18"/>
                <w:szCs w:val="18"/>
                <w:lang w:val="en-US"/>
              </w:rPr>
              <w:t>5,000</w:t>
            </w:r>
          </w:p>
        </w:tc>
      </w:tr>
      <w:tr w:rsidR="008E440A" w:rsidRPr="00324D52" w14:paraId="6EEBDB65" w14:textId="77777777" w:rsidTr="00B817FE">
        <w:trPr>
          <w:trHeight w:val="22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8EAAD46"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E062A6C"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Manage and actively update </w:t>
            </w:r>
            <w:r w:rsidRPr="00324D52">
              <w:rPr>
                <w:rFonts w:ascii="Calibri Light" w:eastAsia="Times New Roman" w:hAnsi="Calibri Light" w:cs="Times New Roman"/>
                <w:color w:val="000000"/>
                <w:sz w:val="18"/>
                <w:szCs w:val="18"/>
                <w:lang w:val="en-US"/>
              </w:rPr>
              <w:lastRenderedPageBreak/>
              <w:t>website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D9662D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D5A2093"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xml:space="preserve">Timely resource of news, opportunities, and latest </w:t>
            </w:r>
            <w:r w:rsidRPr="00324D52">
              <w:rPr>
                <w:rFonts w:ascii="Calibri Light" w:eastAsia="Times New Roman" w:hAnsi="Calibri Light" w:cs="Times New Roman"/>
                <w:color w:val="000000"/>
                <w:sz w:val="18"/>
                <w:szCs w:val="18"/>
                <w:lang w:val="en-US"/>
              </w:rPr>
              <w:lastRenderedPageBreak/>
              <w:t>science assembled and made available to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5A0A522" w14:textId="77777777" w:rsidR="008E440A" w:rsidRPr="00324D52" w:rsidRDefault="008E440A" w:rsidP="00DE3577">
            <w:pPr>
              <w:spacing w:after="0" w:line="229"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lastRenderedPageBreak/>
              <w:t>$10,000</w:t>
            </w:r>
          </w:p>
        </w:tc>
      </w:tr>
      <w:tr w:rsidR="008E440A" w:rsidRPr="00324D52" w14:paraId="4ABCB22B"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694CADEC"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DB916D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Develop GHHIN Communications Strategy and Information Kit</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0AF1E3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926D61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Communications strategy and package of materials developed to guide GHHIN and support members.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41F0B7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25,000</w:t>
            </w:r>
          </w:p>
        </w:tc>
      </w:tr>
      <w:tr w:rsidR="008E440A" w:rsidRPr="00324D52" w14:paraId="30CEAC47" w14:textId="77777777" w:rsidTr="00B817FE">
        <w:trPr>
          <w:trHeight w:val="274"/>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440C0173"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BA06C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Member identification and Marketing</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47C930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The marketing function of the network is important, facilitating a better exchange of ideas and increasing the efficiency and speed at which innovation can occur by sharing ideas, results, and needs. It also</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A21575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Identification of members builds network membership.</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C20C913"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volunteer</w:t>
            </w:r>
          </w:p>
        </w:tc>
      </w:tr>
      <w:tr w:rsidR="008E440A" w:rsidRPr="00324D52" w14:paraId="163A88C3" w14:textId="77777777" w:rsidTr="00B817FE">
        <w:trPr>
          <w:trHeight w:val="265"/>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03B3F97C" w14:textId="77777777" w:rsidR="008E440A" w:rsidRPr="003F4581" w:rsidRDefault="008E440A" w:rsidP="00DE3577">
            <w:pPr>
              <w:spacing w:after="0" w:line="240" w:lineRule="auto"/>
              <w:rPr>
                <w:color w:val="C00000"/>
                <w:sz w:val="22"/>
                <w:szCs w:val="24"/>
              </w:rPr>
            </w:pPr>
            <w:r w:rsidRPr="003F4581">
              <w:rPr>
                <w:color w:val="C00000"/>
                <w:sz w:val="22"/>
                <w:szCs w:val="24"/>
              </w:rPr>
              <w:t>4.    Capacity Building</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2A76CDC9" w14:textId="77777777" w:rsidR="008E440A" w:rsidRDefault="008E440A" w:rsidP="00DE3577">
            <w:pPr>
              <w:spacing w:after="0" w:line="240" w:lineRule="auto"/>
              <w:rPr>
                <w:rFonts w:ascii="Calibri Light" w:eastAsia="Times New Roman" w:hAnsi="Calibri Light" w:cs="Times New Roman"/>
                <w:color w:val="000000"/>
                <w:sz w:val="18"/>
                <w:szCs w:val="18"/>
                <w:lang w:val="en-US"/>
              </w:rPr>
            </w:pPr>
            <w:r w:rsidRPr="00324D52">
              <w:rPr>
                <w:rFonts w:ascii="Calibri Light" w:eastAsia="Times New Roman" w:hAnsi="Calibri Light" w:cs="Times New Roman"/>
                <w:color w:val="000000"/>
                <w:sz w:val="18"/>
                <w:szCs w:val="18"/>
                <w:lang w:val="en-US"/>
              </w:rPr>
              <w:t>Manage learning/</w:t>
            </w:r>
          </w:p>
          <w:p w14:paraId="2AC1534A"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mentoring programme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A50B5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Student exchanges and formal mentoring programs increase knowledge and skills but also to be a tool of science diplomacy. This exchange support function will facilitate the matching of interested students with potential hosts to help apply for funding and will provide structure for developing an experience or lesson plan that will make the exchange fruitful. It will describe the many existing programs that enable such an exchange to occur and will also serve as a mechanism for harvesting the productive outcomes of the exchange by documenting them and encouraging those involved to publish results, develop case studies, and act to build capacity in their home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7B19B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made available to members that helps identify, match, and support learning exchanges for participating students, cities, and academics.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9C822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$300,000</w:t>
            </w:r>
          </w:p>
        </w:tc>
      </w:tr>
      <w:tr w:rsidR="008E440A" w:rsidRPr="00324D52" w14:paraId="69D8F7B6" w14:textId="77777777" w:rsidTr="00B817FE">
        <w:trPr>
          <w:trHeight w:val="251"/>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5E9D4BD9"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373A7B6"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Monitor and develop use Member profiles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6F5CFD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Profiles characterize the extreme heat risk of each country, the status of various heat resilience items such as a heat action plan and environmental and health data availability, and the organizations and individuals involved in heat health activities. The profiles can be updated any time, but an annual refresh is linked to the annual meeting. They can be used to evaluate progress and rank like countries, and can be a source of information for like countries.</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F32C24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New resource of heat health expertise assembled and made available to help members identify experts and actors.</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953AB22"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$0</w:t>
            </w:r>
          </w:p>
        </w:tc>
      </w:tr>
      <w:tr w:rsidR="008E440A" w:rsidRPr="00324D52" w14:paraId="62E35183" w14:textId="77777777" w:rsidTr="00B817FE">
        <w:trPr>
          <w:trHeight w:val="251"/>
        </w:trPr>
        <w:tc>
          <w:tcPr>
            <w:tcW w:w="1418" w:type="dxa"/>
            <w:tcBorders>
              <w:top w:val="nil"/>
              <w:left w:val="single" w:sz="8" w:space="0" w:color="auto"/>
              <w:bottom w:val="single" w:sz="8" w:space="0" w:color="auto"/>
              <w:right w:val="single" w:sz="8" w:space="0" w:color="auto"/>
            </w:tcBorders>
            <w:shd w:val="clear" w:color="auto" w:fill="FFFFFF"/>
            <w:vAlign w:val="center"/>
          </w:tcPr>
          <w:p w14:paraId="43A40272" w14:textId="77777777" w:rsidR="008E440A" w:rsidRPr="003F4581" w:rsidRDefault="008E440A" w:rsidP="00DE3577">
            <w:pPr>
              <w:spacing w:after="0" w:line="240" w:lineRule="auto"/>
              <w:rPr>
                <w:color w:val="C00000"/>
                <w:sz w:val="22"/>
                <w:szCs w:val="24"/>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05FE9686"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Guidance Documents</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2E1549F"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Modification of WHO/WMO Heat Health Guidance</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978053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r>
              <w:rPr>
                <w:rFonts w:ascii="Calibri Light" w:eastAsia="Times New Roman" w:hAnsi="Calibri Light" w:cs="Times New Roman"/>
                <w:color w:val="000000"/>
                <w:sz w:val="18"/>
                <w:szCs w:val="18"/>
                <w:lang w:val="en-US"/>
              </w:rPr>
              <w:t>User friendly version of guidance document</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tcPr>
          <w:p w14:paraId="3C6DFF2E" w14:textId="77777777" w:rsidR="008E440A" w:rsidRPr="00324D52" w:rsidRDefault="008E440A" w:rsidP="00DE3577">
            <w:pPr>
              <w:spacing w:after="0" w:line="240" w:lineRule="auto"/>
              <w:rPr>
                <w:rFonts w:ascii="Calibri Light" w:eastAsia="Times New Roman" w:hAnsi="Calibri Light" w:cs="Times New Roman"/>
                <w:color w:val="000000"/>
                <w:sz w:val="18"/>
                <w:szCs w:val="18"/>
                <w:lang w:val="en-US"/>
              </w:rPr>
            </w:pPr>
          </w:p>
        </w:tc>
      </w:tr>
      <w:tr w:rsidR="008E440A" w:rsidRPr="00324D52" w14:paraId="3A327DF6" w14:textId="77777777" w:rsidTr="00B817FE">
        <w:trPr>
          <w:trHeight w:val="289"/>
        </w:trPr>
        <w:tc>
          <w:tcPr>
            <w:tcW w:w="1418" w:type="dxa"/>
            <w:vMerge w:val="restart"/>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vAlign w:val="center"/>
            <w:hideMark/>
          </w:tcPr>
          <w:p w14:paraId="45BB0B92" w14:textId="77777777" w:rsidR="008E440A" w:rsidRPr="003F4581" w:rsidRDefault="008E440A" w:rsidP="00DE3577">
            <w:pPr>
              <w:spacing w:after="0" w:line="240" w:lineRule="auto"/>
              <w:rPr>
                <w:color w:val="C00000"/>
                <w:sz w:val="22"/>
                <w:szCs w:val="24"/>
              </w:rPr>
            </w:pPr>
            <w:r w:rsidRPr="003F4581">
              <w:rPr>
                <w:color w:val="C00000"/>
                <w:sz w:val="22"/>
                <w:szCs w:val="24"/>
              </w:rPr>
              <w:t>Staff and running costs</w:t>
            </w: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3B7B8FB"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Senior Technical Staff  25%</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A403FF7"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DE2A4D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7ADAE2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$50,000</w:t>
            </w:r>
          </w:p>
        </w:tc>
      </w:tr>
      <w:tr w:rsidR="008E440A" w:rsidRPr="00324D52" w14:paraId="1F0531F5" w14:textId="77777777" w:rsidTr="00B817FE">
        <w:trPr>
          <w:trHeight w:val="27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E172381"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8B9DD3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technical coordinator</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92AA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r>
              <w:rPr>
                <w:rFonts w:ascii="Calibri Light" w:eastAsia="Times New Roman" w:hAnsi="Calibri Light" w:cs="Times New Roman"/>
                <w:color w:val="000000"/>
                <w:sz w:val="18"/>
                <w:szCs w:val="18"/>
                <w:lang w:val="en-US"/>
              </w:rPr>
              <w:t>See TOR</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6970D8F"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5BEFF13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$250,000</w:t>
            </w:r>
          </w:p>
        </w:tc>
      </w:tr>
      <w:tr w:rsidR="008E440A" w:rsidRPr="00324D52" w14:paraId="372213F9" w14:textId="77777777" w:rsidTr="00B817FE">
        <w:trPr>
          <w:trHeight w:val="269"/>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255A4438"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12F7E560"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 admin staff (50% FTE)</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B273CDC"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B56AB7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6FD1BD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$85,000</w:t>
            </w:r>
          </w:p>
        </w:tc>
      </w:tr>
      <w:tr w:rsidR="008E440A" w:rsidRPr="00324D52" w14:paraId="34D3C911" w14:textId="77777777" w:rsidTr="00B817FE">
        <w:trPr>
          <w:trHeight w:val="273"/>
        </w:trPr>
        <w:tc>
          <w:tcPr>
            <w:tcW w:w="1418" w:type="dxa"/>
            <w:vMerge/>
            <w:tcBorders>
              <w:top w:val="nil"/>
              <w:left w:val="single" w:sz="8" w:space="0" w:color="auto"/>
              <w:bottom w:val="single" w:sz="8" w:space="0" w:color="auto"/>
              <w:right w:val="single" w:sz="8" w:space="0" w:color="auto"/>
            </w:tcBorders>
            <w:shd w:val="clear" w:color="auto" w:fill="FFFFFF"/>
            <w:vAlign w:val="center"/>
            <w:hideMark/>
          </w:tcPr>
          <w:p w14:paraId="3164FD84"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p>
        </w:tc>
        <w:tc>
          <w:tcPr>
            <w:tcW w:w="1559"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0A5E846D"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Overheads (10%)</w:t>
            </w: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70B0A69"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9B3C8E"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vAlign w:val="center"/>
            <w:hideMark/>
          </w:tcPr>
          <w:p w14:paraId="376EE855" w14:textId="77777777" w:rsidR="008E440A" w:rsidRPr="00324D52" w:rsidRDefault="008E440A" w:rsidP="00DE3577">
            <w:pPr>
              <w:spacing w:after="0" w:line="240" w:lineRule="auto"/>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$120,000</w:t>
            </w:r>
          </w:p>
        </w:tc>
      </w:tr>
      <w:tr w:rsidR="008E440A" w:rsidRPr="00324D52" w14:paraId="5E5C27F0" w14:textId="77777777" w:rsidTr="00B817FE">
        <w:trPr>
          <w:trHeight w:val="102"/>
        </w:trPr>
        <w:tc>
          <w:tcPr>
            <w:tcW w:w="1418" w:type="dxa"/>
            <w:tcBorders>
              <w:top w:val="nil"/>
              <w:left w:val="single" w:sz="8" w:space="0" w:color="auto"/>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BD54FE4"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559"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0166B8F2" w14:textId="77777777" w:rsidR="008E440A" w:rsidRPr="00324D52" w:rsidRDefault="008E440A" w:rsidP="00DE3577">
            <w:pPr>
              <w:spacing w:after="0" w:line="240" w:lineRule="auto"/>
              <w:rPr>
                <w:rFonts w:ascii="Calibri Light" w:eastAsia="Times New Roman" w:hAnsi="Calibri Light" w:cs="Arial"/>
                <w:color w:val="222222"/>
                <w:sz w:val="10"/>
                <w:szCs w:val="19"/>
                <w:lang w:val="en-US"/>
              </w:rPr>
            </w:pPr>
          </w:p>
        </w:tc>
        <w:tc>
          <w:tcPr>
            <w:tcW w:w="317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D1CA98"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206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560946" w14:textId="77777777" w:rsidR="008E440A" w:rsidRPr="00324D52" w:rsidRDefault="008E440A" w:rsidP="00DE3577">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color w:val="000000"/>
                <w:sz w:val="18"/>
                <w:szCs w:val="18"/>
                <w:lang w:val="en-US"/>
              </w:rPr>
              <w:t> </w:t>
            </w:r>
          </w:p>
        </w:tc>
        <w:tc>
          <w:tcPr>
            <w:tcW w:w="1055" w:type="dxa"/>
            <w:tcBorders>
              <w:top w:val="nil"/>
              <w:left w:val="nil"/>
              <w:bottom w:val="single" w:sz="8" w:space="0" w:color="auto"/>
              <w:right w:val="single" w:sz="8" w:space="0" w:color="auto"/>
            </w:tcBorders>
            <w:shd w:val="clear" w:color="auto" w:fill="FFFFFF"/>
            <w:noWrap/>
            <w:tcMar>
              <w:top w:w="0" w:type="dxa"/>
              <w:left w:w="108" w:type="dxa"/>
              <w:bottom w:w="0" w:type="dxa"/>
              <w:right w:w="108" w:type="dxa"/>
            </w:tcMar>
            <w:vAlign w:val="bottom"/>
            <w:hideMark/>
          </w:tcPr>
          <w:p w14:paraId="3AAEC8DA" w14:textId="77777777" w:rsidR="008E440A" w:rsidRPr="00324D52" w:rsidRDefault="008E440A" w:rsidP="00732172">
            <w:pPr>
              <w:spacing w:after="0" w:line="102" w:lineRule="atLeast"/>
              <w:rPr>
                <w:rFonts w:ascii="Calibri Light" w:eastAsia="Times New Roman" w:hAnsi="Calibri Light" w:cs="Times New Roman"/>
                <w:color w:val="222222"/>
                <w:sz w:val="24"/>
                <w:szCs w:val="24"/>
                <w:lang w:val="en-US"/>
              </w:rPr>
            </w:pPr>
            <w:r w:rsidRPr="00324D52">
              <w:rPr>
                <w:rFonts w:ascii="Calibri Light" w:eastAsia="Times New Roman" w:hAnsi="Calibri Light" w:cs="Times New Roman"/>
                <w:b/>
                <w:bCs/>
                <w:color w:val="000000"/>
                <w:sz w:val="18"/>
                <w:szCs w:val="18"/>
                <w:lang w:val="en-US"/>
              </w:rPr>
              <w:t>$1,3</w:t>
            </w:r>
            <w:r>
              <w:rPr>
                <w:rFonts w:ascii="Calibri Light" w:eastAsia="Times New Roman" w:hAnsi="Calibri Light" w:cs="Times New Roman"/>
                <w:b/>
                <w:bCs/>
                <w:color w:val="000000"/>
                <w:sz w:val="18"/>
                <w:szCs w:val="18"/>
                <w:lang w:val="en-US"/>
              </w:rPr>
              <w:t>6</w:t>
            </w:r>
            <w:r w:rsidRPr="00324D52">
              <w:rPr>
                <w:rFonts w:ascii="Calibri Light" w:eastAsia="Times New Roman" w:hAnsi="Calibri Light" w:cs="Times New Roman"/>
                <w:b/>
                <w:bCs/>
                <w:color w:val="000000"/>
                <w:sz w:val="18"/>
                <w:szCs w:val="18"/>
                <w:lang w:val="en-US"/>
              </w:rPr>
              <w:t>2,500</w:t>
            </w:r>
          </w:p>
        </w:tc>
      </w:tr>
    </w:tbl>
    <w:p w14:paraId="10750CBD" w14:textId="77777777" w:rsidR="003F4581" w:rsidRDefault="003F4581" w:rsidP="003F4581">
      <w:pPr>
        <w:rPr>
          <w:rFonts w:ascii="Calibri Light" w:eastAsiaTheme="majorEastAsia" w:hAnsi="Calibri Light" w:cstheme="majorBidi"/>
          <w:b/>
          <w:bCs/>
          <w:color w:val="4F81BD" w:themeColor="accent1"/>
          <w:sz w:val="26"/>
          <w:szCs w:val="26"/>
          <w:lang w:val="en-US"/>
        </w:rPr>
      </w:pPr>
    </w:p>
    <w:p w14:paraId="75766D5F" w14:textId="77777777" w:rsidR="006C2969" w:rsidRPr="0014291A" w:rsidRDefault="003F4581" w:rsidP="00F04587">
      <w:pPr>
        <w:rPr>
          <w:rFonts w:ascii="Calibri Light" w:hAnsi="Calibri Light"/>
          <w:lang w:val="en-US"/>
        </w:rPr>
      </w:pPr>
      <w:r>
        <w:rPr>
          <w:rFonts w:ascii="Calibri Light" w:eastAsiaTheme="majorEastAsia" w:hAnsi="Calibri Light" w:cstheme="majorBidi"/>
          <w:b/>
          <w:bCs/>
          <w:color w:val="4F81BD" w:themeColor="accent1"/>
          <w:sz w:val="26"/>
          <w:szCs w:val="26"/>
          <w:lang w:val="en-US"/>
        </w:rPr>
        <w:br w:type="page"/>
      </w:r>
      <w:bookmarkStart w:id="21" w:name="_Toc482371135"/>
      <w:r w:rsidR="00B364B2" w:rsidRPr="00F04587">
        <w:rPr>
          <w:b/>
          <w:bCs/>
          <w:color w:val="C00000"/>
          <w:sz w:val="28"/>
          <w:szCs w:val="32"/>
        </w:rPr>
        <w:lastRenderedPageBreak/>
        <w:t xml:space="preserve">Annex 1: </w:t>
      </w:r>
      <w:r w:rsidR="006C2969" w:rsidRPr="00F04587">
        <w:rPr>
          <w:b/>
          <w:bCs/>
          <w:color w:val="C00000"/>
          <w:sz w:val="28"/>
          <w:szCs w:val="32"/>
        </w:rPr>
        <w:t xml:space="preserve">  </w:t>
      </w:r>
      <w:r w:rsidR="006C2969" w:rsidRPr="00F04587">
        <w:rPr>
          <w:b/>
          <w:bCs/>
          <w:color w:val="C00000"/>
          <w:sz w:val="28"/>
          <w:szCs w:val="32"/>
        </w:rPr>
        <w:tab/>
        <w:t>Staff Technical Coordination Function</w:t>
      </w:r>
      <w:bookmarkEnd w:id="21"/>
      <w:r w:rsidR="006C2969" w:rsidRPr="0014291A">
        <w:rPr>
          <w:rFonts w:ascii="Calibri Light" w:eastAsia="Times New Roman" w:hAnsi="Calibri Light" w:cs="Tahoma"/>
          <w:color w:val="000000"/>
          <w:szCs w:val="20"/>
          <w:lang w:val="en-US"/>
        </w:rPr>
        <w:t xml:space="preserve"> </w:t>
      </w:r>
    </w:p>
    <w:p w14:paraId="5B4ED6FD" w14:textId="77777777" w:rsidR="006C2969" w:rsidRPr="00AE2545" w:rsidRDefault="006C2969" w:rsidP="006C2969">
      <w:p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Until dedicated staff can be secured, the coordination function is being held by Joy Shumake at WHO/WMO, Hunter Jones and Juli Trtanj at </w:t>
      </w:r>
      <w:r w:rsidRPr="00AE2545">
        <w:rPr>
          <w:rFonts w:ascii="Calibri Light" w:eastAsia="Times New Roman" w:hAnsi="Calibri Light" w:cs="Tahoma"/>
          <w:color w:val="000000"/>
          <w:szCs w:val="20"/>
          <w:lang w:val="en-US"/>
        </w:rPr>
        <w:t>NOAA</w:t>
      </w:r>
      <w:r>
        <w:rPr>
          <w:rFonts w:ascii="Calibri Light" w:eastAsia="Times New Roman" w:hAnsi="Calibri Light" w:cs="Tahoma"/>
          <w:color w:val="000000"/>
          <w:szCs w:val="20"/>
          <w:lang w:val="en-US"/>
        </w:rPr>
        <w:t>, and a NOAA based</w:t>
      </w:r>
      <w:r w:rsidRPr="00AE2545">
        <w:rPr>
          <w:rFonts w:ascii="Calibri Light" w:eastAsia="Times New Roman" w:hAnsi="Calibri Light" w:cs="Tahoma"/>
          <w:color w:val="000000"/>
          <w:szCs w:val="20"/>
          <w:lang w:val="en-US"/>
        </w:rPr>
        <w:t xml:space="preserve"> SeaGrant Fellow</w:t>
      </w:r>
      <w:r>
        <w:rPr>
          <w:rFonts w:ascii="Calibri Light" w:eastAsia="Times New Roman" w:hAnsi="Calibri Light" w:cs="Tahoma"/>
          <w:color w:val="000000"/>
          <w:szCs w:val="20"/>
          <w:lang w:val="en-US"/>
        </w:rPr>
        <w:t xml:space="preserve"> for 2017. </w:t>
      </w:r>
    </w:p>
    <w:p w14:paraId="7A9A7CF3" w14:textId="77777777" w:rsidR="006C2969"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p>
    <w:p w14:paraId="13B87CB4" w14:textId="77777777" w:rsidR="006C2969" w:rsidRPr="002A178A" w:rsidRDefault="006C2969" w:rsidP="006C2969">
      <w:pPr>
        <w:shd w:val="clear" w:color="auto" w:fill="FFFFFF"/>
        <w:spacing w:after="0" w:line="240" w:lineRule="auto"/>
        <w:jc w:val="center"/>
        <w:rPr>
          <w:rFonts w:ascii="Calibri Light" w:eastAsia="Times New Roman" w:hAnsi="Calibri Light" w:cs="Tahoma"/>
          <w:b/>
          <w:bCs/>
          <w:color w:val="000000"/>
          <w:szCs w:val="20"/>
          <w:lang w:val="en-US"/>
        </w:rPr>
      </w:pPr>
      <w:r w:rsidRPr="002A178A">
        <w:rPr>
          <w:rFonts w:ascii="Calibri Light" w:eastAsia="Times New Roman" w:hAnsi="Calibri Light" w:cs="Tahoma"/>
          <w:b/>
          <w:bCs/>
          <w:color w:val="000000"/>
          <w:szCs w:val="20"/>
          <w:lang w:val="en-US"/>
        </w:rPr>
        <w:t>TOR for Consultant</w:t>
      </w:r>
      <w:r>
        <w:rPr>
          <w:rFonts w:ascii="Calibri Light" w:eastAsia="Times New Roman" w:hAnsi="Calibri Light" w:cs="Tahoma"/>
          <w:b/>
          <w:bCs/>
          <w:color w:val="000000"/>
          <w:szCs w:val="20"/>
          <w:lang w:val="en-US"/>
        </w:rPr>
        <w:t xml:space="preserve"> (to be updated)</w:t>
      </w:r>
    </w:p>
    <w:p w14:paraId="2794B3C6" w14:textId="77777777" w:rsidR="006C2969" w:rsidRPr="00324D52" w:rsidRDefault="006C2969" w:rsidP="007B047C">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 technical consultant is required from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 </w:t>
      </w:r>
      <w:r w:rsidR="00833975">
        <w:rPr>
          <w:rFonts w:ascii="Calibri Light" w:eastAsia="Times New Roman" w:hAnsi="Calibri Light" w:cs="Tahoma"/>
          <w:color w:val="000000"/>
          <w:szCs w:val="20"/>
          <w:lang w:val="en-US"/>
        </w:rPr>
        <w:t>XXX</w:t>
      </w:r>
      <w:r w:rsidRPr="00324D52">
        <w:rPr>
          <w:rFonts w:ascii="Calibri Light" w:eastAsia="Times New Roman" w:hAnsi="Calibri Light" w:cs="Tahoma"/>
          <w:color w:val="000000"/>
          <w:szCs w:val="20"/>
          <w:lang w:val="en-US"/>
        </w:rPr>
        <w:t xml:space="preserve">, 2017 </w:t>
      </w:r>
      <w:r w:rsidR="007B047C">
        <w:rPr>
          <w:rFonts w:ascii="Calibri Light" w:eastAsia="Times New Roman" w:hAnsi="Calibri Light" w:cs="Tahoma"/>
          <w:color w:val="000000"/>
          <w:szCs w:val="20"/>
          <w:lang w:val="en-US"/>
        </w:rPr>
        <w:t xml:space="preserve">to </w:t>
      </w:r>
      <w:r w:rsidRPr="00324D52">
        <w:rPr>
          <w:rFonts w:ascii="Calibri Light" w:eastAsia="Times New Roman" w:hAnsi="Calibri Light" w:cs="Tahoma"/>
          <w:color w:val="000000"/>
          <w:szCs w:val="20"/>
          <w:lang w:val="en-US"/>
        </w:rPr>
        <w:t>coordinat</w:t>
      </w:r>
      <w:r w:rsidR="007B047C">
        <w:rPr>
          <w:rFonts w:ascii="Calibri Light" w:eastAsia="Times New Roman" w:hAnsi="Calibri Light" w:cs="Tahoma"/>
          <w:color w:val="000000"/>
          <w:szCs w:val="20"/>
          <w:lang w:val="en-US"/>
        </w:rPr>
        <w:t xml:space="preserve">e and oversee the initialization of the </w:t>
      </w:r>
      <w:r w:rsidRPr="00324D52">
        <w:rPr>
          <w:rFonts w:ascii="Calibri Light" w:eastAsia="Times New Roman" w:hAnsi="Calibri Light" w:cs="Tahoma"/>
          <w:color w:val="000000"/>
          <w:szCs w:val="20"/>
          <w:lang w:val="en-US"/>
        </w:rPr>
        <w:t xml:space="preserve">Global Heat Health Action Network. </w:t>
      </w:r>
    </w:p>
    <w:p w14:paraId="0EC1771E"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2F03789D"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Background:</w:t>
      </w:r>
    </w:p>
    <w:p w14:paraId="3336FA26"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The imminent increase in exposure of populations to extreme heat events worldwide demands immediate action by the global public health community to save lives and protect communities. In April 2016, in response to the burden of extreme heat impacts in South Asia, the WMO led South Asia Climate Service User Forum.  This expert group identified the need to establish a regional Heat-Health Action Network and proposed a provisional work plan for regional and national action.  In parallel, a global community of practice has also identified the need for a similar global scale resource network to accelerate the sharing of knowledge and information on managing the health risks of extreme heat events to empower and mobilize the global health community. </w:t>
      </w:r>
    </w:p>
    <w:p w14:paraId="5F2758D9"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p>
    <w:p w14:paraId="03885CE5" w14:textId="77777777" w:rsidR="006C2969" w:rsidRPr="00324D52" w:rsidRDefault="006C2969" w:rsidP="006C2969">
      <w:p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As a result, the WMO/WHO joint office for climate and health, in coordination with US-NOAA, have launched and will support the start-up of a Global Heat-Health Information Network, including a South Asia Node.  A </w:t>
      </w:r>
      <w:r w:rsidR="00732172">
        <w:rPr>
          <w:rFonts w:ascii="Calibri Light" w:eastAsia="Times New Roman" w:hAnsi="Calibri Light" w:cs="Tahoma"/>
          <w:color w:val="000000"/>
          <w:szCs w:val="20"/>
          <w:lang w:val="en-US"/>
        </w:rPr>
        <w:t xml:space="preserve">full time </w:t>
      </w:r>
      <w:r w:rsidRPr="00324D52">
        <w:rPr>
          <w:rFonts w:ascii="Calibri Light" w:eastAsia="Times New Roman" w:hAnsi="Calibri Light" w:cs="Tahoma"/>
          <w:color w:val="000000"/>
          <w:szCs w:val="20"/>
          <w:lang w:val="en-US"/>
        </w:rPr>
        <w:t>consultant is needed to help with the startup activities, coordinate the existing partners to solidify this common agenda, help mobilize resources for priority activities.</w:t>
      </w:r>
    </w:p>
    <w:p w14:paraId="21606B6D" w14:textId="77777777" w:rsidR="006C2969" w:rsidRPr="00324D52" w:rsidRDefault="006C2969" w:rsidP="006C2969">
      <w:pPr>
        <w:shd w:val="clear" w:color="auto" w:fill="FFFFFF"/>
        <w:spacing w:after="0" w:line="240" w:lineRule="auto"/>
        <w:jc w:val="center"/>
        <w:rPr>
          <w:rFonts w:ascii="Calibri Light" w:eastAsia="Times New Roman" w:hAnsi="Calibri Light" w:cs="Tahoma"/>
          <w:color w:val="000000"/>
          <w:szCs w:val="20"/>
          <w:lang w:val="en-US"/>
        </w:rPr>
      </w:pPr>
    </w:p>
    <w:p w14:paraId="0B05EA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Scope of Work</w:t>
      </w:r>
    </w:p>
    <w:p w14:paraId="7D0F4DC9"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Develop GHHIN Communications Strategy and Information Kit</w:t>
      </w:r>
    </w:p>
    <w:p w14:paraId="4F2818BF"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Support the coordination for the preparation and publication of the Annual Synthesis</w:t>
      </w:r>
    </w:p>
    <w:p w14:paraId="504A339F" w14:textId="77777777" w:rsidR="0073217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Coordinate </w:t>
      </w:r>
      <w:r w:rsidRPr="00324D52">
        <w:rPr>
          <w:rFonts w:ascii="Calibri Light" w:eastAsia="Times New Roman" w:hAnsi="Calibri Light" w:cs="Tahoma"/>
          <w:color w:val="000000"/>
          <w:szCs w:val="20"/>
          <w:lang w:val="en-US"/>
        </w:rPr>
        <w:t>the development and organization of the first GHHIN meeting</w:t>
      </w:r>
      <w:r>
        <w:rPr>
          <w:rFonts w:ascii="Calibri Light" w:eastAsia="Times New Roman" w:hAnsi="Calibri Light" w:cs="Tahoma"/>
          <w:color w:val="000000"/>
          <w:szCs w:val="20"/>
          <w:lang w:val="en-US"/>
        </w:rPr>
        <w:t xml:space="preserve"> </w:t>
      </w:r>
    </w:p>
    <w:p w14:paraId="49AB4B9A" w14:textId="77777777" w:rsidR="00732172" w:rsidRDefault="00732172"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Pr>
          <w:rFonts w:ascii="Calibri Light" w:eastAsia="Times New Roman" w:hAnsi="Calibri Light" w:cs="Tahoma"/>
          <w:color w:val="000000"/>
          <w:szCs w:val="20"/>
          <w:lang w:val="en-US"/>
        </w:rPr>
        <w:t xml:space="preserve">Manage the development of the online platform </w:t>
      </w:r>
    </w:p>
    <w:p w14:paraId="4B8041EA"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Provide support to regional actors to develop the South Asia Regional HH Action Network (SAR-HHAN) partnership, action plan, and activities </w:t>
      </w:r>
    </w:p>
    <w:p w14:paraId="126D8839" w14:textId="77777777" w:rsidR="006C2969" w:rsidRPr="00324D52" w:rsidRDefault="006C2969" w:rsidP="006C2969">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Support the organization and reporting of regular SAR-HHAN and GHHIN coordination teleconferences  </w:t>
      </w:r>
    </w:p>
    <w:p w14:paraId="0F0FC0DC" w14:textId="77777777" w:rsidR="00732172" w:rsidRPr="00324D52" w:rsidRDefault="00732172" w:rsidP="00732172">
      <w:pPr>
        <w:pStyle w:val="ListParagraph"/>
        <w:numPr>
          <w:ilvl w:val="0"/>
          <w:numId w:val="9"/>
        </w:numPr>
        <w:shd w:val="clear" w:color="auto" w:fill="FFFFFF"/>
        <w:spacing w:after="0"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Identify potential funding resources and support partners with proposal development and writing</w:t>
      </w:r>
    </w:p>
    <w:p w14:paraId="6A667CB4"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p>
    <w:p w14:paraId="78CAFBD9" w14:textId="77777777" w:rsidR="006C2969" w:rsidRPr="00324D52" w:rsidRDefault="006C2969" w:rsidP="006C2969">
      <w:pPr>
        <w:shd w:val="clear" w:color="auto" w:fill="FFFFFF"/>
        <w:spacing w:after="0" w:line="240" w:lineRule="auto"/>
        <w:rPr>
          <w:rFonts w:ascii="Calibri Light" w:eastAsia="Times New Roman" w:hAnsi="Calibri Light" w:cs="Tahoma"/>
          <w:b/>
          <w:bCs/>
          <w:color w:val="000000"/>
          <w:szCs w:val="20"/>
          <w:lang w:val="en-US"/>
        </w:rPr>
      </w:pPr>
      <w:r w:rsidRPr="00324D52">
        <w:rPr>
          <w:rFonts w:ascii="Calibri Light" w:eastAsia="Times New Roman" w:hAnsi="Calibri Light" w:cs="Tahoma"/>
          <w:b/>
          <w:bCs/>
          <w:color w:val="000000"/>
          <w:szCs w:val="20"/>
          <w:lang w:val="en-US"/>
        </w:rPr>
        <w:t>Qualifications</w:t>
      </w:r>
    </w:p>
    <w:p w14:paraId="1E2CBAB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Sound university level education with at least a Masters Degree in Public Health, Epidemiology, Meteorology, Environmental Science or allied sciences relevant to climate and health applications;</w:t>
      </w:r>
    </w:p>
    <w:p w14:paraId="3503636F"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Demonstrated project management and coordination skills and experience; </w:t>
      </w:r>
    </w:p>
    <w:p w14:paraId="5E0A5D35"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Strong writing skills in the preparation of proposals, reports, project briefs, etc. </w:t>
      </w:r>
    </w:p>
    <w:p w14:paraId="4EA6A9D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Fluency in English, excellent verbal and written communication skills; other UN languages an advantage. </w:t>
      </w:r>
    </w:p>
    <w:p w14:paraId="6ACDC8E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 xml:space="preserve">Excellent interpersonal and communication skills and ability to work in international </w:t>
      </w:r>
    </w:p>
    <w:p w14:paraId="73A0800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settings with staff from various geographical regions.</w:t>
      </w:r>
    </w:p>
    <w:p w14:paraId="6F5BBAF2" w14:textId="77777777" w:rsidR="006C2969" w:rsidRPr="00324D52" w:rsidRDefault="006C2969" w:rsidP="006C2969">
      <w:pPr>
        <w:pStyle w:val="ListParagraph"/>
        <w:numPr>
          <w:ilvl w:val="1"/>
          <w:numId w:val="10"/>
        </w:numPr>
        <w:spacing w:line="240" w:lineRule="auto"/>
        <w:rPr>
          <w:rFonts w:ascii="Calibri Light" w:eastAsia="Times New Roman" w:hAnsi="Calibri Light" w:cs="Tahoma"/>
          <w:color w:val="000000"/>
          <w:szCs w:val="20"/>
          <w:lang w:val="en-US"/>
        </w:rPr>
      </w:pPr>
      <w:r w:rsidRPr="00324D52">
        <w:rPr>
          <w:rFonts w:ascii="Calibri Light" w:eastAsia="Times New Roman" w:hAnsi="Calibri Light" w:cs="Tahoma"/>
          <w:color w:val="000000"/>
          <w:szCs w:val="20"/>
          <w:lang w:val="en-US"/>
        </w:rPr>
        <w:t>(Preferred) Experience in environmental health research and training</w:t>
      </w:r>
    </w:p>
    <w:p w14:paraId="2D1FB73F"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Consultant reports to</w:t>
      </w:r>
      <w:r w:rsidRPr="00324D52">
        <w:rPr>
          <w:rFonts w:ascii="Calibri Light" w:eastAsia="Times New Roman" w:hAnsi="Calibri Light" w:cs="Tahoma"/>
          <w:color w:val="000000"/>
          <w:szCs w:val="20"/>
          <w:lang w:val="en-US"/>
        </w:rPr>
        <w:t xml:space="preserve">: Dr. Joy Shumake-Guillemot, WHO/WMO joint office for climate and health, Officer-in-Charge. </w:t>
      </w:r>
    </w:p>
    <w:p w14:paraId="34C5C3EE" w14:textId="77777777" w:rsidR="006C2969" w:rsidRPr="00324D52" w:rsidRDefault="006C2969" w:rsidP="006C2969">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Location of work:</w:t>
      </w:r>
      <w:r w:rsidRPr="00324D52">
        <w:rPr>
          <w:rFonts w:ascii="Calibri Light" w:eastAsia="Times New Roman" w:hAnsi="Calibri Light" w:cs="Tahoma"/>
          <w:color w:val="000000"/>
          <w:szCs w:val="20"/>
          <w:lang w:val="en-US"/>
        </w:rPr>
        <w:t xml:space="preserve"> World Meteorological Organization, 7bis, Avenue de la Paix, CH-1211 Geneva </w:t>
      </w:r>
    </w:p>
    <w:p w14:paraId="21FA4559" w14:textId="77777777" w:rsidR="0089123E" w:rsidRDefault="006C2969" w:rsidP="00B364B2">
      <w:pPr>
        <w:ind w:right="-1"/>
        <w:rPr>
          <w:rFonts w:ascii="Calibri Light" w:eastAsia="Times New Roman" w:hAnsi="Calibri Light" w:cs="Tahoma"/>
          <w:color w:val="000000"/>
          <w:szCs w:val="20"/>
          <w:lang w:val="en-US"/>
        </w:rPr>
      </w:pPr>
      <w:r w:rsidRPr="00324D52">
        <w:rPr>
          <w:rFonts w:ascii="Calibri Light" w:eastAsia="Times New Roman" w:hAnsi="Calibri Light" w:cs="Tahoma"/>
          <w:b/>
          <w:bCs/>
          <w:color w:val="000000"/>
          <w:szCs w:val="20"/>
          <w:lang w:val="en-US"/>
        </w:rPr>
        <w:t>Additional terms:</w:t>
      </w:r>
      <w:r w:rsidRPr="00324D52">
        <w:rPr>
          <w:rFonts w:ascii="Calibri Light" w:eastAsia="Times New Roman" w:hAnsi="Calibri Light" w:cs="Tahoma"/>
          <w:color w:val="000000"/>
          <w:szCs w:val="20"/>
          <w:lang w:val="en-US"/>
        </w:rPr>
        <w:t xml:space="preserve"> Office space and computer access will be provided; A Carte de legitimation in Switzerland will be facilitated by WMO. </w:t>
      </w:r>
    </w:p>
    <w:p w14:paraId="1943308A" w14:textId="77777777" w:rsidR="00833975" w:rsidRDefault="00833975" w:rsidP="00B364B2">
      <w:pPr>
        <w:ind w:right="-1"/>
        <w:rPr>
          <w:rFonts w:ascii="Calibri Light" w:eastAsia="Times New Roman" w:hAnsi="Calibri Light" w:cs="Tahoma"/>
          <w:color w:val="000000"/>
          <w:szCs w:val="20"/>
          <w:lang w:val="en-US"/>
        </w:rPr>
      </w:pPr>
    </w:p>
    <w:p w14:paraId="41A9E35E" w14:textId="77777777" w:rsidR="00B364B2" w:rsidRDefault="00B364B2" w:rsidP="00B364B2">
      <w:pPr>
        <w:pStyle w:val="Heading2"/>
      </w:pPr>
      <w:bookmarkStart w:id="22" w:name="_Toc482371136"/>
      <w:r>
        <w:t>Annex 2: Agenda Global forum</w:t>
      </w:r>
      <w:bookmarkEnd w:id="22"/>
      <w:r>
        <w:t xml:space="preserve"> </w:t>
      </w:r>
    </w:p>
    <w:p w14:paraId="2D8460B2" w14:textId="77777777" w:rsidR="00B364B2" w:rsidRPr="00FF6DB6" w:rsidRDefault="00B364B2" w:rsidP="00B364B2">
      <w:pPr>
        <w:pStyle w:val="ListParagraph"/>
      </w:pPr>
      <w:r w:rsidRPr="00E43A92">
        <w:rPr>
          <w:b/>
          <w:bCs/>
          <w:sz w:val="36"/>
          <w:szCs w:val="40"/>
        </w:rPr>
        <w:lastRenderedPageBreak/>
        <w:t>Day 1:</w:t>
      </w:r>
      <w:r w:rsidRPr="00E43A92">
        <w:rPr>
          <w:sz w:val="36"/>
          <w:szCs w:val="40"/>
        </w:rPr>
        <w:t xml:space="preserve"> </w:t>
      </w:r>
      <w:r w:rsidRPr="00FF6DB6">
        <w:rPr>
          <w:color w:val="FF0000"/>
          <w:sz w:val="36"/>
          <w:szCs w:val="40"/>
        </w:rPr>
        <w:t>Global Experience in Heat Health Action and Information Systems</w:t>
      </w:r>
      <w:r w:rsidRPr="00FF6DB6">
        <w:rPr>
          <w:color w:val="000000" w:themeColor="text1"/>
          <w:sz w:val="36"/>
          <w:szCs w:val="40"/>
        </w:rPr>
        <w:t xml:space="preserve"> </w:t>
      </w:r>
    </w:p>
    <w:p w14:paraId="4A7E547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Welcome </w:t>
      </w:r>
    </w:p>
    <w:p w14:paraId="6B7A73B3"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Keynote </w:t>
      </w:r>
    </w:p>
    <w:p w14:paraId="53B59582"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Critical Scien</w:t>
      </w:r>
      <w:r>
        <w:rPr>
          <w:rFonts w:ascii="Calibri Light" w:hAnsi="Calibri Light" w:cstheme="majorBidi"/>
          <w:b/>
          <w:bCs/>
          <w:szCs w:val="20"/>
        </w:rPr>
        <w:t>tific</w:t>
      </w:r>
      <w:r w:rsidRPr="009E72C6">
        <w:rPr>
          <w:rFonts w:ascii="Calibri Light" w:hAnsi="Calibri Light" w:cstheme="majorBidi"/>
          <w:b/>
          <w:bCs/>
          <w:szCs w:val="20"/>
        </w:rPr>
        <w:t xml:space="preserve"> Advances on Heat Health and Emerging Research Needs</w:t>
      </w:r>
    </w:p>
    <w:p w14:paraId="78358340" w14:textId="77777777" w:rsidR="00B364B2" w:rsidRPr="009E72C6" w:rsidRDefault="00B364B2" w:rsidP="00B364B2">
      <w:pPr>
        <w:pStyle w:val="ListParagraph"/>
        <w:numPr>
          <w:ilvl w:val="1"/>
          <w:numId w:val="14"/>
        </w:numPr>
        <w:rPr>
          <w:rFonts w:ascii="Calibri Light" w:hAnsi="Calibri Light" w:cstheme="majorBidi"/>
          <w:b/>
          <w:bCs/>
          <w:szCs w:val="20"/>
        </w:rPr>
      </w:pPr>
      <w:r w:rsidRPr="009E72C6">
        <w:rPr>
          <w:rFonts w:ascii="Calibri Light" w:hAnsi="Calibri Light" w:cstheme="majorBidi"/>
          <w:b/>
          <w:bCs/>
          <w:szCs w:val="20"/>
        </w:rPr>
        <w:t xml:space="preserve">National Progress Updates and Lessons learned on key issues, synthesis of research and data needs as per: </w:t>
      </w:r>
    </w:p>
    <w:p w14:paraId="37F9251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6C109A20"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53F5B55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43B6E74"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47091E6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Health Action</w:t>
      </w:r>
    </w:p>
    <w:p w14:paraId="43E0FD9C" w14:textId="77777777" w:rsidR="00B364B2" w:rsidRPr="009E72C6" w:rsidRDefault="00B364B2" w:rsidP="00B364B2">
      <w:pPr>
        <w:pStyle w:val="ListParagraph"/>
        <w:ind w:left="2160"/>
        <w:rPr>
          <w:rFonts w:ascii="Calibri Light" w:hAnsi="Calibri Light" w:cstheme="majorBidi"/>
          <w:szCs w:val="20"/>
        </w:rPr>
      </w:pPr>
    </w:p>
    <w:p w14:paraId="296E247D" w14:textId="77777777" w:rsidR="00B364B2" w:rsidRPr="009E72C6" w:rsidRDefault="00B364B2" w:rsidP="00B364B2">
      <w:pPr>
        <w:pStyle w:val="ListParagraph"/>
        <w:ind w:left="1440"/>
        <w:rPr>
          <w:rFonts w:ascii="Calibri Light" w:hAnsi="Calibri Light" w:cstheme="majorBidi"/>
          <w:b/>
          <w:bCs/>
          <w:szCs w:val="20"/>
        </w:rPr>
      </w:pPr>
      <w:r w:rsidRPr="009E72C6">
        <w:rPr>
          <w:rFonts w:ascii="Calibri Light" w:hAnsi="Calibri Light" w:cstheme="majorBidi"/>
          <w:b/>
          <w:bCs/>
          <w:szCs w:val="20"/>
        </w:rPr>
        <w:t xml:space="preserve">Breakout Sessions on Emerging Issues/Priorities/Challenges/Innovations </w:t>
      </w:r>
    </w:p>
    <w:p w14:paraId="017A8896"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Institutional Capacity and Partnerships</w:t>
      </w:r>
    </w:p>
    <w:p w14:paraId="54D6864F"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 xml:space="preserve">Communication and Engagement </w:t>
      </w:r>
    </w:p>
    <w:p w14:paraId="44EB57CC" w14:textId="77777777" w:rsidR="00B364B2" w:rsidRPr="009E72C6" w:rsidRDefault="00B364B2" w:rsidP="00B364B2">
      <w:pPr>
        <w:pStyle w:val="ListParagraph"/>
        <w:numPr>
          <w:ilvl w:val="2"/>
          <w:numId w:val="16"/>
        </w:numPr>
        <w:rPr>
          <w:rFonts w:ascii="Calibri Light" w:hAnsi="Calibri Light" w:cstheme="majorBidi"/>
          <w:szCs w:val="20"/>
        </w:rPr>
      </w:pPr>
      <w:r w:rsidRPr="009E72C6">
        <w:rPr>
          <w:rFonts w:ascii="Calibri Light" w:hAnsi="Calibri Light" w:cstheme="majorBidi"/>
          <w:szCs w:val="20"/>
        </w:rPr>
        <w:t>Data, Forecast Products and Information</w:t>
      </w:r>
    </w:p>
    <w:p w14:paraId="1393FCE9"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Research on Vulnerability, Heat Parameters and Health Outcomes</w:t>
      </w:r>
    </w:p>
    <w:p w14:paraId="2F5A3B48" w14:textId="77777777" w:rsidR="00B364B2" w:rsidRPr="009E72C6" w:rsidRDefault="00B364B2" w:rsidP="00B364B2">
      <w:pPr>
        <w:pStyle w:val="ListParagraph"/>
        <w:numPr>
          <w:ilvl w:val="2"/>
          <w:numId w:val="15"/>
        </w:numPr>
        <w:rPr>
          <w:rFonts w:ascii="Calibri Light" w:hAnsi="Calibri Light" w:cstheme="majorBidi"/>
          <w:szCs w:val="20"/>
        </w:rPr>
      </w:pPr>
      <w:r w:rsidRPr="009E72C6">
        <w:rPr>
          <w:rFonts w:ascii="Calibri Light" w:hAnsi="Calibri Light" w:cstheme="majorBidi"/>
          <w:szCs w:val="20"/>
        </w:rPr>
        <w:t>Health Action</w:t>
      </w:r>
    </w:p>
    <w:p w14:paraId="33A0FB52" w14:textId="77777777" w:rsidR="00B364B2" w:rsidRPr="009E72C6" w:rsidRDefault="00B364B2" w:rsidP="00B364B2">
      <w:pPr>
        <w:pStyle w:val="ListParagraph"/>
        <w:ind w:left="2160"/>
        <w:rPr>
          <w:rFonts w:ascii="Calibri Light" w:hAnsi="Calibri Light" w:cstheme="majorBidi"/>
          <w:b/>
          <w:bCs/>
          <w:szCs w:val="20"/>
        </w:rPr>
      </w:pPr>
    </w:p>
    <w:p w14:paraId="41D63B2D" w14:textId="77777777" w:rsidR="00B364B2" w:rsidRPr="00A37BC7" w:rsidRDefault="00B364B2" w:rsidP="00B364B2">
      <w:pPr>
        <w:pStyle w:val="ListParagraph"/>
        <w:numPr>
          <w:ilvl w:val="0"/>
          <w:numId w:val="15"/>
        </w:numPr>
        <w:rPr>
          <w:rFonts w:ascii="Calibri Light" w:hAnsi="Calibri Light" w:cstheme="majorBidi"/>
          <w:b/>
          <w:bCs/>
          <w:szCs w:val="20"/>
        </w:rPr>
      </w:pPr>
      <w:r w:rsidRPr="009E72C6">
        <w:rPr>
          <w:rFonts w:ascii="Calibri Light" w:hAnsi="Calibri Light" w:cstheme="majorBidi"/>
          <w:b/>
          <w:bCs/>
          <w:szCs w:val="20"/>
        </w:rPr>
        <w:t xml:space="preserve">Evening Event </w:t>
      </w:r>
      <w:r w:rsidRPr="009E72C6">
        <w:rPr>
          <w:rFonts w:ascii="Calibri Light" w:hAnsi="Calibri Light" w:cstheme="majorBidi"/>
          <w:szCs w:val="20"/>
        </w:rPr>
        <w:t xml:space="preserve">– </w:t>
      </w:r>
      <w:r w:rsidRPr="009E72C6">
        <w:rPr>
          <w:rFonts w:ascii="Calibri Light" w:hAnsi="Calibri Light" w:cstheme="majorBidi"/>
          <w:b/>
          <w:bCs/>
          <w:szCs w:val="20"/>
        </w:rPr>
        <w:t>interactive cocktail ? Sharing innovation session // Structured Networking –/ More than posters, create specific thematic booth where innovations can be showcased by theme.</w:t>
      </w:r>
    </w:p>
    <w:p w14:paraId="52A904A3"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2:</w:t>
      </w:r>
      <w:r w:rsidRPr="004B0802">
        <w:rPr>
          <w:rFonts w:asciiTheme="minorHAnsi" w:eastAsiaTheme="minorEastAsia" w:hAnsiTheme="minorHAnsi" w:cstheme="minorBidi"/>
          <w:color w:val="FF0000"/>
          <w:sz w:val="36"/>
          <w:szCs w:val="40"/>
          <w:lang w:val="en-GB" w:eastAsia="zh-CN"/>
        </w:rPr>
        <w:t xml:space="preserve"> Thematic Workshop: Communicating Extreme Heat</w:t>
      </w:r>
    </w:p>
    <w:p w14:paraId="3923D282"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Part 1: Learning space – invited speakers, coaching, designing messages and products</w:t>
      </w:r>
    </w:p>
    <w:p w14:paraId="2E4F9148" w14:textId="77777777" w:rsidR="00B364B2" w:rsidRPr="002A178A" w:rsidRDefault="00B364B2" w:rsidP="00B364B2">
      <w:pPr>
        <w:rPr>
          <w:rFonts w:ascii="Calibri Light" w:hAnsi="Calibri Light" w:cstheme="majorBidi"/>
          <w:szCs w:val="20"/>
        </w:rPr>
      </w:pPr>
      <w:r w:rsidRPr="002A178A">
        <w:rPr>
          <w:rFonts w:ascii="Calibri Light" w:hAnsi="Calibri Light" w:cstheme="majorBidi"/>
          <w:szCs w:val="20"/>
          <w:lang w:val="en-US"/>
        </w:rPr>
        <w:t xml:space="preserve">Invited speakers from </w:t>
      </w:r>
      <w:r w:rsidRPr="002A178A">
        <w:rPr>
          <w:rFonts w:ascii="Calibri Light" w:hAnsi="Calibri Light" w:cstheme="majorBidi"/>
          <w:szCs w:val="20"/>
        </w:rPr>
        <w:t xml:space="preserve">broadcast media, social researcher to reflect on how to communicate </w:t>
      </w:r>
      <w:r w:rsidRPr="002A178A">
        <w:rPr>
          <w:rFonts w:ascii="Calibri Light" w:hAnsi="Calibri Light" w:cstheme="majorBidi"/>
          <w:szCs w:val="20"/>
        </w:rPr>
        <w:br/>
        <w:t>(and not communicate) risk before and during a heatwave to trigger protective behaviour? As a meteorological scientist, how to communicate across timescales - seasonal/sub-seasonal?</w:t>
      </w:r>
    </w:p>
    <w:p w14:paraId="3D8538A5" w14:textId="77777777" w:rsidR="00B364B2" w:rsidRPr="002A178A" w:rsidRDefault="00B364B2" w:rsidP="00B364B2">
      <w:pPr>
        <w:rPr>
          <w:rFonts w:ascii="Calibri Light" w:hAnsi="Calibri Light" w:cstheme="majorBidi"/>
          <w:b/>
          <w:bCs/>
          <w:szCs w:val="20"/>
        </w:rPr>
      </w:pPr>
      <w:r w:rsidRPr="002A178A">
        <w:rPr>
          <w:rFonts w:ascii="Calibri Light" w:hAnsi="Calibri Light" w:cstheme="majorBidi"/>
          <w:b/>
          <w:bCs/>
          <w:szCs w:val="20"/>
        </w:rPr>
        <w:t xml:space="preserve">Part 2: Workshops </w:t>
      </w:r>
      <w:r w:rsidRPr="002A178A">
        <w:rPr>
          <w:rFonts w:ascii="Calibri Light" w:hAnsi="Calibri Light" w:cstheme="majorBidi"/>
          <w:szCs w:val="20"/>
          <w:lang w:val="en-US"/>
        </w:rPr>
        <w:t>Hands on sessions working with a regional outlook. Communicate summer prediction on extreme heat. What to do with this once you go home. How to connect with the information?</w:t>
      </w:r>
      <w:r w:rsidRPr="002A178A">
        <w:rPr>
          <w:rFonts w:ascii="Calibri Light" w:hAnsi="Calibri Light" w:cstheme="majorBidi"/>
          <w:b/>
          <w:bCs/>
          <w:szCs w:val="20"/>
        </w:rPr>
        <w:t xml:space="preserve"> </w:t>
      </w:r>
    </w:p>
    <w:p w14:paraId="3ADAE257" w14:textId="77777777" w:rsidR="00B364B2" w:rsidRPr="00AC7AB7" w:rsidRDefault="00B364B2" w:rsidP="00B364B2">
      <w:pPr>
        <w:pStyle w:val="ListParagraph"/>
        <w:numPr>
          <w:ilvl w:val="0"/>
          <w:numId w:val="19"/>
        </w:numPr>
        <w:rPr>
          <w:rFonts w:ascii="Calibri Light" w:hAnsi="Calibri Light" w:cstheme="majorBidi"/>
          <w:b/>
          <w:bCs/>
          <w:szCs w:val="20"/>
        </w:rPr>
      </w:pPr>
      <w:r w:rsidRPr="002A178A">
        <w:rPr>
          <w:rFonts w:ascii="Calibri Light" w:hAnsi="Calibri Light" w:cstheme="majorBidi"/>
          <w:b/>
          <w:bCs/>
          <w:szCs w:val="20"/>
        </w:rPr>
        <w:t>Workshop for Media</w:t>
      </w:r>
      <w:r>
        <w:rPr>
          <w:rFonts w:ascii="Calibri Light" w:hAnsi="Calibri Light" w:cstheme="majorBidi"/>
          <w:b/>
          <w:bCs/>
          <w:szCs w:val="20"/>
        </w:rPr>
        <w:t xml:space="preserve"> (b)</w:t>
      </w:r>
      <w:r w:rsidRPr="003717A8">
        <w:rPr>
          <w:rFonts w:ascii="Calibri Light" w:hAnsi="Calibri Light" w:cstheme="majorBidi"/>
          <w:b/>
          <w:bCs/>
          <w:szCs w:val="20"/>
        </w:rPr>
        <w:t xml:space="preserve"> </w:t>
      </w:r>
      <w:r w:rsidRPr="002A178A">
        <w:rPr>
          <w:rFonts w:ascii="Calibri Light" w:hAnsi="Calibri Light" w:cstheme="majorBidi"/>
          <w:b/>
          <w:bCs/>
          <w:szCs w:val="20"/>
        </w:rPr>
        <w:t xml:space="preserve">Workshop for Scientists </w:t>
      </w:r>
    </w:p>
    <w:p w14:paraId="7A29F99F" w14:textId="77777777" w:rsidR="00B364B2" w:rsidRPr="004B0802" w:rsidRDefault="00B364B2" w:rsidP="00B364B2">
      <w:pPr>
        <w:pStyle w:val="Default"/>
        <w:rPr>
          <w:rFonts w:asciiTheme="minorHAnsi" w:eastAsiaTheme="minorEastAsia" w:hAnsiTheme="minorHAnsi" w:cstheme="minorBidi"/>
          <w:color w:val="FF0000"/>
          <w:sz w:val="36"/>
          <w:szCs w:val="40"/>
          <w:lang w:val="en-GB" w:eastAsia="zh-CN"/>
        </w:rPr>
      </w:pPr>
      <w:r w:rsidRPr="00E43A92">
        <w:rPr>
          <w:rFonts w:asciiTheme="minorHAnsi" w:eastAsiaTheme="minorEastAsia" w:hAnsiTheme="minorHAnsi" w:cstheme="minorBidi"/>
          <w:b/>
          <w:bCs/>
          <w:color w:val="auto"/>
          <w:sz w:val="36"/>
          <w:szCs w:val="40"/>
          <w:lang w:val="en-GB" w:eastAsia="zh-CN"/>
        </w:rPr>
        <w:t>Day 3:</w:t>
      </w:r>
      <w:r w:rsidRPr="004B0802">
        <w:rPr>
          <w:rFonts w:asciiTheme="minorHAnsi" w:eastAsiaTheme="minorEastAsia" w:hAnsiTheme="minorHAnsi" w:cstheme="minorBidi"/>
          <w:color w:val="FF0000"/>
          <w:sz w:val="36"/>
          <w:szCs w:val="40"/>
          <w:lang w:val="en-GB" w:eastAsia="zh-CN"/>
        </w:rPr>
        <w:t xml:space="preserve"> GGHIN </w:t>
      </w:r>
      <w:r>
        <w:rPr>
          <w:rFonts w:asciiTheme="minorHAnsi" w:eastAsiaTheme="minorEastAsia" w:hAnsiTheme="minorHAnsi" w:cstheme="minorBidi"/>
          <w:color w:val="FF0000"/>
          <w:sz w:val="36"/>
          <w:szCs w:val="40"/>
          <w:lang w:val="en-GB" w:eastAsia="zh-CN"/>
        </w:rPr>
        <w:t xml:space="preserve">Meeting - </w:t>
      </w:r>
      <w:r w:rsidRPr="004B0802">
        <w:rPr>
          <w:rFonts w:asciiTheme="minorHAnsi" w:eastAsiaTheme="minorEastAsia" w:hAnsiTheme="minorHAnsi" w:cstheme="minorBidi"/>
          <w:color w:val="FF0000"/>
          <w:sz w:val="36"/>
          <w:szCs w:val="40"/>
          <w:lang w:val="en-GB" w:eastAsia="zh-CN"/>
        </w:rPr>
        <w:t xml:space="preserve">1   </w:t>
      </w:r>
    </w:p>
    <w:p w14:paraId="375A36AF"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Launch network</w:t>
      </w:r>
    </w:p>
    <w:p w14:paraId="1AF09D09"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Workgroups to refine work plan based on Day 1 emerging issues session</w:t>
      </w:r>
    </w:p>
    <w:p w14:paraId="1BC5245C"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 xml:space="preserve">Affirm priorities </w:t>
      </w:r>
    </w:p>
    <w:p w14:paraId="751098D6" w14:textId="77777777" w:rsidR="00B364B2" w:rsidRPr="002A178A" w:rsidRDefault="00B364B2" w:rsidP="00B364B2">
      <w:pPr>
        <w:pStyle w:val="ListParagraph"/>
        <w:numPr>
          <w:ilvl w:val="1"/>
          <w:numId w:val="14"/>
        </w:numPr>
        <w:rPr>
          <w:rFonts w:ascii="Calibri Light" w:hAnsi="Calibri Light" w:cstheme="majorBidi"/>
          <w:szCs w:val="20"/>
        </w:rPr>
      </w:pPr>
      <w:r w:rsidRPr="002A178A">
        <w:rPr>
          <w:rFonts w:ascii="Calibri Light" w:hAnsi="Calibri Light" w:cstheme="majorBidi"/>
          <w:szCs w:val="20"/>
        </w:rPr>
        <w:t>Activities to seek/commit engagement in coordination and work plan</w:t>
      </w:r>
    </w:p>
    <w:p w14:paraId="18C44B85" w14:textId="77777777" w:rsidR="00B364B2" w:rsidRPr="00B364B2" w:rsidRDefault="00B364B2" w:rsidP="00F04587">
      <w:pPr>
        <w:rPr>
          <w:rFonts w:ascii="Calibri Light" w:eastAsiaTheme="minorHAnsi" w:hAnsi="Calibri Light" w:cstheme="majorBidi"/>
          <w:b/>
          <w:color w:val="000000"/>
          <w:szCs w:val="20"/>
          <w:lang w:val="en-US" w:eastAsia="en-US"/>
        </w:rPr>
      </w:pPr>
      <w:r w:rsidRPr="002A178A">
        <w:rPr>
          <w:rFonts w:ascii="Calibri Light" w:eastAsiaTheme="minorHAnsi" w:hAnsi="Calibri Light" w:cstheme="majorBidi"/>
          <w:b/>
          <w:color w:val="000000"/>
          <w:szCs w:val="20"/>
          <w:lang w:val="en-US" w:eastAsia="en-US"/>
        </w:rPr>
        <w:t xml:space="preserve">Closing Launch </w:t>
      </w:r>
      <w:r w:rsidR="00F04587">
        <w:rPr>
          <w:rFonts w:ascii="Calibri Light" w:eastAsiaTheme="minorHAnsi" w:hAnsi="Calibri Light" w:cstheme="majorBidi"/>
          <w:b/>
          <w:color w:val="000000"/>
          <w:szCs w:val="20"/>
          <w:lang w:val="en-US" w:eastAsia="en-US"/>
        </w:rPr>
        <w:t xml:space="preserve"> - </w:t>
      </w:r>
      <w:r w:rsidRPr="002A178A">
        <w:rPr>
          <w:rFonts w:ascii="Calibri Light" w:eastAsiaTheme="minorHAnsi" w:hAnsi="Calibri Light" w:cstheme="majorBidi"/>
          <w:b/>
          <w:color w:val="000000"/>
          <w:szCs w:val="20"/>
          <w:lang w:val="en-US" w:eastAsia="en-US"/>
        </w:rPr>
        <w:t xml:space="preserve">Press Conference </w:t>
      </w:r>
    </w:p>
    <w:sectPr w:rsidR="00B364B2" w:rsidRPr="00B364B2" w:rsidSect="000570C1">
      <w:footerReference w:type="default" r:id="rId22"/>
      <w:pgSz w:w="11907" w:h="16839" w:code="9"/>
      <w:pgMar w:top="1440" w:right="1440" w:bottom="1440" w:left="1440" w:header="708" w:footer="454"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A7B1C" w14:textId="77777777" w:rsidR="00631575" w:rsidRDefault="00631575" w:rsidP="00AB6B12">
      <w:r>
        <w:separator/>
      </w:r>
    </w:p>
  </w:endnote>
  <w:endnote w:type="continuationSeparator" w:id="0">
    <w:p w14:paraId="24B26BBF" w14:textId="77777777" w:rsidR="00631575" w:rsidRDefault="00631575" w:rsidP="00AB6B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Webdings">
    <w:panose1 w:val="05030102010509060703"/>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288D1" w14:textId="77777777" w:rsidR="005A3850" w:rsidRDefault="005A3850">
    <w:pPr>
      <w:pStyle w:val="Footer"/>
      <w:jc w:val="right"/>
    </w:pPr>
    <w:r>
      <w:rPr>
        <w:noProof/>
        <w:lang w:eastAsia="en-GB"/>
      </w:rPr>
      <w:drawing>
        <wp:anchor distT="0" distB="0" distL="114300" distR="114300" simplePos="0" relativeHeight="251666432" behindDoc="0" locked="0" layoutInCell="1" allowOverlap="1" wp14:anchorId="7F8563C8" wp14:editId="3B51E1D9">
          <wp:simplePos x="0" y="0"/>
          <wp:positionH relativeFrom="column">
            <wp:posOffset>-7620</wp:posOffset>
          </wp:positionH>
          <wp:positionV relativeFrom="paragraph">
            <wp:posOffset>-6833</wp:posOffset>
          </wp:positionV>
          <wp:extent cx="1184910" cy="5975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WS.jpg"/>
                  <pic:cNvPicPr/>
                </pic:nvPicPr>
                <pic:blipFill rotWithShape="1">
                  <a:blip r:embed="rId1" cstate="print">
                    <a:extLst>
                      <a:ext uri="{28A0092B-C50C-407E-A947-70E740481C1C}">
                        <a14:useLocalDpi xmlns:a14="http://schemas.microsoft.com/office/drawing/2010/main" val="0"/>
                      </a:ext>
                    </a:extLst>
                  </a:blip>
                  <a:srcRect l="2682" r="6129"/>
                  <a:stretch/>
                </pic:blipFill>
                <pic:spPr bwMode="auto">
                  <a:xfrm>
                    <a:off x="0" y="0"/>
                    <a:ext cx="1184910" cy="597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Document Name </w:t>
    </w:r>
    <w:r w:rsidRPr="006C39CD">
      <w:rPr>
        <w:color w:val="C00000"/>
        <w:sz w:val="24"/>
        <w:szCs w:val="28"/>
      </w:rPr>
      <w:t>|</w:t>
    </w:r>
    <w:r>
      <w:rPr>
        <w:noProof/>
        <w:lang w:eastAsia="en-GB"/>
      </w:rPr>
      <mc:AlternateContent>
        <mc:Choice Requires="wps">
          <w:drawing>
            <wp:anchor distT="0" distB="0" distL="114300" distR="114300" simplePos="0" relativeHeight="251664384" behindDoc="0" locked="0" layoutInCell="1" allowOverlap="1" wp14:anchorId="4F5214C7" wp14:editId="1AF3F30F">
              <wp:simplePos x="0" y="0"/>
              <wp:positionH relativeFrom="column">
                <wp:posOffset>-981710</wp:posOffset>
              </wp:positionH>
              <wp:positionV relativeFrom="paragraph">
                <wp:posOffset>-125730</wp:posOffset>
              </wp:positionV>
              <wp:extent cx="7776376" cy="67331"/>
              <wp:effectExtent l="0" t="0" r="15240" b="27940"/>
              <wp:wrapNone/>
              <wp:docPr id="11" name="Rectangle 11"/>
              <wp:cNvGraphicFramePr/>
              <a:graphic xmlns:a="http://schemas.openxmlformats.org/drawingml/2006/main">
                <a:graphicData uri="http://schemas.microsoft.com/office/word/2010/wordprocessingShape">
                  <wps:wsp>
                    <wps:cNvSpPr/>
                    <wps:spPr>
                      <a:xfrm>
                        <a:off x="0" y="0"/>
                        <a:ext cx="7776376" cy="67331"/>
                      </a:xfrm>
                      <a:prstGeom prst="rect">
                        <a:avLst/>
                      </a:prstGeom>
                      <a:gradFill flip="none" rotWithShape="1">
                        <a:gsLst>
                          <a:gs pos="47000">
                            <a:srgbClr val="C00000"/>
                          </a:gs>
                          <a:gs pos="0">
                            <a:schemeClr val="tx1"/>
                          </a:gs>
                          <a:gs pos="74000">
                            <a:schemeClr val="accent2">
                              <a:lumMod val="20000"/>
                              <a:lumOff val="80000"/>
                            </a:schemeClr>
                          </a:gs>
                          <a:gs pos="100000">
                            <a:schemeClr val="bg1"/>
                          </a:gs>
                        </a:gsLst>
                        <a:lin ang="10800000" scaled="1"/>
                        <a:tileRect/>
                      </a:gra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1" o:spid="_x0000_s1026" style="position:absolute;margin-left:-77.3pt;margin-top:-9.9pt;width:612.3pt;height: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" fillcolor="black [3213]" strokecolor="white [3212]" strokeweight="2pt">
              <v:fill color2="white [3212]" rotate="t" angle="270" colors="0 black;30802f #c00000;48497f #f2dcdb;1 white" focus="100%" type="gradient"/>
            </v:rect>
          </w:pict>
        </mc:Fallback>
      </mc:AlternateContent>
    </w:r>
    <w:r>
      <w:t xml:space="preserve"> </w:t>
    </w:r>
    <w:sdt>
      <w:sdtPr>
        <w:id w:val="-44492107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5FD773C5" w14:textId="77777777" w:rsidR="005A3850" w:rsidRDefault="005A3850" w:rsidP="006C39CD">
    <w:pPr>
      <w:pStyle w:val="Footer"/>
      <w:jc w:val="righ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A3850" w:rsidRPr="00352770" w14:paraId="117CC705" w14:textId="77777777" w:rsidTr="001E68D6">
      <w:tc>
        <w:tcPr>
          <w:tcW w:w="2660" w:type="dxa"/>
        </w:tcPr>
        <w:p w14:paraId="48009327" w14:textId="77777777" w:rsidR="005A3850" w:rsidRDefault="005A3850" w:rsidP="00DE3577">
          <w:pPr>
            <w:pStyle w:val="Footer"/>
          </w:pPr>
          <w:r>
            <w:rPr>
              <w:noProof/>
              <w:lang w:eastAsia="en-GB"/>
            </w:rPr>
            <mc:AlternateContent>
              <mc:Choice Requires="wpg">
                <w:drawing>
                  <wp:anchor distT="0" distB="0" distL="114300" distR="114300" simplePos="0" relativeHeight="251684864" behindDoc="0" locked="0" layoutInCell="1" allowOverlap="1" wp14:anchorId="7531B42B" wp14:editId="0ED9D7DA">
                    <wp:simplePos x="0" y="0"/>
                    <wp:positionH relativeFrom="column">
                      <wp:posOffset>-90170</wp:posOffset>
                    </wp:positionH>
                    <wp:positionV relativeFrom="paragraph">
                      <wp:posOffset>-47254</wp:posOffset>
                    </wp:positionV>
                    <wp:extent cx="1637983" cy="488609"/>
                    <wp:effectExtent l="0" t="0" r="635" b="6985"/>
                    <wp:wrapNone/>
                    <wp:docPr id="7" name="Group 7"/>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5" name="Group 5"/>
                            <wpg:cNvGrpSpPr/>
                            <wpg:grpSpPr>
                              <a:xfrm>
                                <a:off x="0" y="0"/>
                                <a:ext cx="1637983" cy="488609"/>
                                <a:chOff x="0" y="0"/>
                                <a:chExt cx="1637983" cy="488609"/>
                              </a:xfrm>
                            </wpg:grpSpPr>
                            <wps:wsp>
                              <wps:cNvPr id="2" name="Text Box 2"/>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AA6122" w14:textId="77777777" w:rsidR="005A3850" w:rsidRPr="002F380E" w:rsidRDefault="005A3850"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 name="Straight Connector 3"/>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 name="Picture 4"/>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6" name="Picture 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531B42B" id="Group 7" o:spid="_x0000_s1026" style="position:absolute;margin-left:-7.1pt;margin-top:-3.65pt;width:129pt;height:38.45pt;z-index:251684864;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">
                    <v:group id="Group 5" o:spid="_x0000_s1027"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">
                      <v:shapetype id="_x0000_t202" coordsize="21600,21600" o:spt="202" path="m0,0l0,21600,21600,21600,21600,0xe">
                        <v:stroke joinstyle="miter"/>
                        <v:path gradientshapeok="t" o:connecttype="rect"/>
                      </v:shapetype>
                      <v:shape id="Text Box 2" o:spid="_x0000_s1028"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DcfMxAAA&#10;ANoAAAAPAAAAZHJzL2Rvd25yZXYueG1sRI9Ba8JAFITvBf/D8gRvdaOHUqKrFLXQQ63VttDeXrOv&#10;STD7Nuw+Y/z33ULB4zAz3zDzZe8a1VGItWcDk3EGirjwtubSwPvb4+09qCjIFhvPZOBCEZaLwc0c&#10;c+vPvKfuIKVKEI45GqhE2lzrWFTkMI59S5y8Hx8cSpKh1DbgOcFdo6dZdqcd1pwWKmxpVVFxPJyc&#10;geYzhufvTL66dbmV150+fWwmL8aMhv3DDJRQL9fwf/vJGpjC35V0A/Ti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wg3HzMQAAADaAAAADwAAAAAAAAAAAAAAAACXAgAAZHJzL2Rv&#10;d25yZXYueG1sUEsFBgAAAAAEAAQA9QAAAIgDAAAAAA==&#10;" filled="f" stroked="f" strokeweight=".5pt">
                        <v:textbox inset="0,0,0,0">
                          <w:txbxContent>
                            <w:p w14:paraId="47AA6122" w14:textId="77777777" w:rsidR="005A3850" w:rsidRPr="002F380E" w:rsidRDefault="005A3850"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3" o:spid="_x0000_s1029"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r8NeMMAAADaAAAADwAAAGRycy9kb3ducmV2LnhtbESPQWvCQBSE74L/YXmCN7NpiyIxq5Ri&#10;i6eK1kN7e2SfSTD7NmS3yaa/3i0Uehxm5hsm3wXTiJ46V1tW8JCkIIgLq2suFVw+XhdrEM4ja2ws&#10;k4KRHOy200mOmbYDn6g/+1JECLsMFVTet5mUrqjIoEtsSxy9q+0M+ii7UuoOhwg3jXxM05U0WHNc&#10;qLCll4qK2/nbRMrYfy6D3OPbNfT7Vv4c3/nrqNR8Fp43IDwF/x/+ax+0gif4vRJvgNze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6/DXjDAAAA2gAAAA8AAAAAAAAAAAAA&#10;AAAAoQIAAGRycy9kb3ducmV2LnhtbFBLBQYAAAAABAAEAPkAAACR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0"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FB3&#10;SF7DAAAA2gAAAA8AAABkcnMvZG93bnJldi54bWxEj0FrAjEUhO+F/ofwCl5KzSpFZGuUKggi7KEq&#10;PT82z2zo5mWbxHX11zeFQo/DzHzDLFaDa0VPIVrPCibjAgRx7bVlo+B03L7MQcSErLH1TApuFGG1&#10;fHxYYKn9lT+oPyQjMoRjiQqalLpSylg35DCOfUecvbMPDlOWwUgd8JrhrpXTophJh5bzQoMdbRqq&#10;vw4Xp2BaVKb6NtXz+jTDuP+8n60NvVKjp+H9DUSiIf2H/9o7reAVfq/kGyC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UHdIXsMAAADaAAAADwAAAAAAAAAAAAAAAACcAgAA&#10;ZHJzL2Rvd25yZXYueG1sUEsFBgAAAAAEAAQA9wAAAIwDAAAAAA==&#10;">
                        <v:imagedata r:id="rId3" o:title="" cropright="4183f"/>
                        <v:path arrowok="t"/>
                      </v:shape>
                    </v:group>
                    <v:shape id="Picture 6" o:spid="_x0000_s1031"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Vj&#10;eyjDAAAA2gAAAA8AAABkcnMvZG93bnJldi54bWxEj0uLwkAQhO8L/oehBW/rZH0hWUdxFwTBg2/3&#10;2mTaJGumJ2ZGjf/eEQSPRVV9RY0mtSnElSqXW1bw1Y5AECdW55wq2G1nn0MQziNrLCyTgjs5mIwb&#10;HyOMtb3xmq4bn4oAYRejgsz7MpbSJRkZdG1bEgfvaCuDPsgqlbrCW4CbQnaiaCAN5hwWMizpN6Pk&#10;tLkYBd3emVz/b3FYH/fbVX//f1j+DDtKtZr19BuEp9q/w6/2XCsYwPNKuAFy/A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WN7KMMAAADaAAAADwAAAAAAAAAAAAAAAACcAgAA&#10;ZHJzL2Rvd25yZXYueG1sUEsFBgAAAAAEAAQA9wAAAIwDAAAAAA==&#10;">
                      <v:imagedata r:id="rId4" o:title=""/>
                      <v:path arrowok="t"/>
                    </v:shape>
                  </v:group>
                </w:pict>
              </mc:Fallback>
            </mc:AlternateContent>
          </w:r>
          <w:r>
            <w:rPr>
              <w:noProof/>
              <w:lang w:val="en-US"/>
            </w:rPr>
            <w:t xml:space="preserve"> </w:t>
          </w:r>
        </w:p>
      </w:tc>
      <w:tc>
        <w:tcPr>
          <w:tcW w:w="3502" w:type="dxa"/>
        </w:tcPr>
        <w:p w14:paraId="591A1868" w14:textId="77777777" w:rsidR="005A3850" w:rsidRPr="00352770" w:rsidRDefault="005A3850" w:rsidP="00DE3577">
          <w:pPr>
            <w:pStyle w:val="Footer"/>
          </w:pPr>
          <w:r w:rsidRPr="00352770">
            <w:rPr>
              <w:noProof/>
              <w:lang w:eastAsia="en-GB"/>
            </w:rPr>
            <w:drawing>
              <wp:inline distT="0" distB="0" distL="0" distR="0" wp14:anchorId="563A6DFB" wp14:editId="1A9A2155">
                <wp:extent cx="423862" cy="423862"/>
                <wp:effectExtent l="0" t="0" r="0" b="0"/>
                <wp:docPr id="1048" name="Picture 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862" cy="423862"/>
                        </a:xfrm>
                        <a:prstGeom prst="rect">
                          <a:avLst/>
                        </a:prstGeom>
                      </pic:spPr>
                    </pic:pic>
                  </a:graphicData>
                </a:graphic>
              </wp:inline>
            </w:drawing>
          </w:r>
        </w:p>
      </w:tc>
      <w:tc>
        <w:tcPr>
          <w:tcW w:w="3081" w:type="dxa"/>
        </w:tcPr>
        <w:p w14:paraId="5927346F" w14:textId="77777777" w:rsidR="005A3850" w:rsidRPr="00352770" w:rsidRDefault="005A3850" w:rsidP="00352770">
          <w:pPr>
            <w:pStyle w:val="Footer"/>
            <w:jc w:val="right"/>
          </w:pPr>
          <w:r>
            <w:t>July 2017</w:t>
          </w:r>
          <w:r w:rsidRPr="00352770">
            <w:t xml:space="preserve">  </w:t>
          </w:r>
          <w:r w:rsidRPr="00352770">
            <w:rPr>
              <w:sz w:val="24"/>
              <w:szCs w:val="28"/>
            </w:rPr>
            <w:t>|</w:t>
          </w:r>
          <w:r w:rsidRPr="00352770">
            <w:t xml:space="preserve"> </w:t>
          </w:r>
          <w:sdt>
            <w:sdtPr>
              <w:id w:val="1517649916"/>
              <w:docPartObj>
                <w:docPartGallery w:val="Page Numbers (Bottom of Page)"/>
                <w:docPartUnique/>
              </w:docPartObj>
            </w:sdtPr>
            <w:sdtEndPr>
              <w:rPr>
                <w:noProof/>
              </w:rPr>
            </w:sdtEndPr>
            <w:sdtContent>
              <w:r w:rsidRPr="00352770">
                <w:fldChar w:fldCharType="begin"/>
              </w:r>
              <w:r w:rsidRPr="00352770">
                <w:instrText xml:space="preserve"> PAGE   \* MERGEFORMAT </w:instrText>
              </w:r>
              <w:r w:rsidRPr="00352770">
                <w:fldChar w:fldCharType="separate"/>
              </w:r>
              <w:r w:rsidR="0046072F">
                <w:rPr>
                  <w:noProof/>
                </w:rPr>
                <w:t>i</w:t>
              </w:r>
              <w:r w:rsidRPr="00352770">
                <w:rPr>
                  <w:noProof/>
                </w:rPr>
                <w:fldChar w:fldCharType="end"/>
              </w:r>
            </w:sdtContent>
          </w:sdt>
        </w:p>
        <w:p w14:paraId="50135A51" w14:textId="77777777" w:rsidR="005A3850" w:rsidRPr="00352770" w:rsidRDefault="005A3850" w:rsidP="00352770">
          <w:pPr>
            <w:pStyle w:val="Footer"/>
            <w:jc w:val="right"/>
          </w:pPr>
        </w:p>
      </w:tc>
    </w:tr>
  </w:tbl>
  <w:p w14:paraId="7AEBCC60" w14:textId="77777777" w:rsidR="005A3850" w:rsidRPr="000570C1" w:rsidRDefault="005A3850" w:rsidP="000570C1">
    <w:pPr>
      <w:pStyle w:val="Footer"/>
      <w:rPr>
        <w:lang w:val="fr-CH"/>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660"/>
      <w:gridCol w:w="3502"/>
      <w:gridCol w:w="3081"/>
    </w:tblGrid>
    <w:tr w:rsidR="005A3850" w14:paraId="48EB5958" w14:textId="77777777" w:rsidTr="004E7BE6">
      <w:tc>
        <w:tcPr>
          <w:tcW w:w="2660" w:type="dxa"/>
        </w:tcPr>
        <w:p w14:paraId="5115185B" w14:textId="77777777" w:rsidR="005A3850" w:rsidRDefault="005A3850" w:rsidP="00DE3577">
          <w:pPr>
            <w:pStyle w:val="Footer"/>
          </w:pPr>
          <w:r>
            <w:rPr>
              <w:noProof/>
              <w:lang w:eastAsia="en-GB"/>
            </w:rPr>
            <mc:AlternateContent>
              <mc:Choice Requires="wpg">
                <w:drawing>
                  <wp:anchor distT="0" distB="0" distL="114300" distR="114300" simplePos="0" relativeHeight="251686912" behindDoc="0" locked="0" layoutInCell="1" allowOverlap="1" wp14:anchorId="25FD89FB" wp14:editId="0AA31C55">
                    <wp:simplePos x="0" y="0"/>
                    <wp:positionH relativeFrom="column">
                      <wp:posOffset>-90487</wp:posOffset>
                    </wp:positionH>
                    <wp:positionV relativeFrom="paragraph">
                      <wp:posOffset>-91440</wp:posOffset>
                    </wp:positionV>
                    <wp:extent cx="1637983" cy="488609"/>
                    <wp:effectExtent l="0" t="0" r="635" b="6985"/>
                    <wp:wrapNone/>
                    <wp:docPr id="29" name="Group 29"/>
                    <wp:cNvGraphicFramePr/>
                    <a:graphic xmlns:a="http://schemas.openxmlformats.org/drawingml/2006/main">
                      <a:graphicData uri="http://schemas.microsoft.com/office/word/2010/wordprocessingGroup">
                        <wpg:wgp>
                          <wpg:cNvGrpSpPr/>
                          <wpg:grpSpPr>
                            <a:xfrm>
                              <a:off x="0" y="0"/>
                              <a:ext cx="1637983" cy="488609"/>
                              <a:chOff x="0" y="0"/>
                              <a:chExt cx="1637983" cy="488609"/>
                            </a:xfrm>
                          </wpg:grpSpPr>
                          <wpg:grpSp>
                            <wpg:cNvPr id="30" name="Group 30"/>
                            <wpg:cNvGrpSpPr/>
                            <wpg:grpSpPr>
                              <a:xfrm>
                                <a:off x="0" y="0"/>
                                <a:ext cx="1637983" cy="488609"/>
                                <a:chOff x="0" y="0"/>
                                <a:chExt cx="1637983" cy="488609"/>
                              </a:xfrm>
                            </wpg:grpSpPr>
                            <wps:wsp>
                              <wps:cNvPr id="31" name="Text Box 31"/>
                              <wps:cNvSpPr txBox="1"/>
                              <wps:spPr>
                                <a:xfrm>
                                  <a:off x="28575" y="376238"/>
                                  <a:ext cx="1609408" cy="11237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F3396E" w14:textId="77777777" w:rsidR="005A3850" w:rsidRPr="002F380E" w:rsidRDefault="005A3850"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24" name="Straight Connector 1024"/>
                              <wps:cNvCnPr/>
                              <wps:spPr>
                                <a:xfrm>
                                  <a:off x="885825" y="90488"/>
                                  <a:ext cx="0" cy="233362"/>
                                </a:xfrm>
                                <a:prstGeom prst="line">
                                  <a:avLst/>
                                </a:prstGeom>
                                <a:ln w="3175">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025" name="Picture 1025"/>
                                <pic:cNvPicPr>
                                  <a:picLocks noChangeAspect="1"/>
                                </pic:cNvPicPr>
                              </pic:nvPicPr>
                              <pic:blipFill rotWithShape="1">
                                <a:blip r:embed="rId1">
                                  <a:extLst>
                                    <a:ext uri="{28A0092B-C50C-407E-A947-70E740481C1C}">
                                      <a14:useLocalDpi xmlns:a14="http://schemas.microsoft.com/office/drawing/2010/main" val="0"/>
                                    </a:ext>
                                  </a:extLst>
                                </a:blip>
                                <a:srcRect r="6383"/>
                                <a:stretch/>
                              </pic:blipFill>
                              <pic:spPr bwMode="auto">
                                <a:xfrm>
                                  <a:off x="0" y="0"/>
                                  <a:ext cx="828675" cy="433388"/>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1026" name="Picture 102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971550" y="138113"/>
                                <a:ext cx="628650" cy="20478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5FD89FB" id="Group 29" o:spid="_x0000_s1032" style="position:absolute;margin-left:-7.1pt;margin-top:-7.15pt;width:129pt;height:38.45pt;z-index:251686912;mso-width-relative:margin;mso-height-relative:margin" coordsize="1637983,488609"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">
                    <v:group id="Group 30" o:spid="_x0000_s1033" style="position:absolute;width:1637983;height:488609" coordsize="1637983,488609"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">
                      <v:shapetype id="_x0000_t202" coordsize="21600,21600" o:spt="202" path="m0,0l0,21600,21600,21600,21600,0xe">
                        <v:stroke joinstyle="miter"/>
                        <v:path gradientshapeok="t" o:connecttype="rect"/>
                      </v:shapetype>
                      <v:shape id="Text Box 31" o:spid="_x0000_s1034" type="#_x0000_t202" style="position:absolute;left:28575;top:376238;width:1609408;height:11237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Iaa6xxgAA&#10;ANsAAAAPAAAAZHJzL2Rvd25yZXYueG1sRI9fS8NAEMTfhX6HYwt9s5dYkBJ7LaIW+uCfWlvQtzW3&#10;JsHcXrjbpvHbe0LBx2FmfsMsVoNrVU8hNp4N5NMMFHHpbcOVgf3b+nIOKgqyxdYzGfihCKvl6GKB&#10;hfUnfqV+J5VKEI4FGqhFukLrWNbkME59R5y8Lx8cSpKh0jbgKcFdq6+y7Fo7bDgt1NjRXU3l9+7o&#10;DLTvMTx+ZvLR31dPsn3Rx8ND/mzMZDzc3oASGuQ/fG5vrIFZDn9f0g/Qy1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DIaa6xxgAAANsAAAAPAAAAAAAAAAAAAAAAAJcCAABkcnMv&#10;ZG93bnJldi54bWxQSwUGAAAAAAQABAD1AAAAigMAAAAA&#10;" filled="f" stroked="f" strokeweight=".5pt">
                        <v:textbox inset="0,0,0,0">
                          <w:txbxContent>
                            <w:p w14:paraId="0AF3396E" w14:textId="77777777" w:rsidR="005A3850" w:rsidRPr="002F380E" w:rsidRDefault="005A3850" w:rsidP="000570C1">
                              <w:pPr>
                                <w:jc w:val="center"/>
                                <w:rPr>
                                  <w:rFonts w:asciiTheme="minorBidi" w:eastAsia="Arial Unicode MS" w:hAnsiTheme="minorBidi"/>
                                  <w:color w:val="808080" w:themeColor="background1" w:themeShade="80"/>
                                  <w:spacing w:val="-3"/>
                                  <w:sz w:val="11"/>
                                  <w:szCs w:val="11"/>
                                  <w:lang w:val="en-US"/>
                                </w:rPr>
                              </w:pPr>
                              <w:r w:rsidRPr="002F380E">
                                <w:rPr>
                                  <w:rFonts w:asciiTheme="minorBidi" w:eastAsia="Arial Unicode MS" w:hAnsiTheme="minorBidi"/>
                                  <w:color w:val="808080" w:themeColor="background1" w:themeShade="80"/>
                                  <w:spacing w:val="-3"/>
                                  <w:sz w:val="11"/>
                                  <w:szCs w:val="11"/>
                                  <w:lang w:val="en-US"/>
                                </w:rPr>
                                <w:t>JOINT OFFICE FOR CLIMATE AND HEALTH</w:t>
                              </w:r>
                            </w:p>
                          </w:txbxContent>
                        </v:textbox>
                      </v:shape>
                      <v:line id="Straight Connector 1024" o:spid="_x0000_s1035" style="position:absolute;visibility:visible;mso-wrap-style:square" from="885825,90488" to="885825,3238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hwoGcYAAADdAAAADwAAAGRycy9kb3ducmV2LnhtbESPQWsCMRCF7wX/Q5hCbzVbqUW2Rimy&#10;LT0pVQ/2NmzG3aWbyZKku9FfbwTB2wzvvW/ezJfRtKIn5xvLCl7GGQji0uqGKwX73efzDIQPyBpb&#10;y6TgRB6Wi9HDHHNtB/6hfhsqkSDsc1RQh9DlUvqyJoN+bDvipB2tMxjS6iqpHQ4Jblo5ybI3abDh&#10;dKHGjlY1lX/bf5Mop/4wjbLAr2Psi06eN2v+3Sj19Bg/3kEEiuFuvqW/daqfTV7h+k0aQS4u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YcKBnGAAAA3QAAAA8AAAAAAAAA&#10;AAAAAAAAoQIAAGRycy9kb3ducmV2LnhtbFBLBQYAAAAABAAEAPkAAACUAwAAAAA=&#10;" strokecolor="#d8d8d8 [2732]" strokeweight=".25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25" o:spid="_x0000_s1036" type="#_x0000_t75" style="position:absolute;width:828675;height:43338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R&#10;UF7DAAAA3QAAAA8AAABkcnMvZG93bnJldi54bWxET01LAzEQvQv9D2EEL2ITFyyybVpUKBRhD9bi&#10;edhMs6GbyTaJ29VfbwTB2zze56w2k+/FSDG5wBru5woEcRuMY6vh8L69ewSRMrLBPjBp+KIEm/Xs&#10;aoW1CRd+o3GfrSghnGrU0OU81FKmtiOPaR4G4sIdQ/SYC4xWmoiXEu57WSm1kB4dl4YOB3rpqD3t&#10;P72GSjW2Odvm9vmwwPT68X10Lo5a31xPT0sQmab8L/5z70yZr6oH+P2mnCDXP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lFQXsMAAADdAAAADwAAAAAAAAAAAAAAAACcAgAA&#10;ZHJzL2Rvd25yZXYueG1sUEsFBgAAAAAEAAQA9wAAAIwDAAAAAA==&#10;">
                        <v:imagedata r:id="rId3" o:title="" cropright="4183f"/>
                        <v:path arrowok="t"/>
                      </v:shape>
                    </v:group>
                    <v:shape id="Picture 1026" o:spid="_x0000_s1037" type="#_x0000_t75" style="position:absolute;left:971550;top:138113;width:628650;height:204787;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mW&#10;H7/FAAAA3QAAAA8AAABkcnMvZG93bnJldi54bWxET01rwkAQvQv9D8sUetONqYqkrtIWhIKHqmnS&#10;65Adk9jsbMxuNf33riD0No/3OYtVbxpxps7VlhWMRxEI4sLqmksFX+l6OAfhPLLGxjIp+CMHq+XD&#10;YIGJthfe0XnvSxFC2CWooPK+TaR0RUUG3ci2xIE72M6gD7Arpe7wEsJNI+MomkmDNYeGClt6r6j4&#10;2f8aBc+TE7np9ybfHbJ0O82O+efbPFbq6bF/fQHhqff/4rv7Q4f5UTyD2zfhBLm8Ag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CZlh+/xQAAAN0AAAAPAAAAAAAAAAAAAAAAAJwC&#10;AABkcnMvZG93bnJldi54bWxQSwUGAAAAAAQABAD3AAAAjgMAAAAA&#10;">
                      <v:imagedata r:id="rId4" o:title=""/>
                      <v:path arrowok="t"/>
                    </v:shape>
                  </v:group>
                </w:pict>
              </mc:Fallback>
            </mc:AlternateContent>
          </w:r>
          <w:r>
            <w:rPr>
              <w:noProof/>
              <w:lang w:val="en-US"/>
            </w:rPr>
            <w:t xml:space="preserve"> </w:t>
          </w:r>
        </w:p>
      </w:tc>
      <w:tc>
        <w:tcPr>
          <w:tcW w:w="3502" w:type="dxa"/>
        </w:tcPr>
        <w:p w14:paraId="315430ED" w14:textId="77777777" w:rsidR="005A3850" w:rsidRDefault="005A3850" w:rsidP="00DE3577">
          <w:pPr>
            <w:pStyle w:val="Footer"/>
          </w:pPr>
          <w:r>
            <w:rPr>
              <w:noProof/>
              <w:lang w:eastAsia="en-GB"/>
            </w:rPr>
            <w:drawing>
              <wp:inline distT="0" distB="0" distL="0" distR="0" wp14:anchorId="2E829A8F" wp14:editId="637023D5">
                <wp:extent cx="423862" cy="423862"/>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a-logo_0.png"/>
                        <pic:cNvPicPr/>
                      </pic:nvPicPr>
                      <pic:blipFill>
                        <a:blip r:embed="rId5">
                          <a:extLst>
                            <a:ext uri="{28A0092B-C50C-407E-A947-70E740481C1C}">
                              <a14:useLocalDpi xmlns:a14="http://schemas.microsoft.com/office/drawing/2010/main" val="0"/>
                            </a:ext>
                          </a:extLst>
                        </a:blip>
                        <a:stretch>
                          <a:fillRect/>
                        </a:stretch>
                      </pic:blipFill>
                      <pic:spPr>
                        <a:xfrm>
                          <a:off x="0" y="0"/>
                          <a:ext cx="423722" cy="423722"/>
                        </a:xfrm>
                        <a:prstGeom prst="rect">
                          <a:avLst/>
                        </a:prstGeom>
                      </pic:spPr>
                    </pic:pic>
                  </a:graphicData>
                </a:graphic>
              </wp:inline>
            </w:drawing>
          </w:r>
        </w:p>
      </w:tc>
      <w:tc>
        <w:tcPr>
          <w:tcW w:w="3081" w:type="dxa"/>
        </w:tcPr>
        <w:p w14:paraId="05E5D416" w14:textId="77777777" w:rsidR="005A3850" w:rsidRDefault="005A3850" w:rsidP="00B364B2">
          <w:pPr>
            <w:pStyle w:val="Footer"/>
            <w:jc w:val="right"/>
          </w:pPr>
          <w:r>
            <w:rPr>
              <w:color w:val="FFFFFF" w:themeColor="background1"/>
            </w:rPr>
            <w:t xml:space="preserve">Document </w:t>
          </w:r>
          <w:r>
            <w:t xml:space="preserve">GHHIN Op Plan </w:t>
          </w:r>
          <w:r w:rsidRPr="006C39CD">
            <w:rPr>
              <w:color w:val="C00000"/>
              <w:sz w:val="24"/>
              <w:szCs w:val="28"/>
            </w:rPr>
            <w:t>|</w:t>
          </w:r>
          <w:r>
            <w:t xml:space="preserve"> </w:t>
          </w:r>
          <w:sdt>
            <w:sdtPr>
              <w:id w:val="-158922696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46072F">
                <w:rPr>
                  <w:noProof/>
                </w:rPr>
                <w:t>1</w:t>
              </w:r>
              <w:r>
                <w:rPr>
                  <w:noProof/>
                </w:rPr>
                <w:fldChar w:fldCharType="end"/>
              </w:r>
            </w:sdtContent>
          </w:sdt>
        </w:p>
        <w:p w14:paraId="5D05F741" w14:textId="77777777" w:rsidR="005A3850" w:rsidRPr="002F380E" w:rsidRDefault="005A3850" w:rsidP="00DE3577">
          <w:pPr>
            <w:pStyle w:val="Footer"/>
            <w:jc w:val="right"/>
            <w:rPr>
              <w:color w:val="FFFFFF" w:themeColor="background1"/>
            </w:rPr>
          </w:pPr>
        </w:p>
      </w:tc>
    </w:tr>
  </w:tbl>
  <w:p w14:paraId="07CF71EB" w14:textId="77777777" w:rsidR="005A3850" w:rsidRDefault="005A3850" w:rsidP="000570C1">
    <w:pPr>
      <w:pStyle w:val="Footer"/>
      <w:ind w:right="40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13511B" w14:textId="77777777" w:rsidR="00631575" w:rsidRDefault="00631575" w:rsidP="00AB6B12">
      <w:r>
        <w:separator/>
      </w:r>
    </w:p>
  </w:footnote>
  <w:footnote w:type="continuationSeparator" w:id="0">
    <w:p w14:paraId="04244620" w14:textId="77777777" w:rsidR="00631575" w:rsidRDefault="00631575" w:rsidP="00AB6B12">
      <w:r>
        <w:continuationSeparator/>
      </w:r>
    </w:p>
  </w:footnote>
  <w:footnote w:id="1">
    <w:p w14:paraId="3768BDF9" w14:textId="77777777" w:rsidR="005A3850" w:rsidRPr="00A37BC7" w:rsidRDefault="005A3850" w:rsidP="00864AC4">
      <w:pPr>
        <w:pStyle w:val="FootnoteText"/>
        <w:rPr>
          <w:sz w:val="16"/>
          <w:szCs w:val="16"/>
        </w:rPr>
      </w:pPr>
      <w:r w:rsidRPr="00295A09">
        <w:rPr>
          <w:rStyle w:val="FootnoteReference"/>
        </w:rPr>
        <w:footnoteRef/>
      </w:r>
      <w:r w:rsidRPr="00A37BC7">
        <w:rPr>
          <w:sz w:val="16"/>
          <w:szCs w:val="16"/>
        </w:rPr>
        <w:t xml:space="preserve"> the US National Oceanic and Atmospheric Administration (NOAA), German Deutscher Wetterdienst (DWD), the US Centers for Disease Control and Prevention (CDC), the World Meteoro</w:t>
      </w:r>
    </w:p>
    <w:p w14:paraId="601B91F2" w14:textId="3F22DC43" w:rsidR="005A3850" w:rsidRPr="00A37BC7" w:rsidRDefault="005A3850" w:rsidP="00864AC4">
      <w:pPr>
        <w:pStyle w:val="FootnoteText"/>
        <w:rPr>
          <w:sz w:val="16"/>
          <w:szCs w:val="16"/>
          <w:lang w:val="en-US"/>
        </w:rPr>
      </w:pPr>
      <w:r w:rsidRPr="00A37BC7">
        <w:rPr>
          <w:sz w:val="16"/>
          <w:szCs w:val="16"/>
        </w:rPr>
        <w:t>logical Organization (WMO) and the Global Framework For Climate Services (GFCS) and many other research and operational health partners from India, the UK, Australia, Canada, and Sweden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233DAD" w14:textId="200631C1" w:rsidR="005A3850" w:rsidRDefault="005A3850" w:rsidP="004E7BE6">
    <w:pPr>
      <w:pStyle w:val="Header"/>
      <w:jc w:val="right"/>
    </w:pPr>
    <w:r>
      <w:rPr>
        <w:noProof/>
        <w:lang w:eastAsia="en-GB"/>
      </w:rPr>
      <w:drawing>
        <wp:inline distT="0" distB="0" distL="0" distR="0" wp14:anchorId="1B295113" wp14:editId="5B261FCC">
          <wp:extent cx="1615324" cy="32385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14787" cy="323742"/>
                  </a:xfrm>
                  <a:prstGeom prst="rect">
                    <a:avLst/>
                  </a:prstGeom>
                  <a:noFill/>
                  <a:ln>
                    <a:noFill/>
                  </a:ln>
                </pic:spPr>
              </pic:pic>
            </a:graphicData>
          </a:graphic>
        </wp:inline>
      </w:drawing>
    </w:r>
  </w:p>
  <w:p w14:paraId="5201F348" w14:textId="77777777" w:rsidR="005A3850" w:rsidRDefault="005A3850" w:rsidP="004E7BE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74EEE"/>
    <w:multiLevelType w:val="hybridMultilevel"/>
    <w:tmpl w:val="ACCA5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A602A4"/>
    <w:multiLevelType w:val="hybridMultilevel"/>
    <w:tmpl w:val="06FC6DD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204A39"/>
    <w:multiLevelType w:val="hybridMultilevel"/>
    <w:tmpl w:val="D7380400"/>
    <w:lvl w:ilvl="0" w:tplc="C5F24C84">
      <w:start w:val="1"/>
      <w:numFmt w:val="decimal"/>
      <w:lvlText w:val="%1."/>
      <w:lvlJc w:val="left"/>
      <w:pPr>
        <w:ind w:left="720" w:hanging="360"/>
      </w:pPr>
      <w:rPr>
        <w:rFonts w:hint="default"/>
        <w:color w:val="F79646" w:themeColor="accent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836F0E"/>
    <w:multiLevelType w:val="hybridMultilevel"/>
    <w:tmpl w:val="8EDC3046"/>
    <w:lvl w:ilvl="0" w:tplc="6FD01E96">
      <w:start w:val="1"/>
      <w:numFmt w:val="upperRoman"/>
      <w:lvlText w:val="%1."/>
      <w:lvlJc w:val="left"/>
      <w:pPr>
        <w:ind w:left="1080" w:hanging="72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4E4C1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DC0F51"/>
    <w:multiLevelType w:val="hybridMultilevel"/>
    <w:tmpl w:val="71288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D7C70"/>
    <w:multiLevelType w:val="hybridMultilevel"/>
    <w:tmpl w:val="46BAB30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A953C1"/>
    <w:multiLevelType w:val="hybridMultilevel"/>
    <w:tmpl w:val="916EC3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2917CB"/>
    <w:multiLevelType w:val="hybridMultilevel"/>
    <w:tmpl w:val="B74684C2"/>
    <w:lvl w:ilvl="0" w:tplc="D154F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62E237B"/>
    <w:multiLevelType w:val="hybridMultilevel"/>
    <w:tmpl w:val="A6B035BA"/>
    <w:lvl w:ilvl="0" w:tplc="47DAF42C">
      <w:start w:val="1"/>
      <w:numFmt w:val="lowerLetter"/>
      <w:lvlText w:val="(%1)"/>
      <w:lvlJc w:val="left"/>
      <w:pPr>
        <w:ind w:left="2160" w:hanging="360"/>
      </w:pPr>
      <w:rPr>
        <w:rFonts w:hint="default"/>
        <w:color w:val="00000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17E01B70"/>
    <w:multiLevelType w:val="hybridMultilevel"/>
    <w:tmpl w:val="72B29E34"/>
    <w:lvl w:ilvl="0" w:tplc="126ADF2E">
      <w:start w:val="2"/>
      <w:numFmt w:val="lowerLetter"/>
      <w:lvlText w:val="%1."/>
      <w:lvlJc w:val="left"/>
      <w:pPr>
        <w:ind w:left="720" w:hanging="360"/>
      </w:pPr>
      <w:rPr>
        <w:rFonts w:hint="default"/>
        <w:b/>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A7F4184"/>
    <w:multiLevelType w:val="hybridMultilevel"/>
    <w:tmpl w:val="D136B796"/>
    <w:lvl w:ilvl="0" w:tplc="B114BCF0">
      <w:start w:val="1"/>
      <w:numFmt w:val="decimal"/>
      <w:lvlText w:val="%1."/>
      <w:lvlJc w:val="left"/>
      <w:pPr>
        <w:ind w:left="1070" w:hanging="360"/>
      </w:pPr>
      <w:rPr>
        <w:rFonts w:ascii="Verdana" w:eastAsiaTheme="minorEastAsia" w:hAnsi="Verdana" w:cstheme="min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A61916"/>
    <w:multiLevelType w:val="hybridMultilevel"/>
    <w:tmpl w:val="21D8B36C"/>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785F85"/>
    <w:multiLevelType w:val="hybridMultilevel"/>
    <w:tmpl w:val="401E0A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6011B9A"/>
    <w:multiLevelType w:val="hybridMultilevel"/>
    <w:tmpl w:val="3B769D34"/>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FE0563"/>
    <w:multiLevelType w:val="hybridMultilevel"/>
    <w:tmpl w:val="AD68D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B72B4C"/>
    <w:multiLevelType w:val="hybridMultilevel"/>
    <w:tmpl w:val="EFD2E546"/>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AFB1226"/>
    <w:multiLevelType w:val="hybridMultilevel"/>
    <w:tmpl w:val="BE927370"/>
    <w:lvl w:ilvl="0" w:tplc="AD0ADB2C">
      <w:start w:val="1"/>
      <w:numFmt w:val="upperRoman"/>
      <w:lvlText w:val="%1."/>
      <w:lvlJc w:val="left"/>
      <w:pPr>
        <w:ind w:left="720" w:hanging="360"/>
      </w:pPr>
      <w:rPr>
        <w:rFonts w:hint="default"/>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BFE68CF"/>
    <w:multiLevelType w:val="hybridMultilevel"/>
    <w:tmpl w:val="4D52C68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D2A6D81"/>
    <w:multiLevelType w:val="hybridMultilevel"/>
    <w:tmpl w:val="73CA6698"/>
    <w:lvl w:ilvl="0" w:tplc="AA0C23E6">
      <w:start w:val="1"/>
      <w:numFmt w:val="lowerLetter"/>
      <w:lvlText w:val="%1."/>
      <w:lvlJc w:val="left"/>
      <w:pPr>
        <w:ind w:left="720" w:hanging="360"/>
      </w:pPr>
      <w:rPr>
        <w:rFonts w:ascii="Calibri Light" w:eastAsiaTheme="minorEastAsia" w:hAnsi="Calibri Light" w:cstheme="maj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2E7BFE"/>
    <w:multiLevelType w:val="hybridMultilevel"/>
    <w:tmpl w:val="06DC93DA"/>
    <w:lvl w:ilvl="0" w:tplc="0032E80E">
      <w:start w:val="1"/>
      <w:numFmt w:val="decimal"/>
      <w:lvlText w:val="%1."/>
      <w:lvlJc w:val="left"/>
      <w:pPr>
        <w:ind w:left="720" w:hanging="360"/>
      </w:pPr>
      <w:rPr>
        <w:rFonts w:eastAsiaTheme="minorEastAsia" w:cstheme="minorBidi" w:hint="default"/>
        <w:b w:val="0"/>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D4088E"/>
    <w:multiLevelType w:val="hybridMultilevel"/>
    <w:tmpl w:val="69FED3A0"/>
    <w:lvl w:ilvl="0" w:tplc="04090019">
      <w:start w:val="1"/>
      <w:numFmt w:val="lowerLetter"/>
      <w:lvlText w:val="%1."/>
      <w:lvlJc w:val="left"/>
      <w:pPr>
        <w:ind w:left="720" w:hanging="360"/>
      </w:pPr>
      <w:rPr>
        <w:rFonts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E93348"/>
    <w:multiLevelType w:val="hybridMultilevel"/>
    <w:tmpl w:val="0BECA29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2636C2"/>
    <w:multiLevelType w:val="hybridMultilevel"/>
    <w:tmpl w:val="E97A8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120752"/>
    <w:multiLevelType w:val="hybridMultilevel"/>
    <w:tmpl w:val="282A4172"/>
    <w:lvl w:ilvl="0" w:tplc="84228CB8">
      <w:start w:val="1"/>
      <w:numFmt w:val="bullet"/>
      <w:lvlText w:val=""/>
      <w:lvlJc w:val="left"/>
      <w:pPr>
        <w:ind w:left="1800" w:hanging="360"/>
      </w:pPr>
      <w:rPr>
        <w:rFonts w:ascii="Symbol" w:hAnsi="Symbol" w:cs="Symbol" w:hint="default"/>
        <w:color w:val="C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33E2243D"/>
    <w:multiLevelType w:val="hybridMultilevel"/>
    <w:tmpl w:val="CA883A0C"/>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AEA80B9C">
      <w:start w:val="1"/>
      <w:numFmt w:val="bullet"/>
      <w:lvlText w:val=""/>
      <w:lvlJc w:val="left"/>
      <w:pPr>
        <w:ind w:left="2160" w:hanging="180"/>
      </w:pPr>
      <w:rPr>
        <w:rFonts w:ascii="Symbol" w:hAnsi="Symbo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E4C3BC9"/>
    <w:multiLevelType w:val="hybridMultilevel"/>
    <w:tmpl w:val="8C448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E87100B"/>
    <w:multiLevelType w:val="hybridMultilevel"/>
    <w:tmpl w:val="E1703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ED65945"/>
    <w:multiLevelType w:val="hybridMultilevel"/>
    <w:tmpl w:val="9DEE34B2"/>
    <w:lvl w:ilvl="0" w:tplc="F7C85256">
      <w:start w:val="1"/>
      <w:numFmt w:val="bullet"/>
      <w:lvlText w:val=""/>
      <w:lvlJc w:val="left"/>
      <w:pPr>
        <w:ind w:left="720" w:hanging="360"/>
      </w:pPr>
      <w:rPr>
        <w:rFonts w:ascii="Webdings" w:hAnsi="Webdings" w:cs="Webdings" w:hint="default"/>
        <w:color w:val="F79646" w:themeColor="accent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26565F4"/>
    <w:multiLevelType w:val="hybridMultilevel"/>
    <w:tmpl w:val="FA82FFD8"/>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4DC5E32"/>
    <w:multiLevelType w:val="hybridMultilevel"/>
    <w:tmpl w:val="6666DD26"/>
    <w:lvl w:ilvl="0" w:tplc="B114BCF0">
      <w:start w:val="1"/>
      <w:numFmt w:val="decimal"/>
      <w:lvlText w:val="%1."/>
      <w:lvlJc w:val="left"/>
      <w:pPr>
        <w:ind w:left="1070" w:hanging="360"/>
      </w:pPr>
      <w:rPr>
        <w:rFonts w:ascii="Verdana" w:eastAsiaTheme="minorEastAsia" w:hAnsi="Verdana" w:cstheme="minorBidi"/>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6F90D53"/>
    <w:multiLevelType w:val="hybridMultilevel"/>
    <w:tmpl w:val="38EC02BC"/>
    <w:lvl w:ilvl="0" w:tplc="773252D6">
      <w:start w:val="5"/>
      <w:numFmt w:val="bullet"/>
      <w:lvlText w:val="-"/>
      <w:lvlJc w:val="left"/>
      <w:pPr>
        <w:ind w:left="1080" w:hanging="360"/>
      </w:pPr>
      <w:rPr>
        <w:rFonts w:ascii="Calibri Light" w:eastAsiaTheme="minorEastAsia" w:hAnsi="Calibri Light" w:cstheme="majorBidi" w:hint="default"/>
        <w:b/>
        <w:i/>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2">
    <w:nsid w:val="4BC6283E"/>
    <w:multiLevelType w:val="hybridMultilevel"/>
    <w:tmpl w:val="E7809FE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C6E5B"/>
    <w:multiLevelType w:val="hybridMultilevel"/>
    <w:tmpl w:val="BE5EC912"/>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D865A1E"/>
    <w:multiLevelType w:val="hybridMultilevel"/>
    <w:tmpl w:val="13AACC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E1B1A7C"/>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1ED3E4F"/>
    <w:multiLevelType w:val="hybridMultilevel"/>
    <w:tmpl w:val="C3508FD4"/>
    <w:lvl w:ilvl="0" w:tplc="37F40C28">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23220FF"/>
    <w:multiLevelType w:val="hybridMultilevel"/>
    <w:tmpl w:val="9DFAE55C"/>
    <w:lvl w:ilvl="0" w:tplc="3E3E31A2">
      <w:numFmt w:val="bullet"/>
      <w:lvlText w:val="-"/>
      <w:lvlJc w:val="left"/>
      <w:pPr>
        <w:ind w:left="720" w:hanging="360"/>
      </w:pPr>
      <w:rPr>
        <w:rFonts w:ascii="Calibri Light" w:eastAsiaTheme="minorEastAsia" w:hAnsi="Calibri Light" w:cstheme="maj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6152AD8"/>
    <w:multiLevelType w:val="hybridMultilevel"/>
    <w:tmpl w:val="BF38633E"/>
    <w:lvl w:ilvl="0" w:tplc="AEA80B9C">
      <w:start w:val="1"/>
      <w:numFmt w:val="bullet"/>
      <w:lvlText w:val=""/>
      <w:lvlJc w:val="left"/>
      <w:pPr>
        <w:ind w:left="720" w:hanging="360"/>
      </w:pPr>
      <w:rPr>
        <w:rFonts w:ascii="Symbol" w:hAnsi="Symbol" w:hint="default"/>
      </w:rPr>
    </w:lvl>
    <w:lvl w:ilvl="1" w:tplc="AEA80B9C">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E71456"/>
    <w:multiLevelType w:val="hybridMultilevel"/>
    <w:tmpl w:val="6B5298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CA61070"/>
    <w:multiLevelType w:val="hybridMultilevel"/>
    <w:tmpl w:val="7472B4D0"/>
    <w:lvl w:ilvl="0" w:tplc="AEA80B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09C0BED"/>
    <w:multiLevelType w:val="hybridMultilevel"/>
    <w:tmpl w:val="5C7A4C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2">
    <w:nsid w:val="61CC1AC7"/>
    <w:multiLevelType w:val="hybridMultilevel"/>
    <w:tmpl w:val="FA10FF1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177F2B"/>
    <w:multiLevelType w:val="hybridMultilevel"/>
    <w:tmpl w:val="E3967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CA70856"/>
    <w:multiLevelType w:val="hybridMultilevel"/>
    <w:tmpl w:val="1E1EED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3EA3908"/>
    <w:multiLevelType w:val="hybridMultilevel"/>
    <w:tmpl w:val="499C48BE"/>
    <w:lvl w:ilvl="0" w:tplc="AEA80B9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D84739C"/>
    <w:multiLevelType w:val="hybridMultilevel"/>
    <w:tmpl w:val="E8EAEFB0"/>
    <w:lvl w:ilvl="0" w:tplc="84228CB8">
      <w:start w:val="1"/>
      <w:numFmt w:val="bullet"/>
      <w:lvlText w:val=""/>
      <w:lvlJc w:val="left"/>
      <w:pPr>
        <w:ind w:left="720" w:hanging="360"/>
      </w:pPr>
      <w:rPr>
        <w:rFonts w:ascii="Symbol" w:hAnsi="Symbol" w:cs="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4"/>
  </w:num>
  <w:num w:numId="3">
    <w:abstractNumId w:val="2"/>
  </w:num>
  <w:num w:numId="4">
    <w:abstractNumId w:val="28"/>
  </w:num>
  <w:num w:numId="5">
    <w:abstractNumId w:val="20"/>
  </w:num>
  <w:num w:numId="6">
    <w:abstractNumId w:val="43"/>
  </w:num>
  <w:num w:numId="7">
    <w:abstractNumId w:val="18"/>
  </w:num>
  <w:num w:numId="8">
    <w:abstractNumId w:val="11"/>
  </w:num>
  <w:num w:numId="9">
    <w:abstractNumId w:val="13"/>
  </w:num>
  <w:num w:numId="10">
    <w:abstractNumId w:val="15"/>
  </w:num>
  <w:num w:numId="11">
    <w:abstractNumId w:val="45"/>
  </w:num>
  <w:num w:numId="12">
    <w:abstractNumId w:val="30"/>
  </w:num>
  <w:num w:numId="13">
    <w:abstractNumId w:val="3"/>
  </w:num>
  <w:num w:numId="14">
    <w:abstractNumId w:val="38"/>
  </w:num>
  <w:num w:numId="15">
    <w:abstractNumId w:val="1"/>
  </w:num>
  <w:num w:numId="16">
    <w:abstractNumId w:val="25"/>
  </w:num>
  <w:num w:numId="17">
    <w:abstractNumId w:val="40"/>
  </w:num>
  <w:num w:numId="18">
    <w:abstractNumId w:val="14"/>
  </w:num>
  <w:num w:numId="19">
    <w:abstractNumId w:val="9"/>
  </w:num>
  <w:num w:numId="20">
    <w:abstractNumId w:val="46"/>
  </w:num>
  <w:num w:numId="21">
    <w:abstractNumId w:val="23"/>
  </w:num>
  <w:num w:numId="22">
    <w:abstractNumId w:val="33"/>
  </w:num>
  <w:num w:numId="23">
    <w:abstractNumId w:val="22"/>
  </w:num>
  <w:num w:numId="24">
    <w:abstractNumId w:val="29"/>
  </w:num>
  <w:num w:numId="25">
    <w:abstractNumId w:val="16"/>
  </w:num>
  <w:num w:numId="26">
    <w:abstractNumId w:val="12"/>
  </w:num>
  <w:num w:numId="27">
    <w:abstractNumId w:val="19"/>
  </w:num>
  <w:num w:numId="28">
    <w:abstractNumId w:val="7"/>
  </w:num>
  <w:num w:numId="29">
    <w:abstractNumId w:val="44"/>
  </w:num>
  <w:num w:numId="30">
    <w:abstractNumId w:val="10"/>
  </w:num>
  <w:num w:numId="31">
    <w:abstractNumId w:val="32"/>
  </w:num>
  <w:num w:numId="32">
    <w:abstractNumId w:val="4"/>
  </w:num>
  <w:num w:numId="33">
    <w:abstractNumId w:val="21"/>
  </w:num>
  <w:num w:numId="34">
    <w:abstractNumId w:val="6"/>
  </w:num>
  <w:num w:numId="35">
    <w:abstractNumId w:val="42"/>
  </w:num>
  <w:num w:numId="36">
    <w:abstractNumId w:val="35"/>
  </w:num>
  <w:num w:numId="37">
    <w:abstractNumId w:val="31"/>
  </w:num>
  <w:num w:numId="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num>
  <w:num w:numId="40">
    <w:abstractNumId w:val="34"/>
  </w:num>
  <w:num w:numId="41">
    <w:abstractNumId w:val="8"/>
  </w:num>
  <w:num w:numId="42">
    <w:abstractNumId w:val="27"/>
  </w:num>
  <w:num w:numId="43">
    <w:abstractNumId w:val="26"/>
  </w:num>
  <w:num w:numId="44">
    <w:abstractNumId w:val="37"/>
  </w:num>
  <w:num w:numId="45">
    <w:abstractNumId w:val="36"/>
  </w:num>
  <w:num w:numId="46">
    <w:abstractNumId w:val="39"/>
  </w:num>
  <w:num w:numId="47">
    <w:abstractNumId w:val="0"/>
  </w:num>
  <w:num w:numId="4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21CE"/>
    <w:rsid w:val="000570C1"/>
    <w:rsid w:val="0006078D"/>
    <w:rsid w:val="00064985"/>
    <w:rsid w:val="000651CF"/>
    <w:rsid w:val="00074B8B"/>
    <w:rsid w:val="000779FA"/>
    <w:rsid w:val="000D7023"/>
    <w:rsid w:val="000D7B77"/>
    <w:rsid w:val="000F751E"/>
    <w:rsid w:val="000F75FF"/>
    <w:rsid w:val="00132085"/>
    <w:rsid w:val="00132166"/>
    <w:rsid w:val="00135BDB"/>
    <w:rsid w:val="00140A53"/>
    <w:rsid w:val="001753B4"/>
    <w:rsid w:val="001A03DE"/>
    <w:rsid w:val="001B3FC0"/>
    <w:rsid w:val="001E68D6"/>
    <w:rsid w:val="001F3236"/>
    <w:rsid w:val="00200C8F"/>
    <w:rsid w:val="0020251C"/>
    <w:rsid w:val="00206AF3"/>
    <w:rsid w:val="00213FBD"/>
    <w:rsid w:val="00227A70"/>
    <w:rsid w:val="00233649"/>
    <w:rsid w:val="00241F0C"/>
    <w:rsid w:val="00257153"/>
    <w:rsid w:val="00257C64"/>
    <w:rsid w:val="00275133"/>
    <w:rsid w:val="00275557"/>
    <w:rsid w:val="00283D11"/>
    <w:rsid w:val="00287963"/>
    <w:rsid w:val="00295A09"/>
    <w:rsid w:val="002B3C8C"/>
    <w:rsid w:val="002C2244"/>
    <w:rsid w:val="002C32CF"/>
    <w:rsid w:val="002D6757"/>
    <w:rsid w:val="002E3615"/>
    <w:rsid w:val="002F380E"/>
    <w:rsid w:val="003026F1"/>
    <w:rsid w:val="00305C06"/>
    <w:rsid w:val="0032142D"/>
    <w:rsid w:val="00327FCC"/>
    <w:rsid w:val="00341668"/>
    <w:rsid w:val="00352770"/>
    <w:rsid w:val="00360C4E"/>
    <w:rsid w:val="003613BC"/>
    <w:rsid w:val="00366AFB"/>
    <w:rsid w:val="00383997"/>
    <w:rsid w:val="00385AA9"/>
    <w:rsid w:val="00390F7D"/>
    <w:rsid w:val="003955AE"/>
    <w:rsid w:val="003B6850"/>
    <w:rsid w:val="003C4AD2"/>
    <w:rsid w:val="003E2ED3"/>
    <w:rsid w:val="003E3101"/>
    <w:rsid w:val="003F26F5"/>
    <w:rsid w:val="003F4581"/>
    <w:rsid w:val="004151B6"/>
    <w:rsid w:val="00421E30"/>
    <w:rsid w:val="00424E1B"/>
    <w:rsid w:val="00424E6E"/>
    <w:rsid w:val="00436F5E"/>
    <w:rsid w:val="00457524"/>
    <w:rsid w:val="0046072F"/>
    <w:rsid w:val="00485DF3"/>
    <w:rsid w:val="0048752A"/>
    <w:rsid w:val="00491E88"/>
    <w:rsid w:val="00494DAE"/>
    <w:rsid w:val="00495FDB"/>
    <w:rsid w:val="004E7BE6"/>
    <w:rsid w:val="00500106"/>
    <w:rsid w:val="005004EB"/>
    <w:rsid w:val="00501C87"/>
    <w:rsid w:val="00525EFA"/>
    <w:rsid w:val="0055353B"/>
    <w:rsid w:val="00566A0C"/>
    <w:rsid w:val="00566C31"/>
    <w:rsid w:val="00597897"/>
    <w:rsid w:val="005A3850"/>
    <w:rsid w:val="005C1961"/>
    <w:rsid w:val="005D00A3"/>
    <w:rsid w:val="005D29BC"/>
    <w:rsid w:val="005E1DBD"/>
    <w:rsid w:val="00611E70"/>
    <w:rsid w:val="0061201D"/>
    <w:rsid w:val="00627277"/>
    <w:rsid w:val="00631575"/>
    <w:rsid w:val="00631DB3"/>
    <w:rsid w:val="00645C43"/>
    <w:rsid w:val="0065182E"/>
    <w:rsid w:val="0065611A"/>
    <w:rsid w:val="00656AE9"/>
    <w:rsid w:val="00665033"/>
    <w:rsid w:val="0067500A"/>
    <w:rsid w:val="00686236"/>
    <w:rsid w:val="00693168"/>
    <w:rsid w:val="006A4301"/>
    <w:rsid w:val="006B21FE"/>
    <w:rsid w:val="006B6131"/>
    <w:rsid w:val="006C06C9"/>
    <w:rsid w:val="006C2969"/>
    <w:rsid w:val="006C2AA1"/>
    <w:rsid w:val="006C39CD"/>
    <w:rsid w:val="006E5B8A"/>
    <w:rsid w:val="006F21F3"/>
    <w:rsid w:val="00701108"/>
    <w:rsid w:val="0070335C"/>
    <w:rsid w:val="00706777"/>
    <w:rsid w:val="00723037"/>
    <w:rsid w:val="00732172"/>
    <w:rsid w:val="0074283A"/>
    <w:rsid w:val="00762DEA"/>
    <w:rsid w:val="00774FD0"/>
    <w:rsid w:val="007B047C"/>
    <w:rsid w:val="007B53A6"/>
    <w:rsid w:val="007C0994"/>
    <w:rsid w:val="007C1660"/>
    <w:rsid w:val="007E2406"/>
    <w:rsid w:val="008152E3"/>
    <w:rsid w:val="00817EE2"/>
    <w:rsid w:val="00832E93"/>
    <w:rsid w:val="00833975"/>
    <w:rsid w:val="00844A2B"/>
    <w:rsid w:val="00860976"/>
    <w:rsid w:val="00864AC4"/>
    <w:rsid w:val="00883855"/>
    <w:rsid w:val="0088774A"/>
    <w:rsid w:val="0089123E"/>
    <w:rsid w:val="008C423B"/>
    <w:rsid w:val="008C6813"/>
    <w:rsid w:val="008D4B8E"/>
    <w:rsid w:val="008D4C3C"/>
    <w:rsid w:val="008E440A"/>
    <w:rsid w:val="00911643"/>
    <w:rsid w:val="00916735"/>
    <w:rsid w:val="00962075"/>
    <w:rsid w:val="00984D49"/>
    <w:rsid w:val="00986E22"/>
    <w:rsid w:val="00994277"/>
    <w:rsid w:val="009B2ED9"/>
    <w:rsid w:val="009B7CAB"/>
    <w:rsid w:val="009C3ED4"/>
    <w:rsid w:val="009C7A6E"/>
    <w:rsid w:val="009F1BAC"/>
    <w:rsid w:val="00A07F13"/>
    <w:rsid w:val="00A256C9"/>
    <w:rsid w:val="00A70F48"/>
    <w:rsid w:val="00A74B04"/>
    <w:rsid w:val="00A77B31"/>
    <w:rsid w:val="00A81D95"/>
    <w:rsid w:val="00AB04CE"/>
    <w:rsid w:val="00AB2735"/>
    <w:rsid w:val="00AB6B12"/>
    <w:rsid w:val="00AB6F88"/>
    <w:rsid w:val="00AE5B27"/>
    <w:rsid w:val="00B364B2"/>
    <w:rsid w:val="00B4699E"/>
    <w:rsid w:val="00B5182F"/>
    <w:rsid w:val="00B67E09"/>
    <w:rsid w:val="00B817FE"/>
    <w:rsid w:val="00BA7567"/>
    <w:rsid w:val="00BF2C6A"/>
    <w:rsid w:val="00C021CE"/>
    <w:rsid w:val="00C07F87"/>
    <w:rsid w:val="00C10013"/>
    <w:rsid w:val="00C224AB"/>
    <w:rsid w:val="00C32D06"/>
    <w:rsid w:val="00C41A39"/>
    <w:rsid w:val="00C55DA2"/>
    <w:rsid w:val="00CC11DC"/>
    <w:rsid w:val="00D51E12"/>
    <w:rsid w:val="00D55E9F"/>
    <w:rsid w:val="00D80D85"/>
    <w:rsid w:val="00D9513C"/>
    <w:rsid w:val="00DE1CF9"/>
    <w:rsid w:val="00DE2E0E"/>
    <w:rsid w:val="00DE3577"/>
    <w:rsid w:val="00DF6781"/>
    <w:rsid w:val="00E04138"/>
    <w:rsid w:val="00E1101B"/>
    <w:rsid w:val="00E211B8"/>
    <w:rsid w:val="00E21864"/>
    <w:rsid w:val="00E34007"/>
    <w:rsid w:val="00E455B5"/>
    <w:rsid w:val="00E728A9"/>
    <w:rsid w:val="00E76257"/>
    <w:rsid w:val="00E80420"/>
    <w:rsid w:val="00E82BA6"/>
    <w:rsid w:val="00EA2357"/>
    <w:rsid w:val="00EB4AE6"/>
    <w:rsid w:val="00ED57AD"/>
    <w:rsid w:val="00EE1776"/>
    <w:rsid w:val="00EE4314"/>
    <w:rsid w:val="00EE5915"/>
    <w:rsid w:val="00F04587"/>
    <w:rsid w:val="00F05D26"/>
    <w:rsid w:val="00F30F64"/>
    <w:rsid w:val="00F50FCA"/>
    <w:rsid w:val="00F57226"/>
    <w:rsid w:val="00F676EC"/>
    <w:rsid w:val="00F825F0"/>
    <w:rsid w:val="00F93630"/>
    <w:rsid w:val="00FB2E80"/>
    <w:rsid w:val="00FB61AD"/>
    <w:rsid w:val="00FE0DB3"/>
    <w:rsid w:val="00FE3560"/>
    <w:rsid w:val="00FE3B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A072B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B6B12"/>
    <w:rPr>
      <w:sz w:val="20"/>
      <w:lang w:val="en-GB"/>
    </w:rPr>
  </w:style>
  <w:style w:type="paragraph" w:styleId="Heading1">
    <w:name w:val="heading 1"/>
    <w:basedOn w:val="Normal"/>
    <w:next w:val="Normal"/>
    <w:link w:val="Heading1Char"/>
    <w:uiPriority w:val="9"/>
    <w:qFormat/>
    <w:rsid w:val="00135BDB"/>
    <w:pPr>
      <w:outlineLvl w:val="0"/>
    </w:pPr>
    <w:rPr>
      <w:color w:val="000000" w:themeColor="text1"/>
      <w:sz w:val="36"/>
      <w:szCs w:val="40"/>
    </w:rPr>
  </w:style>
  <w:style w:type="paragraph" w:styleId="Heading2">
    <w:name w:val="heading 2"/>
    <w:basedOn w:val="Normal"/>
    <w:next w:val="Normal"/>
    <w:link w:val="Heading2Char"/>
    <w:uiPriority w:val="9"/>
    <w:unhideWhenUsed/>
    <w:qFormat/>
    <w:rsid w:val="00200C8F"/>
    <w:pPr>
      <w:spacing w:after="120"/>
      <w:ind w:firstLine="426"/>
      <w:outlineLvl w:val="1"/>
    </w:pPr>
    <w:rPr>
      <w:b/>
      <w:bCs/>
      <w:color w:val="F79646" w:themeColor="accent6"/>
      <w:sz w:val="28"/>
      <w:szCs w:val="32"/>
    </w:rPr>
  </w:style>
  <w:style w:type="paragraph" w:styleId="Heading3">
    <w:name w:val="heading 3"/>
    <w:basedOn w:val="Normal"/>
    <w:next w:val="Normal"/>
    <w:link w:val="Heading3Char"/>
    <w:uiPriority w:val="9"/>
    <w:unhideWhenUsed/>
    <w:qFormat/>
    <w:rsid w:val="00A74B04"/>
    <w:pPr>
      <w:ind w:firstLine="720"/>
      <w:outlineLvl w:val="2"/>
    </w:pPr>
    <w:rPr>
      <w:color w:val="C00000"/>
      <w:sz w:val="22"/>
      <w:szCs w:val="24"/>
    </w:rPr>
  </w:style>
  <w:style w:type="paragraph" w:styleId="Heading4">
    <w:name w:val="heading 4"/>
    <w:basedOn w:val="Normal"/>
    <w:next w:val="Normal"/>
    <w:link w:val="Heading4Char"/>
    <w:uiPriority w:val="9"/>
    <w:unhideWhenUsed/>
    <w:qFormat/>
    <w:rsid w:val="006E5B8A"/>
    <w:pPr>
      <w:jc w:val="center"/>
      <w:outlineLvl w:val="3"/>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2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2ED3"/>
  </w:style>
  <w:style w:type="paragraph" w:styleId="Footer">
    <w:name w:val="footer"/>
    <w:basedOn w:val="Normal"/>
    <w:link w:val="FooterChar"/>
    <w:uiPriority w:val="99"/>
    <w:unhideWhenUsed/>
    <w:rsid w:val="003E2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2ED3"/>
  </w:style>
  <w:style w:type="character" w:customStyle="1" w:styleId="Heading1Char">
    <w:name w:val="Heading 1 Char"/>
    <w:basedOn w:val="DefaultParagraphFont"/>
    <w:link w:val="Heading1"/>
    <w:uiPriority w:val="9"/>
    <w:rsid w:val="00135BDB"/>
    <w:rPr>
      <w:color w:val="000000" w:themeColor="text1"/>
      <w:sz w:val="36"/>
      <w:szCs w:val="40"/>
      <w:lang w:val="en-GB"/>
    </w:rPr>
  </w:style>
  <w:style w:type="character" w:customStyle="1" w:styleId="Heading2Char">
    <w:name w:val="Heading 2 Char"/>
    <w:basedOn w:val="DefaultParagraphFont"/>
    <w:link w:val="Heading2"/>
    <w:uiPriority w:val="9"/>
    <w:rsid w:val="00200C8F"/>
    <w:rPr>
      <w:b/>
      <w:bCs/>
      <w:color w:val="F79646" w:themeColor="accent6"/>
      <w:sz w:val="28"/>
      <w:szCs w:val="32"/>
      <w:lang w:val="en-GB"/>
    </w:rPr>
  </w:style>
  <w:style w:type="paragraph" w:styleId="Title">
    <w:name w:val="Title"/>
    <w:basedOn w:val="Normal"/>
    <w:next w:val="Normal"/>
    <w:link w:val="TitleChar"/>
    <w:uiPriority w:val="10"/>
    <w:qFormat/>
    <w:rsid w:val="003B6850"/>
    <w:pPr>
      <w:pBdr>
        <w:bottom w:val="single" w:sz="8" w:space="4" w:color="4F81BD" w:themeColor="accent1"/>
      </w:pBdr>
      <w:spacing w:after="300" w:line="240" w:lineRule="auto"/>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B6850"/>
    <w:rPr>
      <w:rFonts w:ascii="Verdana" w:eastAsiaTheme="majorEastAsia" w:hAnsi="Verdana"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3B6850"/>
    <w:pPr>
      <w:numPr>
        <w:ilvl w:val="1"/>
      </w:numPr>
    </w:pPr>
    <w:rPr>
      <w:rFonts w:eastAsiaTheme="majorEastAsia"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B6850"/>
    <w:rPr>
      <w:rFonts w:ascii="Verdana" w:eastAsiaTheme="majorEastAsia" w:hAnsi="Verdana"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E218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1864"/>
    <w:rPr>
      <w:rFonts w:ascii="Tahoma" w:hAnsi="Tahoma" w:cs="Tahoma"/>
      <w:sz w:val="16"/>
      <w:szCs w:val="16"/>
      <w:lang w:val="en-GB"/>
    </w:rPr>
  </w:style>
  <w:style w:type="character" w:styleId="PlaceholderText">
    <w:name w:val="Placeholder Text"/>
    <w:basedOn w:val="DefaultParagraphFont"/>
    <w:uiPriority w:val="99"/>
    <w:semiHidden/>
    <w:rsid w:val="00AB6B12"/>
    <w:rPr>
      <w:color w:val="808080"/>
    </w:rPr>
  </w:style>
  <w:style w:type="table" w:styleId="TableGrid">
    <w:name w:val="Table Grid"/>
    <w:basedOn w:val="TableNormal"/>
    <w:uiPriority w:val="59"/>
    <w:rsid w:val="000651C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6E5B8A"/>
    <w:pPr>
      <w:keepNext/>
      <w:keepLines/>
      <w:spacing w:before="480" w:after="0"/>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2">
    <w:name w:val="toc 2"/>
    <w:basedOn w:val="Normal"/>
    <w:next w:val="Normal"/>
    <w:autoRedefine/>
    <w:uiPriority w:val="39"/>
    <w:unhideWhenUsed/>
    <w:rsid w:val="00A74B04"/>
    <w:pPr>
      <w:tabs>
        <w:tab w:val="right" w:leader="dot" w:pos="9017"/>
      </w:tabs>
      <w:spacing w:after="100"/>
      <w:ind w:left="426"/>
    </w:pPr>
  </w:style>
  <w:style w:type="paragraph" w:styleId="TOC1">
    <w:name w:val="toc 1"/>
    <w:basedOn w:val="Normal"/>
    <w:next w:val="Normal"/>
    <w:autoRedefine/>
    <w:uiPriority w:val="39"/>
    <w:unhideWhenUsed/>
    <w:rsid w:val="00A74B04"/>
    <w:pPr>
      <w:tabs>
        <w:tab w:val="left" w:pos="426"/>
        <w:tab w:val="right" w:leader="dot" w:pos="9017"/>
      </w:tabs>
      <w:spacing w:after="100"/>
    </w:pPr>
  </w:style>
  <w:style w:type="character" w:styleId="Hyperlink">
    <w:name w:val="Hyperlink"/>
    <w:basedOn w:val="DefaultParagraphFont"/>
    <w:uiPriority w:val="99"/>
    <w:unhideWhenUsed/>
    <w:rsid w:val="006E5B8A"/>
    <w:rPr>
      <w:color w:val="0000FF" w:themeColor="hyperlink"/>
      <w:u w:val="single"/>
    </w:rPr>
  </w:style>
  <w:style w:type="table" w:styleId="MediumList2-Accent2">
    <w:name w:val="Medium List 2 Accent 2"/>
    <w:basedOn w:val="TableNormal"/>
    <w:uiPriority w:val="66"/>
    <w:rsid w:val="006E5B8A"/>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Shading">
    <w:name w:val="Colorful Shading"/>
    <w:basedOn w:val="TableNormal"/>
    <w:uiPriority w:val="71"/>
    <w:rsid w:val="006E5B8A"/>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customStyle="1" w:styleId="Heading3Char">
    <w:name w:val="Heading 3 Char"/>
    <w:basedOn w:val="DefaultParagraphFont"/>
    <w:link w:val="Heading3"/>
    <w:uiPriority w:val="9"/>
    <w:rsid w:val="00A74B04"/>
    <w:rPr>
      <w:color w:val="C00000"/>
      <w:szCs w:val="24"/>
      <w:lang w:val="en-GB"/>
    </w:rPr>
  </w:style>
  <w:style w:type="character" w:customStyle="1" w:styleId="Heading4Char">
    <w:name w:val="Heading 4 Char"/>
    <w:basedOn w:val="DefaultParagraphFont"/>
    <w:link w:val="Heading4"/>
    <w:uiPriority w:val="9"/>
    <w:rsid w:val="006E5B8A"/>
    <w:rPr>
      <w:i/>
      <w:iCs/>
      <w:sz w:val="20"/>
      <w:lang w:val="en-GB"/>
    </w:rPr>
  </w:style>
  <w:style w:type="paragraph" w:styleId="TOC3">
    <w:name w:val="toc 3"/>
    <w:basedOn w:val="Normal"/>
    <w:next w:val="Normal"/>
    <w:autoRedefine/>
    <w:uiPriority w:val="39"/>
    <w:unhideWhenUsed/>
    <w:rsid w:val="00A74B04"/>
    <w:pPr>
      <w:tabs>
        <w:tab w:val="right" w:leader="dot" w:pos="9017"/>
      </w:tabs>
      <w:spacing w:after="100"/>
      <w:ind w:left="709"/>
    </w:pPr>
  </w:style>
  <w:style w:type="paragraph" w:styleId="FootnoteText">
    <w:name w:val="footnote text"/>
    <w:basedOn w:val="Normal"/>
    <w:link w:val="FootnoteTextChar"/>
    <w:uiPriority w:val="99"/>
    <w:semiHidden/>
    <w:unhideWhenUsed/>
    <w:rsid w:val="008C6813"/>
    <w:pPr>
      <w:spacing w:after="0" w:line="240" w:lineRule="auto"/>
    </w:pPr>
    <w:rPr>
      <w:szCs w:val="20"/>
    </w:rPr>
  </w:style>
  <w:style w:type="character" w:customStyle="1" w:styleId="FootnoteTextChar">
    <w:name w:val="Footnote Text Char"/>
    <w:basedOn w:val="DefaultParagraphFont"/>
    <w:link w:val="FootnoteText"/>
    <w:uiPriority w:val="99"/>
    <w:semiHidden/>
    <w:rsid w:val="008C6813"/>
    <w:rPr>
      <w:sz w:val="20"/>
      <w:szCs w:val="20"/>
      <w:lang w:val="en-GB"/>
    </w:rPr>
  </w:style>
  <w:style w:type="character" w:styleId="FootnoteReference">
    <w:name w:val="footnote reference"/>
    <w:basedOn w:val="DefaultParagraphFont"/>
    <w:uiPriority w:val="99"/>
    <w:semiHidden/>
    <w:unhideWhenUsed/>
    <w:rsid w:val="008C6813"/>
    <w:rPr>
      <w:vertAlign w:val="superscript"/>
    </w:rPr>
  </w:style>
  <w:style w:type="table" w:styleId="ColorfulList">
    <w:name w:val="Colorful List"/>
    <w:basedOn w:val="TableNormal"/>
    <w:uiPriority w:val="72"/>
    <w:rsid w:val="004E7BE6"/>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89123E"/>
    <w:pPr>
      <w:ind w:left="720"/>
      <w:contextualSpacing/>
    </w:pPr>
  </w:style>
  <w:style w:type="paragraph" w:styleId="CommentText">
    <w:name w:val="annotation text"/>
    <w:basedOn w:val="Normal"/>
    <w:link w:val="CommentTextChar"/>
    <w:uiPriority w:val="99"/>
    <w:unhideWhenUsed/>
    <w:rsid w:val="006C2969"/>
    <w:pPr>
      <w:spacing w:line="240" w:lineRule="auto"/>
    </w:pPr>
    <w:rPr>
      <w:rFonts w:ascii="Verdana" w:hAnsi="Verdana"/>
      <w:szCs w:val="20"/>
    </w:rPr>
  </w:style>
  <w:style w:type="character" w:customStyle="1" w:styleId="CommentTextChar">
    <w:name w:val="Comment Text Char"/>
    <w:basedOn w:val="DefaultParagraphFont"/>
    <w:link w:val="CommentText"/>
    <w:uiPriority w:val="99"/>
    <w:rsid w:val="006C2969"/>
    <w:rPr>
      <w:rFonts w:ascii="Verdana" w:hAnsi="Verdana"/>
      <w:sz w:val="20"/>
      <w:szCs w:val="20"/>
      <w:lang w:val="en-GB"/>
    </w:rPr>
  </w:style>
  <w:style w:type="paragraph" w:customStyle="1" w:styleId="Default">
    <w:name w:val="Default"/>
    <w:rsid w:val="003F4581"/>
    <w:pPr>
      <w:autoSpaceDE w:val="0"/>
      <w:autoSpaceDN w:val="0"/>
      <w:adjustRightInd w:val="0"/>
      <w:spacing w:after="0" w:line="240" w:lineRule="auto"/>
    </w:pPr>
    <w:rPr>
      <w:rFonts w:ascii="Calibri" w:eastAsiaTheme="minorHAnsi" w:hAnsi="Calibri" w:cs="Calibri"/>
      <w:color w:val="000000"/>
      <w:sz w:val="24"/>
      <w:szCs w:val="24"/>
      <w:lang w:eastAsia="en-US"/>
    </w:rPr>
  </w:style>
  <w:style w:type="character" w:styleId="CommentReference">
    <w:name w:val="annotation reference"/>
    <w:basedOn w:val="DefaultParagraphFont"/>
    <w:uiPriority w:val="99"/>
    <w:semiHidden/>
    <w:unhideWhenUsed/>
    <w:rsid w:val="008C423B"/>
    <w:rPr>
      <w:sz w:val="16"/>
      <w:szCs w:val="16"/>
    </w:rPr>
  </w:style>
  <w:style w:type="paragraph" w:styleId="CommentSubject">
    <w:name w:val="annotation subject"/>
    <w:basedOn w:val="CommentText"/>
    <w:next w:val="CommentText"/>
    <w:link w:val="CommentSubjectChar"/>
    <w:uiPriority w:val="99"/>
    <w:semiHidden/>
    <w:unhideWhenUsed/>
    <w:rsid w:val="008C423B"/>
    <w:rPr>
      <w:rFonts w:asciiTheme="minorHAnsi" w:hAnsiTheme="minorHAnsi"/>
      <w:b/>
      <w:bCs/>
    </w:rPr>
  </w:style>
  <w:style w:type="character" w:customStyle="1" w:styleId="CommentSubjectChar">
    <w:name w:val="Comment Subject Char"/>
    <w:basedOn w:val="CommentTextChar"/>
    <w:link w:val="CommentSubject"/>
    <w:uiPriority w:val="99"/>
    <w:semiHidden/>
    <w:rsid w:val="008C423B"/>
    <w:rPr>
      <w:rFonts w:ascii="Verdana" w:hAnsi="Verdana"/>
      <w:b/>
      <w:bCs/>
      <w:sz w:val="20"/>
      <w:szCs w:val="20"/>
      <w:lang w:val="en-GB"/>
    </w:rPr>
  </w:style>
  <w:style w:type="paragraph" w:styleId="Revision">
    <w:name w:val="Revision"/>
    <w:hidden/>
    <w:uiPriority w:val="99"/>
    <w:semiHidden/>
    <w:rsid w:val="008C423B"/>
    <w:pPr>
      <w:spacing w:after="0" w:line="240" w:lineRule="auto"/>
    </w:pPr>
    <w:rPr>
      <w:sz w:val="20"/>
      <w:lang w:val="en-GB"/>
    </w:rPr>
  </w:style>
  <w:style w:type="character" w:styleId="FollowedHyperlink">
    <w:name w:val="FollowedHyperlink"/>
    <w:basedOn w:val="DefaultParagraphFont"/>
    <w:uiPriority w:val="99"/>
    <w:semiHidden/>
    <w:unhideWhenUsed/>
    <w:rsid w:val="00817EE2"/>
    <w:rPr>
      <w:color w:val="800080" w:themeColor="followedHyperlink"/>
      <w:u w:val="single"/>
    </w:rPr>
  </w:style>
  <w:style w:type="character" w:customStyle="1" w:styleId="esrinumericvalue">
    <w:name w:val="esrinumericvalue"/>
    <w:basedOn w:val="DefaultParagraphFont"/>
    <w:rsid w:val="0070335C"/>
  </w:style>
  <w:style w:type="character" w:styleId="EndnoteReference">
    <w:name w:val="endnote reference"/>
    <w:basedOn w:val="DefaultParagraphFont"/>
    <w:uiPriority w:val="99"/>
    <w:semiHidden/>
    <w:unhideWhenUsed/>
    <w:rsid w:val="00295A0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927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emf"/><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footer" Target="footer3.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8.png"/><Relationship Id="rId14" Type="http://schemas.openxmlformats.org/officeDocument/2006/relationships/hyperlink" Target="https://link.springer.com/article/10.1007/s00484-013-0729-9"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footer2.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footer3.xml.rels><?xml version="1.0" encoding="UTF-8" standalone="yes"?>
<Relationships xmlns="http://schemas.openxmlformats.org/package/2006/relationships"><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1" Type="http://schemas.openxmlformats.org/officeDocument/2006/relationships/image" Target="media/image3.png"/><Relationship Id="rId2"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CHO%20Masterfile%20Feb%202017\2%20&#61479;%20PROJECTS\GHHIN\Operationalizing%20GHHIN\GHHIN%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026AF99-4ECE-4760-9855-3D0FFBCDE831}"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en-US"/>
        </a:p>
      </dgm:t>
    </dgm:pt>
    <dgm:pt modelId="{294ECB6F-4537-430C-946E-E82F89FFE310}">
      <dgm:prSet phldrT="[Text]">
        <dgm:style>
          <a:lnRef idx="2">
            <a:schemeClr val="accent2">
              <a:shade val="50000"/>
            </a:schemeClr>
          </a:lnRef>
          <a:fillRef idx="1">
            <a:schemeClr val="accent2"/>
          </a:fillRef>
          <a:effectRef idx="0">
            <a:schemeClr val="accent2"/>
          </a:effectRef>
          <a:fontRef idx="minor">
            <a:schemeClr val="lt1"/>
          </a:fontRef>
        </dgm:style>
      </dgm:prSet>
      <dgm:spPr/>
      <dgm:t>
        <a:bodyPr/>
        <a:lstStyle/>
        <a:p>
          <a:r>
            <a:rPr lang="en-US"/>
            <a:t> GHHIN Synthesis Report</a:t>
          </a:r>
        </a:p>
      </dgm:t>
    </dgm:pt>
    <dgm:pt modelId="{257642EC-56E9-4A7F-8437-3E5E4E38B357}" type="parTrans" cxnId="{107EBCE8-11E9-49CF-8D32-23B2EDA7D67D}">
      <dgm:prSet/>
      <dgm:spPr/>
      <dgm:t>
        <a:bodyPr/>
        <a:lstStyle/>
        <a:p>
          <a:endParaRPr lang="en-US"/>
        </a:p>
      </dgm:t>
    </dgm:pt>
    <dgm:pt modelId="{3A685BEA-88DD-420B-8EE7-516E3CC1A825}" type="sibTrans" cxnId="{107EBCE8-11E9-49CF-8D32-23B2EDA7D67D}">
      <dgm:prSet/>
      <dgm:spPr/>
      <dgm:t>
        <a:bodyPr/>
        <a:lstStyle/>
        <a:p>
          <a:endParaRPr lang="en-US"/>
        </a:p>
      </dgm:t>
    </dgm:pt>
    <dgm:pt modelId="{8AD4BBC8-1567-42C3-B611-07633ECCAAF5}">
      <dgm:prSet phldrT="[Text]"/>
      <dgm:spPr>
        <a:solidFill>
          <a:srgbClr val="00B050"/>
        </a:solidFill>
      </dgm:spPr>
      <dgm:t>
        <a:bodyPr/>
        <a:lstStyle/>
        <a:p>
          <a:r>
            <a:rPr lang="en-US"/>
            <a:t>Stocktaking Paper</a:t>
          </a:r>
        </a:p>
        <a:p>
          <a:r>
            <a:rPr lang="en-US"/>
            <a:t>*Report 1</a:t>
          </a:r>
        </a:p>
      </dgm:t>
    </dgm:pt>
    <dgm:pt modelId="{C0F608F2-88E2-47C9-B05C-C8EB6758863D}" type="parTrans" cxnId="{1D293EED-EF4D-4679-B174-F231CE5C790F}">
      <dgm:prSet/>
      <dgm:spPr/>
      <dgm:t>
        <a:bodyPr/>
        <a:lstStyle/>
        <a:p>
          <a:endParaRPr lang="en-US"/>
        </a:p>
      </dgm:t>
    </dgm:pt>
    <dgm:pt modelId="{02A7914C-F77E-4BB7-B4CD-DBDFF266557A}" type="sibTrans" cxnId="{1D293EED-EF4D-4679-B174-F231CE5C790F}">
      <dgm:prSet/>
      <dgm:spPr/>
      <dgm:t>
        <a:bodyPr/>
        <a:lstStyle/>
        <a:p>
          <a:endParaRPr lang="en-US"/>
        </a:p>
      </dgm:t>
    </dgm:pt>
    <dgm:pt modelId="{87175413-2F10-436B-924F-54B8947A95E6}">
      <dgm:prSet phldrT="[Text]"/>
      <dgm:spPr/>
      <dgm:t>
        <a:bodyPr/>
        <a:lstStyle/>
        <a:p>
          <a:r>
            <a:rPr lang="en-US"/>
            <a:t>GHHIN Portal Country Profiles &amp; Wiki</a:t>
          </a:r>
        </a:p>
        <a:p>
          <a:r>
            <a:rPr lang="en-US"/>
            <a:t>*future reports</a:t>
          </a:r>
        </a:p>
      </dgm:t>
    </dgm:pt>
    <dgm:pt modelId="{30C3FD64-7D4E-4EBB-85D3-3232F3F1877B}" type="parTrans" cxnId="{48EFFAF6-6E93-432B-B178-019F1DE34B2F}">
      <dgm:prSet/>
      <dgm:spPr/>
      <dgm:t>
        <a:bodyPr/>
        <a:lstStyle/>
        <a:p>
          <a:endParaRPr lang="en-US"/>
        </a:p>
      </dgm:t>
    </dgm:pt>
    <dgm:pt modelId="{C69C3C02-7964-4DA2-A669-0A3573FBA792}" type="sibTrans" cxnId="{48EFFAF6-6E93-432B-B178-019F1DE34B2F}">
      <dgm:prSet/>
      <dgm:spPr/>
      <dgm:t>
        <a:bodyPr/>
        <a:lstStyle/>
        <a:p>
          <a:endParaRPr lang="en-US"/>
        </a:p>
      </dgm:t>
    </dgm:pt>
    <dgm:pt modelId="{422FCC72-BD7A-45C7-80EB-3EEDB24E3C90}">
      <dgm:prSet phldrT="[Text]"/>
      <dgm:spPr/>
      <dgm:t>
        <a:bodyPr/>
        <a:lstStyle/>
        <a:p>
          <a:r>
            <a:rPr lang="en-US"/>
            <a:t>GHHIN Global Forum &amp; Proceedings</a:t>
          </a:r>
        </a:p>
        <a:p>
          <a:r>
            <a:rPr lang="en-US"/>
            <a:t>* future reports</a:t>
          </a:r>
        </a:p>
      </dgm:t>
    </dgm:pt>
    <dgm:pt modelId="{83E7E209-195F-440B-8A43-6CB29C3D4345}" type="parTrans" cxnId="{353735EE-1A0E-4C65-BBF4-B6F2D1FEFB12}">
      <dgm:prSet/>
      <dgm:spPr/>
      <dgm:t>
        <a:bodyPr/>
        <a:lstStyle/>
        <a:p>
          <a:endParaRPr lang="en-US"/>
        </a:p>
      </dgm:t>
    </dgm:pt>
    <dgm:pt modelId="{CCFB0135-309E-49B3-B9DB-A93F6D4DA5C7}" type="sibTrans" cxnId="{353735EE-1A0E-4C65-BBF4-B6F2D1FEFB12}">
      <dgm:prSet/>
      <dgm:spPr/>
      <dgm:t>
        <a:bodyPr/>
        <a:lstStyle/>
        <a:p>
          <a:endParaRPr lang="en-US"/>
        </a:p>
      </dgm:t>
    </dgm:pt>
    <dgm:pt modelId="{770FE518-EC3E-48CE-A18F-5B658AD3A6D8}">
      <dgm:prSet phldrT="[Text]"/>
      <dgm:spPr>
        <a:solidFill>
          <a:srgbClr val="00B050"/>
        </a:solidFill>
      </dgm:spPr>
      <dgm:t>
        <a:bodyPr/>
        <a:lstStyle/>
        <a:p>
          <a:r>
            <a:rPr lang="en-US"/>
            <a:t>National and International Reports (NCA, IPCC, etc...)</a:t>
          </a:r>
        </a:p>
        <a:p>
          <a:r>
            <a:rPr lang="en-US"/>
            <a:t>Report 1 + subsequent</a:t>
          </a:r>
        </a:p>
      </dgm:t>
    </dgm:pt>
    <dgm:pt modelId="{3CFA2364-BAA2-4A32-8FD7-78972CB2C33E}" type="parTrans" cxnId="{58D53D6D-B7E2-410C-923F-A2AA17EBEFBA}">
      <dgm:prSet/>
      <dgm:spPr/>
      <dgm:t>
        <a:bodyPr/>
        <a:lstStyle/>
        <a:p>
          <a:endParaRPr lang="en-US"/>
        </a:p>
      </dgm:t>
    </dgm:pt>
    <dgm:pt modelId="{886583E2-89FA-417C-8F09-8FF7A602E020}" type="sibTrans" cxnId="{58D53D6D-B7E2-410C-923F-A2AA17EBEFBA}">
      <dgm:prSet/>
      <dgm:spPr/>
      <dgm:t>
        <a:bodyPr/>
        <a:lstStyle/>
        <a:p>
          <a:endParaRPr lang="en-US"/>
        </a:p>
      </dgm:t>
    </dgm:pt>
    <dgm:pt modelId="{73F4C41C-81E7-4979-B21C-2BBDA19C9D9E}" type="pres">
      <dgm:prSet presAssocID="{9026AF99-4ECE-4760-9855-3D0FFBCDE831}" presName="cycle" presStyleCnt="0">
        <dgm:presLayoutVars>
          <dgm:chMax val="1"/>
          <dgm:dir/>
          <dgm:animLvl val="ctr"/>
          <dgm:resizeHandles val="exact"/>
        </dgm:presLayoutVars>
      </dgm:prSet>
      <dgm:spPr/>
      <dgm:t>
        <a:bodyPr/>
        <a:lstStyle/>
        <a:p>
          <a:endParaRPr lang="en-US"/>
        </a:p>
      </dgm:t>
    </dgm:pt>
    <dgm:pt modelId="{C9EFE481-A395-4EE5-B216-145210E79855}" type="pres">
      <dgm:prSet presAssocID="{294ECB6F-4537-430C-946E-E82F89FFE310}" presName="centerShape" presStyleLbl="node0" presStyleIdx="0" presStyleCnt="1"/>
      <dgm:spPr/>
      <dgm:t>
        <a:bodyPr/>
        <a:lstStyle/>
        <a:p>
          <a:endParaRPr lang="en-US"/>
        </a:p>
      </dgm:t>
    </dgm:pt>
    <dgm:pt modelId="{8B6A3FBA-FE16-47C8-BD4B-D11F1A5DAAD0}" type="pres">
      <dgm:prSet presAssocID="{C0F608F2-88E2-47C9-B05C-C8EB6758863D}" presName="parTrans" presStyleLbl="bgSibTrans2D1" presStyleIdx="0" presStyleCnt="4"/>
      <dgm:spPr/>
      <dgm:t>
        <a:bodyPr/>
        <a:lstStyle/>
        <a:p>
          <a:endParaRPr lang="en-US"/>
        </a:p>
      </dgm:t>
    </dgm:pt>
    <dgm:pt modelId="{AD0F818F-5B7A-433F-9084-3BDDA8587FDF}" type="pres">
      <dgm:prSet presAssocID="{8AD4BBC8-1567-42C3-B611-07633ECCAAF5}" presName="node" presStyleLbl="node1" presStyleIdx="0" presStyleCnt="4">
        <dgm:presLayoutVars>
          <dgm:bulletEnabled val="1"/>
        </dgm:presLayoutVars>
      </dgm:prSet>
      <dgm:spPr/>
      <dgm:t>
        <a:bodyPr/>
        <a:lstStyle/>
        <a:p>
          <a:endParaRPr lang="en-US"/>
        </a:p>
      </dgm:t>
    </dgm:pt>
    <dgm:pt modelId="{33798C96-BBC9-406C-93A5-8BB1B68A8883}" type="pres">
      <dgm:prSet presAssocID="{30C3FD64-7D4E-4EBB-85D3-3232F3F1877B}" presName="parTrans" presStyleLbl="bgSibTrans2D1" presStyleIdx="1" presStyleCnt="4"/>
      <dgm:spPr/>
      <dgm:t>
        <a:bodyPr/>
        <a:lstStyle/>
        <a:p>
          <a:endParaRPr lang="en-US"/>
        </a:p>
      </dgm:t>
    </dgm:pt>
    <dgm:pt modelId="{F66F2E4B-A734-41BF-9765-FD92D2A3C77C}" type="pres">
      <dgm:prSet presAssocID="{87175413-2F10-436B-924F-54B8947A95E6}" presName="node" presStyleLbl="node1" presStyleIdx="1" presStyleCnt="4">
        <dgm:presLayoutVars>
          <dgm:bulletEnabled val="1"/>
        </dgm:presLayoutVars>
      </dgm:prSet>
      <dgm:spPr/>
      <dgm:t>
        <a:bodyPr/>
        <a:lstStyle/>
        <a:p>
          <a:endParaRPr lang="en-US"/>
        </a:p>
      </dgm:t>
    </dgm:pt>
    <dgm:pt modelId="{26307783-568D-4E6A-B0B6-71A5842AA28B}" type="pres">
      <dgm:prSet presAssocID="{83E7E209-195F-440B-8A43-6CB29C3D4345}" presName="parTrans" presStyleLbl="bgSibTrans2D1" presStyleIdx="2" presStyleCnt="4"/>
      <dgm:spPr/>
      <dgm:t>
        <a:bodyPr/>
        <a:lstStyle/>
        <a:p>
          <a:endParaRPr lang="en-US"/>
        </a:p>
      </dgm:t>
    </dgm:pt>
    <dgm:pt modelId="{157571CB-CAC5-48D6-B48A-52DF09C34DB3}" type="pres">
      <dgm:prSet presAssocID="{422FCC72-BD7A-45C7-80EB-3EEDB24E3C90}" presName="node" presStyleLbl="node1" presStyleIdx="2" presStyleCnt="4">
        <dgm:presLayoutVars>
          <dgm:bulletEnabled val="1"/>
        </dgm:presLayoutVars>
      </dgm:prSet>
      <dgm:spPr/>
      <dgm:t>
        <a:bodyPr/>
        <a:lstStyle/>
        <a:p>
          <a:endParaRPr lang="en-US"/>
        </a:p>
      </dgm:t>
    </dgm:pt>
    <dgm:pt modelId="{E56FC0AB-5809-4BE3-97EA-10255B30933D}" type="pres">
      <dgm:prSet presAssocID="{3CFA2364-BAA2-4A32-8FD7-78972CB2C33E}" presName="parTrans" presStyleLbl="bgSibTrans2D1" presStyleIdx="3" presStyleCnt="4"/>
      <dgm:spPr/>
      <dgm:t>
        <a:bodyPr/>
        <a:lstStyle/>
        <a:p>
          <a:endParaRPr lang="en-US"/>
        </a:p>
      </dgm:t>
    </dgm:pt>
    <dgm:pt modelId="{C2FA2FE7-FB29-4157-BE9D-29859ED32588}" type="pres">
      <dgm:prSet presAssocID="{770FE518-EC3E-48CE-A18F-5B658AD3A6D8}" presName="node" presStyleLbl="node1" presStyleIdx="3" presStyleCnt="4" custRadScaleRad="100160" custRadScaleInc="-540">
        <dgm:presLayoutVars>
          <dgm:bulletEnabled val="1"/>
        </dgm:presLayoutVars>
      </dgm:prSet>
      <dgm:spPr/>
      <dgm:t>
        <a:bodyPr/>
        <a:lstStyle/>
        <a:p>
          <a:endParaRPr lang="en-US"/>
        </a:p>
      </dgm:t>
    </dgm:pt>
  </dgm:ptLst>
  <dgm:cxnLst>
    <dgm:cxn modelId="{353735EE-1A0E-4C65-BBF4-B6F2D1FEFB12}" srcId="{294ECB6F-4537-430C-946E-E82F89FFE310}" destId="{422FCC72-BD7A-45C7-80EB-3EEDB24E3C90}" srcOrd="2" destOrd="0" parTransId="{83E7E209-195F-440B-8A43-6CB29C3D4345}" sibTransId="{CCFB0135-309E-49B3-B9DB-A93F6D4DA5C7}"/>
    <dgm:cxn modelId="{48EFFAF6-6E93-432B-B178-019F1DE34B2F}" srcId="{294ECB6F-4537-430C-946E-E82F89FFE310}" destId="{87175413-2F10-436B-924F-54B8947A95E6}" srcOrd="1" destOrd="0" parTransId="{30C3FD64-7D4E-4EBB-85D3-3232F3F1877B}" sibTransId="{C69C3C02-7964-4DA2-A669-0A3573FBA792}"/>
    <dgm:cxn modelId="{88584E8F-13D1-7B4D-B2C0-45ED4BEBD02E}" type="presOf" srcId="{770FE518-EC3E-48CE-A18F-5B658AD3A6D8}" destId="{C2FA2FE7-FB29-4157-BE9D-29859ED32588}" srcOrd="0" destOrd="0" presId="urn:microsoft.com/office/officeart/2005/8/layout/radial4"/>
    <dgm:cxn modelId="{028B961A-9F73-FE47-A7E5-C9ED8F7D1A35}" type="presOf" srcId="{294ECB6F-4537-430C-946E-E82F89FFE310}" destId="{C9EFE481-A395-4EE5-B216-145210E79855}" srcOrd="0" destOrd="0" presId="urn:microsoft.com/office/officeart/2005/8/layout/radial4"/>
    <dgm:cxn modelId="{107EBCE8-11E9-49CF-8D32-23B2EDA7D67D}" srcId="{9026AF99-4ECE-4760-9855-3D0FFBCDE831}" destId="{294ECB6F-4537-430C-946E-E82F89FFE310}" srcOrd="0" destOrd="0" parTransId="{257642EC-56E9-4A7F-8437-3E5E4E38B357}" sibTransId="{3A685BEA-88DD-420B-8EE7-516E3CC1A825}"/>
    <dgm:cxn modelId="{269E657E-04AC-D749-9721-5A59A0FE933F}" type="presOf" srcId="{30C3FD64-7D4E-4EBB-85D3-3232F3F1877B}" destId="{33798C96-BBC9-406C-93A5-8BB1B68A8883}" srcOrd="0" destOrd="0" presId="urn:microsoft.com/office/officeart/2005/8/layout/radial4"/>
    <dgm:cxn modelId="{954A0A2D-23FA-0945-BACA-290E3219120E}" type="presOf" srcId="{422FCC72-BD7A-45C7-80EB-3EEDB24E3C90}" destId="{157571CB-CAC5-48D6-B48A-52DF09C34DB3}" srcOrd="0" destOrd="0" presId="urn:microsoft.com/office/officeart/2005/8/layout/radial4"/>
    <dgm:cxn modelId="{1DABF6BE-E36C-BD4C-88C7-EDDFE1FD5CA6}" type="presOf" srcId="{C0F608F2-88E2-47C9-B05C-C8EB6758863D}" destId="{8B6A3FBA-FE16-47C8-BD4B-D11F1A5DAAD0}" srcOrd="0" destOrd="0" presId="urn:microsoft.com/office/officeart/2005/8/layout/radial4"/>
    <dgm:cxn modelId="{58D53D6D-B7E2-410C-923F-A2AA17EBEFBA}" srcId="{294ECB6F-4537-430C-946E-E82F89FFE310}" destId="{770FE518-EC3E-48CE-A18F-5B658AD3A6D8}" srcOrd="3" destOrd="0" parTransId="{3CFA2364-BAA2-4A32-8FD7-78972CB2C33E}" sibTransId="{886583E2-89FA-417C-8F09-8FF7A602E020}"/>
    <dgm:cxn modelId="{E2386CB3-C693-D14F-9C41-CF4C74803E05}" type="presOf" srcId="{3CFA2364-BAA2-4A32-8FD7-78972CB2C33E}" destId="{E56FC0AB-5809-4BE3-97EA-10255B30933D}" srcOrd="0" destOrd="0" presId="urn:microsoft.com/office/officeart/2005/8/layout/radial4"/>
    <dgm:cxn modelId="{FE075645-9B0E-1449-AA08-6413118A97AC}" type="presOf" srcId="{9026AF99-4ECE-4760-9855-3D0FFBCDE831}" destId="{73F4C41C-81E7-4979-B21C-2BBDA19C9D9E}" srcOrd="0" destOrd="0" presId="urn:microsoft.com/office/officeart/2005/8/layout/radial4"/>
    <dgm:cxn modelId="{1D293EED-EF4D-4679-B174-F231CE5C790F}" srcId="{294ECB6F-4537-430C-946E-E82F89FFE310}" destId="{8AD4BBC8-1567-42C3-B611-07633ECCAAF5}" srcOrd="0" destOrd="0" parTransId="{C0F608F2-88E2-47C9-B05C-C8EB6758863D}" sibTransId="{02A7914C-F77E-4BB7-B4CD-DBDFF266557A}"/>
    <dgm:cxn modelId="{4D0C5917-C417-0E4C-811D-B40DC6A245EB}" type="presOf" srcId="{8AD4BBC8-1567-42C3-B611-07633ECCAAF5}" destId="{AD0F818F-5B7A-433F-9084-3BDDA8587FDF}" srcOrd="0" destOrd="0" presId="urn:microsoft.com/office/officeart/2005/8/layout/radial4"/>
    <dgm:cxn modelId="{8935483E-AA35-4942-A9F7-B6776C01691C}" type="presOf" srcId="{83E7E209-195F-440B-8A43-6CB29C3D4345}" destId="{26307783-568D-4E6A-B0B6-71A5842AA28B}" srcOrd="0" destOrd="0" presId="urn:microsoft.com/office/officeart/2005/8/layout/radial4"/>
    <dgm:cxn modelId="{25705923-207D-064B-9584-3323E3BF471A}" type="presOf" srcId="{87175413-2F10-436B-924F-54B8947A95E6}" destId="{F66F2E4B-A734-41BF-9765-FD92D2A3C77C}" srcOrd="0" destOrd="0" presId="urn:microsoft.com/office/officeart/2005/8/layout/radial4"/>
    <dgm:cxn modelId="{8F1645C9-CA88-DB44-B623-CCA71D3CB0C1}" type="presParOf" srcId="{73F4C41C-81E7-4979-B21C-2BBDA19C9D9E}" destId="{C9EFE481-A395-4EE5-B216-145210E79855}" srcOrd="0" destOrd="0" presId="urn:microsoft.com/office/officeart/2005/8/layout/radial4"/>
    <dgm:cxn modelId="{BAB06AF9-BC16-5C4A-86B7-27987A4926C2}" type="presParOf" srcId="{73F4C41C-81E7-4979-B21C-2BBDA19C9D9E}" destId="{8B6A3FBA-FE16-47C8-BD4B-D11F1A5DAAD0}" srcOrd="1" destOrd="0" presId="urn:microsoft.com/office/officeart/2005/8/layout/radial4"/>
    <dgm:cxn modelId="{4D3AC58F-D8E8-4B4E-847F-366C2A8894B8}" type="presParOf" srcId="{73F4C41C-81E7-4979-B21C-2BBDA19C9D9E}" destId="{AD0F818F-5B7A-433F-9084-3BDDA8587FDF}" srcOrd="2" destOrd="0" presId="urn:microsoft.com/office/officeart/2005/8/layout/radial4"/>
    <dgm:cxn modelId="{15EB2188-51C2-A84C-ADE3-025EDB743BA5}" type="presParOf" srcId="{73F4C41C-81E7-4979-B21C-2BBDA19C9D9E}" destId="{33798C96-BBC9-406C-93A5-8BB1B68A8883}" srcOrd="3" destOrd="0" presId="urn:microsoft.com/office/officeart/2005/8/layout/radial4"/>
    <dgm:cxn modelId="{1787904F-37B9-F441-8E33-77E22B3AEF44}" type="presParOf" srcId="{73F4C41C-81E7-4979-B21C-2BBDA19C9D9E}" destId="{F66F2E4B-A734-41BF-9765-FD92D2A3C77C}" srcOrd="4" destOrd="0" presId="urn:microsoft.com/office/officeart/2005/8/layout/radial4"/>
    <dgm:cxn modelId="{B4E568FB-65EA-8648-A068-83B06085B934}" type="presParOf" srcId="{73F4C41C-81E7-4979-B21C-2BBDA19C9D9E}" destId="{26307783-568D-4E6A-B0B6-71A5842AA28B}" srcOrd="5" destOrd="0" presId="urn:microsoft.com/office/officeart/2005/8/layout/radial4"/>
    <dgm:cxn modelId="{C1CB24A0-C12A-1048-9800-F0859803E91E}" type="presParOf" srcId="{73F4C41C-81E7-4979-B21C-2BBDA19C9D9E}" destId="{157571CB-CAC5-48D6-B48A-52DF09C34DB3}" srcOrd="6" destOrd="0" presId="urn:microsoft.com/office/officeart/2005/8/layout/radial4"/>
    <dgm:cxn modelId="{5A484F9E-DE6F-DF41-8EA8-5D8E56700AF4}" type="presParOf" srcId="{73F4C41C-81E7-4979-B21C-2BBDA19C9D9E}" destId="{E56FC0AB-5809-4BE3-97EA-10255B30933D}" srcOrd="7" destOrd="0" presId="urn:microsoft.com/office/officeart/2005/8/layout/radial4"/>
    <dgm:cxn modelId="{743747CC-742C-4D42-9890-4E32416F826E}" type="presParOf" srcId="{73F4C41C-81E7-4979-B21C-2BBDA19C9D9E}" destId="{C2FA2FE7-FB29-4157-BE9D-29859ED32588}" srcOrd="8" destOrd="0" presId="urn:microsoft.com/office/officeart/2005/8/layout/radial4"/>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EFE481-A395-4EE5-B216-145210E79855}">
      <dsp:nvSpPr>
        <dsp:cNvPr id="0" name=""/>
        <dsp:cNvSpPr/>
      </dsp:nvSpPr>
      <dsp:spPr>
        <a:xfrm>
          <a:off x="2002536" y="1741036"/>
          <a:ext cx="1481328" cy="1481328"/>
        </a:xfrm>
        <a:prstGeom prst="ellipse">
          <a:avLst/>
        </a:prstGeom>
        <a:solidFill>
          <a:schemeClr val="accent2"/>
        </a:solidFill>
        <a:ln w="25400" cap="flat" cmpd="sng" algn="ctr">
          <a:solidFill>
            <a:schemeClr val="accent2">
              <a:shade val="50000"/>
            </a:schemeClr>
          </a:solidFill>
          <a:prstDash val="solid"/>
        </a:ln>
        <a:effectLst/>
      </dsp:spPr>
      <dsp:style>
        <a:lnRef idx="2">
          <a:schemeClr val="accent2">
            <a:shade val="50000"/>
          </a:schemeClr>
        </a:lnRef>
        <a:fillRef idx="1">
          <a:schemeClr val="accent2"/>
        </a:fillRef>
        <a:effectRef idx="0">
          <a:schemeClr val="accent2"/>
        </a:effectRef>
        <a:fontRef idx="minor">
          <a:schemeClr val="lt1"/>
        </a:fontRef>
      </dsp:style>
      <dsp:txBody>
        <a:bodyPr spcFirstLastPara="0" vert="horz" wrap="square" lIns="13335" tIns="13335" rIns="13335" bIns="13335" numCol="1" spcCol="1270" anchor="ctr" anchorCtr="0">
          <a:noAutofit/>
        </a:bodyPr>
        <a:lstStyle/>
        <a:p>
          <a:pPr lvl="0" algn="ctr" defTabSz="933450">
            <a:lnSpc>
              <a:spcPct val="90000"/>
            </a:lnSpc>
            <a:spcBef>
              <a:spcPct val="0"/>
            </a:spcBef>
            <a:spcAft>
              <a:spcPct val="35000"/>
            </a:spcAft>
          </a:pPr>
          <a:r>
            <a:rPr lang="en-US" sz="2100" kern="1200"/>
            <a:t> GHHIN Synthesis Report</a:t>
          </a:r>
        </a:p>
      </dsp:txBody>
      <dsp:txXfrm>
        <a:off x="2219471" y="1957971"/>
        <a:ext cx="1047458" cy="1047458"/>
      </dsp:txXfrm>
    </dsp:sp>
    <dsp:sp modelId="{8B6A3FBA-FE16-47C8-BD4B-D11F1A5DAAD0}">
      <dsp:nvSpPr>
        <dsp:cNvPr id="0" name=""/>
        <dsp:cNvSpPr/>
      </dsp:nvSpPr>
      <dsp:spPr>
        <a:xfrm rot="11700000">
          <a:off x="682496" y="1891884"/>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AD0F818F-5B7A-433F-9084-3BDDA8587FDF}">
      <dsp:nvSpPr>
        <dsp:cNvPr id="0" name=""/>
        <dsp:cNvSpPr/>
      </dsp:nvSpPr>
      <dsp:spPr>
        <a:xfrm>
          <a:off x="921" y="1372541"/>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Stocktaking Paper</a:t>
          </a:r>
        </a:p>
        <a:p>
          <a:pPr lvl="0" algn="ctr" defTabSz="488950">
            <a:lnSpc>
              <a:spcPct val="90000"/>
            </a:lnSpc>
            <a:spcBef>
              <a:spcPct val="0"/>
            </a:spcBef>
            <a:spcAft>
              <a:spcPct val="35000"/>
            </a:spcAft>
          </a:pPr>
          <a:r>
            <a:rPr lang="en-US" sz="1100" kern="1200"/>
            <a:t>*Report 1</a:t>
          </a:r>
        </a:p>
      </dsp:txBody>
      <dsp:txXfrm>
        <a:off x="33895" y="1405515"/>
        <a:ext cx="1341313" cy="1059861"/>
      </dsp:txXfrm>
    </dsp:sp>
    <dsp:sp modelId="{33798C96-BBC9-406C-93A5-8BB1B68A8883}">
      <dsp:nvSpPr>
        <dsp:cNvPr id="0" name=""/>
        <dsp:cNvSpPr/>
      </dsp:nvSpPr>
      <dsp:spPr>
        <a:xfrm rot="14700000">
          <a:off x="1477511"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66F2E4B-A734-41BF-9765-FD92D2A3C77C}">
      <dsp:nvSpPr>
        <dsp:cNvPr id="0" name=""/>
        <dsp:cNvSpPr/>
      </dsp:nvSpPr>
      <dsp:spPr>
        <a:xfrm>
          <a:off x="1147606"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Portal Country Profiles &amp; Wiki</a:t>
          </a:r>
        </a:p>
        <a:p>
          <a:pPr lvl="0" algn="ctr" defTabSz="488950">
            <a:lnSpc>
              <a:spcPct val="90000"/>
            </a:lnSpc>
            <a:spcBef>
              <a:spcPct val="0"/>
            </a:spcBef>
            <a:spcAft>
              <a:spcPct val="35000"/>
            </a:spcAft>
          </a:pPr>
          <a:r>
            <a:rPr lang="en-US" sz="1100" kern="1200"/>
            <a:t>*future reports</a:t>
          </a:r>
        </a:p>
      </dsp:txBody>
      <dsp:txXfrm>
        <a:off x="1180580" y="38949"/>
        <a:ext cx="1341313" cy="1059861"/>
      </dsp:txXfrm>
    </dsp:sp>
    <dsp:sp modelId="{26307783-568D-4E6A-B0B6-71A5842AA28B}">
      <dsp:nvSpPr>
        <dsp:cNvPr id="0" name=""/>
        <dsp:cNvSpPr/>
      </dsp:nvSpPr>
      <dsp:spPr>
        <a:xfrm rot="17700000">
          <a:off x="2714333" y="944423"/>
          <a:ext cx="129455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57571CB-CAC5-48D6-B48A-52DF09C34DB3}">
      <dsp:nvSpPr>
        <dsp:cNvPr id="0" name=""/>
        <dsp:cNvSpPr/>
      </dsp:nvSpPr>
      <dsp:spPr>
        <a:xfrm>
          <a:off x="2931531" y="5975"/>
          <a:ext cx="1407261" cy="112580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GHHIN Global Forum &amp; Proceedings</a:t>
          </a:r>
        </a:p>
        <a:p>
          <a:pPr lvl="0" algn="ctr" defTabSz="488950">
            <a:lnSpc>
              <a:spcPct val="90000"/>
            </a:lnSpc>
            <a:spcBef>
              <a:spcPct val="0"/>
            </a:spcBef>
            <a:spcAft>
              <a:spcPct val="35000"/>
            </a:spcAft>
          </a:pPr>
          <a:r>
            <a:rPr lang="en-US" sz="1100" kern="1200"/>
            <a:t>* future reports</a:t>
          </a:r>
        </a:p>
      </dsp:txBody>
      <dsp:txXfrm>
        <a:off x="2964505" y="38949"/>
        <a:ext cx="1341313" cy="1059861"/>
      </dsp:txXfrm>
    </dsp:sp>
    <dsp:sp modelId="{E56FC0AB-5809-4BE3-97EA-10255B30933D}">
      <dsp:nvSpPr>
        <dsp:cNvPr id="0" name=""/>
        <dsp:cNvSpPr/>
      </dsp:nvSpPr>
      <dsp:spPr>
        <a:xfrm rot="20685419">
          <a:off x="3507852" y="1885425"/>
          <a:ext cx="1297744" cy="422178"/>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2FA2FE7-FB29-4157-BE9D-29859ED32588}">
      <dsp:nvSpPr>
        <dsp:cNvPr id="0" name=""/>
        <dsp:cNvSpPr/>
      </dsp:nvSpPr>
      <dsp:spPr>
        <a:xfrm>
          <a:off x="4079138" y="1363012"/>
          <a:ext cx="1407261" cy="1125809"/>
        </a:xfrm>
        <a:prstGeom prst="roundRect">
          <a:avLst>
            <a:gd name="adj" fmla="val 10000"/>
          </a:avLst>
        </a:prstGeom>
        <a:solidFill>
          <a:srgbClr val="00B05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955" tIns="20955" rIns="20955" bIns="20955" numCol="1" spcCol="1270" anchor="ctr" anchorCtr="0">
          <a:noAutofit/>
        </a:bodyPr>
        <a:lstStyle/>
        <a:p>
          <a:pPr lvl="0" algn="ctr" defTabSz="488950">
            <a:lnSpc>
              <a:spcPct val="90000"/>
            </a:lnSpc>
            <a:spcBef>
              <a:spcPct val="0"/>
            </a:spcBef>
            <a:spcAft>
              <a:spcPct val="35000"/>
            </a:spcAft>
          </a:pPr>
          <a:r>
            <a:rPr lang="en-US" sz="1100" kern="1200"/>
            <a:t>National and International Reports (NCA, IPCC, etc...)</a:t>
          </a:r>
        </a:p>
        <a:p>
          <a:pPr lvl="0" algn="ctr" defTabSz="488950">
            <a:lnSpc>
              <a:spcPct val="90000"/>
            </a:lnSpc>
            <a:spcBef>
              <a:spcPct val="0"/>
            </a:spcBef>
            <a:spcAft>
              <a:spcPct val="35000"/>
            </a:spcAft>
          </a:pPr>
          <a:r>
            <a:rPr lang="en-US" sz="1100" kern="1200"/>
            <a:t>Report 1 + subsequent</a:t>
          </a:r>
        </a:p>
      </dsp:txBody>
      <dsp:txXfrm>
        <a:off x="4112112" y="1395986"/>
        <a:ext cx="1341313" cy="1059861"/>
      </dsp:txXfrm>
    </dsp:sp>
  </dsp:spTree>
</dsp:drawing>
</file>

<file path=word/diagrams/layout1.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Additional Information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D9786C-FD64-F647-BF0A-A3464A4BAE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C:\CHO Masterfile Feb 2017\2  PROJECTS\GHHIN\Operationalizing GHHIN\GHHIN TEMPLATE.dotx</Template>
  <TotalTime>4</TotalTime>
  <Pages>23</Pages>
  <Words>6637</Words>
  <Characters>37832</Characters>
  <Application>Microsoft Macintosh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World Meteorological Organization</Company>
  <LinksUpToDate>false</LinksUpToDate>
  <CharactersWithSpaces>44381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Shumake-Guillemot</dc:creator>
  <cp:lastModifiedBy>Parks, Robbie M</cp:lastModifiedBy>
  <cp:revision>4</cp:revision>
  <cp:lastPrinted>2017-07-25T09:19:00Z</cp:lastPrinted>
  <dcterms:created xsi:type="dcterms:W3CDTF">2017-08-17T13:17:00Z</dcterms:created>
  <dcterms:modified xsi:type="dcterms:W3CDTF">2017-08-17T13:21:00Z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7th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http://www.zotero.org/styles/the-lancet</vt:lpwstr>
  </property>
  <property fmtid="{D5CDD505-2E9C-101B-9397-08002B2CF9AE}" pid="21" name="Mendeley Recent Style Name 9_1">
    <vt:lpwstr>The Lancet</vt:lpwstr>
  </property>
</Properties>
</file>