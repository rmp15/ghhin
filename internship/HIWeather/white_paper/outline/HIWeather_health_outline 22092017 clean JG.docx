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ED5D90" w14:textId="77777777" w:rsidR="00042A07" w:rsidRDefault="00042A07" w:rsidP="00B63972">
      <w:pPr>
        <w:jc w:val="both"/>
      </w:pPr>
    </w:p>
    <w:p w14:paraId="712B27F0" w14:textId="322F805D" w:rsidR="00042A07" w:rsidRDefault="00E6466B" w:rsidP="00E6466B">
      <w:pPr>
        <w:jc w:val="center"/>
      </w:pPr>
      <w:r>
        <w:rPr>
          <w:noProof/>
          <w:lang w:val="en-US" w:eastAsia="zh-CN"/>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val="en-US" w:eastAsia="zh-CN"/>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proofErr w:type="spellStart"/>
      <w:r w:rsidR="00042A07" w:rsidRPr="00042A07">
        <w:rPr>
          <w:b/>
          <w:sz w:val="40"/>
          <w:szCs w:val="40"/>
        </w:rPr>
        <w:t>HIWeather</w:t>
      </w:r>
      <w:proofErr w:type="spellEnd"/>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4C5D751D"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w:t>
      </w:r>
      <w:r w:rsidR="007750C7">
        <w:rPr>
          <w:b/>
          <w:sz w:val="30"/>
          <w:szCs w:val="30"/>
        </w:rPr>
        <w:t>September</w:t>
      </w:r>
      <w:r>
        <w:rPr>
          <w:b/>
          <w:sz w:val="30"/>
          <w:szCs w:val="30"/>
        </w:rPr>
        <w:t xml:space="preserve"> 2017</w:t>
      </w:r>
    </w:p>
    <w:p w14:paraId="5C95EA61" w14:textId="6853B1AA" w:rsidR="00EC144A" w:rsidRDefault="00CB4BBE" w:rsidP="00B63972">
      <w:pPr>
        <w:jc w:val="both"/>
        <w:rPr>
          <w:ins w:id="0" w:author="Joy Shumake-Guillemot" w:date="2017-09-23T11:30:00Z"/>
        </w:rPr>
      </w:pPr>
      <w:ins w:id="1" w:author="Joy Shumake-Guillemot" w:date="2017-09-23T11:30:00Z">
        <w:r>
          <w:t>Authors:  Rob</w:t>
        </w:r>
      </w:ins>
      <w:ins w:id="2" w:author="Joy Shumake-Guillemot" w:date="2017-09-23T11:31:00Z">
        <w:r>
          <w:t xml:space="preserve">ert Parks, </w:t>
        </w:r>
        <w:proofErr w:type="spellStart"/>
        <w:r>
          <w:t>etc</w:t>
        </w:r>
        <w:proofErr w:type="spellEnd"/>
        <w:r>
          <w:t xml:space="preserve"> </w:t>
        </w:r>
      </w:ins>
      <w:del w:id="3" w:author="Joy Shumake-Guillemot" w:date="2017-09-23T11:30:00Z">
        <w:r w:rsidR="00EC144A" w:rsidDel="00CB4BBE">
          <w:br w:type="page"/>
        </w:r>
      </w:del>
    </w:p>
    <w:p w14:paraId="0EC89E2A" w14:textId="77777777" w:rsidR="00CB4BBE" w:rsidRDefault="00CB4BBE" w:rsidP="00B63972">
      <w:pPr>
        <w:jc w:val="both"/>
      </w:pPr>
    </w:p>
    <w:p w14:paraId="42AFD703" w14:textId="2711BAC4" w:rsidR="006F2AAC" w:rsidRPr="006F2AAC" w:rsidRDefault="00722EB7" w:rsidP="004D08C6">
      <w:r>
        <w:t>T</w:t>
      </w:r>
      <w:r w:rsidR="006F2AAC">
        <w:t>able of contents</w:t>
      </w:r>
    </w:p>
    <w:p w14:paraId="14F2E50F" w14:textId="77777777" w:rsidR="00282D5A"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282D5A">
        <w:rPr>
          <w:noProof/>
        </w:rPr>
        <w:t>Figures and tables</w:t>
      </w:r>
      <w:r w:rsidR="00282D5A">
        <w:rPr>
          <w:noProof/>
        </w:rPr>
        <w:tab/>
      </w:r>
      <w:r w:rsidR="00282D5A">
        <w:rPr>
          <w:noProof/>
        </w:rPr>
        <w:fldChar w:fldCharType="begin"/>
      </w:r>
      <w:r w:rsidR="00282D5A">
        <w:rPr>
          <w:noProof/>
        </w:rPr>
        <w:instrText xml:space="preserve"> PAGEREF _Toc493860688 \h </w:instrText>
      </w:r>
      <w:r w:rsidR="00282D5A">
        <w:rPr>
          <w:noProof/>
        </w:rPr>
      </w:r>
      <w:r w:rsidR="00282D5A">
        <w:rPr>
          <w:noProof/>
        </w:rPr>
        <w:fldChar w:fldCharType="separate"/>
      </w:r>
      <w:r w:rsidR="00282D5A">
        <w:rPr>
          <w:noProof/>
        </w:rPr>
        <w:t>3</w:t>
      </w:r>
      <w:r w:rsidR="00282D5A">
        <w:rPr>
          <w:noProof/>
        </w:rPr>
        <w:fldChar w:fldCharType="end"/>
      </w:r>
    </w:p>
    <w:p w14:paraId="454A2F04" w14:textId="77777777" w:rsidR="00282D5A" w:rsidRDefault="00282D5A">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_Toc493860689 \h </w:instrText>
      </w:r>
      <w:r>
        <w:rPr>
          <w:noProof/>
        </w:rPr>
      </w:r>
      <w:r>
        <w:rPr>
          <w:noProof/>
        </w:rPr>
        <w:fldChar w:fldCharType="separate"/>
      </w:r>
      <w:r>
        <w:rPr>
          <w:noProof/>
        </w:rPr>
        <w:t>4</w:t>
      </w:r>
      <w:r>
        <w:rPr>
          <w:noProof/>
        </w:rPr>
        <w:fldChar w:fldCharType="end"/>
      </w:r>
    </w:p>
    <w:p w14:paraId="49FA79A1" w14:textId="77777777" w:rsidR="00282D5A" w:rsidRDefault="00282D5A">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_Toc493860690 \h </w:instrText>
      </w:r>
      <w:r>
        <w:rPr>
          <w:noProof/>
        </w:rPr>
      </w:r>
      <w:r>
        <w:rPr>
          <w:noProof/>
        </w:rPr>
        <w:fldChar w:fldCharType="separate"/>
      </w:r>
      <w:r>
        <w:rPr>
          <w:noProof/>
        </w:rPr>
        <w:t>5</w:t>
      </w:r>
      <w:r>
        <w:rPr>
          <w:noProof/>
        </w:rPr>
        <w:fldChar w:fldCharType="end"/>
      </w:r>
    </w:p>
    <w:p w14:paraId="2918F2C7" w14:textId="77777777" w:rsidR="00282D5A" w:rsidRDefault="00282D5A">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_Toc493860691 \h </w:instrText>
      </w:r>
      <w:r>
        <w:rPr>
          <w:noProof/>
        </w:rPr>
      </w:r>
      <w:r>
        <w:rPr>
          <w:noProof/>
        </w:rPr>
        <w:fldChar w:fldCharType="separate"/>
      </w:r>
      <w:r>
        <w:rPr>
          <w:noProof/>
        </w:rPr>
        <w:t>6</w:t>
      </w:r>
      <w:r>
        <w:rPr>
          <w:noProof/>
        </w:rPr>
        <w:fldChar w:fldCharType="end"/>
      </w:r>
    </w:p>
    <w:p w14:paraId="3D26753D" w14:textId="77777777" w:rsidR="00282D5A" w:rsidRDefault="00282D5A">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_Toc493860692 \h </w:instrText>
      </w:r>
      <w:r>
        <w:rPr>
          <w:noProof/>
        </w:rPr>
      </w:r>
      <w:r>
        <w:rPr>
          <w:noProof/>
        </w:rPr>
        <w:fldChar w:fldCharType="separate"/>
      </w:r>
      <w:r>
        <w:rPr>
          <w:noProof/>
        </w:rPr>
        <w:t>6</w:t>
      </w:r>
      <w:r>
        <w:rPr>
          <w:noProof/>
        </w:rPr>
        <w:fldChar w:fldCharType="end"/>
      </w:r>
    </w:p>
    <w:p w14:paraId="076C80CD" w14:textId="77777777" w:rsidR="00282D5A" w:rsidRDefault="00282D5A">
      <w:pPr>
        <w:pStyle w:val="TOC2"/>
        <w:tabs>
          <w:tab w:val="left" w:pos="410"/>
          <w:tab w:val="right" w:pos="9010"/>
        </w:tabs>
        <w:rPr>
          <w:rFonts w:eastAsiaTheme="minorEastAsia"/>
          <w:b w:val="0"/>
          <w:bCs w:val="0"/>
          <w:smallCaps w:val="0"/>
          <w:noProof/>
          <w:sz w:val="24"/>
          <w:szCs w:val="24"/>
          <w:lang w:eastAsia="en-GB"/>
        </w:rPr>
      </w:pPr>
      <w:r w:rsidRPr="008A3A30">
        <w:rPr>
          <w:rFonts w:eastAsia="Times New Roman"/>
          <w:noProof/>
          <w:lang w:eastAsia="en-GB"/>
        </w:rPr>
        <w:t>2.</w:t>
      </w:r>
      <w:r>
        <w:rPr>
          <w:rFonts w:eastAsiaTheme="minorEastAsia"/>
          <w:b w:val="0"/>
          <w:bCs w:val="0"/>
          <w:smallCaps w:val="0"/>
          <w:noProof/>
          <w:sz w:val="24"/>
          <w:szCs w:val="24"/>
          <w:lang w:eastAsia="en-GB"/>
        </w:rPr>
        <w:tab/>
      </w:r>
      <w:r w:rsidRPr="008A3A30">
        <w:rPr>
          <w:rFonts w:eastAsia="Times New Roman"/>
          <w:noProof/>
          <w:lang w:eastAsia="en-GB"/>
        </w:rPr>
        <w:t>Iterative management of decision-making structure</w:t>
      </w:r>
      <w:r>
        <w:rPr>
          <w:noProof/>
        </w:rPr>
        <w:tab/>
      </w:r>
      <w:r>
        <w:rPr>
          <w:noProof/>
        </w:rPr>
        <w:fldChar w:fldCharType="begin"/>
      </w:r>
      <w:r>
        <w:rPr>
          <w:noProof/>
        </w:rPr>
        <w:instrText xml:space="preserve"> PAGEREF _Toc493860693 \h </w:instrText>
      </w:r>
      <w:r>
        <w:rPr>
          <w:noProof/>
        </w:rPr>
      </w:r>
      <w:r>
        <w:rPr>
          <w:noProof/>
        </w:rPr>
        <w:fldChar w:fldCharType="separate"/>
      </w:r>
      <w:r>
        <w:rPr>
          <w:noProof/>
        </w:rPr>
        <w:t>6</w:t>
      </w:r>
      <w:r>
        <w:rPr>
          <w:noProof/>
        </w:rPr>
        <w:fldChar w:fldCharType="end"/>
      </w:r>
    </w:p>
    <w:p w14:paraId="6895F191" w14:textId="77777777" w:rsidR="00282D5A" w:rsidRDefault="00282D5A">
      <w:pPr>
        <w:pStyle w:val="TOC2"/>
        <w:tabs>
          <w:tab w:val="left" w:pos="410"/>
          <w:tab w:val="right" w:pos="9010"/>
        </w:tabs>
        <w:rPr>
          <w:rFonts w:eastAsiaTheme="minorEastAsia"/>
          <w:b w:val="0"/>
          <w:bCs w:val="0"/>
          <w:smallCaps w:val="0"/>
          <w:noProof/>
          <w:sz w:val="24"/>
          <w:szCs w:val="24"/>
          <w:lang w:eastAsia="en-GB"/>
        </w:rPr>
      </w:pPr>
      <w:r w:rsidRPr="008A3A30">
        <w:rPr>
          <w:rFonts w:eastAsia="Times New Roman"/>
          <w:noProof/>
          <w:lang w:eastAsia="en-GB"/>
        </w:rPr>
        <w:t>3.</w:t>
      </w:r>
      <w:r>
        <w:rPr>
          <w:rFonts w:eastAsiaTheme="minorEastAsia"/>
          <w:b w:val="0"/>
          <w:bCs w:val="0"/>
          <w:smallCaps w:val="0"/>
          <w:noProof/>
          <w:sz w:val="24"/>
          <w:szCs w:val="24"/>
          <w:lang w:eastAsia="en-GB"/>
        </w:rPr>
        <w:tab/>
      </w:r>
      <w:r w:rsidRPr="008A3A30">
        <w:rPr>
          <w:rFonts w:eastAsia="Times New Roman"/>
          <w:noProof/>
          <w:lang w:eastAsia="en-GB"/>
        </w:rPr>
        <w:t>Identity of decision makers</w:t>
      </w:r>
      <w:r>
        <w:rPr>
          <w:noProof/>
        </w:rPr>
        <w:tab/>
      </w:r>
      <w:r>
        <w:rPr>
          <w:noProof/>
        </w:rPr>
        <w:fldChar w:fldCharType="begin"/>
      </w:r>
      <w:r>
        <w:rPr>
          <w:noProof/>
        </w:rPr>
        <w:instrText xml:space="preserve"> PAGEREF _Toc493860694 \h </w:instrText>
      </w:r>
      <w:r>
        <w:rPr>
          <w:noProof/>
        </w:rPr>
      </w:r>
      <w:r>
        <w:rPr>
          <w:noProof/>
        </w:rPr>
        <w:fldChar w:fldCharType="separate"/>
      </w:r>
      <w:r>
        <w:rPr>
          <w:noProof/>
        </w:rPr>
        <w:t>8</w:t>
      </w:r>
      <w:r>
        <w:rPr>
          <w:noProof/>
        </w:rPr>
        <w:fldChar w:fldCharType="end"/>
      </w:r>
    </w:p>
    <w:p w14:paraId="5B613140" w14:textId="77777777" w:rsidR="00282D5A" w:rsidRDefault="00282D5A">
      <w:pPr>
        <w:pStyle w:val="TOC2"/>
        <w:tabs>
          <w:tab w:val="left" w:pos="410"/>
          <w:tab w:val="right" w:pos="9010"/>
        </w:tabs>
        <w:rPr>
          <w:rFonts w:eastAsiaTheme="minorEastAsia"/>
          <w:b w:val="0"/>
          <w:bCs w:val="0"/>
          <w:smallCaps w:val="0"/>
          <w:noProof/>
          <w:sz w:val="24"/>
          <w:szCs w:val="24"/>
          <w:lang w:eastAsia="en-GB"/>
        </w:rPr>
      </w:pPr>
      <w:r w:rsidRPr="008A3A30">
        <w:rPr>
          <w:rFonts w:eastAsia="Times New Roman"/>
          <w:noProof/>
          <w:lang w:eastAsia="en-GB"/>
        </w:rPr>
        <w:t>4.</w:t>
      </w:r>
      <w:r>
        <w:rPr>
          <w:rFonts w:eastAsiaTheme="minorEastAsia"/>
          <w:b w:val="0"/>
          <w:bCs w:val="0"/>
          <w:smallCaps w:val="0"/>
          <w:noProof/>
          <w:sz w:val="24"/>
          <w:szCs w:val="24"/>
          <w:lang w:eastAsia="en-GB"/>
        </w:rPr>
        <w:tab/>
      </w:r>
      <w:r w:rsidRPr="008A3A30">
        <w:rPr>
          <w:rFonts w:eastAsia="Times New Roman"/>
          <w:noProof/>
          <w:lang w:eastAsia="en-GB"/>
        </w:rPr>
        <w:t>Timeline of key decisions and processes</w:t>
      </w:r>
      <w:r>
        <w:rPr>
          <w:noProof/>
        </w:rPr>
        <w:tab/>
      </w:r>
      <w:r>
        <w:rPr>
          <w:noProof/>
        </w:rPr>
        <w:fldChar w:fldCharType="begin"/>
      </w:r>
      <w:r>
        <w:rPr>
          <w:noProof/>
        </w:rPr>
        <w:instrText xml:space="preserve"> PAGEREF _Toc493860695 \h </w:instrText>
      </w:r>
      <w:r>
        <w:rPr>
          <w:noProof/>
        </w:rPr>
      </w:r>
      <w:r>
        <w:rPr>
          <w:noProof/>
        </w:rPr>
        <w:fldChar w:fldCharType="separate"/>
      </w:r>
      <w:r>
        <w:rPr>
          <w:noProof/>
        </w:rPr>
        <w:t>8</w:t>
      </w:r>
      <w:r>
        <w:rPr>
          <w:noProof/>
        </w:rPr>
        <w:fldChar w:fldCharType="end"/>
      </w:r>
    </w:p>
    <w:p w14:paraId="3AAB3B78" w14:textId="77777777" w:rsidR="00282D5A" w:rsidRDefault="00282D5A">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_Toc493860696 \h </w:instrText>
      </w:r>
      <w:r>
        <w:rPr>
          <w:noProof/>
        </w:rPr>
      </w:r>
      <w:r>
        <w:rPr>
          <w:noProof/>
        </w:rPr>
        <w:fldChar w:fldCharType="separate"/>
      </w:r>
      <w:r>
        <w:rPr>
          <w:noProof/>
        </w:rPr>
        <w:t>9</w:t>
      </w:r>
      <w:r>
        <w:rPr>
          <w:noProof/>
        </w:rPr>
        <w:fldChar w:fldCharType="end"/>
      </w:r>
    </w:p>
    <w:p w14:paraId="56152E8D" w14:textId="77777777" w:rsidR="00282D5A" w:rsidRDefault="00282D5A">
      <w:pPr>
        <w:pStyle w:val="TOC1"/>
        <w:tabs>
          <w:tab w:val="right" w:pos="9010"/>
        </w:tabs>
        <w:rPr>
          <w:rFonts w:eastAsiaTheme="minorEastAsia"/>
          <w:b w:val="0"/>
          <w:bCs w:val="0"/>
          <w:caps w:val="0"/>
          <w:noProof/>
          <w:sz w:val="24"/>
          <w:szCs w:val="24"/>
          <w:u w:val="none"/>
          <w:lang w:eastAsia="en-GB"/>
        </w:rPr>
      </w:pPr>
      <w:r w:rsidRPr="008A3A30">
        <w:rPr>
          <w:rFonts w:eastAsia="Times New Roman"/>
          <w:noProof/>
          <w:lang w:eastAsia="en-GB"/>
        </w:rPr>
        <w:t>Outlines of HIWeather focus areas</w:t>
      </w:r>
      <w:r>
        <w:rPr>
          <w:noProof/>
        </w:rPr>
        <w:tab/>
      </w:r>
      <w:r>
        <w:rPr>
          <w:noProof/>
        </w:rPr>
        <w:fldChar w:fldCharType="begin"/>
      </w:r>
      <w:r>
        <w:rPr>
          <w:noProof/>
        </w:rPr>
        <w:instrText xml:space="preserve"> PAGEREF _Toc493860697 \h </w:instrText>
      </w:r>
      <w:r>
        <w:rPr>
          <w:noProof/>
        </w:rPr>
      </w:r>
      <w:r>
        <w:rPr>
          <w:noProof/>
        </w:rPr>
        <w:fldChar w:fldCharType="separate"/>
      </w:r>
      <w:r>
        <w:rPr>
          <w:noProof/>
        </w:rPr>
        <w:t>10</w:t>
      </w:r>
      <w:r>
        <w:rPr>
          <w:noProof/>
        </w:rPr>
        <w:fldChar w:fldCharType="end"/>
      </w:r>
    </w:p>
    <w:p w14:paraId="05A7CDC3" w14:textId="77777777" w:rsidR="00282D5A" w:rsidRDefault="00282D5A">
      <w:pPr>
        <w:pStyle w:val="TOC2"/>
        <w:tabs>
          <w:tab w:val="right" w:pos="9010"/>
        </w:tabs>
        <w:rPr>
          <w:rFonts w:eastAsiaTheme="minorEastAsia"/>
          <w:b w:val="0"/>
          <w:bCs w:val="0"/>
          <w:smallCaps w:val="0"/>
          <w:noProof/>
          <w:sz w:val="24"/>
          <w:szCs w:val="24"/>
          <w:lang w:eastAsia="en-GB"/>
        </w:rPr>
      </w:pPr>
      <w:r w:rsidRPr="008A3A30">
        <w:rPr>
          <w:rFonts w:eastAsia="Times New Roman"/>
          <w:noProof/>
          <w:lang w:eastAsia="en-GB"/>
        </w:rPr>
        <w:t>1. Urban Flood</w:t>
      </w:r>
      <w:r>
        <w:rPr>
          <w:noProof/>
        </w:rPr>
        <w:tab/>
      </w:r>
      <w:r>
        <w:rPr>
          <w:noProof/>
        </w:rPr>
        <w:fldChar w:fldCharType="begin"/>
      </w:r>
      <w:r>
        <w:rPr>
          <w:noProof/>
        </w:rPr>
        <w:instrText xml:space="preserve"> PAGEREF _Toc493860698 \h </w:instrText>
      </w:r>
      <w:r>
        <w:rPr>
          <w:noProof/>
        </w:rPr>
      </w:r>
      <w:r>
        <w:rPr>
          <w:noProof/>
        </w:rPr>
        <w:fldChar w:fldCharType="separate"/>
      </w:r>
      <w:r>
        <w:rPr>
          <w:noProof/>
        </w:rPr>
        <w:t>10</w:t>
      </w:r>
      <w:r>
        <w:rPr>
          <w:noProof/>
        </w:rPr>
        <w:fldChar w:fldCharType="end"/>
      </w:r>
    </w:p>
    <w:p w14:paraId="118D72F5"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Overview</w:t>
      </w:r>
      <w:r>
        <w:rPr>
          <w:noProof/>
        </w:rPr>
        <w:tab/>
      </w:r>
      <w:r>
        <w:rPr>
          <w:noProof/>
        </w:rPr>
        <w:fldChar w:fldCharType="begin"/>
      </w:r>
      <w:r>
        <w:rPr>
          <w:noProof/>
        </w:rPr>
        <w:instrText xml:space="preserve"> PAGEREF _Toc493860699 \h </w:instrText>
      </w:r>
      <w:r>
        <w:rPr>
          <w:noProof/>
        </w:rPr>
      </w:r>
      <w:r>
        <w:rPr>
          <w:noProof/>
        </w:rPr>
        <w:fldChar w:fldCharType="separate"/>
      </w:r>
      <w:r>
        <w:rPr>
          <w:noProof/>
        </w:rPr>
        <w:t>10</w:t>
      </w:r>
      <w:r>
        <w:rPr>
          <w:noProof/>
        </w:rPr>
        <w:fldChar w:fldCharType="end"/>
      </w:r>
    </w:p>
    <w:p w14:paraId="7A7FCE8F"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Health impacts</w:t>
      </w:r>
      <w:r>
        <w:rPr>
          <w:noProof/>
        </w:rPr>
        <w:tab/>
      </w:r>
      <w:r>
        <w:rPr>
          <w:noProof/>
        </w:rPr>
        <w:fldChar w:fldCharType="begin"/>
      </w:r>
      <w:r>
        <w:rPr>
          <w:noProof/>
        </w:rPr>
        <w:instrText xml:space="preserve"> PAGEREF _Toc493860700 \h </w:instrText>
      </w:r>
      <w:r>
        <w:rPr>
          <w:noProof/>
        </w:rPr>
      </w:r>
      <w:r>
        <w:rPr>
          <w:noProof/>
        </w:rPr>
        <w:fldChar w:fldCharType="separate"/>
      </w:r>
      <w:r>
        <w:rPr>
          <w:noProof/>
        </w:rPr>
        <w:t>10</w:t>
      </w:r>
      <w:r>
        <w:rPr>
          <w:noProof/>
        </w:rPr>
        <w:fldChar w:fldCharType="end"/>
      </w:r>
    </w:p>
    <w:p w14:paraId="14242E93" w14:textId="77777777" w:rsidR="00282D5A" w:rsidRDefault="00282D5A">
      <w:pPr>
        <w:pStyle w:val="TOC3"/>
        <w:tabs>
          <w:tab w:val="right" w:pos="9010"/>
        </w:tabs>
        <w:rPr>
          <w:rFonts w:eastAsiaTheme="minorEastAsia"/>
          <w:smallCaps w:val="0"/>
          <w:noProof/>
          <w:sz w:val="24"/>
          <w:szCs w:val="24"/>
          <w:lang w:eastAsia="en-GB"/>
        </w:rPr>
      </w:pPr>
      <w:r>
        <w:rPr>
          <w:noProof/>
          <w:lang w:eastAsia="en-GB"/>
        </w:rPr>
        <w:t>How forecasting fits into urban Flood Action Plans (FAPs)</w:t>
      </w:r>
      <w:r>
        <w:rPr>
          <w:noProof/>
        </w:rPr>
        <w:tab/>
      </w:r>
      <w:r>
        <w:rPr>
          <w:noProof/>
        </w:rPr>
        <w:fldChar w:fldCharType="begin"/>
      </w:r>
      <w:r>
        <w:rPr>
          <w:noProof/>
        </w:rPr>
        <w:instrText xml:space="preserve"> PAGEREF _Toc493860701 \h </w:instrText>
      </w:r>
      <w:r>
        <w:rPr>
          <w:noProof/>
        </w:rPr>
      </w:r>
      <w:r>
        <w:rPr>
          <w:noProof/>
        </w:rPr>
        <w:fldChar w:fldCharType="separate"/>
      </w:r>
      <w:r>
        <w:rPr>
          <w:noProof/>
        </w:rPr>
        <w:t>11</w:t>
      </w:r>
      <w:r>
        <w:rPr>
          <w:noProof/>
        </w:rPr>
        <w:fldChar w:fldCharType="end"/>
      </w:r>
    </w:p>
    <w:p w14:paraId="4B1B8329"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processes made in preparedness and action plans</w:t>
      </w:r>
      <w:r>
        <w:rPr>
          <w:noProof/>
        </w:rPr>
        <w:tab/>
      </w:r>
      <w:r>
        <w:rPr>
          <w:noProof/>
        </w:rPr>
        <w:fldChar w:fldCharType="begin"/>
      </w:r>
      <w:r>
        <w:rPr>
          <w:noProof/>
        </w:rPr>
        <w:instrText xml:space="preserve"> PAGEREF _Toc493860702 \h </w:instrText>
      </w:r>
      <w:r>
        <w:rPr>
          <w:noProof/>
        </w:rPr>
      </w:r>
      <w:r>
        <w:rPr>
          <w:noProof/>
        </w:rPr>
        <w:fldChar w:fldCharType="separate"/>
      </w:r>
      <w:r>
        <w:rPr>
          <w:noProof/>
        </w:rPr>
        <w:t>13</w:t>
      </w:r>
      <w:r>
        <w:rPr>
          <w:noProof/>
        </w:rPr>
        <w:fldChar w:fldCharType="end"/>
      </w:r>
    </w:p>
    <w:p w14:paraId="798399DA" w14:textId="77777777" w:rsidR="00282D5A" w:rsidRDefault="00282D5A">
      <w:pPr>
        <w:pStyle w:val="TOC3"/>
        <w:tabs>
          <w:tab w:val="right" w:pos="9010"/>
        </w:tabs>
        <w:rPr>
          <w:rFonts w:eastAsiaTheme="minorEastAsia"/>
          <w:smallCaps w:val="0"/>
          <w:noProof/>
          <w:sz w:val="24"/>
          <w:szCs w:val="24"/>
          <w:lang w:eastAsia="en-GB"/>
        </w:rPr>
      </w:pPr>
      <w:r w:rsidRPr="008A3A30">
        <w:rPr>
          <w:noProof/>
          <w:lang w:val="en-US"/>
        </w:rPr>
        <w:t>Key gaps in real-time monitoring, forecasting and alert capabilities</w:t>
      </w:r>
      <w:r>
        <w:rPr>
          <w:noProof/>
        </w:rPr>
        <w:tab/>
      </w:r>
      <w:r>
        <w:rPr>
          <w:noProof/>
        </w:rPr>
        <w:fldChar w:fldCharType="begin"/>
      </w:r>
      <w:r>
        <w:rPr>
          <w:noProof/>
        </w:rPr>
        <w:instrText xml:space="preserve"> PAGEREF _Toc493860703 \h </w:instrText>
      </w:r>
      <w:r>
        <w:rPr>
          <w:noProof/>
        </w:rPr>
      </w:r>
      <w:r>
        <w:rPr>
          <w:noProof/>
        </w:rPr>
        <w:fldChar w:fldCharType="separate"/>
      </w:r>
      <w:r>
        <w:rPr>
          <w:noProof/>
        </w:rPr>
        <w:t>14</w:t>
      </w:r>
      <w:r>
        <w:rPr>
          <w:noProof/>
        </w:rPr>
        <w:fldChar w:fldCharType="end"/>
      </w:r>
    </w:p>
    <w:p w14:paraId="48B237DB"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_Toc493860704 \h </w:instrText>
      </w:r>
      <w:r>
        <w:rPr>
          <w:noProof/>
        </w:rPr>
      </w:r>
      <w:r>
        <w:rPr>
          <w:noProof/>
        </w:rPr>
        <w:fldChar w:fldCharType="separate"/>
      </w:r>
      <w:r>
        <w:rPr>
          <w:noProof/>
        </w:rPr>
        <w:t>14</w:t>
      </w:r>
      <w:r>
        <w:rPr>
          <w:noProof/>
        </w:rPr>
        <w:fldChar w:fldCharType="end"/>
      </w:r>
    </w:p>
    <w:p w14:paraId="7815A98B"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Potential pilot projects with improved forecasting</w:t>
      </w:r>
      <w:r>
        <w:rPr>
          <w:noProof/>
        </w:rPr>
        <w:tab/>
      </w:r>
      <w:r>
        <w:rPr>
          <w:noProof/>
        </w:rPr>
        <w:fldChar w:fldCharType="begin"/>
      </w:r>
      <w:r>
        <w:rPr>
          <w:noProof/>
        </w:rPr>
        <w:instrText xml:space="preserve"> PAGEREF _Toc493860705 \h </w:instrText>
      </w:r>
      <w:r>
        <w:rPr>
          <w:noProof/>
        </w:rPr>
      </w:r>
      <w:r>
        <w:rPr>
          <w:noProof/>
        </w:rPr>
        <w:fldChar w:fldCharType="separate"/>
      </w:r>
      <w:r>
        <w:rPr>
          <w:noProof/>
        </w:rPr>
        <w:t>15</w:t>
      </w:r>
      <w:r>
        <w:rPr>
          <w:noProof/>
        </w:rPr>
        <w:fldChar w:fldCharType="end"/>
      </w:r>
    </w:p>
    <w:p w14:paraId="7216234B" w14:textId="77777777" w:rsidR="00282D5A" w:rsidRDefault="00282D5A">
      <w:pPr>
        <w:pStyle w:val="TOC2"/>
        <w:tabs>
          <w:tab w:val="right" w:pos="9010"/>
        </w:tabs>
        <w:rPr>
          <w:rFonts w:eastAsiaTheme="minorEastAsia"/>
          <w:b w:val="0"/>
          <w:bCs w:val="0"/>
          <w:smallCaps w:val="0"/>
          <w:noProof/>
          <w:sz w:val="24"/>
          <w:szCs w:val="24"/>
          <w:lang w:eastAsia="en-GB"/>
        </w:rPr>
      </w:pPr>
      <w:r w:rsidRPr="008A3A30">
        <w:rPr>
          <w:rFonts w:eastAsia="Times New Roman"/>
          <w:noProof/>
          <w:lang w:eastAsia="en-GB"/>
        </w:rPr>
        <w:t>2. Wildfire</w:t>
      </w:r>
      <w:r>
        <w:rPr>
          <w:noProof/>
        </w:rPr>
        <w:tab/>
      </w:r>
      <w:r>
        <w:rPr>
          <w:noProof/>
        </w:rPr>
        <w:fldChar w:fldCharType="begin"/>
      </w:r>
      <w:r>
        <w:rPr>
          <w:noProof/>
        </w:rPr>
        <w:instrText xml:space="preserve"> PAGEREF _Toc493860706 \h </w:instrText>
      </w:r>
      <w:r>
        <w:rPr>
          <w:noProof/>
        </w:rPr>
      </w:r>
      <w:r>
        <w:rPr>
          <w:noProof/>
        </w:rPr>
        <w:fldChar w:fldCharType="separate"/>
      </w:r>
      <w:r>
        <w:rPr>
          <w:noProof/>
        </w:rPr>
        <w:t>17</w:t>
      </w:r>
      <w:r>
        <w:rPr>
          <w:noProof/>
        </w:rPr>
        <w:fldChar w:fldCharType="end"/>
      </w:r>
    </w:p>
    <w:p w14:paraId="5654E05E"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Overview</w:t>
      </w:r>
      <w:r>
        <w:rPr>
          <w:noProof/>
        </w:rPr>
        <w:tab/>
      </w:r>
      <w:r>
        <w:rPr>
          <w:noProof/>
        </w:rPr>
        <w:fldChar w:fldCharType="begin"/>
      </w:r>
      <w:r>
        <w:rPr>
          <w:noProof/>
        </w:rPr>
        <w:instrText xml:space="preserve"> PAGEREF _Toc493860707 \h </w:instrText>
      </w:r>
      <w:r>
        <w:rPr>
          <w:noProof/>
        </w:rPr>
      </w:r>
      <w:r>
        <w:rPr>
          <w:noProof/>
        </w:rPr>
        <w:fldChar w:fldCharType="separate"/>
      </w:r>
      <w:r>
        <w:rPr>
          <w:noProof/>
        </w:rPr>
        <w:t>17</w:t>
      </w:r>
      <w:r>
        <w:rPr>
          <w:noProof/>
        </w:rPr>
        <w:fldChar w:fldCharType="end"/>
      </w:r>
    </w:p>
    <w:p w14:paraId="11305430"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Health impacts</w:t>
      </w:r>
      <w:r>
        <w:rPr>
          <w:noProof/>
        </w:rPr>
        <w:tab/>
      </w:r>
      <w:r>
        <w:rPr>
          <w:noProof/>
        </w:rPr>
        <w:fldChar w:fldCharType="begin"/>
      </w:r>
      <w:r>
        <w:rPr>
          <w:noProof/>
        </w:rPr>
        <w:instrText xml:space="preserve"> PAGEREF _Toc493860708 \h </w:instrText>
      </w:r>
      <w:r>
        <w:rPr>
          <w:noProof/>
        </w:rPr>
      </w:r>
      <w:r>
        <w:rPr>
          <w:noProof/>
        </w:rPr>
        <w:fldChar w:fldCharType="separate"/>
      </w:r>
      <w:r>
        <w:rPr>
          <w:noProof/>
        </w:rPr>
        <w:t>17</w:t>
      </w:r>
      <w:r>
        <w:rPr>
          <w:noProof/>
        </w:rPr>
        <w:fldChar w:fldCharType="end"/>
      </w:r>
    </w:p>
    <w:p w14:paraId="061A6758"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processes made in preparedness and action plans</w:t>
      </w:r>
      <w:r>
        <w:rPr>
          <w:noProof/>
        </w:rPr>
        <w:tab/>
      </w:r>
      <w:r>
        <w:rPr>
          <w:noProof/>
        </w:rPr>
        <w:fldChar w:fldCharType="begin"/>
      </w:r>
      <w:r>
        <w:rPr>
          <w:noProof/>
        </w:rPr>
        <w:instrText xml:space="preserve"> PAGEREF _Toc493860709 \h </w:instrText>
      </w:r>
      <w:r>
        <w:rPr>
          <w:noProof/>
        </w:rPr>
      </w:r>
      <w:r>
        <w:rPr>
          <w:noProof/>
        </w:rPr>
        <w:fldChar w:fldCharType="separate"/>
      </w:r>
      <w:r>
        <w:rPr>
          <w:noProof/>
        </w:rPr>
        <w:t>18</w:t>
      </w:r>
      <w:r>
        <w:rPr>
          <w:noProof/>
        </w:rPr>
        <w:fldChar w:fldCharType="end"/>
      </w:r>
    </w:p>
    <w:p w14:paraId="3DFB4D65" w14:textId="77777777" w:rsidR="00282D5A" w:rsidRDefault="00282D5A">
      <w:pPr>
        <w:pStyle w:val="TOC3"/>
        <w:tabs>
          <w:tab w:val="right" w:pos="9010"/>
        </w:tabs>
        <w:rPr>
          <w:rFonts w:eastAsiaTheme="minorEastAsia"/>
          <w:smallCaps w:val="0"/>
          <w:noProof/>
          <w:sz w:val="24"/>
          <w:szCs w:val="24"/>
          <w:lang w:eastAsia="en-GB"/>
        </w:rPr>
      </w:pPr>
      <w:r w:rsidRPr="008A3A30">
        <w:rPr>
          <w:noProof/>
          <w:lang w:val="en-US"/>
        </w:rPr>
        <w:t>Key gaps in real-time monitoring, forecasting and alert capabilities</w:t>
      </w:r>
      <w:r>
        <w:rPr>
          <w:noProof/>
        </w:rPr>
        <w:tab/>
      </w:r>
      <w:r>
        <w:rPr>
          <w:noProof/>
        </w:rPr>
        <w:fldChar w:fldCharType="begin"/>
      </w:r>
      <w:r>
        <w:rPr>
          <w:noProof/>
        </w:rPr>
        <w:instrText xml:space="preserve"> PAGEREF _Toc493860710 \h </w:instrText>
      </w:r>
      <w:r>
        <w:rPr>
          <w:noProof/>
        </w:rPr>
      </w:r>
      <w:r>
        <w:rPr>
          <w:noProof/>
        </w:rPr>
        <w:fldChar w:fldCharType="separate"/>
      </w:r>
      <w:r>
        <w:rPr>
          <w:noProof/>
        </w:rPr>
        <w:t>18</w:t>
      </w:r>
      <w:r>
        <w:rPr>
          <w:noProof/>
        </w:rPr>
        <w:fldChar w:fldCharType="end"/>
      </w:r>
    </w:p>
    <w:p w14:paraId="6CD4FEE5"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_Toc493860711 \h </w:instrText>
      </w:r>
      <w:r>
        <w:rPr>
          <w:noProof/>
        </w:rPr>
      </w:r>
      <w:r>
        <w:rPr>
          <w:noProof/>
        </w:rPr>
        <w:fldChar w:fldCharType="separate"/>
      </w:r>
      <w:r>
        <w:rPr>
          <w:noProof/>
        </w:rPr>
        <w:t>18</w:t>
      </w:r>
      <w:r>
        <w:rPr>
          <w:noProof/>
        </w:rPr>
        <w:fldChar w:fldCharType="end"/>
      </w:r>
    </w:p>
    <w:p w14:paraId="424383EA"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Potential projects with improved forecasting</w:t>
      </w:r>
      <w:r>
        <w:rPr>
          <w:noProof/>
        </w:rPr>
        <w:tab/>
      </w:r>
      <w:r>
        <w:rPr>
          <w:noProof/>
        </w:rPr>
        <w:fldChar w:fldCharType="begin"/>
      </w:r>
      <w:r>
        <w:rPr>
          <w:noProof/>
        </w:rPr>
        <w:instrText xml:space="preserve"> PAGEREF _Toc493860712 \h </w:instrText>
      </w:r>
      <w:r>
        <w:rPr>
          <w:noProof/>
        </w:rPr>
      </w:r>
      <w:r>
        <w:rPr>
          <w:noProof/>
        </w:rPr>
        <w:fldChar w:fldCharType="separate"/>
      </w:r>
      <w:r>
        <w:rPr>
          <w:noProof/>
        </w:rPr>
        <w:t>18</w:t>
      </w:r>
      <w:r>
        <w:rPr>
          <w:noProof/>
        </w:rPr>
        <w:fldChar w:fldCharType="end"/>
      </w:r>
    </w:p>
    <w:p w14:paraId="33287110" w14:textId="77777777" w:rsidR="00282D5A" w:rsidRDefault="00282D5A">
      <w:pPr>
        <w:pStyle w:val="TOC2"/>
        <w:tabs>
          <w:tab w:val="right" w:pos="9010"/>
        </w:tabs>
        <w:rPr>
          <w:rFonts w:eastAsiaTheme="minorEastAsia"/>
          <w:b w:val="0"/>
          <w:bCs w:val="0"/>
          <w:smallCaps w:val="0"/>
          <w:noProof/>
          <w:sz w:val="24"/>
          <w:szCs w:val="24"/>
          <w:lang w:eastAsia="en-GB"/>
        </w:rPr>
      </w:pPr>
      <w:r w:rsidRPr="008A3A30">
        <w:rPr>
          <w:rFonts w:eastAsia="Times New Roman"/>
          <w:noProof/>
          <w:lang w:eastAsia="en-GB"/>
        </w:rPr>
        <w:t>3. Localised Extreme Wind</w:t>
      </w:r>
      <w:r>
        <w:rPr>
          <w:noProof/>
        </w:rPr>
        <w:tab/>
      </w:r>
      <w:r>
        <w:rPr>
          <w:noProof/>
        </w:rPr>
        <w:fldChar w:fldCharType="begin"/>
      </w:r>
      <w:r>
        <w:rPr>
          <w:noProof/>
        </w:rPr>
        <w:instrText xml:space="preserve"> PAGEREF _Toc493860713 \h </w:instrText>
      </w:r>
      <w:r>
        <w:rPr>
          <w:noProof/>
        </w:rPr>
      </w:r>
      <w:r>
        <w:rPr>
          <w:noProof/>
        </w:rPr>
        <w:fldChar w:fldCharType="separate"/>
      </w:r>
      <w:r>
        <w:rPr>
          <w:noProof/>
        </w:rPr>
        <w:t>19</w:t>
      </w:r>
      <w:r>
        <w:rPr>
          <w:noProof/>
        </w:rPr>
        <w:fldChar w:fldCharType="end"/>
      </w:r>
    </w:p>
    <w:p w14:paraId="31865079"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Overview</w:t>
      </w:r>
      <w:r>
        <w:rPr>
          <w:noProof/>
        </w:rPr>
        <w:tab/>
      </w:r>
      <w:r>
        <w:rPr>
          <w:noProof/>
        </w:rPr>
        <w:fldChar w:fldCharType="begin"/>
      </w:r>
      <w:r>
        <w:rPr>
          <w:noProof/>
        </w:rPr>
        <w:instrText xml:space="preserve"> PAGEREF _Toc493860714 \h </w:instrText>
      </w:r>
      <w:r>
        <w:rPr>
          <w:noProof/>
        </w:rPr>
      </w:r>
      <w:r>
        <w:rPr>
          <w:noProof/>
        </w:rPr>
        <w:fldChar w:fldCharType="separate"/>
      </w:r>
      <w:r>
        <w:rPr>
          <w:noProof/>
        </w:rPr>
        <w:t>19</w:t>
      </w:r>
      <w:r>
        <w:rPr>
          <w:noProof/>
        </w:rPr>
        <w:fldChar w:fldCharType="end"/>
      </w:r>
    </w:p>
    <w:p w14:paraId="08CA0DBF" w14:textId="77777777" w:rsidR="00282D5A" w:rsidRDefault="00282D5A">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_Toc493860715 \h </w:instrText>
      </w:r>
      <w:r>
        <w:rPr>
          <w:noProof/>
        </w:rPr>
      </w:r>
      <w:r>
        <w:rPr>
          <w:noProof/>
        </w:rPr>
        <w:fldChar w:fldCharType="separate"/>
      </w:r>
      <w:r>
        <w:rPr>
          <w:noProof/>
        </w:rPr>
        <w:t>19</w:t>
      </w:r>
      <w:r>
        <w:rPr>
          <w:noProof/>
        </w:rPr>
        <w:fldChar w:fldCharType="end"/>
      </w:r>
    </w:p>
    <w:p w14:paraId="4A7E1F6B"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processes made in preparedness and action plans</w:t>
      </w:r>
      <w:r>
        <w:rPr>
          <w:noProof/>
        </w:rPr>
        <w:tab/>
      </w:r>
      <w:r>
        <w:rPr>
          <w:noProof/>
        </w:rPr>
        <w:fldChar w:fldCharType="begin"/>
      </w:r>
      <w:r>
        <w:rPr>
          <w:noProof/>
        </w:rPr>
        <w:instrText xml:space="preserve"> PAGEREF _Toc493860716 \h </w:instrText>
      </w:r>
      <w:r>
        <w:rPr>
          <w:noProof/>
        </w:rPr>
      </w:r>
      <w:r>
        <w:rPr>
          <w:noProof/>
        </w:rPr>
        <w:fldChar w:fldCharType="separate"/>
      </w:r>
      <w:r>
        <w:rPr>
          <w:noProof/>
        </w:rPr>
        <w:t>20</w:t>
      </w:r>
      <w:r>
        <w:rPr>
          <w:noProof/>
        </w:rPr>
        <w:fldChar w:fldCharType="end"/>
      </w:r>
    </w:p>
    <w:p w14:paraId="63882D33" w14:textId="77777777" w:rsidR="00282D5A" w:rsidRDefault="00282D5A">
      <w:pPr>
        <w:pStyle w:val="TOC3"/>
        <w:tabs>
          <w:tab w:val="right" w:pos="9010"/>
        </w:tabs>
        <w:rPr>
          <w:rFonts w:eastAsiaTheme="minorEastAsia"/>
          <w:smallCaps w:val="0"/>
          <w:noProof/>
          <w:sz w:val="24"/>
          <w:szCs w:val="24"/>
          <w:lang w:eastAsia="en-GB"/>
        </w:rPr>
      </w:pPr>
      <w:r w:rsidRPr="008A3A30">
        <w:rPr>
          <w:noProof/>
          <w:lang w:val="en-US"/>
        </w:rPr>
        <w:t>Key gaps in real-time monitoring, forecasting and alert capabilities</w:t>
      </w:r>
      <w:r>
        <w:rPr>
          <w:noProof/>
        </w:rPr>
        <w:tab/>
      </w:r>
      <w:r>
        <w:rPr>
          <w:noProof/>
        </w:rPr>
        <w:fldChar w:fldCharType="begin"/>
      </w:r>
      <w:r>
        <w:rPr>
          <w:noProof/>
        </w:rPr>
        <w:instrText xml:space="preserve"> PAGEREF _Toc493860717 \h </w:instrText>
      </w:r>
      <w:r>
        <w:rPr>
          <w:noProof/>
        </w:rPr>
      </w:r>
      <w:r>
        <w:rPr>
          <w:noProof/>
        </w:rPr>
        <w:fldChar w:fldCharType="separate"/>
      </w:r>
      <w:r>
        <w:rPr>
          <w:noProof/>
        </w:rPr>
        <w:t>20</w:t>
      </w:r>
      <w:r>
        <w:rPr>
          <w:noProof/>
        </w:rPr>
        <w:fldChar w:fldCharType="end"/>
      </w:r>
    </w:p>
    <w:p w14:paraId="7A3AFBDA"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_Toc493860718 \h </w:instrText>
      </w:r>
      <w:r>
        <w:rPr>
          <w:noProof/>
        </w:rPr>
      </w:r>
      <w:r>
        <w:rPr>
          <w:noProof/>
        </w:rPr>
        <w:fldChar w:fldCharType="separate"/>
      </w:r>
      <w:r>
        <w:rPr>
          <w:noProof/>
        </w:rPr>
        <w:t>20</w:t>
      </w:r>
      <w:r>
        <w:rPr>
          <w:noProof/>
        </w:rPr>
        <w:fldChar w:fldCharType="end"/>
      </w:r>
    </w:p>
    <w:p w14:paraId="43DCE3D7"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Potential projects with improved forecasting</w:t>
      </w:r>
      <w:r>
        <w:rPr>
          <w:noProof/>
        </w:rPr>
        <w:tab/>
      </w:r>
      <w:r>
        <w:rPr>
          <w:noProof/>
        </w:rPr>
        <w:fldChar w:fldCharType="begin"/>
      </w:r>
      <w:r>
        <w:rPr>
          <w:noProof/>
        </w:rPr>
        <w:instrText xml:space="preserve"> PAGEREF _Toc493860719 \h </w:instrText>
      </w:r>
      <w:r>
        <w:rPr>
          <w:noProof/>
        </w:rPr>
      </w:r>
      <w:r>
        <w:rPr>
          <w:noProof/>
        </w:rPr>
        <w:fldChar w:fldCharType="separate"/>
      </w:r>
      <w:r>
        <w:rPr>
          <w:noProof/>
        </w:rPr>
        <w:t>21</w:t>
      </w:r>
      <w:r>
        <w:rPr>
          <w:noProof/>
        </w:rPr>
        <w:fldChar w:fldCharType="end"/>
      </w:r>
    </w:p>
    <w:p w14:paraId="0C1D7C83" w14:textId="77777777" w:rsidR="00282D5A" w:rsidRDefault="00282D5A">
      <w:pPr>
        <w:pStyle w:val="TOC2"/>
        <w:tabs>
          <w:tab w:val="right" w:pos="9010"/>
        </w:tabs>
        <w:rPr>
          <w:rFonts w:eastAsiaTheme="minorEastAsia"/>
          <w:b w:val="0"/>
          <w:bCs w:val="0"/>
          <w:smallCaps w:val="0"/>
          <w:noProof/>
          <w:sz w:val="24"/>
          <w:szCs w:val="24"/>
          <w:lang w:eastAsia="en-GB"/>
        </w:rPr>
      </w:pPr>
      <w:r w:rsidRPr="008A3A30">
        <w:rPr>
          <w:rFonts w:eastAsia="Times New Roman"/>
          <w:noProof/>
          <w:lang w:eastAsia="en-GB"/>
        </w:rPr>
        <w:t>4. Disruptive Winter Weather</w:t>
      </w:r>
      <w:r>
        <w:rPr>
          <w:noProof/>
        </w:rPr>
        <w:tab/>
      </w:r>
      <w:r>
        <w:rPr>
          <w:noProof/>
        </w:rPr>
        <w:fldChar w:fldCharType="begin"/>
      </w:r>
      <w:r>
        <w:rPr>
          <w:noProof/>
        </w:rPr>
        <w:instrText xml:space="preserve"> PAGEREF _Toc493860720 \h </w:instrText>
      </w:r>
      <w:r>
        <w:rPr>
          <w:noProof/>
        </w:rPr>
      </w:r>
      <w:r>
        <w:rPr>
          <w:noProof/>
        </w:rPr>
        <w:fldChar w:fldCharType="separate"/>
      </w:r>
      <w:r>
        <w:rPr>
          <w:noProof/>
        </w:rPr>
        <w:t>22</w:t>
      </w:r>
      <w:r>
        <w:rPr>
          <w:noProof/>
        </w:rPr>
        <w:fldChar w:fldCharType="end"/>
      </w:r>
    </w:p>
    <w:p w14:paraId="623E530D"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Overview</w:t>
      </w:r>
      <w:r>
        <w:rPr>
          <w:noProof/>
        </w:rPr>
        <w:tab/>
      </w:r>
      <w:r>
        <w:rPr>
          <w:noProof/>
        </w:rPr>
        <w:fldChar w:fldCharType="begin"/>
      </w:r>
      <w:r>
        <w:rPr>
          <w:noProof/>
        </w:rPr>
        <w:instrText xml:space="preserve"> PAGEREF _Toc493860721 \h </w:instrText>
      </w:r>
      <w:r>
        <w:rPr>
          <w:noProof/>
        </w:rPr>
      </w:r>
      <w:r>
        <w:rPr>
          <w:noProof/>
        </w:rPr>
        <w:fldChar w:fldCharType="separate"/>
      </w:r>
      <w:r>
        <w:rPr>
          <w:noProof/>
        </w:rPr>
        <w:t>22</w:t>
      </w:r>
      <w:r>
        <w:rPr>
          <w:noProof/>
        </w:rPr>
        <w:fldChar w:fldCharType="end"/>
      </w:r>
    </w:p>
    <w:p w14:paraId="0C051309" w14:textId="77777777" w:rsidR="00282D5A" w:rsidRDefault="00282D5A">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_Toc493860722 \h </w:instrText>
      </w:r>
      <w:r>
        <w:rPr>
          <w:noProof/>
        </w:rPr>
      </w:r>
      <w:r>
        <w:rPr>
          <w:noProof/>
        </w:rPr>
        <w:fldChar w:fldCharType="separate"/>
      </w:r>
      <w:r>
        <w:rPr>
          <w:noProof/>
        </w:rPr>
        <w:t>22</w:t>
      </w:r>
      <w:r>
        <w:rPr>
          <w:noProof/>
        </w:rPr>
        <w:fldChar w:fldCharType="end"/>
      </w:r>
    </w:p>
    <w:p w14:paraId="39B7F6AB"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processes made in preparedness and action plans</w:t>
      </w:r>
      <w:r>
        <w:rPr>
          <w:noProof/>
        </w:rPr>
        <w:tab/>
      </w:r>
      <w:r>
        <w:rPr>
          <w:noProof/>
        </w:rPr>
        <w:fldChar w:fldCharType="begin"/>
      </w:r>
      <w:r>
        <w:rPr>
          <w:noProof/>
        </w:rPr>
        <w:instrText xml:space="preserve"> PAGEREF _Toc493860723 \h </w:instrText>
      </w:r>
      <w:r>
        <w:rPr>
          <w:noProof/>
        </w:rPr>
      </w:r>
      <w:r>
        <w:rPr>
          <w:noProof/>
        </w:rPr>
        <w:fldChar w:fldCharType="separate"/>
      </w:r>
      <w:r>
        <w:rPr>
          <w:noProof/>
        </w:rPr>
        <w:t>23</w:t>
      </w:r>
      <w:r>
        <w:rPr>
          <w:noProof/>
        </w:rPr>
        <w:fldChar w:fldCharType="end"/>
      </w:r>
    </w:p>
    <w:p w14:paraId="617ED303" w14:textId="77777777" w:rsidR="00282D5A" w:rsidRDefault="00282D5A">
      <w:pPr>
        <w:pStyle w:val="TOC3"/>
        <w:tabs>
          <w:tab w:val="right" w:pos="9010"/>
        </w:tabs>
        <w:rPr>
          <w:rFonts w:eastAsiaTheme="minorEastAsia"/>
          <w:smallCaps w:val="0"/>
          <w:noProof/>
          <w:sz w:val="24"/>
          <w:szCs w:val="24"/>
          <w:lang w:eastAsia="en-GB"/>
        </w:rPr>
      </w:pPr>
      <w:r w:rsidRPr="008A3A30">
        <w:rPr>
          <w:noProof/>
          <w:lang w:val="en-US"/>
        </w:rPr>
        <w:t>Key gaps in real-time monitoring, forecasting and alert capabilities</w:t>
      </w:r>
      <w:r>
        <w:rPr>
          <w:noProof/>
        </w:rPr>
        <w:tab/>
      </w:r>
      <w:r>
        <w:rPr>
          <w:noProof/>
        </w:rPr>
        <w:fldChar w:fldCharType="begin"/>
      </w:r>
      <w:r>
        <w:rPr>
          <w:noProof/>
        </w:rPr>
        <w:instrText xml:space="preserve"> PAGEREF _Toc493860724 \h </w:instrText>
      </w:r>
      <w:r>
        <w:rPr>
          <w:noProof/>
        </w:rPr>
      </w:r>
      <w:r>
        <w:rPr>
          <w:noProof/>
        </w:rPr>
        <w:fldChar w:fldCharType="separate"/>
      </w:r>
      <w:r>
        <w:rPr>
          <w:noProof/>
        </w:rPr>
        <w:t>23</w:t>
      </w:r>
      <w:r>
        <w:rPr>
          <w:noProof/>
        </w:rPr>
        <w:fldChar w:fldCharType="end"/>
      </w:r>
    </w:p>
    <w:p w14:paraId="59721293"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_Toc493860725 \h </w:instrText>
      </w:r>
      <w:r>
        <w:rPr>
          <w:noProof/>
        </w:rPr>
      </w:r>
      <w:r>
        <w:rPr>
          <w:noProof/>
        </w:rPr>
        <w:fldChar w:fldCharType="separate"/>
      </w:r>
      <w:r>
        <w:rPr>
          <w:noProof/>
        </w:rPr>
        <w:t>23</w:t>
      </w:r>
      <w:r>
        <w:rPr>
          <w:noProof/>
        </w:rPr>
        <w:fldChar w:fldCharType="end"/>
      </w:r>
    </w:p>
    <w:p w14:paraId="083F6E3E"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Potential projects with improved forecasting</w:t>
      </w:r>
      <w:r>
        <w:rPr>
          <w:noProof/>
        </w:rPr>
        <w:tab/>
      </w:r>
      <w:r>
        <w:rPr>
          <w:noProof/>
        </w:rPr>
        <w:fldChar w:fldCharType="begin"/>
      </w:r>
      <w:r>
        <w:rPr>
          <w:noProof/>
        </w:rPr>
        <w:instrText xml:space="preserve"> PAGEREF _Toc493860726 \h </w:instrText>
      </w:r>
      <w:r>
        <w:rPr>
          <w:noProof/>
        </w:rPr>
      </w:r>
      <w:r>
        <w:rPr>
          <w:noProof/>
        </w:rPr>
        <w:fldChar w:fldCharType="separate"/>
      </w:r>
      <w:r>
        <w:rPr>
          <w:noProof/>
        </w:rPr>
        <w:t>23</w:t>
      </w:r>
      <w:r>
        <w:rPr>
          <w:noProof/>
        </w:rPr>
        <w:fldChar w:fldCharType="end"/>
      </w:r>
    </w:p>
    <w:p w14:paraId="0474F607" w14:textId="77777777" w:rsidR="00282D5A" w:rsidRDefault="00282D5A">
      <w:pPr>
        <w:pStyle w:val="TOC2"/>
        <w:tabs>
          <w:tab w:val="right" w:pos="9010"/>
        </w:tabs>
        <w:rPr>
          <w:rFonts w:eastAsiaTheme="minorEastAsia"/>
          <w:b w:val="0"/>
          <w:bCs w:val="0"/>
          <w:smallCaps w:val="0"/>
          <w:noProof/>
          <w:sz w:val="24"/>
          <w:szCs w:val="24"/>
          <w:lang w:eastAsia="en-GB"/>
        </w:rPr>
      </w:pPr>
      <w:r w:rsidRPr="008A3A30">
        <w:rPr>
          <w:rFonts w:eastAsia="Times New Roman"/>
          <w:noProof/>
          <w:lang w:eastAsia="en-GB"/>
        </w:rPr>
        <w:t>5. Urban Heat Waves and Air Pollution</w:t>
      </w:r>
      <w:r>
        <w:rPr>
          <w:noProof/>
        </w:rPr>
        <w:tab/>
      </w:r>
      <w:r>
        <w:rPr>
          <w:noProof/>
        </w:rPr>
        <w:fldChar w:fldCharType="begin"/>
      </w:r>
      <w:r>
        <w:rPr>
          <w:noProof/>
        </w:rPr>
        <w:instrText xml:space="preserve"> PAGEREF _Toc493860727 \h </w:instrText>
      </w:r>
      <w:r>
        <w:rPr>
          <w:noProof/>
        </w:rPr>
      </w:r>
      <w:r>
        <w:rPr>
          <w:noProof/>
        </w:rPr>
        <w:fldChar w:fldCharType="separate"/>
      </w:r>
      <w:r>
        <w:rPr>
          <w:noProof/>
        </w:rPr>
        <w:t>24</w:t>
      </w:r>
      <w:r>
        <w:rPr>
          <w:noProof/>
        </w:rPr>
        <w:fldChar w:fldCharType="end"/>
      </w:r>
    </w:p>
    <w:p w14:paraId="160F122F"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Overview</w:t>
      </w:r>
      <w:r>
        <w:rPr>
          <w:noProof/>
        </w:rPr>
        <w:tab/>
      </w:r>
      <w:r>
        <w:rPr>
          <w:noProof/>
        </w:rPr>
        <w:fldChar w:fldCharType="begin"/>
      </w:r>
      <w:r>
        <w:rPr>
          <w:noProof/>
        </w:rPr>
        <w:instrText xml:space="preserve"> PAGEREF _Toc493860728 \h </w:instrText>
      </w:r>
      <w:r>
        <w:rPr>
          <w:noProof/>
        </w:rPr>
      </w:r>
      <w:r>
        <w:rPr>
          <w:noProof/>
        </w:rPr>
        <w:fldChar w:fldCharType="separate"/>
      </w:r>
      <w:r>
        <w:rPr>
          <w:noProof/>
        </w:rPr>
        <w:t>24</w:t>
      </w:r>
      <w:r>
        <w:rPr>
          <w:noProof/>
        </w:rPr>
        <w:fldChar w:fldCharType="end"/>
      </w:r>
    </w:p>
    <w:p w14:paraId="5B394BEC"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Health impacts</w:t>
      </w:r>
      <w:r>
        <w:rPr>
          <w:noProof/>
        </w:rPr>
        <w:tab/>
      </w:r>
      <w:r>
        <w:rPr>
          <w:noProof/>
        </w:rPr>
        <w:fldChar w:fldCharType="begin"/>
      </w:r>
      <w:r>
        <w:rPr>
          <w:noProof/>
        </w:rPr>
        <w:instrText xml:space="preserve"> PAGEREF _Toc493860729 \h </w:instrText>
      </w:r>
      <w:r>
        <w:rPr>
          <w:noProof/>
        </w:rPr>
      </w:r>
      <w:r>
        <w:rPr>
          <w:noProof/>
        </w:rPr>
        <w:fldChar w:fldCharType="separate"/>
      </w:r>
      <w:r>
        <w:rPr>
          <w:noProof/>
        </w:rPr>
        <w:t>24</w:t>
      </w:r>
      <w:r>
        <w:rPr>
          <w:noProof/>
        </w:rPr>
        <w:fldChar w:fldCharType="end"/>
      </w:r>
    </w:p>
    <w:p w14:paraId="40227513" w14:textId="77777777" w:rsidR="00282D5A" w:rsidRDefault="00282D5A">
      <w:pPr>
        <w:pStyle w:val="TOC3"/>
        <w:tabs>
          <w:tab w:val="right" w:pos="9010"/>
        </w:tabs>
        <w:rPr>
          <w:rFonts w:eastAsiaTheme="minorEastAsia"/>
          <w:smallCaps w:val="0"/>
          <w:noProof/>
          <w:sz w:val="24"/>
          <w:szCs w:val="24"/>
          <w:lang w:eastAsia="en-GB"/>
        </w:rPr>
      </w:pPr>
      <w:r>
        <w:rPr>
          <w:noProof/>
          <w:lang w:eastAsia="en-GB"/>
        </w:rPr>
        <w:t>How forecasting informs heat wave and air pollution health action plans</w:t>
      </w:r>
      <w:r>
        <w:rPr>
          <w:noProof/>
        </w:rPr>
        <w:tab/>
      </w:r>
      <w:r>
        <w:rPr>
          <w:noProof/>
        </w:rPr>
        <w:fldChar w:fldCharType="begin"/>
      </w:r>
      <w:r>
        <w:rPr>
          <w:noProof/>
        </w:rPr>
        <w:instrText xml:space="preserve"> PAGEREF _Toc493860730 \h </w:instrText>
      </w:r>
      <w:r>
        <w:rPr>
          <w:noProof/>
        </w:rPr>
      </w:r>
      <w:r>
        <w:rPr>
          <w:noProof/>
        </w:rPr>
        <w:fldChar w:fldCharType="separate"/>
      </w:r>
      <w:r>
        <w:rPr>
          <w:noProof/>
        </w:rPr>
        <w:t>25</w:t>
      </w:r>
      <w:r>
        <w:rPr>
          <w:noProof/>
        </w:rPr>
        <w:fldChar w:fldCharType="end"/>
      </w:r>
    </w:p>
    <w:p w14:paraId="04F239AA"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lastRenderedPageBreak/>
        <w:t>Key processes made in preparedness and action plans</w:t>
      </w:r>
      <w:r>
        <w:rPr>
          <w:noProof/>
        </w:rPr>
        <w:tab/>
      </w:r>
      <w:r>
        <w:rPr>
          <w:noProof/>
        </w:rPr>
        <w:fldChar w:fldCharType="begin"/>
      </w:r>
      <w:r>
        <w:rPr>
          <w:noProof/>
        </w:rPr>
        <w:instrText xml:space="preserve"> PAGEREF _Toc493860731 \h </w:instrText>
      </w:r>
      <w:r>
        <w:rPr>
          <w:noProof/>
        </w:rPr>
      </w:r>
      <w:r>
        <w:rPr>
          <w:noProof/>
        </w:rPr>
        <w:fldChar w:fldCharType="separate"/>
      </w:r>
      <w:r>
        <w:rPr>
          <w:noProof/>
        </w:rPr>
        <w:t>25</w:t>
      </w:r>
      <w:r>
        <w:rPr>
          <w:noProof/>
        </w:rPr>
        <w:fldChar w:fldCharType="end"/>
      </w:r>
    </w:p>
    <w:p w14:paraId="5B9AE77A" w14:textId="77777777" w:rsidR="00282D5A" w:rsidRDefault="00282D5A">
      <w:pPr>
        <w:pStyle w:val="TOC3"/>
        <w:tabs>
          <w:tab w:val="right" w:pos="9010"/>
        </w:tabs>
        <w:rPr>
          <w:rFonts w:eastAsiaTheme="minorEastAsia"/>
          <w:smallCaps w:val="0"/>
          <w:noProof/>
          <w:sz w:val="24"/>
          <w:szCs w:val="24"/>
          <w:lang w:eastAsia="en-GB"/>
        </w:rPr>
      </w:pPr>
      <w:r w:rsidRPr="008A3A30">
        <w:rPr>
          <w:noProof/>
          <w:lang w:val="en-US"/>
        </w:rPr>
        <w:t>Key gaps in real-time monitoring, forecasting and alert capabilities</w:t>
      </w:r>
      <w:r>
        <w:rPr>
          <w:noProof/>
        </w:rPr>
        <w:tab/>
      </w:r>
      <w:r>
        <w:rPr>
          <w:noProof/>
        </w:rPr>
        <w:fldChar w:fldCharType="begin"/>
      </w:r>
      <w:r>
        <w:rPr>
          <w:noProof/>
        </w:rPr>
        <w:instrText xml:space="preserve"> PAGEREF _Toc493860732 \h </w:instrText>
      </w:r>
      <w:r>
        <w:rPr>
          <w:noProof/>
        </w:rPr>
      </w:r>
      <w:r>
        <w:rPr>
          <w:noProof/>
        </w:rPr>
        <w:fldChar w:fldCharType="separate"/>
      </w:r>
      <w:r>
        <w:rPr>
          <w:noProof/>
        </w:rPr>
        <w:t>25</w:t>
      </w:r>
      <w:r>
        <w:rPr>
          <w:noProof/>
        </w:rPr>
        <w:fldChar w:fldCharType="end"/>
      </w:r>
    </w:p>
    <w:p w14:paraId="60AF206A"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_Toc493860733 \h </w:instrText>
      </w:r>
      <w:r>
        <w:rPr>
          <w:noProof/>
        </w:rPr>
      </w:r>
      <w:r>
        <w:rPr>
          <w:noProof/>
        </w:rPr>
        <w:fldChar w:fldCharType="separate"/>
      </w:r>
      <w:r>
        <w:rPr>
          <w:noProof/>
        </w:rPr>
        <w:t>26</w:t>
      </w:r>
      <w:r>
        <w:rPr>
          <w:noProof/>
        </w:rPr>
        <w:fldChar w:fldCharType="end"/>
      </w:r>
    </w:p>
    <w:p w14:paraId="397B6E55" w14:textId="77777777" w:rsidR="00282D5A" w:rsidRDefault="00282D5A">
      <w:pPr>
        <w:pStyle w:val="TOC3"/>
        <w:tabs>
          <w:tab w:val="right" w:pos="9010"/>
        </w:tabs>
        <w:rPr>
          <w:rFonts w:eastAsiaTheme="minorEastAsia"/>
          <w:smallCaps w:val="0"/>
          <w:noProof/>
          <w:sz w:val="24"/>
          <w:szCs w:val="24"/>
          <w:lang w:eastAsia="en-GB"/>
        </w:rPr>
      </w:pPr>
      <w:r w:rsidRPr="008A3A30">
        <w:rPr>
          <w:rFonts w:eastAsia="Times New Roman"/>
          <w:noProof/>
          <w:lang w:eastAsia="en-GB"/>
        </w:rPr>
        <w:t>Potential projects with improved forecasting</w:t>
      </w:r>
      <w:r>
        <w:rPr>
          <w:noProof/>
        </w:rPr>
        <w:tab/>
      </w:r>
      <w:r>
        <w:rPr>
          <w:noProof/>
        </w:rPr>
        <w:fldChar w:fldCharType="begin"/>
      </w:r>
      <w:r>
        <w:rPr>
          <w:noProof/>
        </w:rPr>
        <w:instrText xml:space="preserve"> PAGEREF _Toc493860734 \h </w:instrText>
      </w:r>
      <w:r>
        <w:rPr>
          <w:noProof/>
        </w:rPr>
      </w:r>
      <w:r>
        <w:rPr>
          <w:noProof/>
        </w:rPr>
        <w:fldChar w:fldCharType="separate"/>
      </w:r>
      <w:r>
        <w:rPr>
          <w:noProof/>
        </w:rPr>
        <w:t>26</w:t>
      </w:r>
      <w:r>
        <w:rPr>
          <w:noProof/>
        </w:rPr>
        <w:fldChar w:fldCharType="end"/>
      </w:r>
    </w:p>
    <w:p w14:paraId="4F4474F7" w14:textId="77777777" w:rsidR="00282D5A" w:rsidRDefault="00282D5A">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_Toc493860735 \h </w:instrText>
      </w:r>
      <w:r>
        <w:rPr>
          <w:noProof/>
        </w:rPr>
      </w:r>
      <w:r>
        <w:rPr>
          <w:noProof/>
        </w:rPr>
        <w:fldChar w:fldCharType="separate"/>
      </w:r>
      <w:r>
        <w:rPr>
          <w:noProof/>
        </w:rPr>
        <w:t>27</w:t>
      </w:r>
      <w:r>
        <w:rPr>
          <w:noProof/>
        </w:rPr>
        <w:fldChar w:fldCharType="end"/>
      </w:r>
    </w:p>
    <w:p w14:paraId="39602AFE" w14:textId="2101226B" w:rsidR="00CA5244" w:rsidRDefault="00135CD9" w:rsidP="00C15D83">
      <w:pPr>
        <w:pStyle w:val="Heading1"/>
      </w:pPr>
      <w:r>
        <w:fldChar w:fldCharType="end"/>
      </w:r>
      <w:bookmarkStart w:id="4" w:name="_Toc493860688"/>
      <w:r w:rsidR="00196099">
        <w:t>Figures and tables</w:t>
      </w:r>
      <w:bookmarkEnd w:id="4"/>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5" w:name="_Toc493860689"/>
      <w:r w:rsidRPr="00CA5716">
        <w:lastRenderedPageBreak/>
        <w:t>Introduction</w:t>
      </w:r>
      <w:bookmarkEnd w:id="5"/>
    </w:p>
    <w:p w14:paraId="0B88027C" w14:textId="4AE12995"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0521AC">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w:t>
      </w:r>
      <w:proofErr w:type="spellStart"/>
      <w:r w:rsidR="00EC144A">
        <w:t>HIWeather</w:t>
      </w:r>
      <w:proofErr w:type="spellEnd"/>
      <w:r w:rsidR="00EC144A">
        <w:t>), a research activity within the World Weather Research Programme</w:t>
      </w:r>
      <w:r w:rsidR="00C66CFD">
        <w:t xml:space="preserve"> (WWRP)</w:t>
      </w:r>
      <w:r w:rsidR="00EC144A">
        <w:t xml:space="preserve">, </w:t>
      </w:r>
      <w:r w:rsidR="00767DC4" w:rsidRPr="003631E6">
        <w:rPr>
          <w:b/>
          <w:bCs/>
        </w:rPr>
        <w:t>aims to improve extreme weather event fore</w:t>
      </w:r>
      <w:r w:rsidR="000818E6" w:rsidRPr="003631E6">
        <w:rPr>
          <w:b/>
          <w:bCs/>
        </w:rPr>
        <w:t>casting, both in spatial resolution and predictive lead time</w:t>
      </w:r>
      <w:r w:rsidR="004D4DE7" w:rsidRPr="003631E6">
        <w:rPr>
          <w:b/>
          <w:bCs/>
        </w:rPr>
        <w:t>,</w:t>
      </w:r>
      <w:r w:rsidR="00365D52" w:rsidRPr="003631E6">
        <w:rPr>
          <w:b/>
          <w:bCs/>
        </w:rPr>
        <w:t xml:space="preserve"> from two mins to two</w:t>
      </w:r>
      <w:r w:rsidR="007A5196" w:rsidRPr="003631E6">
        <w:rPr>
          <w:b/>
          <w:bCs/>
        </w:rPr>
        <w:t xml:space="preserve"> weeks</w:t>
      </w:r>
      <w:r w:rsidR="000818E6">
        <w:t xml:space="preserve">. A significant beneficiary </w:t>
      </w:r>
      <w:r w:rsidR="00392122">
        <w:t xml:space="preserve">of </w:t>
      </w:r>
      <w:proofErr w:type="spellStart"/>
      <w:r w:rsidR="00052A40">
        <w:t>HIWeather</w:t>
      </w:r>
      <w:proofErr w:type="spellEnd"/>
      <w:r w:rsidR="00052A40">
        <w:t xml:space="preserve">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 xml:space="preserve">saster Reduction has the explicitly-stated target of ‘the substantial reduction of disaster risk and losses in lives, livelihoods and health’, which behoves </w:t>
      </w:r>
      <w:proofErr w:type="spellStart"/>
      <w:r w:rsidR="003B0361">
        <w:t>HIWeather</w:t>
      </w:r>
      <w:proofErr w:type="spellEnd"/>
      <w:r w:rsidR="003B0361">
        <w:t xml:space="preserve"> to also work towards this goal.</w:t>
      </w:r>
      <w:r w:rsidR="004E6A87">
        <w:fldChar w:fldCharType="begin" w:fldLock="1"/>
      </w:r>
      <w:r w:rsidR="004E6A87">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"&lt;sup&gt;2&lt;/sup&gt;", "plainTextFormattedCitation" : "2", "previouslyFormattedCitation" : "&lt;sup&gt;2&lt;/sup&gt;" }, "properties" : { "noteIndex" : 4 }, "schema" : "https://github.com/citation-style-language/schema/raw/master/csl-citation.json" }</w:instrText>
      </w:r>
      <w:r w:rsidR="004E6A87">
        <w:fldChar w:fldCharType="separate"/>
      </w:r>
      <w:r w:rsidR="004E6A87" w:rsidRPr="004E6A87">
        <w:rPr>
          <w:noProof/>
          <w:vertAlign w:val="superscript"/>
        </w:rPr>
        <w:t>2</w:t>
      </w:r>
      <w:r w:rsidR="004E6A87">
        <w:fldChar w:fldCharType="end"/>
      </w:r>
    </w:p>
    <w:p w14:paraId="47BF797F" w14:textId="77777777" w:rsidR="00EE3B93" w:rsidRDefault="00EE3B93" w:rsidP="00B63972">
      <w:pPr>
        <w:jc w:val="both"/>
      </w:pPr>
    </w:p>
    <w:p w14:paraId="4E58A210" w14:textId="721D5F3C" w:rsidR="00B9471C" w:rsidRDefault="00EE3B93" w:rsidP="00B63972">
      <w:pPr>
        <w:jc w:val="both"/>
      </w:pPr>
      <w:r>
        <w:t>However, a significant knowledge gap exists</w:t>
      </w:r>
      <w:r w:rsidR="008F0E09">
        <w:t xml:space="preserve"> </w:t>
      </w:r>
      <w:r w:rsidR="000157FF">
        <w:t>in the</w:t>
      </w:r>
      <w:r w:rsidR="008F0E09">
        <w:t xml:space="preserve"> </w:t>
      </w:r>
      <w:proofErr w:type="spellStart"/>
      <w:r w:rsidR="008F0E09">
        <w:t>HIWeather</w:t>
      </w:r>
      <w:proofErr w:type="spellEnd"/>
      <w:r w:rsidR="008F0E09">
        <w:t xml:space="preserve">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ins w:id="6" w:author="Joy Shumake-Guillemot" w:date="2017-09-23T09:11:00Z">
        <w:r w:rsidR="003631E6">
          <w:t>, and could be improved</w:t>
        </w:r>
      </w:ins>
      <w:ins w:id="7" w:author="Joy Shumake-Guillemot" w:date="2017-09-23T10:03:00Z">
        <w:r w:rsidR="00916C26">
          <w:t xml:space="preserve"> through the use of enhanced weather forecasting</w:t>
        </w:r>
      </w:ins>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 xml:space="preserve">decisions. If a significant goal of </w:t>
      </w:r>
      <w:proofErr w:type="spellStart"/>
      <w:r w:rsidR="00820BED">
        <w:t>HIWeather</w:t>
      </w:r>
      <w:proofErr w:type="spellEnd"/>
      <w:r w:rsidR="00290C5B">
        <w:t xml:space="preserve"> is to improve health outcomes by successful utilisation </w:t>
      </w:r>
      <w:r w:rsidR="00480ACC">
        <w:t>of its products</w:t>
      </w:r>
      <w:r w:rsidR="00820BED">
        <w:t xml:space="preserve">, the direction of improved </w:t>
      </w:r>
      <w:proofErr w:type="spellStart"/>
      <w:r w:rsidR="00820BED">
        <w:t>HIWeather</w:t>
      </w:r>
      <w:proofErr w:type="spellEnd"/>
      <w:r w:rsidR="00820BED">
        <w:t xml:space="preserve">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66317E17" w14:textId="77777777" w:rsidR="00916C26" w:rsidRDefault="00B9471C" w:rsidP="00916C26">
      <w:pPr>
        <w:jc w:val="both"/>
        <w:rPr>
          <w:ins w:id="8" w:author="Joy Shumake-Guillemot" w:date="2017-09-23T10:05:00Z"/>
        </w:rPr>
      </w:pPr>
      <w:r>
        <w:t xml:space="preserve">This white paper aims to give an exposition on </w:t>
      </w:r>
      <w:del w:id="9" w:author="Joy Shumake-Guillemot" w:date="2017-09-23T10:04:00Z">
        <w:r w:rsidDel="00916C26">
          <w:delText xml:space="preserve">the </w:delText>
        </w:r>
      </w:del>
      <w:ins w:id="10" w:author="Joy Shumake-Guillemot" w:date="2017-09-23T10:04:00Z">
        <w:r w:rsidR="00916C26">
          <w:t xml:space="preserve">key health risks being managed for each of the 5 Hi-Weather focus hazard areas, </w:t>
        </w:r>
      </w:ins>
      <w:r>
        <w:t>process by which health care decision makers</w:t>
      </w:r>
      <w:r w:rsidR="003E4C9F">
        <w:t xml:space="preserve"> </w:t>
      </w:r>
      <w:r w:rsidR="00207B1C">
        <w:t xml:space="preserve">build a timeline of required action. </w:t>
      </w:r>
      <w:commentRangeStart w:id="11"/>
      <w:r w:rsidR="00FF3598">
        <w:t>The report</w:t>
      </w:r>
      <w:r w:rsidR="00B118B2">
        <w:t xml:space="preserve"> will be structure</w:t>
      </w:r>
      <w:r w:rsidR="0068466F">
        <w:t>d around</w:t>
      </w:r>
      <w:r w:rsidR="00207B1C">
        <w:t xml:space="preserve"> each of the 5 </w:t>
      </w:r>
      <w:r w:rsidR="00A91607">
        <w:t>areas of f</w:t>
      </w:r>
      <w:r w:rsidR="00B63936">
        <w:t xml:space="preserve">ocus of </w:t>
      </w:r>
      <w:proofErr w:type="spellStart"/>
      <w:r w:rsidR="00AC36DC">
        <w:t>HIWeather</w:t>
      </w:r>
      <w:proofErr w:type="spellEnd"/>
      <w:r w:rsidR="00AC36DC">
        <w:t>.</w:t>
      </w:r>
      <w:r w:rsidR="00FF3598">
        <w:t xml:space="preserve"> </w:t>
      </w:r>
      <w:commentRangeEnd w:id="11"/>
      <w:r w:rsidR="00916C26">
        <w:rPr>
          <w:rStyle w:val="CommentReference"/>
        </w:rPr>
        <w:commentReference w:id="11"/>
      </w:r>
    </w:p>
    <w:p w14:paraId="294E5E9B" w14:textId="77777777" w:rsidR="00916C26" w:rsidRDefault="00916C26" w:rsidP="00916C26">
      <w:pPr>
        <w:jc w:val="both"/>
        <w:rPr>
          <w:ins w:id="12" w:author="Joy Shumake-Guillemot" w:date="2017-09-23T10:05:00Z"/>
        </w:rPr>
      </w:pPr>
    </w:p>
    <w:p w14:paraId="17A4CF56" w14:textId="13BF3484" w:rsidR="00EE3B93" w:rsidRDefault="00FF3598" w:rsidP="00916C26">
      <w:pPr>
        <w:jc w:val="both"/>
        <w:rPr>
          <w:ins w:id="13" w:author="Joy Shumake-Guillemot" w:date="2017-09-23T09:11:00Z"/>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proofErr w:type="spellStart"/>
      <w:r w:rsidR="007219CD" w:rsidRPr="007219CD">
        <w:rPr>
          <w:b/>
        </w:rPr>
        <w:t>HIWeather</w:t>
      </w:r>
      <w:proofErr w:type="spellEnd"/>
      <w:r w:rsidR="007219CD" w:rsidRPr="007219CD">
        <w:rPr>
          <w:b/>
        </w:rPr>
        <w:t xml:space="preserve">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699A102" w14:textId="77777777" w:rsidR="003631E6" w:rsidRDefault="003631E6" w:rsidP="003C27C6">
      <w:pPr>
        <w:jc w:val="both"/>
        <w:rPr>
          <w:b/>
        </w:rPr>
      </w:pPr>
    </w:p>
    <w:p w14:paraId="4B8148D4" w14:textId="66BB7FBF" w:rsidR="0066616F" w:rsidRDefault="007219CD" w:rsidP="003631E6">
      <w:pPr>
        <w:jc w:val="both"/>
      </w:pPr>
      <w:r>
        <w:t xml:space="preserve">In this way, </w:t>
      </w:r>
      <w:r w:rsidR="00521A1A">
        <w:t>the</w:t>
      </w:r>
      <w:r w:rsidR="0047213D">
        <w:t xml:space="preserve"> selection</w:t>
      </w:r>
      <w:r w:rsidR="00521A1A">
        <w:t xml:space="preserve"> and development of</w:t>
      </w:r>
      <w:r w:rsidR="0047213D">
        <w:t xml:space="preserve"> </w:t>
      </w:r>
      <w:proofErr w:type="spellStart"/>
      <w:r w:rsidR="0047213D">
        <w:t>HIWeather</w:t>
      </w:r>
      <w:proofErr w:type="spellEnd"/>
      <w:r w:rsidR="0047213D">
        <w:t xml:space="preserve"> </w:t>
      </w:r>
      <w:r w:rsidR="00511529">
        <w:t xml:space="preserve">products </w:t>
      </w:r>
      <w:r w:rsidR="00521A1A">
        <w:t xml:space="preserve">will be </w:t>
      </w:r>
      <w:del w:id="14" w:author="Joy Shumake-Guillemot" w:date="2017-09-23T09:12:00Z">
        <w:r w:rsidR="00521A1A" w:rsidDel="003631E6">
          <w:delText>able to</w:delText>
        </w:r>
        <w:r w:rsidR="007D543F" w:rsidDel="003631E6">
          <w:delText xml:space="preserve"> use</w:delText>
        </w:r>
      </w:del>
      <w:ins w:id="15" w:author="Joy Shumake-Guillemot" w:date="2017-09-23T09:12:00Z">
        <w:r w:rsidR="003631E6">
          <w:t>informed by how to prevent and reduce</w:t>
        </w:r>
      </w:ins>
      <w:r w:rsidR="007D543F">
        <w:t xml:space="preserve"> health impacts </w:t>
      </w:r>
      <w:r w:rsidR="00521A1A">
        <w:t xml:space="preserve">at the heart its </w:t>
      </w:r>
      <w:r w:rsidR="00EB577D">
        <w:t>direction.</w:t>
      </w:r>
    </w:p>
    <w:p w14:paraId="190787E9" w14:textId="7E1EC161" w:rsidR="008843EB" w:rsidRDefault="0066616F" w:rsidP="0066616F">
      <w:r>
        <w:br w:type="page"/>
      </w:r>
    </w:p>
    <w:p w14:paraId="609AA395" w14:textId="6EE33133" w:rsidR="0030389A" w:rsidRPr="00E1526C" w:rsidRDefault="00187BD2" w:rsidP="003631E6">
      <w:pPr>
        <w:pStyle w:val="Heading1"/>
        <w:numPr>
          <w:ilvl w:val="0"/>
          <w:numId w:val="11"/>
        </w:numPr>
      </w:pPr>
      <w:bookmarkStart w:id="16" w:name="_Toc493860690"/>
      <w:del w:id="17" w:author="Joy Shumake-Guillemot" w:date="2017-09-23T09:16:00Z">
        <w:r w:rsidRPr="00E1526C" w:rsidDel="003631E6">
          <w:lastRenderedPageBreak/>
          <w:delText>Structure</w:delText>
        </w:r>
        <w:r w:rsidR="005332EE" w:rsidDel="003631E6">
          <w:delText xml:space="preserve"> of</w:delText>
        </w:r>
      </w:del>
      <w:ins w:id="18" w:author="Joy Shumake-Guillemot" w:date="2017-09-23T09:16:00Z">
        <w:r w:rsidR="003631E6">
          <w:t>About this report</w:t>
        </w:r>
      </w:ins>
      <w:r w:rsidR="005332EE">
        <w:t xml:space="preserve"> </w:t>
      </w:r>
      <w:del w:id="19" w:author="Joy Shumake-Guillemot" w:date="2017-09-23T09:16:00Z">
        <w:r w:rsidR="006E3146" w:rsidDel="003631E6">
          <w:delText>white paper</w:delText>
        </w:r>
      </w:del>
      <w:bookmarkEnd w:id="16"/>
      <w:ins w:id="20" w:author="Joy Shumake-Guillemot" w:date="2017-09-23T09:16:00Z">
        <w:r w:rsidR="003631E6">
          <w:t xml:space="preserve"> </w:t>
        </w:r>
      </w:ins>
    </w:p>
    <w:p w14:paraId="52F67B62" w14:textId="63F11399" w:rsidR="00B118B2" w:rsidRDefault="00F7355A" w:rsidP="00FD486D">
      <w:pPr>
        <w:jc w:val="both"/>
      </w:pPr>
      <w:commentRangeStart w:id="21"/>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ins w:id="22" w:author="Joy Shumake-Guillemot" w:date="2017-09-23T09:16:00Z">
        <w:r w:rsidR="003631E6">
          <w:t>Five sections,</w:t>
        </w:r>
      </w:ins>
      <w:ins w:id="23" w:author="Joy Shumake-Guillemot" w:date="2017-09-23T09:21:00Z">
        <w:r w:rsidR="00FD486D">
          <w:t xml:space="preserve"> organized by the Hi-Weather Focus areas</w:t>
        </w:r>
      </w:ins>
      <w:ins w:id="24" w:author="Joy Shumake-Guillemot" w:date="2017-09-23T09:16:00Z">
        <w:r w:rsidR="003631E6">
          <w:t xml:space="preserve"> </w:t>
        </w:r>
      </w:ins>
      <w:del w:id="25" w:author="Joy Shumake-Guillemot" w:date="2017-09-23T09:17:00Z">
        <w:r w:rsidDel="003631E6">
          <w:delText>It then</w:delText>
        </w:r>
        <w:r w:rsidR="0030389A" w:rsidDel="003631E6">
          <w:delText xml:space="preserve"> </w:delText>
        </w:r>
        <w:r w:rsidR="003C27C6" w:rsidDel="003631E6">
          <w:delText>outline</w:delText>
        </w:r>
        <w:r w:rsidDel="003631E6">
          <w:delText>s</w:delText>
        </w:r>
        <w:r w:rsidR="003C27C6" w:rsidDel="003631E6">
          <w:delText xml:space="preserve"> a</w:delText>
        </w:r>
      </w:del>
      <w:ins w:id="26" w:author="Joy Shumake-Guillemot" w:date="2017-09-23T09:22:00Z">
        <w:r w:rsidR="00FD486D">
          <w:t xml:space="preserve">then describe the associated </w:t>
        </w:r>
      </w:ins>
      <w:del w:id="27" w:author="Joy Shumake-Guillemot" w:date="2017-09-23T09:22:00Z">
        <w:r w:rsidR="003C27C6" w:rsidDel="00FD486D">
          <w:delText xml:space="preserve"> </w:delText>
        </w:r>
      </w:del>
      <w:ins w:id="28" w:author="Joy Shumake-Guillemot" w:date="2017-09-23T09:22:00Z">
        <w:r w:rsidR="00FD486D">
          <w:t xml:space="preserve">the </w:t>
        </w:r>
      </w:ins>
      <w:del w:id="29" w:author="Joy Shumake-Guillemot" w:date="2017-09-23T09:17:00Z">
        <w:r w:rsidR="003C27C6" w:rsidDel="003631E6">
          <w:delText xml:space="preserve">series of </w:delText>
        </w:r>
      </w:del>
      <w:r w:rsidR="003C27C6">
        <w:t>health</w:t>
      </w:r>
      <w:ins w:id="30" w:author="Joy Shumake-Guillemot" w:date="2017-09-23T09:18:00Z">
        <w:r w:rsidR="00FD486D">
          <w:t xml:space="preserve"> impact</w:t>
        </w:r>
      </w:ins>
      <w:ins w:id="31" w:author="Joy Shumake-Guillemot" w:date="2017-09-23T09:22:00Z">
        <w:r w:rsidR="00FD486D">
          <w:t xml:space="preserve"> to each type of hazard;</w:t>
        </w:r>
      </w:ins>
      <w:ins w:id="32" w:author="Joy Shumake-Guillemot" w:date="2017-09-23T09:19:00Z">
        <w:r w:rsidR="00FD486D">
          <w:t xml:space="preserve"> </w:t>
        </w:r>
      </w:ins>
      <w:ins w:id="33" w:author="Joy Shumake-Guillemot" w:date="2017-09-23T09:18:00Z">
        <w:r w:rsidR="00FD486D">
          <w:t xml:space="preserve"> </w:t>
        </w:r>
      </w:ins>
      <w:ins w:id="34" w:author="Joy Shumake-Guillemot" w:date="2017-09-23T09:22:00Z">
        <w:r w:rsidR="00FD486D">
          <w:t>outlines how</w:t>
        </w:r>
      </w:ins>
      <w:ins w:id="35" w:author="Joy Shumake-Guillemot" w:date="2017-09-23T09:19:00Z">
        <w:r w:rsidR="00FD486D">
          <w:t xml:space="preserve"> improved forecasting c</w:t>
        </w:r>
      </w:ins>
      <w:ins w:id="36" w:author="Joy Shumake-Guillemot" w:date="2017-09-23T09:22:00Z">
        <w:r w:rsidR="00FD486D">
          <w:t>ould</w:t>
        </w:r>
      </w:ins>
      <w:ins w:id="37" w:author="Joy Shumake-Guillemot" w:date="2017-09-23T09:19:00Z">
        <w:r w:rsidR="00FD486D">
          <w:t xml:space="preserve"> inform </w:t>
        </w:r>
      </w:ins>
      <w:ins w:id="38" w:author="Joy Shumake-Guillemot" w:date="2017-09-23T09:22:00Z">
        <w:r w:rsidR="00FD486D">
          <w:t>the management of these risks;</w:t>
        </w:r>
      </w:ins>
      <w:ins w:id="39" w:author="Joy Shumake-Guillemot" w:date="2017-09-23T09:23:00Z">
        <w:r w:rsidR="00FD486D">
          <w:t xml:space="preserve"> provides</w:t>
        </w:r>
      </w:ins>
      <w:ins w:id="40" w:author="Joy Shumake-Guillemot" w:date="2017-09-23T09:19:00Z">
        <w:r w:rsidR="00FD486D">
          <w:t xml:space="preserve"> timelines of key decisions</w:t>
        </w:r>
      </w:ins>
      <w:ins w:id="41" w:author="Joy Shumake-Guillemot" w:date="2017-09-23T09:23:00Z">
        <w:r w:rsidR="00FD486D">
          <w:t>;</w:t>
        </w:r>
      </w:ins>
      <w:ins w:id="42" w:author="Joy Shumake-Guillemot" w:date="2017-09-23T09:19:00Z">
        <w:r w:rsidR="00FD486D">
          <w:t xml:space="preserve"> </w:t>
        </w:r>
      </w:ins>
      <w:ins w:id="43" w:author="Joy Shumake-Guillemot" w:date="2017-09-23T09:23:00Z">
        <w:r w:rsidR="00FD486D">
          <w:t xml:space="preserve">describes </w:t>
        </w:r>
      </w:ins>
      <w:ins w:id="44" w:author="Joy Shumake-Guillemot" w:date="2017-09-23T09:19:00Z">
        <w:r w:rsidR="00FD486D">
          <w:t xml:space="preserve">gaps in </w:t>
        </w:r>
      </w:ins>
      <w:ins w:id="45" w:author="Joy Shumake-Guillemot" w:date="2017-09-23T09:20:00Z">
        <w:r w:rsidR="00FD486D">
          <w:t>forecasting</w:t>
        </w:r>
      </w:ins>
      <w:ins w:id="46" w:author="Joy Shumake-Guillemot" w:date="2017-09-23T09:19:00Z">
        <w:r w:rsidR="00FD486D">
          <w:t xml:space="preserve"> capabilities</w:t>
        </w:r>
      </w:ins>
      <w:ins w:id="47" w:author="Joy Shumake-Guillemot" w:date="2017-09-23T09:23:00Z">
        <w:r w:rsidR="00FD486D">
          <w:t>;</w:t>
        </w:r>
      </w:ins>
      <w:r w:rsidR="003C27C6">
        <w:t xml:space="preserve"> </w:t>
      </w:r>
      <w:ins w:id="48" w:author="Joy Shumake-Guillemot" w:date="2017-09-23T09:20:00Z">
        <w:r w:rsidR="00FD486D">
          <w:t xml:space="preserve">key deliverables which could be of value to health professionals, and then identifies pilot projects which could be developed </w:t>
        </w:r>
      </w:ins>
      <w:ins w:id="49" w:author="Joy Shumake-Guillemot" w:date="2017-09-23T09:21:00Z">
        <w:r w:rsidR="00FD486D">
          <w:t xml:space="preserve">for further research and development of these products. </w:t>
        </w:r>
      </w:ins>
      <w:del w:id="50" w:author="Joy Shumake-Guillemot" w:date="2017-09-23T09:18:00Z">
        <w:r w:rsidR="003C27C6" w:rsidDel="003631E6">
          <w:delText xml:space="preserve">aspects </w:delText>
        </w:r>
      </w:del>
      <w:del w:id="51" w:author="Joy Shumake-Guillemot" w:date="2017-09-23T09:21:00Z">
        <w:r w:rsidR="003C27C6" w:rsidDel="00FD486D">
          <w:delText xml:space="preserve">relevant to each of the </w:delText>
        </w:r>
      </w:del>
      <w:del w:id="52" w:author="Joy Shumake-Guillemot" w:date="2017-09-23T09:18:00Z">
        <w:r w:rsidR="003C27C6" w:rsidDel="003631E6">
          <w:delText>5</w:delText>
        </w:r>
      </w:del>
      <w:del w:id="53" w:author="Joy Shumake-Guillemot" w:date="2017-09-23T09:21:00Z">
        <w:r w:rsidR="003C27C6" w:rsidDel="00FD486D">
          <w:delText xml:space="preserve"> HIWeather Focus areas</w:delText>
        </w:r>
        <w:r w:rsidR="00E61AF2" w:rsidDel="00FD486D">
          <w:delText xml:space="preserve"> </w:delText>
        </w:r>
      </w:del>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commentRangeEnd w:id="21"/>
      <w:r w:rsidR="003631E6">
        <w:rPr>
          <w:rStyle w:val="CommentReference"/>
        </w:rPr>
        <w:commentReference w:id="21"/>
      </w:r>
    </w:p>
    <w:p w14:paraId="59D3EA7D" w14:textId="77777777" w:rsidR="00E24125" w:rsidRDefault="00E24125" w:rsidP="003C27C6">
      <w:pPr>
        <w:jc w:val="both"/>
      </w:pP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54" w:name="_Ref491178940"/>
      <w:bookmarkStart w:id="55" w:name="_Toc491339554"/>
      <w:r>
        <w:t xml:space="preserve">Table </w:t>
      </w:r>
      <w:r>
        <w:fldChar w:fldCharType="begin"/>
      </w:r>
      <w:r>
        <w:instrText xml:space="preserve"> SEQ Table \* ARABIC </w:instrText>
      </w:r>
      <w:r>
        <w:fldChar w:fldCharType="separate"/>
      </w:r>
      <w:r w:rsidR="006327D9">
        <w:rPr>
          <w:noProof/>
        </w:rPr>
        <w:t>1</w:t>
      </w:r>
      <w:r>
        <w:fldChar w:fldCharType="end"/>
      </w:r>
      <w:bookmarkEnd w:id="54"/>
      <w:r>
        <w:t xml:space="preserve">. Key focal areas of </w:t>
      </w:r>
      <w:proofErr w:type="spellStart"/>
      <w:r>
        <w:t>HIWeather</w:t>
      </w:r>
      <w:proofErr w:type="spellEnd"/>
      <w:r>
        <w:t xml:space="preserve"> and the outline in </w:t>
      </w:r>
      <w:r w:rsidR="00BE0C64">
        <w:t>white p</w:t>
      </w:r>
      <w:r w:rsidR="005A4CAC">
        <w:t>ape</w:t>
      </w:r>
      <w:r w:rsidR="003238A5">
        <w:t>r</w:t>
      </w:r>
      <w:r>
        <w:t xml:space="preserve"> for each</w:t>
      </w:r>
      <w:r w:rsidR="009D3CB4">
        <w:t xml:space="preserve"> area</w:t>
      </w:r>
      <w:r>
        <w:t>.</w:t>
      </w:r>
      <w:bookmarkEnd w:id="55"/>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proofErr w:type="spellStart"/>
            <w:r>
              <w:t>HIWeather</w:t>
            </w:r>
            <w:proofErr w:type="spellEnd"/>
            <w:r>
              <w:t xml:space="preserve">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E6A87">
        <w:trPr>
          <w:trHeight w:val="1817"/>
          <w:jc w:val="center"/>
        </w:trPr>
        <w:tc>
          <w:tcPr>
            <w:tcW w:w="2365" w:type="dxa"/>
          </w:tcPr>
          <w:p w14:paraId="4C4BC395" w14:textId="77777777" w:rsidR="003C27C6" w:rsidRDefault="003C27C6" w:rsidP="003C27C6">
            <w:pPr>
              <w:pStyle w:val="ListParagraph"/>
              <w:numPr>
                <w:ilvl w:val="0"/>
                <w:numId w:val="8"/>
              </w:numPr>
              <w:ind w:left="414" w:hanging="283"/>
              <w:jc w:val="both"/>
              <w:rPr>
                <w:ins w:id="56" w:author="Joy Shumake-Guillemot" w:date="2017-09-23T09:24:00Z"/>
              </w:rPr>
            </w:pPr>
            <w:r w:rsidRPr="000634A0">
              <w:t xml:space="preserve">urban flood </w:t>
            </w:r>
          </w:p>
          <w:p w14:paraId="0899D8C8" w14:textId="77777777" w:rsidR="00FD486D" w:rsidRPr="000634A0" w:rsidRDefault="00FD486D" w:rsidP="003C27C6">
            <w:pPr>
              <w:pStyle w:val="ListParagraph"/>
              <w:numPr>
                <w:ilvl w:val="0"/>
                <w:numId w:val="8"/>
              </w:numPr>
              <w:ind w:left="414" w:hanging="283"/>
              <w:jc w:val="both"/>
            </w:pPr>
          </w:p>
          <w:p w14:paraId="119B0F29" w14:textId="77777777" w:rsidR="003C27C6" w:rsidRDefault="003C27C6" w:rsidP="003C27C6">
            <w:pPr>
              <w:pStyle w:val="ListParagraph"/>
              <w:numPr>
                <w:ilvl w:val="0"/>
                <w:numId w:val="8"/>
              </w:numPr>
              <w:ind w:left="414" w:hanging="283"/>
              <w:jc w:val="both"/>
              <w:rPr>
                <w:ins w:id="57" w:author="Joy Shumake-Guillemot" w:date="2017-09-23T09:24:00Z"/>
              </w:rPr>
            </w:pPr>
            <w:r w:rsidRPr="00807024">
              <w:t>wildfire</w:t>
            </w:r>
          </w:p>
          <w:p w14:paraId="111E3119" w14:textId="77777777" w:rsidR="00FD486D" w:rsidRPr="00807024" w:rsidRDefault="00FD486D" w:rsidP="003C27C6">
            <w:pPr>
              <w:pStyle w:val="ListParagraph"/>
              <w:numPr>
                <w:ilvl w:val="0"/>
                <w:numId w:val="8"/>
              </w:numPr>
              <w:ind w:left="414" w:hanging="283"/>
              <w:jc w:val="both"/>
            </w:pPr>
          </w:p>
          <w:p w14:paraId="04A15E2E" w14:textId="77777777" w:rsidR="003C27C6" w:rsidRDefault="003C27C6" w:rsidP="003C27C6">
            <w:pPr>
              <w:pStyle w:val="ListParagraph"/>
              <w:numPr>
                <w:ilvl w:val="0"/>
                <w:numId w:val="8"/>
              </w:numPr>
              <w:ind w:left="414" w:hanging="283"/>
              <w:jc w:val="both"/>
              <w:rPr>
                <w:ins w:id="58" w:author="Joy Shumake-Guillemot" w:date="2017-09-23T09:24:00Z"/>
              </w:rPr>
            </w:pPr>
            <w:r w:rsidRPr="00807024">
              <w:t>localised extreme wind</w:t>
            </w:r>
          </w:p>
          <w:p w14:paraId="4E4E47A6" w14:textId="77777777" w:rsidR="00FD486D" w:rsidRPr="00807024" w:rsidRDefault="00FD486D" w:rsidP="003C27C6">
            <w:pPr>
              <w:pStyle w:val="ListParagraph"/>
              <w:numPr>
                <w:ilvl w:val="0"/>
                <w:numId w:val="8"/>
              </w:numPr>
              <w:ind w:left="414" w:hanging="283"/>
              <w:jc w:val="both"/>
            </w:pPr>
          </w:p>
          <w:p w14:paraId="3DA6CCB9" w14:textId="77777777" w:rsidR="003C27C6" w:rsidRDefault="003C27C6" w:rsidP="003C27C6">
            <w:pPr>
              <w:pStyle w:val="ListParagraph"/>
              <w:numPr>
                <w:ilvl w:val="0"/>
                <w:numId w:val="8"/>
              </w:numPr>
              <w:ind w:left="414" w:hanging="283"/>
              <w:jc w:val="both"/>
              <w:rPr>
                <w:ins w:id="59" w:author="Joy Shumake-Guillemot" w:date="2017-09-23T09:24:00Z"/>
              </w:rPr>
            </w:pPr>
            <w:r w:rsidRPr="00807024">
              <w:t>disruptive winter weather</w:t>
            </w:r>
          </w:p>
          <w:p w14:paraId="2C1F94A8" w14:textId="77777777" w:rsidR="00FD486D" w:rsidRPr="00807024" w:rsidRDefault="00FD486D" w:rsidP="003C27C6">
            <w:pPr>
              <w:pStyle w:val="ListParagraph"/>
              <w:numPr>
                <w:ilvl w:val="0"/>
                <w:numId w:val="8"/>
              </w:numPr>
              <w:ind w:left="414" w:hanging="283"/>
              <w:jc w:val="both"/>
            </w:pP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492AC4EE" w:rsidR="003C27C6" w:rsidRDefault="00771545" w:rsidP="00FD486D">
            <w:pPr>
              <w:pStyle w:val="ListParagraph"/>
              <w:numPr>
                <w:ilvl w:val="0"/>
                <w:numId w:val="1"/>
              </w:numPr>
              <w:ind w:left="317" w:hanging="141"/>
            </w:pPr>
            <w:commentRangeStart w:id="60"/>
            <w:ins w:id="61" w:author="Joy Shumake-Guillemot" w:date="2017-09-23T11:17:00Z">
              <w:r>
                <w:rPr>
                  <w:b/>
                </w:rPr>
                <w:t xml:space="preserve">1.1 </w:t>
              </w:r>
            </w:ins>
            <w:r w:rsidR="003C27C6" w:rsidRPr="003C27C6">
              <w:rPr>
                <w:b/>
              </w:rPr>
              <w:t xml:space="preserve">Health </w:t>
            </w:r>
            <w:del w:id="62" w:author="Joy Shumake-Guillemot" w:date="2017-09-23T09:26:00Z">
              <w:r w:rsidR="003C27C6" w:rsidRPr="003C27C6" w:rsidDel="00FD486D">
                <w:rPr>
                  <w:b/>
                </w:rPr>
                <w:delText>impacts.</w:delText>
              </w:r>
            </w:del>
            <w:del w:id="63" w:author="Joy Shumake-Guillemot" w:date="2017-09-23T09:23:00Z">
              <w:r w:rsidR="003C27C6" w:rsidRPr="003C27C6" w:rsidDel="00FD486D">
                <w:rPr>
                  <w:b/>
                </w:rPr>
                <w:delText xml:space="preserve"> </w:delText>
              </w:r>
              <w:r w:rsidR="003C27C6" w:rsidDel="00FD486D">
                <w:delText>Identify</w:delText>
              </w:r>
            </w:del>
            <w:del w:id="64" w:author="Joy Shumake-Guillemot" w:date="2017-09-23T09:25:00Z">
              <w:r w:rsidR="003C27C6" w:rsidDel="00FD486D">
                <w:delText xml:space="preserve"> </w:delText>
              </w:r>
            </w:del>
            <w:ins w:id="65" w:author="Joy Shumake-Guillemot" w:date="2017-09-23T09:26:00Z">
              <w:r w:rsidR="00FD486D" w:rsidRPr="003C27C6">
                <w:rPr>
                  <w:b/>
                </w:rPr>
                <w:t>impacts.</w:t>
              </w:r>
              <w:r w:rsidR="00FD486D">
                <w:t xml:space="preserve"> Summarizes</w:t>
              </w:r>
            </w:ins>
            <w:ins w:id="66" w:author="Joy Shumake-Guillemot" w:date="2017-09-23T09:25:00Z">
              <w:r w:rsidR="00FD486D">
                <w:t xml:space="preserve"> </w:t>
              </w:r>
            </w:ins>
            <w:r w:rsidR="003C27C6">
              <w:t xml:space="preserve">key health impacts </w:t>
            </w:r>
            <w:del w:id="67" w:author="Joy Shumake-Guillemot" w:date="2017-09-23T09:25:00Z">
              <w:r w:rsidR="003C27C6" w:rsidDel="00FD486D">
                <w:delText>related to</w:delText>
              </w:r>
            </w:del>
            <w:ins w:id="68" w:author="Joy Shumake-Guillemot" w:date="2017-09-23T09:25:00Z">
              <w:r w:rsidR="00FD486D">
                <w:t>associated with</w:t>
              </w:r>
            </w:ins>
            <w:r w:rsidR="003C27C6">
              <w:t xml:space="preserve"> each focus weather</w:t>
            </w:r>
            <w:r w:rsidR="00183578">
              <w:t xml:space="preserve"> hazard area, </w:t>
            </w:r>
            <w:del w:id="69" w:author="Joy Shumake-Guillemot" w:date="2017-09-23T09:25:00Z">
              <w:r w:rsidR="00183578" w:rsidDel="00FD486D">
                <w:delText xml:space="preserve">with </w:delText>
              </w:r>
            </w:del>
            <w:ins w:id="70" w:author="Joy Shumake-Guillemot" w:date="2017-09-23T09:25:00Z">
              <w:r w:rsidR="00FD486D">
                <w:t>as well as</w:t>
              </w:r>
              <w:r w:rsidR="00FD486D">
                <w:t xml:space="preserve"> </w:t>
              </w:r>
            </w:ins>
            <w:r w:rsidR="00183578">
              <w:t xml:space="preserve">key vulnerabilities </w:t>
            </w:r>
            <w:del w:id="71" w:author="Joy Shumake-Guillemot" w:date="2017-09-23T09:23:00Z">
              <w:r w:rsidR="00183578" w:rsidDel="00FD486D">
                <w:delText>highlighted</w:delText>
              </w:r>
            </w:del>
          </w:p>
          <w:p w14:paraId="358BC16D" w14:textId="08D1B6F4" w:rsidR="00563F55" w:rsidRPr="00563F55" w:rsidRDefault="00771545" w:rsidP="00FD486D">
            <w:pPr>
              <w:pStyle w:val="ListParagraph"/>
              <w:numPr>
                <w:ilvl w:val="0"/>
                <w:numId w:val="1"/>
              </w:numPr>
              <w:shd w:val="clear" w:color="auto" w:fill="FFFFFF"/>
              <w:ind w:left="317" w:hanging="141"/>
              <w:jc w:val="both"/>
              <w:outlineLvl w:val="0"/>
              <w:rPr>
                <w:rFonts w:eastAsia="Times New Roman" w:cs="Times New Roman"/>
                <w:b/>
                <w:u w:val="single"/>
                <w:lang w:eastAsia="en-GB"/>
              </w:rPr>
            </w:pPr>
            <w:ins w:id="72" w:author="Joy Shumake-Guillemot" w:date="2017-09-23T11:17:00Z">
              <w:r>
                <w:rPr>
                  <w:rFonts w:eastAsia="Times New Roman" w:cs="Times New Roman"/>
                  <w:b/>
                  <w:lang w:eastAsia="en-GB"/>
                </w:rPr>
                <w:t xml:space="preserve">1.2 </w:t>
              </w:r>
            </w:ins>
            <w:r w:rsidR="00563F55">
              <w:rPr>
                <w:rFonts w:eastAsia="Times New Roman" w:cs="Times New Roman"/>
                <w:b/>
                <w:lang w:eastAsia="en-GB"/>
              </w:rPr>
              <w:t xml:space="preserve">How </w:t>
            </w:r>
            <w:ins w:id="73" w:author="Joy Shumake-Guillemot" w:date="2017-09-23T09:24:00Z">
              <w:r w:rsidR="00FD486D">
                <w:rPr>
                  <w:rFonts w:eastAsia="Times New Roman" w:cs="Times New Roman"/>
                  <w:b/>
                  <w:lang w:eastAsia="en-GB"/>
                </w:rPr>
                <w:t xml:space="preserve">weather </w:t>
              </w:r>
            </w:ins>
            <w:r w:rsidR="00563F55">
              <w:rPr>
                <w:rFonts w:eastAsia="Times New Roman" w:cs="Times New Roman"/>
                <w:b/>
                <w:lang w:eastAsia="en-GB"/>
              </w:rPr>
              <w:t xml:space="preserve">forecasting </w:t>
            </w:r>
            <w:del w:id="74" w:author="Joy Shumake-Guillemot" w:date="2017-09-23T09:24:00Z">
              <w:r w:rsidR="00563F55" w:rsidDel="00FD486D">
                <w:rPr>
                  <w:rFonts w:eastAsia="Times New Roman" w:cs="Times New Roman"/>
                  <w:b/>
                  <w:lang w:eastAsia="en-GB"/>
                </w:rPr>
                <w:delText>plugs into</w:delText>
              </w:r>
            </w:del>
            <w:ins w:id="75" w:author="Joy Shumake-Guillemot" w:date="2017-09-23T09:24:00Z">
              <w:r w:rsidR="00FD486D">
                <w:rPr>
                  <w:rFonts w:eastAsia="Times New Roman" w:cs="Times New Roman"/>
                  <w:b/>
                  <w:lang w:eastAsia="en-GB"/>
                </w:rPr>
                <w:t>informs</w:t>
              </w:r>
            </w:ins>
            <w:r w:rsidR="00563F55">
              <w:rPr>
                <w:rFonts w:eastAsia="Times New Roman" w:cs="Times New Roman"/>
                <w:b/>
                <w:lang w:eastAsia="en-GB"/>
              </w:rPr>
              <w:t xml:space="preserve"> action plans</w:t>
            </w:r>
            <w:r w:rsidR="00563F55" w:rsidRPr="003C27C6">
              <w:rPr>
                <w:rFonts w:eastAsia="Times New Roman" w:cs="Times New Roman"/>
                <w:b/>
                <w:lang w:eastAsia="en-GB"/>
              </w:rPr>
              <w:t xml:space="preserve">. </w:t>
            </w:r>
            <w:r w:rsidR="00563F55">
              <w:rPr>
                <w:rFonts w:eastAsia="Times New Roman" w:cs="Times New Roman"/>
                <w:lang w:eastAsia="en-GB"/>
              </w:rPr>
              <w:t>The current ways in which forecasting is beneficial to decision makers</w:t>
            </w:r>
          </w:p>
          <w:p w14:paraId="06446447" w14:textId="706475F8" w:rsidR="003C27C6" w:rsidRPr="00FD486D" w:rsidRDefault="00771545" w:rsidP="003C27C6">
            <w:pPr>
              <w:pStyle w:val="ListParagraph"/>
              <w:numPr>
                <w:ilvl w:val="0"/>
                <w:numId w:val="1"/>
              </w:numPr>
              <w:shd w:val="clear" w:color="auto" w:fill="FFFFFF"/>
              <w:ind w:left="317" w:hanging="141"/>
              <w:jc w:val="both"/>
              <w:outlineLvl w:val="0"/>
              <w:rPr>
                <w:ins w:id="76" w:author="Joy Shumake-Guillemot" w:date="2017-09-23T09:26:00Z"/>
                <w:rFonts w:eastAsia="Times New Roman" w:cs="Times New Roman"/>
                <w:b/>
                <w:u w:val="single"/>
                <w:lang w:eastAsia="en-GB"/>
                <w:rPrChange w:id="77" w:author="Joy Shumake-Guillemot" w:date="2017-09-23T09:26:00Z">
                  <w:rPr>
                    <w:ins w:id="78" w:author="Joy Shumake-Guillemot" w:date="2017-09-23T09:26:00Z"/>
                  </w:rPr>
                </w:rPrChange>
              </w:rPr>
            </w:pPr>
            <w:ins w:id="79" w:author="Joy Shumake-Guillemot" w:date="2017-09-23T11:17:00Z">
              <w:r>
                <w:rPr>
                  <w:rFonts w:eastAsia="Times New Roman" w:cs="Times New Roman"/>
                  <w:b/>
                  <w:lang w:eastAsia="en-GB"/>
                </w:rPr>
                <w:t>1.3</w:t>
              </w:r>
            </w:ins>
            <w:r w:rsidR="003C27C6" w:rsidRPr="003C27C6">
              <w:rPr>
                <w:rFonts w:eastAsia="Times New Roman" w:cs="Times New Roman"/>
                <w:b/>
                <w:lang w:eastAsia="en-GB"/>
              </w:rPr>
              <w:t xml:space="preserve">Timeline of key decisions and processes. </w:t>
            </w:r>
            <w:r w:rsidR="003C27C6">
              <w:t>Create timeline of decisions which need to be made by key decision makers.</w:t>
            </w:r>
          </w:p>
          <w:p w14:paraId="48B6F2E9" w14:textId="77777777" w:rsidR="00FD486D" w:rsidRPr="00B31EF0" w:rsidRDefault="00FD486D" w:rsidP="00FD486D">
            <w:pPr>
              <w:pStyle w:val="ListParagraph"/>
              <w:shd w:val="clear" w:color="auto" w:fill="FFFFFF"/>
              <w:ind w:left="317"/>
              <w:jc w:val="both"/>
              <w:outlineLvl w:val="0"/>
              <w:rPr>
                <w:ins w:id="80" w:author="Parks, Robbie M" w:date="2017-09-21T14:05:00Z"/>
                <w:rFonts w:eastAsia="Times New Roman" w:cs="Times New Roman"/>
                <w:b/>
                <w:u w:val="single"/>
                <w:lang w:eastAsia="en-GB"/>
              </w:rPr>
              <w:pPrChange w:id="81" w:author="Joy Shumake-Guillemot" w:date="2017-09-23T09:26:00Z">
                <w:pPr>
                  <w:pStyle w:val="ListParagraph"/>
                  <w:numPr>
                    <w:numId w:val="1"/>
                  </w:numPr>
                  <w:shd w:val="clear" w:color="auto" w:fill="FFFFFF"/>
                  <w:ind w:left="317" w:hanging="141"/>
                  <w:jc w:val="both"/>
                  <w:outlineLvl w:val="0"/>
                </w:pPr>
              </w:pPrChange>
            </w:pPr>
          </w:p>
          <w:p w14:paraId="08C7AC9F" w14:textId="590EA84C" w:rsidR="003C27C6" w:rsidRPr="003C27C6" w:rsidRDefault="00771545" w:rsidP="003C27C6">
            <w:pPr>
              <w:pStyle w:val="ListParagraph"/>
              <w:numPr>
                <w:ilvl w:val="0"/>
                <w:numId w:val="1"/>
              </w:numPr>
              <w:shd w:val="clear" w:color="auto" w:fill="FFFFFF"/>
              <w:ind w:left="317" w:hanging="141"/>
              <w:rPr>
                <w:rFonts w:ascii="Calibri" w:hAnsi="Calibri"/>
                <w:b/>
                <w:lang w:val="en-US"/>
              </w:rPr>
            </w:pPr>
            <w:ins w:id="82" w:author="Joy Shumake-Guillemot" w:date="2017-09-23T11:17:00Z">
              <w:r>
                <w:rPr>
                  <w:rFonts w:ascii="Calibri" w:hAnsi="Calibri"/>
                  <w:b/>
                  <w:lang w:val="en-US"/>
                </w:rPr>
                <w:t>1.4</w:t>
              </w:r>
            </w:ins>
            <w:r w:rsidR="003C27C6" w:rsidRPr="003C27C6">
              <w:rPr>
                <w:rFonts w:ascii="Calibri" w:hAnsi="Calibri"/>
                <w:b/>
                <w:lang w:val="en-US"/>
              </w:rPr>
              <w:t xml:space="preserve">Key gaps in </w:t>
            </w:r>
            <w:ins w:id="83" w:author="Joy Shumake-Guillemot" w:date="2017-09-23T09:26:00Z">
              <w:r w:rsidR="00FD486D">
                <w:rPr>
                  <w:rFonts w:ascii="Calibri" w:hAnsi="Calibri"/>
                  <w:b/>
                  <w:lang w:val="en-US"/>
                </w:rPr>
                <w:t xml:space="preserve">weather forecasting </w:t>
              </w:r>
            </w:ins>
            <w:r w:rsidR="003C27C6" w:rsidRPr="003C27C6">
              <w:rPr>
                <w:rFonts w:ascii="Calibri" w:hAnsi="Calibri"/>
                <w:b/>
                <w:lang w:val="en-US"/>
              </w:rPr>
              <w:t xml:space="preserve">capabilities. </w:t>
            </w:r>
            <w:r w:rsidR="003C27C6">
              <w:t>Identify key gaps in capabilities of forecasting (both in time and space) which can be improved upon to help decision makers make decisions.</w:t>
            </w:r>
          </w:p>
          <w:p w14:paraId="4BE1FA0F" w14:textId="77777777" w:rsidR="00FD486D" w:rsidRDefault="00FD486D" w:rsidP="003C27C6">
            <w:pPr>
              <w:ind w:left="317" w:hanging="141"/>
              <w:rPr>
                <w:ins w:id="84" w:author="Joy Shumake-Guillemot" w:date="2017-09-23T09:26:00Z"/>
                <w:b/>
              </w:rPr>
            </w:pPr>
          </w:p>
          <w:p w14:paraId="6F360568" w14:textId="225B5988" w:rsidR="003C27C6" w:rsidRDefault="00771545" w:rsidP="003C27C6">
            <w:pPr>
              <w:ind w:left="317" w:hanging="141"/>
            </w:pPr>
            <w:ins w:id="85" w:author="Joy Shumake-Guillemot" w:date="2017-09-23T11:17:00Z">
              <w:r>
                <w:rPr>
                  <w:b/>
                </w:rPr>
                <w:t xml:space="preserve">1.5 </w:t>
              </w:r>
            </w:ins>
            <w:r w:rsidR="003C27C6" w:rsidRPr="00F50811">
              <w:rPr>
                <w:b/>
              </w:rPr>
              <w:t>Key deliverables</w:t>
            </w:r>
            <w:r w:rsidR="003C27C6">
              <w:rPr>
                <w:b/>
              </w:rPr>
              <w:t>.</w:t>
            </w:r>
            <w:r w:rsidR="003C27C6">
              <w:t xml:space="preserve"> To improve capabilities of decision-makers to avert disaster-related deaths.</w:t>
            </w:r>
          </w:p>
          <w:p w14:paraId="2D91C291" w14:textId="77777777" w:rsidR="00FD486D" w:rsidRDefault="00FD486D" w:rsidP="00475F7D">
            <w:pPr>
              <w:shd w:val="clear" w:color="auto" w:fill="FFFFFF"/>
              <w:ind w:left="317" w:hanging="141"/>
              <w:jc w:val="both"/>
              <w:outlineLvl w:val="0"/>
              <w:rPr>
                <w:ins w:id="86" w:author="Joy Shumake-Guillemot" w:date="2017-09-23T09:26:00Z"/>
                <w:rFonts w:eastAsia="Times New Roman" w:cs="Times New Roman"/>
                <w:b/>
                <w:lang w:eastAsia="en-GB"/>
              </w:rPr>
            </w:pPr>
          </w:p>
          <w:p w14:paraId="50C8EC4C" w14:textId="25867BCB" w:rsidR="003C27C6" w:rsidRDefault="00771545" w:rsidP="00475F7D">
            <w:pPr>
              <w:shd w:val="clear" w:color="auto" w:fill="FFFFFF"/>
              <w:ind w:left="317" w:hanging="141"/>
              <w:jc w:val="both"/>
              <w:outlineLvl w:val="0"/>
            </w:pPr>
            <w:ins w:id="87" w:author="Joy Shumake-Guillemot" w:date="2017-09-23T11:17:00Z">
              <w:r>
                <w:rPr>
                  <w:rFonts w:eastAsia="Times New Roman" w:cs="Times New Roman"/>
                  <w:b/>
                  <w:lang w:eastAsia="en-GB"/>
                </w:rPr>
                <w:t xml:space="preserve">1.6 </w:t>
              </w:r>
            </w:ins>
            <w:r w:rsidR="003C27C6" w:rsidRPr="006B52DE">
              <w:rPr>
                <w:rFonts w:eastAsia="Times New Roman" w:cs="Times New Roman"/>
                <w:b/>
                <w:lang w:eastAsia="en-GB"/>
              </w:rPr>
              <w:t xml:space="preserve">Potential projects with improved forecasting. </w:t>
            </w:r>
            <w:r w:rsidR="003C27C6">
              <w:t xml:space="preserve">Potential projects serving as focused health outcome-based research for </w:t>
            </w:r>
            <w:proofErr w:type="spellStart"/>
            <w:r w:rsidR="003C27C6">
              <w:t>HIWeather</w:t>
            </w:r>
            <w:proofErr w:type="spellEnd"/>
            <w:r w:rsidR="003C27C6">
              <w:t xml:space="preserve">. </w:t>
            </w:r>
            <w:commentRangeEnd w:id="60"/>
            <w:r w:rsidR="00570F11">
              <w:rPr>
                <w:rStyle w:val="CommentReference"/>
              </w:rPr>
              <w:commentReference w:id="60"/>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285D97F0" w14:textId="74853EE9" w:rsidR="004E6A87" w:rsidRDefault="004E6A87" w:rsidP="004E6A87">
      <w:pPr>
        <w:pStyle w:val="Heading1"/>
      </w:pPr>
    </w:p>
    <w:p w14:paraId="2D000324" w14:textId="35D78507" w:rsidR="004E6A87" w:rsidRPr="004E6A87" w:rsidRDefault="004E6A87" w:rsidP="004E6A87">
      <w:pPr>
        <w:rPr>
          <w:rFonts w:asciiTheme="majorHAnsi" w:eastAsiaTheme="majorEastAsia" w:hAnsiTheme="majorHAnsi" w:cstheme="majorBidi"/>
          <w:color w:val="2F5496" w:themeColor="accent1" w:themeShade="BF"/>
          <w:sz w:val="32"/>
          <w:szCs w:val="32"/>
        </w:rPr>
      </w:pPr>
      <w:r>
        <w:br w:type="page"/>
      </w:r>
    </w:p>
    <w:p w14:paraId="5E04FE4C" w14:textId="2906BD66" w:rsidR="00086B52" w:rsidRPr="00AE59C6" w:rsidRDefault="008B5BFE" w:rsidP="00563F55">
      <w:pPr>
        <w:pStyle w:val="Heading1"/>
        <w:numPr>
          <w:ilvl w:val="0"/>
          <w:numId w:val="11"/>
        </w:numPr>
      </w:pPr>
      <w:bookmarkStart w:id="88" w:name="_Toc493860691"/>
      <w:r w:rsidRPr="00E1526C">
        <w:lastRenderedPageBreak/>
        <w:t>Decision-making processes in disaster action plans</w:t>
      </w:r>
      <w:bookmarkEnd w:id="88"/>
    </w:p>
    <w:p w14:paraId="4E46DD25" w14:textId="3718CCCB" w:rsidR="00171048" w:rsidRPr="00086B52" w:rsidRDefault="00086B52" w:rsidP="00562345">
      <w:pPr>
        <w:pStyle w:val="Heading2"/>
        <w:numPr>
          <w:ilvl w:val="0"/>
          <w:numId w:val="13"/>
        </w:numPr>
      </w:pPr>
      <w:bookmarkStart w:id="89" w:name="_Toc493860692"/>
      <w:r w:rsidRPr="00086B52">
        <w:t>Decision-making structure</w:t>
      </w:r>
      <w:bookmarkEnd w:id="89"/>
    </w:p>
    <w:p w14:paraId="5001057F" w14:textId="469D5803"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4B4BACFD"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r w:rsidR="0090427E">
        <w:rPr>
          <w:rFonts w:eastAsia="Times New Roman" w:cs="Times New Roman"/>
          <w:lang w:eastAsia="en-GB"/>
        </w:rPr>
        <w:t xml:space="preserve"> </w:t>
      </w:r>
      <w:r w:rsidR="0090427E">
        <w:rPr>
          <w:rFonts w:eastAsia="Times New Roman" w:cs="Times New Roman"/>
          <w:lang w:eastAsia="en-GB"/>
        </w:rPr>
        <w:fldChar w:fldCharType="begin"/>
      </w:r>
      <w:r w:rsidR="0090427E">
        <w:rPr>
          <w:rFonts w:eastAsia="Times New Roman" w:cs="Times New Roman"/>
          <w:lang w:eastAsia="en-GB"/>
        </w:rPr>
        <w:instrText xml:space="preserve"> REF _Ref491702736 \h </w:instrText>
      </w:r>
      <w:r w:rsidR="0090427E">
        <w:rPr>
          <w:rFonts w:eastAsia="Times New Roman" w:cs="Times New Roman"/>
          <w:lang w:eastAsia="en-GB"/>
        </w:rPr>
      </w:r>
      <w:r w:rsidR="0090427E">
        <w:rPr>
          <w:rFonts w:eastAsia="Times New Roman" w:cs="Times New Roman"/>
          <w:lang w:eastAsia="en-GB"/>
        </w:rPr>
        <w:fldChar w:fldCharType="separate"/>
      </w:r>
      <w:r w:rsidR="0090427E">
        <w:t xml:space="preserve">Figure </w:t>
      </w:r>
      <w:r w:rsidR="0090427E">
        <w:rPr>
          <w:noProof/>
        </w:rPr>
        <w:t>3</w:t>
      </w:r>
      <w:r w:rsidR="0090427E">
        <w:rPr>
          <w:rFonts w:eastAsia="Times New Roman" w:cs="Times New Roman"/>
          <w:lang w:eastAsia="en-GB"/>
        </w:rPr>
        <w:fldChar w:fldCharType="end"/>
      </w:r>
      <w:r w:rsidR="0090427E">
        <w:rPr>
          <w:rFonts w:eastAsia="Times New Roman" w:cs="Times New Roman"/>
          <w:lang w:eastAsia="en-GB"/>
        </w:rPr>
        <w:t xml:space="preserve"> shows an example from the Thailand HHAP.</w:t>
      </w:r>
      <w:r w:rsidR="00B57F83">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"&lt;sup&gt;4&lt;/sup&gt;", "plainTextFormattedCitation" : "4", "previouslyFormattedCitation" : "&lt;sup&gt;4&lt;/sup&gt;" }, "properties" : { "noteIndex" : 0 }, "schema" : "https://github.com/citation-style-language/schema/raw/master/csl-citation.json" }</w:instrText>
      </w:r>
      <w:r w:rsidR="00B57F83">
        <w:rPr>
          <w:rFonts w:eastAsia="Times New Roman" w:cs="Times New Roman"/>
          <w:lang w:eastAsia="en-GB"/>
        </w:rPr>
        <w:fldChar w:fldCharType="separate"/>
      </w:r>
      <w:r w:rsidR="00B57F83" w:rsidRPr="00B57F83">
        <w:rPr>
          <w:rFonts w:eastAsia="Times New Roman" w:cs="Times New Roman"/>
          <w:noProof/>
          <w:vertAlign w:val="superscript"/>
          <w:lang w:eastAsia="en-GB"/>
        </w:rPr>
        <w:t>4</w:t>
      </w:r>
      <w:r w:rsidR="00B57F83">
        <w:rPr>
          <w:rFonts w:eastAsia="Times New Roman" w:cs="Times New Roman"/>
          <w:lang w:eastAsia="en-GB"/>
        </w:rPr>
        <w:fldChar w:fldCharType="end"/>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val="en-US" w:eastAsia="zh-CN"/>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2">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90" w:name="_Ref491173665"/>
      <w:bookmarkStart w:id="91" w:name="_Ref491173640"/>
      <w:bookmarkStart w:id="92" w:name="_Toc491339516"/>
      <w:r>
        <w:t xml:space="preserve">Figure </w:t>
      </w:r>
      <w:r>
        <w:fldChar w:fldCharType="begin"/>
      </w:r>
      <w:r>
        <w:instrText xml:space="preserve"> SEQ Figure \* ARABIC </w:instrText>
      </w:r>
      <w:r>
        <w:fldChar w:fldCharType="separate"/>
      </w:r>
      <w:r w:rsidR="002160F0">
        <w:rPr>
          <w:noProof/>
        </w:rPr>
        <w:t>1</w:t>
      </w:r>
      <w:r>
        <w:fldChar w:fldCharType="end"/>
      </w:r>
      <w:bookmarkEnd w:id="90"/>
      <w:r>
        <w:t xml:space="preserve">. </w:t>
      </w:r>
      <w:r w:rsidRPr="00BE3C85">
        <w:t>Potential flow of information between a lead body and other actors invo</w:t>
      </w:r>
      <w:r>
        <w:t>lved in heat action plans.</w:t>
      </w:r>
      <w:bookmarkEnd w:id="91"/>
      <w:bookmarkEnd w:id="92"/>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93" w:name="_Toc493860693"/>
      <w:r>
        <w:rPr>
          <w:rFonts w:eastAsia="Times New Roman"/>
          <w:lang w:eastAsia="en-GB"/>
        </w:rPr>
        <w:t>Iterative management of decision-making structure</w:t>
      </w:r>
      <w:bookmarkEnd w:id="93"/>
    </w:p>
    <w:p w14:paraId="374469AA" w14:textId="351D410D"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"&lt;sup&gt;5&lt;/sup&gt;", "plainTextFormattedCitation" : "5", "previouslyFormattedCitation" : "&lt;sup&gt;5&lt;/sup&gt;" }, "properties" : { "noteIndex" : 0 }, "schema" : "https://github.com/citation-style-language/schema/raw/master/csl-citation.json" }</w:instrText>
      </w:r>
      <w:r w:rsidR="004875FA">
        <w:rPr>
          <w:rFonts w:eastAsia="Times New Roman" w:cs="Times New Roman"/>
          <w:lang w:eastAsia="en-GB"/>
        </w:rPr>
        <w:fldChar w:fldCharType="separate"/>
      </w:r>
      <w:r w:rsidR="00B57F83" w:rsidRPr="00B57F83">
        <w:rPr>
          <w:rFonts w:eastAsia="Times New Roman" w:cs="Times New Roman"/>
          <w:noProof/>
          <w:vertAlign w:val="superscript"/>
          <w:lang w:eastAsia="en-GB"/>
        </w:rPr>
        <w:t>5</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val="en-US" w:eastAsia="zh-CN"/>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94" w:name="_Ref491336742"/>
      <w:bookmarkStart w:id="95" w:name="_Toc491339517"/>
      <w:r>
        <w:t xml:space="preserve">Figure </w:t>
      </w:r>
      <w:r>
        <w:fldChar w:fldCharType="begin"/>
      </w:r>
      <w:r>
        <w:instrText xml:space="preserve"> SEQ Figure \* ARABIC </w:instrText>
      </w:r>
      <w:r>
        <w:fldChar w:fldCharType="separate"/>
      </w:r>
      <w:r w:rsidR="002160F0">
        <w:rPr>
          <w:noProof/>
        </w:rPr>
        <w:t>2</w:t>
      </w:r>
      <w:r>
        <w:fldChar w:fldCharType="end"/>
      </w:r>
      <w:bookmarkEnd w:id="94"/>
      <w:r>
        <w:t>. Communications plan for Ahmedabad Heat Action Plan</w:t>
      </w:r>
      <w:bookmarkEnd w:id="95"/>
    </w:p>
    <w:p w14:paraId="2BEFC51E" w14:textId="77777777" w:rsidR="002160F0" w:rsidRDefault="002160F0" w:rsidP="002160F0">
      <w:pPr>
        <w:keepNext/>
        <w:shd w:val="clear" w:color="auto" w:fill="FFFFFF"/>
        <w:jc w:val="center"/>
        <w:outlineLvl w:val="0"/>
      </w:pPr>
      <w:r>
        <w:rPr>
          <w:rFonts w:eastAsia="Times New Roman" w:cs="Times New Roman"/>
          <w:b/>
          <w:noProof/>
          <w:u w:val="single"/>
          <w:lang w:val="en-US" w:eastAsia="zh-CN"/>
        </w:rPr>
        <w:drawing>
          <wp:inline distT="0" distB="0" distL="0" distR="0" wp14:anchorId="07D16B13" wp14:editId="2BC24D61">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0890820" w14:textId="0699632A" w:rsidR="00D05764" w:rsidRPr="00FF084A" w:rsidRDefault="002160F0" w:rsidP="00FF084A">
      <w:pPr>
        <w:pStyle w:val="Caption"/>
        <w:jc w:val="center"/>
      </w:pPr>
      <w:bookmarkStart w:id="96" w:name="_Ref491702736"/>
      <w:r>
        <w:t xml:space="preserve">Figure </w:t>
      </w:r>
      <w:r>
        <w:fldChar w:fldCharType="begin"/>
      </w:r>
      <w:r>
        <w:instrText xml:space="preserve"> SEQ Figure \* ARABIC </w:instrText>
      </w:r>
      <w:r>
        <w:fldChar w:fldCharType="separate"/>
      </w:r>
      <w:r>
        <w:rPr>
          <w:noProof/>
        </w:rPr>
        <w:t>3</w:t>
      </w:r>
      <w:r>
        <w:fldChar w:fldCharType="end"/>
      </w:r>
      <w:bookmarkEnd w:id="96"/>
      <w:r>
        <w:t>. The proposed mechanism for heat health warning system in Thailand.</w:t>
      </w:r>
    </w:p>
    <w:p w14:paraId="6BB8CF38" w14:textId="4AB0FB4C" w:rsidR="00086FC3" w:rsidRPr="000009C0" w:rsidRDefault="005E7F1A" w:rsidP="00562345">
      <w:pPr>
        <w:pStyle w:val="Heading2"/>
        <w:numPr>
          <w:ilvl w:val="0"/>
          <w:numId w:val="13"/>
        </w:numPr>
        <w:rPr>
          <w:rFonts w:eastAsia="Times New Roman"/>
          <w:lang w:eastAsia="en-GB"/>
        </w:rPr>
      </w:pPr>
      <w:bookmarkStart w:id="97" w:name="_Toc493860694"/>
      <w:r>
        <w:rPr>
          <w:rFonts w:eastAsia="Times New Roman"/>
          <w:lang w:eastAsia="en-GB"/>
        </w:rPr>
        <w:lastRenderedPageBreak/>
        <w:t>Identity of d</w:t>
      </w:r>
      <w:r w:rsidR="002037A7">
        <w:rPr>
          <w:rFonts w:eastAsia="Times New Roman"/>
          <w:lang w:eastAsia="en-GB"/>
        </w:rPr>
        <w:t>ecision makers</w:t>
      </w:r>
      <w:bookmarkEnd w:id="97"/>
      <w:r w:rsidR="00171048">
        <w:rPr>
          <w:rFonts w:eastAsia="Times New Roman"/>
          <w:lang w:eastAsia="en-GB"/>
        </w:rPr>
        <w:t xml:space="preserve"> </w:t>
      </w:r>
    </w:p>
    <w:p w14:paraId="2BF28DA8" w14:textId="551CEE47" w:rsidR="00086FC3" w:rsidRDefault="00916C26" w:rsidP="00EE7D2F">
      <w:pPr>
        <w:shd w:val="clear" w:color="auto" w:fill="FFFFFF"/>
        <w:jc w:val="both"/>
        <w:outlineLvl w:val="0"/>
        <w:rPr>
          <w:rFonts w:eastAsia="Times New Roman" w:cs="Times New Roman"/>
          <w:lang w:eastAsia="en-GB"/>
        </w:rPr>
      </w:pPr>
      <w:commentRangeStart w:id="98"/>
      <w:ins w:id="99" w:author="Joy Shumake-Guillemot" w:date="2017-09-23T10:10:00Z">
        <w:r>
          <w:rPr>
            <w:rFonts w:eastAsia="Times New Roman" w:cs="Times New Roman"/>
            <w:lang w:eastAsia="en-GB"/>
          </w:rPr>
          <w:t>Public health protection from disasters, is a responsibility that is not restricted to the health sector.</w:t>
        </w:r>
      </w:ins>
      <w:commentRangeEnd w:id="98"/>
      <w:ins w:id="100" w:author="Joy Shumake-Guillemot" w:date="2017-09-23T10:14:00Z">
        <w:r w:rsidR="00EE7D2F">
          <w:rPr>
            <w:rStyle w:val="CommentReference"/>
          </w:rPr>
          <w:commentReference w:id="98"/>
        </w:r>
      </w:ins>
      <w:ins w:id="101" w:author="Joy Shumake-Guillemot" w:date="2017-09-23T10:10:00Z">
        <w:r>
          <w:rPr>
            <w:rFonts w:eastAsia="Times New Roman" w:cs="Times New Roman"/>
            <w:lang w:eastAsia="en-GB"/>
          </w:rPr>
          <w:t xml:space="preserve"> The health sector is positioned to address injuries and illnesses once they happen – but protection of public health is a civic responsibility of many. </w:t>
        </w:r>
      </w:ins>
      <w:ins w:id="102" w:author="Joy Shumake-Guillemot" w:date="2017-09-23T10:11:00Z">
        <w:r>
          <w:rPr>
            <w:rFonts w:eastAsia="Times New Roman" w:cs="Times New Roman"/>
            <w:lang w:eastAsia="en-GB"/>
          </w:rPr>
          <w:t>Be it through individual decisions</w:t>
        </w:r>
      </w:ins>
      <w:ins w:id="103" w:author="Joy Shumake-Guillemot" w:date="2017-09-23T10:09:00Z">
        <w:r>
          <w:rPr>
            <w:rFonts w:eastAsia="Times New Roman" w:cs="Times New Roman"/>
            <w:lang w:eastAsia="en-GB"/>
          </w:rPr>
          <w:t xml:space="preserve"> </w:t>
        </w:r>
      </w:ins>
      <w:ins w:id="104" w:author="Joy Shumake-Guillemot" w:date="2017-09-23T10:11:00Z">
        <w:r>
          <w:rPr>
            <w:rFonts w:eastAsia="Times New Roman" w:cs="Times New Roman"/>
            <w:lang w:eastAsia="en-GB"/>
          </w:rPr>
          <w:t>made by individuals on behalf of their family,</w:t>
        </w:r>
      </w:ins>
      <w:ins w:id="105" w:author="Joy Shumake-Guillemot" w:date="2017-09-23T10:09:00Z">
        <w:r>
          <w:rPr>
            <w:rFonts w:eastAsia="Times New Roman" w:cs="Times New Roman"/>
            <w:lang w:eastAsia="en-GB"/>
          </w:rPr>
          <w:t xml:space="preserve"> </w:t>
        </w:r>
      </w:ins>
      <w:ins w:id="106" w:author="Joy Shumake-Guillemot" w:date="2017-09-23T10:11:00Z">
        <w:r>
          <w:rPr>
            <w:rFonts w:eastAsia="Times New Roman" w:cs="Times New Roman"/>
            <w:lang w:eastAsia="en-GB"/>
          </w:rPr>
          <w:t>to</w:t>
        </w:r>
      </w:ins>
      <w:ins w:id="107" w:author="Joy Shumake-Guillemot" w:date="2017-09-23T10:09:00Z">
        <w:r>
          <w:rPr>
            <w:rFonts w:eastAsia="Times New Roman" w:cs="Times New Roman"/>
            <w:lang w:eastAsia="en-GB"/>
          </w:rPr>
          <w:t xml:space="preserve"> professional</w:t>
        </w:r>
      </w:ins>
      <w:ins w:id="108" w:author="Joy Shumake-Guillemot" w:date="2017-09-23T10:11:00Z">
        <w:r>
          <w:rPr>
            <w:rFonts w:eastAsia="Times New Roman" w:cs="Times New Roman"/>
            <w:lang w:eastAsia="en-GB"/>
          </w:rPr>
          <w:t xml:space="preserve"> roles and responsibilities</w:t>
        </w:r>
      </w:ins>
      <w:ins w:id="109" w:author="Joy Shumake-Guillemot" w:date="2017-09-23T10:09:00Z">
        <w:r>
          <w:rPr>
            <w:rFonts w:eastAsia="Times New Roman" w:cs="Times New Roman"/>
            <w:lang w:eastAsia="en-GB"/>
          </w:rPr>
          <w:t xml:space="preserve"> inside or outside the formal health sector. </w:t>
        </w:r>
      </w:ins>
      <w:ins w:id="110" w:author="Joy Shumake-Guillemot" w:date="2017-09-23T10:12:00Z">
        <w:r>
          <w:rPr>
            <w:rFonts w:eastAsia="Times New Roman" w:cs="Times New Roman"/>
            <w:lang w:eastAsia="en-GB"/>
          </w:rPr>
          <w:t xml:space="preserve">Awareness of when and where a hazardous event may occur, </w:t>
        </w:r>
      </w:ins>
      <w:del w:id="111" w:author="Joy Shumake-Guillemot" w:date="2017-09-23T10:12:00Z">
        <w:r w:rsidR="000009C0" w:rsidDel="00916C26">
          <w:rPr>
            <w:rFonts w:eastAsia="Times New Roman" w:cs="Times New Roman"/>
            <w:lang w:eastAsia="en-GB"/>
          </w:rPr>
          <w:delText xml:space="preserve">A decision maker will need key pieces of information </w:delText>
        </w:r>
      </w:del>
      <w:r w:rsidR="000009C0">
        <w:rPr>
          <w:rFonts w:eastAsia="Times New Roman" w:cs="Times New Roman"/>
          <w:lang w:eastAsia="en-GB"/>
        </w:rPr>
        <w:t xml:space="preserve">in a timely manner </w:t>
      </w:r>
      <w:del w:id="112" w:author="Joy Shumake-Guillemot" w:date="2017-09-23T10:12:00Z">
        <w:r w:rsidR="000009C0" w:rsidDel="00916C26">
          <w:rPr>
            <w:rFonts w:eastAsia="Times New Roman" w:cs="Times New Roman"/>
            <w:lang w:eastAsia="en-GB"/>
          </w:rPr>
          <w:delText xml:space="preserve">to </w:delText>
        </w:r>
      </w:del>
      <w:ins w:id="113" w:author="Joy Shumake-Guillemot" w:date="2017-09-23T10:12:00Z">
        <w:r>
          <w:rPr>
            <w:rFonts w:eastAsia="Times New Roman" w:cs="Times New Roman"/>
            <w:lang w:eastAsia="en-GB"/>
          </w:rPr>
          <w:t>can allow</w:t>
        </w:r>
        <w:r w:rsidR="00EE7D2F">
          <w:rPr>
            <w:rFonts w:eastAsia="Times New Roman" w:cs="Times New Roman"/>
            <w:lang w:eastAsia="en-GB"/>
          </w:rPr>
          <w:t xml:space="preserve"> ‘decision-makers”</w:t>
        </w:r>
        <w:r>
          <w:rPr>
            <w:rFonts w:eastAsia="Times New Roman" w:cs="Times New Roman"/>
            <w:lang w:eastAsia="en-GB"/>
          </w:rPr>
          <w:t xml:space="preserve"> </w:t>
        </w:r>
      </w:ins>
      <w:del w:id="114" w:author="Joy Shumake-Guillemot" w:date="2017-09-23T10:12:00Z">
        <w:r w:rsidR="000009C0" w:rsidDel="00EE7D2F">
          <w:rPr>
            <w:rFonts w:eastAsia="Times New Roman" w:cs="Times New Roman"/>
            <w:lang w:eastAsia="en-GB"/>
          </w:rPr>
          <w:delText xml:space="preserve">be able </w:delText>
        </w:r>
      </w:del>
      <w:r w:rsidR="000009C0">
        <w:rPr>
          <w:rFonts w:eastAsia="Times New Roman" w:cs="Times New Roman"/>
          <w:lang w:eastAsia="en-GB"/>
        </w:rPr>
        <w:t xml:space="preserve">to make the </w:t>
      </w:r>
      <w:del w:id="115" w:author="Joy Shumake-Guillemot" w:date="2017-09-23T10:12:00Z">
        <w:r w:rsidR="000009C0" w:rsidDel="00EE7D2F">
          <w:rPr>
            <w:rFonts w:eastAsia="Times New Roman" w:cs="Times New Roman"/>
            <w:lang w:eastAsia="en-GB"/>
          </w:rPr>
          <w:delText xml:space="preserve">correct </w:delText>
        </w:r>
      </w:del>
      <w:ins w:id="116" w:author="Joy Shumake-Guillemot" w:date="2017-09-23T10:12:00Z">
        <w:r w:rsidR="00EE7D2F">
          <w:rPr>
            <w:rFonts w:eastAsia="Times New Roman" w:cs="Times New Roman"/>
            <w:lang w:eastAsia="en-GB"/>
          </w:rPr>
          <w:t>best</w:t>
        </w:r>
        <w:r w:rsidR="00EE7D2F">
          <w:rPr>
            <w:rFonts w:eastAsia="Times New Roman" w:cs="Times New Roman"/>
            <w:lang w:eastAsia="en-GB"/>
          </w:rPr>
          <w:t xml:space="preserve"> </w:t>
        </w:r>
      </w:ins>
      <w:del w:id="117" w:author="Joy Shumake-Guillemot" w:date="2017-09-23T10:12:00Z">
        <w:r w:rsidR="000009C0" w:rsidDel="00EE7D2F">
          <w:rPr>
            <w:rFonts w:eastAsia="Times New Roman" w:cs="Times New Roman"/>
            <w:lang w:eastAsia="en-GB"/>
          </w:rPr>
          <w:delText xml:space="preserve">calls </w:delText>
        </w:r>
      </w:del>
      <w:ins w:id="118" w:author="Joy Shumake-Guillemot" w:date="2017-09-23T10:12:00Z">
        <w:r w:rsidR="00EE7D2F">
          <w:rPr>
            <w:rFonts w:eastAsia="Times New Roman" w:cs="Times New Roman"/>
            <w:lang w:eastAsia="en-GB"/>
          </w:rPr>
          <w:t>call</w:t>
        </w:r>
        <w:r w:rsidR="00EE7D2F">
          <w:rPr>
            <w:rFonts w:eastAsia="Times New Roman" w:cs="Times New Roman"/>
            <w:lang w:eastAsia="en-GB"/>
          </w:rPr>
          <w:t xml:space="preserve"> based on the information available to minimize health risks.</w:t>
        </w:r>
      </w:ins>
      <w:del w:id="119" w:author="Joy Shumake-Guillemot" w:date="2017-09-23T10:13:00Z">
        <w:r w:rsidR="000009C0" w:rsidDel="00EE7D2F">
          <w:rPr>
            <w:rFonts w:eastAsia="Times New Roman" w:cs="Times New Roman"/>
            <w:lang w:eastAsia="en-GB"/>
          </w:rPr>
          <w:delText>for disaster planning</w:delText>
        </w:r>
      </w:del>
      <w:r w:rsidR="001B77DD">
        <w:rPr>
          <w:rFonts w:eastAsia="Times New Roman" w:cs="Times New Roman"/>
          <w:lang w:eastAsia="en-GB"/>
        </w:rPr>
        <w:t>. Th</w:t>
      </w:r>
      <w:ins w:id="120" w:author="Joy Shumake-Guillemot" w:date="2017-09-23T10:13:00Z">
        <w:r w:rsidR="00EE7D2F">
          <w:rPr>
            <w:rFonts w:eastAsia="Times New Roman" w:cs="Times New Roman"/>
            <w:lang w:eastAsia="en-GB"/>
          </w:rPr>
          <w:t>e</w:t>
        </w:r>
      </w:ins>
      <w:del w:id="121" w:author="Joy Shumake-Guillemot" w:date="2017-09-23T10:13:00Z">
        <w:r w:rsidR="001B77DD" w:rsidDel="00EE7D2F">
          <w:rPr>
            <w:rFonts w:eastAsia="Times New Roman" w:cs="Times New Roman"/>
            <w:lang w:eastAsia="en-GB"/>
          </w:rPr>
          <w:delText>i</w:delText>
        </w:r>
      </w:del>
      <w:r w:rsidR="001B77DD">
        <w:rPr>
          <w:rFonts w:eastAsia="Times New Roman" w:cs="Times New Roman"/>
          <w:lang w:eastAsia="en-GB"/>
        </w:rPr>
        <w:t>s</w:t>
      </w:r>
      <w:ins w:id="122" w:author="Joy Shumake-Guillemot" w:date="2017-09-23T10:13:00Z">
        <w:r w:rsidR="00EE7D2F">
          <w:rPr>
            <w:rFonts w:eastAsia="Times New Roman" w:cs="Times New Roman"/>
            <w:lang w:eastAsia="en-GB"/>
          </w:rPr>
          <w:t>e “decision-makers”</w:t>
        </w:r>
      </w:ins>
      <w:r w:rsidR="001B77DD">
        <w:rPr>
          <w:rFonts w:eastAsia="Times New Roman" w:cs="Times New Roman"/>
          <w:lang w:eastAsia="en-GB"/>
        </w:rPr>
        <w:t xml:space="preserve"> include</w:t>
      </w:r>
      <w:del w:id="123" w:author="Joy Shumake-Guillemot" w:date="2017-09-23T10:13:00Z">
        <w:r w:rsidR="001B77DD" w:rsidDel="00EE7D2F">
          <w:rPr>
            <w:rFonts w:eastAsia="Times New Roman" w:cs="Times New Roman"/>
            <w:lang w:eastAsia="en-GB"/>
          </w:rPr>
          <w:delText>s</w:delText>
        </w:r>
      </w:del>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6D326FB5" w14:textId="32420859" w:rsidR="00EE7D2F" w:rsidRDefault="00936203" w:rsidP="00EE7D2F">
      <w:pPr>
        <w:pStyle w:val="ListParagraph"/>
        <w:numPr>
          <w:ilvl w:val="0"/>
          <w:numId w:val="1"/>
        </w:numPr>
        <w:shd w:val="clear" w:color="auto" w:fill="FFFFFF"/>
        <w:jc w:val="both"/>
        <w:outlineLvl w:val="0"/>
        <w:rPr>
          <w:ins w:id="124" w:author="Joy Shumake-Guillemot" w:date="2017-09-23T10:14:00Z"/>
          <w:rFonts w:eastAsia="Times New Roman" w:cs="Times New Roman"/>
          <w:lang w:eastAsia="en-GB"/>
        </w:rPr>
      </w:pPr>
      <w:r>
        <w:rPr>
          <w:rFonts w:eastAsia="Times New Roman" w:cs="Times New Roman"/>
          <w:lang w:eastAsia="en-GB"/>
        </w:rPr>
        <w:t xml:space="preserve">National </w:t>
      </w:r>
      <w:del w:id="125" w:author="Joy Shumake-Guillemot" w:date="2017-09-23T10:14:00Z">
        <w:r w:rsidDel="00EE7D2F">
          <w:rPr>
            <w:rFonts w:eastAsia="Times New Roman" w:cs="Times New Roman"/>
            <w:lang w:eastAsia="en-GB"/>
          </w:rPr>
          <w:delText xml:space="preserve">and </w:delText>
        </w:r>
      </w:del>
      <w:ins w:id="126" w:author="Joy Shumake-Guillemot" w:date="2017-09-23T10:14:00Z">
        <w:r w:rsidR="00EE7D2F">
          <w:rPr>
            <w:rFonts w:eastAsia="Times New Roman" w:cs="Times New Roman"/>
            <w:lang w:eastAsia="en-GB"/>
          </w:rPr>
          <w:t>governments</w:t>
        </w:r>
      </w:ins>
    </w:p>
    <w:p w14:paraId="2325B69E" w14:textId="01FBDE3E" w:rsidR="001B77DD" w:rsidRDefault="00EE7D2F" w:rsidP="00EE7D2F">
      <w:pPr>
        <w:pStyle w:val="ListParagraph"/>
        <w:numPr>
          <w:ilvl w:val="0"/>
          <w:numId w:val="1"/>
        </w:numPr>
        <w:shd w:val="clear" w:color="auto" w:fill="FFFFFF"/>
        <w:jc w:val="both"/>
        <w:outlineLvl w:val="0"/>
        <w:rPr>
          <w:rFonts w:eastAsia="Times New Roman" w:cs="Times New Roman"/>
          <w:lang w:eastAsia="en-GB"/>
        </w:rPr>
      </w:pPr>
      <w:ins w:id="127" w:author="Joy Shumake-Guillemot" w:date="2017-09-23T10:14:00Z">
        <w:r>
          <w:rPr>
            <w:rFonts w:eastAsia="Times New Roman" w:cs="Times New Roman"/>
            <w:lang w:eastAsia="en-GB"/>
          </w:rPr>
          <w:t xml:space="preserve"> </w:t>
        </w:r>
        <w:r>
          <w:rPr>
            <w:rFonts w:eastAsia="Times New Roman" w:cs="Times New Roman"/>
            <w:lang w:eastAsia="en-GB"/>
          </w:rPr>
          <w:t>L</w:t>
        </w:r>
      </w:ins>
      <w:del w:id="128" w:author="Joy Shumake-Guillemot" w:date="2017-09-23T10:14:00Z">
        <w:r w:rsidR="00936203" w:rsidDel="00EE7D2F">
          <w:rPr>
            <w:rFonts w:eastAsia="Times New Roman" w:cs="Times New Roman"/>
            <w:lang w:eastAsia="en-GB"/>
          </w:rPr>
          <w:delText>l</w:delText>
        </w:r>
      </w:del>
      <w:r w:rsidR="00936203">
        <w:rPr>
          <w:rFonts w:eastAsia="Times New Roman" w:cs="Times New Roman"/>
          <w:lang w:eastAsia="en-GB"/>
        </w:rPr>
        <w:t>ocal</w:t>
      </w:r>
      <w:ins w:id="129" w:author="Joy Shumake-Guillemot" w:date="2017-09-23T10:14:00Z">
        <w:r>
          <w:rPr>
            <w:rFonts w:eastAsia="Times New Roman" w:cs="Times New Roman"/>
            <w:lang w:eastAsia="en-GB"/>
          </w:rPr>
          <w:t xml:space="preserve"> and state</w:t>
        </w:r>
      </w:ins>
      <w:r w:rsidR="00936203">
        <w:rPr>
          <w:rFonts w:eastAsia="Times New Roman" w:cs="Times New Roman"/>
          <w:lang w:eastAsia="en-GB"/>
        </w:rPr>
        <w:t xml:space="preserve"> government</w:t>
      </w:r>
      <w:ins w:id="130" w:author="Joy Shumake-Guillemot" w:date="2017-09-23T10:13:00Z">
        <w:r>
          <w:rPr>
            <w:rFonts w:eastAsia="Times New Roman" w:cs="Times New Roman"/>
            <w:lang w:eastAsia="en-GB"/>
          </w:rPr>
          <w:t>, including social care and school authorities</w:t>
        </w:r>
      </w:ins>
      <w:ins w:id="131" w:author="Joy Shumake-Guillemot" w:date="2017-09-23T10:14:00Z">
        <w:r>
          <w:rPr>
            <w:rFonts w:eastAsia="Times New Roman" w:cs="Times New Roman"/>
            <w:lang w:eastAsia="en-GB"/>
          </w:rPr>
          <w:t xml:space="preserve">, responsible for vulnerable populations such as children and elderly. </w:t>
        </w:r>
      </w:ins>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ins w:id="132" w:author="Joy Shumake-Guillemot" w:date="2017-09-23T10:07:00Z"/>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1D47429" w14:textId="4E7905F6" w:rsidR="00916C26" w:rsidRDefault="00916C26" w:rsidP="001B77DD">
      <w:pPr>
        <w:pStyle w:val="ListParagraph"/>
        <w:numPr>
          <w:ilvl w:val="0"/>
          <w:numId w:val="1"/>
        </w:numPr>
        <w:shd w:val="clear" w:color="auto" w:fill="FFFFFF"/>
        <w:jc w:val="both"/>
        <w:outlineLvl w:val="0"/>
        <w:rPr>
          <w:ins w:id="133" w:author="Joy Shumake-Guillemot" w:date="2017-09-23T10:08:00Z"/>
          <w:rFonts w:eastAsia="Times New Roman" w:cs="Times New Roman"/>
          <w:lang w:eastAsia="en-GB"/>
        </w:rPr>
      </w:pPr>
      <w:ins w:id="134" w:author="Joy Shumake-Guillemot" w:date="2017-09-23T10:07:00Z">
        <w:r>
          <w:rPr>
            <w:rFonts w:eastAsia="Times New Roman" w:cs="Times New Roman"/>
            <w:lang w:eastAsia="en-GB"/>
          </w:rPr>
          <w:t xml:space="preserve">First responders </w:t>
        </w:r>
      </w:ins>
    </w:p>
    <w:p w14:paraId="039BF3B6" w14:textId="64937969" w:rsidR="00916C26" w:rsidRDefault="00916C26" w:rsidP="001B77DD">
      <w:pPr>
        <w:pStyle w:val="ListParagraph"/>
        <w:numPr>
          <w:ilvl w:val="0"/>
          <w:numId w:val="1"/>
        </w:numPr>
        <w:shd w:val="clear" w:color="auto" w:fill="FFFFFF"/>
        <w:jc w:val="both"/>
        <w:outlineLvl w:val="0"/>
        <w:rPr>
          <w:rFonts w:eastAsia="Times New Roman" w:cs="Times New Roman"/>
          <w:lang w:eastAsia="en-GB"/>
        </w:rPr>
      </w:pPr>
      <w:ins w:id="135" w:author="Joy Shumake-Guillemot" w:date="2017-09-23T10:08:00Z">
        <w:r>
          <w:rPr>
            <w:rFonts w:eastAsia="Times New Roman" w:cs="Times New Roman"/>
            <w:lang w:eastAsia="en-GB"/>
          </w:rPr>
          <w:t xml:space="preserve">Public utility managers (Water, Sanitation, Electricity, Roads, </w:t>
        </w:r>
        <w:proofErr w:type="spellStart"/>
        <w:r>
          <w:rPr>
            <w:rFonts w:eastAsia="Times New Roman" w:cs="Times New Roman"/>
            <w:lang w:eastAsia="en-GB"/>
          </w:rPr>
          <w:t>etc</w:t>
        </w:r>
        <w:proofErr w:type="spellEnd"/>
        <w:r>
          <w:rPr>
            <w:rFonts w:eastAsia="Times New Roman" w:cs="Times New Roman"/>
            <w:lang w:eastAsia="en-GB"/>
          </w:rPr>
          <w:t>)</w:t>
        </w:r>
      </w:ins>
    </w:p>
    <w:p w14:paraId="0B2DFB5F" w14:textId="7C19B8D3" w:rsidR="00D53913" w:rsidRDefault="00D53913" w:rsidP="00916C26">
      <w:pPr>
        <w:pStyle w:val="ListParagraph"/>
        <w:numPr>
          <w:ilvl w:val="0"/>
          <w:numId w:val="1"/>
        </w:numPr>
        <w:shd w:val="clear" w:color="auto" w:fill="FFFFFF"/>
        <w:jc w:val="both"/>
        <w:outlineLvl w:val="0"/>
        <w:rPr>
          <w:ins w:id="136" w:author="Joy Shumake-Guillemot" w:date="2017-09-23T10:07:00Z"/>
          <w:rFonts w:eastAsia="Times New Roman" w:cs="Times New Roman"/>
          <w:lang w:eastAsia="en-GB"/>
        </w:rPr>
      </w:pPr>
      <w:r>
        <w:rPr>
          <w:rFonts w:eastAsia="Times New Roman" w:cs="Times New Roman"/>
          <w:lang w:eastAsia="en-GB"/>
        </w:rPr>
        <w:t xml:space="preserve">Health </w:t>
      </w:r>
      <w:ins w:id="137" w:author="Joy Shumake-Guillemot" w:date="2017-09-23T10:07:00Z">
        <w:r w:rsidR="00916C26">
          <w:rPr>
            <w:rFonts w:eastAsia="Times New Roman" w:cs="Times New Roman"/>
            <w:lang w:eastAsia="en-GB"/>
          </w:rPr>
          <w:t xml:space="preserve">system managers, ambulatory care services, private and public health care providers </w:t>
        </w:r>
      </w:ins>
      <w:del w:id="138" w:author="Joy Shumake-Guillemot" w:date="2017-09-23T10:07:00Z">
        <w:r w:rsidDel="00916C26">
          <w:rPr>
            <w:rFonts w:eastAsia="Times New Roman" w:cs="Times New Roman"/>
            <w:lang w:eastAsia="en-GB"/>
          </w:rPr>
          <w:delText xml:space="preserve">practitioners </w:delText>
        </w:r>
      </w:del>
    </w:p>
    <w:p w14:paraId="13E689A3" w14:textId="0E3ADF7A" w:rsidR="00916C26" w:rsidRPr="001B77DD" w:rsidRDefault="00916C26" w:rsidP="00916C26">
      <w:pPr>
        <w:pStyle w:val="ListParagraph"/>
        <w:numPr>
          <w:ilvl w:val="0"/>
          <w:numId w:val="1"/>
        </w:numPr>
        <w:shd w:val="clear" w:color="auto" w:fill="FFFFFF"/>
        <w:jc w:val="both"/>
        <w:outlineLvl w:val="0"/>
        <w:rPr>
          <w:rFonts w:eastAsia="Times New Roman" w:cs="Times New Roman"/>
          <w:lang w:eastAsia="en-GB"/>
        </w:rPr>
      </w:pPr>
      <w:ins w:id="139" w:author="Joy Shumake-Guillemot" w:date="2017-09-23T10:07:00Z">
        <w:r>
          <w:rPr>
            <w:rFonts w:eastAsia="Times New Roman" w:cs="Times New Roman"/>
            <w:lang w:eastAsia="en-GB"/>
          </w:rPr>
          <w:t xml:space="preserve">Individuals and families </w:t>
        </w:r>
      </w:ins>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40" w:name="_Toc493860695"/>
      <w:r w:rsidRPr="00086B52">
        <w:rPr>
          <w:rFonts w:eastAsia="Times New Roman"/>
          <w:lang w:eastAsia="en-GB"/>
        </w:rPr>
        <w:t>Timeline of key decisions and processes</w:t>
      </w:r>
      <w:bookmarkEnd w:id="140"/>
    </w:p>
    <w:p w14:paraId="0907BF63" w14:textId="2027C1FD" w:rsidR="00171048" w:rsidRDefault="00EE7D2F" w:rsidP="00171048">
      <w:pPr>
        <w:shd w:val="clear" w:color="auto" w:fill="FFFFFF"/>
        <w:jc w:val="both"/>
        <w:outlineLvl w:val="0"/>
        <w:rPr>
          <w:rFonts w:eastAsia="Times New Roman" w:cs="Times New Roman"/>
          <w:lang w:eastAsia="en-GB"/>
        </w:rPr>
      </w:pPr>
      <w:commentRangeStart w:id="141"/>
      <w:ins w:id="142" w:author="Joy Shumake-Guillemot" w:date="2017-09-23T10:15:00Z">
        <w:r>
          <w:rPr>
            <w:rFonts w:eastAsia="Times New Roman" w:cs="Times New Roman"/>
            <w:lang w:eastAsia="en-GB"/>
          </w:rPr>
          <w:t xml:space="preserve">Taking the example of an extreme temperature event, the </w:t>
        </w:r>
      </w:ins>
      <w:r w:rsidR="00171048" w:rsidRPr="00EF1DD4">
        <w:rPr>
          <w:rFonts w:eastAsia="Times New Roman" w:cs="Times New Roman"/>
          <w:lang w:eastAsia="en-GB"/>
        </w:rPr>
        <w:t>WHO recommends an</w:t>
      </w:r>
      <w:r w:rsidR="00E06535">
        <w:rPr>
          <w:rFonts w:eastAsia="Times New Roman" w:cs="Times New Roman"/>
          <w:lang w:eastAsia="en-GB"/>
        </w:rPr>
        <w:t xml:space="preserve"> </w:t>
      </w:r>
      <w:r w:rsidR="00171048" w:rsidRPr="00EF1DD4">
        <w:rPr>
          <w:rFonts w:eastAsia="Times New Roman" w:cs="Times New Roman"/>
          <w:lang w:eastAsia="en-GB"/>
        </w:rPr>
        <w:t>app</w:t>
      </w:r>
      <w:r w:rsidR="00734B9E">
        <w:rPr>
          <w:rFonts w:eastAsia="Times New Roman" w:cs="Times New Roman"/>
          <w:lang w:eastAsia="en-GB"/>
        </w:rPr>
        <w:t>roach with five time frames</w:t>
      </w:r>
      <w:r w:rsidR="00BA1C11">
        <w:rPr>
          <w:rFonts w:eastAsia="Times New Roman" w:cs="Times New Roman"/>
          <w:lang w:eastAsia="en-GB"/>
        </w:rPr>
        <w:t>, which</w:t>
      </w:r>
      <w:r w:rsidR="009357C9">
        <w:rPr>
          <w:rFonts w:eastAsia="Times New Roman" w:cs="Times New Roman"/>
          <w:lang w:eastAsia="en-GB"/>
        </w:rPr>
        <w:t xml:space="preserve"> cover </w:t>
      </w:r>
      <w:r w:rsidR="00CF1045">
        <w:rPr>
          <w:rFonts w:eastAsia="Times New Roman" w:cs="Times New Roman"/>
          <w:lang w:eastAsia="en-GB"/>
        </w:rPr>
        <w:t xml:space="preserve">long-term preparation as well as </w:t>
      </w:r>
      <w:r w:rsidR="00AF50F8">
        <w:rPr>
          <w:rFonts w:eastAsia="Times New Roman" w:cs="Times New Roman"/>
          <w:lang w:eastAsia="en-GB"/>
        </w:rPr>
        <w:t>responses after the disaster</w:t>
      </w:r>
      <w:r w:rsidR="001B77DD">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"&lt;sup&gt;6&lt;/sup&gt;", "plainTextFormattedCitation" : "6", "previouslyFormattedCitation" : "&lt;sup&gt;6&lt;/sup&gt;" }, "properties" : { "noteIndex" : 0 }, "schema" : "https://github.com/citation-style-language/schema/raw/master/csl-citation.json" }</w:instrText>
      </w:r>
      <w:r w:rsidR="001B77DD">
        <w:rPr>
          <w:rFonts w:eastAsia="Times New Roman" w:cs="Times New Roman"/>
          <w:lang w:eastAsia="en-GB"/>
        </w:rPr>
        <w:fldChar w:fldCharType="separate"/>
      </w:r>
      <w:r w:rsidR="00B57F83" w:rsidRPr="00B57F83">
        <w:rPr>
          <w:rFonts w:eastAsia="Times New Roman" w:cs="Times New Roman"/>
          <w:noProof/>
          <w:vertAlign w:val="superscript"/>
          <w:lang w:eastAsia="en-GB"/>
        </w:rPr>
        <w:t>6</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04F15558" w:rsidR="00171048" w:rsidRPr="00A324A5" w:rsidRDefault="00EE7D2F" w:rsidP="00171048">
      <w:pPr>
        <w:pStyle w:val="ListParagraph"/>
        <w:numPr>
          <w:ilvl w:val="0"/>
          <w:numId w:val="1"/>
        </w:numPr>
        <w:shd w:val="clear" w:color="auto" w:fill="FFFFFF"/>
        <w:jc w:val="both"/>
        <w:outlineLvl w:val="0"/>
        <w:rPr>
          <w:rFonts w:eastAsia="Times New Roman" w:cs="Times New Roman"/>
          <w:lang w:eastAsia="en-GB"/>
        </w:rPr>
      </w:pPr>
      <w:ins w:id="143" w:author="Joy Shumake-Guillemot" w:date="2017-09-23T10:16:00Z">
        <w:r>
          <w:rPr>
            <w:rFonts w:eastAsia="Times New Roman" w:cs="Times New Roman"/>
            <w:lang w:eastAsia="en-GB"/>
          </w:rPr>
          <w:t xml:space="preserve">(Long –term) </w:t>
        </w:r>
      </w:ins>
      <w:r w:rsidR="00171048" w:rsidRPr="00A324A5">
        <w:rPr>
          <w:rFonts w:eastAsia="Times New Roman" w:cs="Times New Roman"/>
          <w:lang w:eastAsia="en-GB"/>
        </w:rPr>
        <w:t>Longer-term development and planning</w:t>
      </w:r>
    </w:p>
    <w:p w14:paraId="779D6FFB" w14:textId="3049CEEB" w:rsidR="00171048" w:rsidRPr="00A324A5" w:rsidRDefault="00EE7D2F" w:rsidP="00171048">
      <w:pPr>
        <w:pStyle w:val="ListParagraph"/>
        <w:numPr>
          <w:ilvl w:val="0"/>
          <w:numId w:val="1"/>
        </w:numPr>
        <w:shd w:val="clear" w:color="auto" w:fill="FFFFFF"/>
        <w:jc w:val="both"/>
        <w:outlineLvl w:val="0"/>
        <w:rPr>
          <w:rFonts w:eastAsia="Times New Roman" w:cs="Times New Roman"/>
          <w:lang w:eastAsia="en-GB"/>
        </w:rPr>
      </w:pPr>
      <w:ins w:id="144" w:author="Joy Shumake-Guillemot" w:date="2017-09-23T10:16:00Z">
        <w:r>
          <w:rPr>
            <w:rFonts w:eastAsia="Times New Roman" w:cs="Times New Roman"/>
            <w:lang w:eastAsia="en-GB"/>
          </w:rPr>
          <w:t xml:space="preserve">(Pre-hazard season) </w:t>
        </w:r>
      </w:ins>
      <w:r w:rsidR="00171048" w:rsidRPr="00A324A5">
        <w:rPr>
          <w:rFonts w:eastAsia="Times New Roman" w:cs="Times New Roman"/>
          <w:lang w:eastAsia="en-GB"/>
        </w:rPr>
        <w:t>Timely preparations before summer (pre-summer)</w:t>
      </w:r>
    </w:p>
    <w:p w14:paraId="6DDDDA94" w14:textId="1A93D634" w:rsidR="00171048" w:rsidRPr="00A324A5" w:rsidRDefault="00EE7D2F" w:rsidP="00171048">
      <w:pPr>
        <w:pStyle w:val="ListParagraph"/>
        <w:numPr>
          <w:ilvl w:val="0"/>
          <w:numId w:val="1"/>
        </w:numPr>
        <w:shd w:val="clear" w:color="auto" w:fill="FFFFFF"/>
        <w:jc w:val="both"/>
        <w:outlineLvl w:val="0"/>
        <w:rPr>
          <w:rFonts w:eastAsia="Times New Roman" w:cs="Times New Roman"/>
          <w:lang w:eastAsia="en-GB"/>
        </w:rPr>
      </w:pPr>
      <w:ins w:id="145" w:author="Joy Shumake-Guillemot" w:date="2017-09-23T10:16:00Z">
        <w:r>
          <w:rPr>
            <w:rFonts w:eastAsia="Times New Roman" w:cs="Times New Roman"/>
            <w:lang w:eastAsia="en-GB"/>
          </w:rPr>
          <w:t xml:space="preserve">(During heightened hazard season) </w:t>
        </w:r>
      </w:ins>
      <w:r w:rsidR="00C96737">
        <w:rPr>
          <w:rFonts w:eastAsia="Times New Roman" w:cs="Times New Roman"/>
          <w:lang w:eastAsia="en-GB"/>
        </w:rPr>
        <w:t>Prevention during the summer</w:t>
      </w:r>
    </w:p>
    <w:p w14:paraId="73175D45" w14:textId="063BD307" w:rsidR="00171048" w:rsidRPr="00A324A5" w:rsidRDefault="00EE7D2F" w:rsidP="00171048">
      <w:pPr>
        <w:pStyle w:val="ListParagraph"/>
        <w:numPr>
          <w:ilvl w:val="0"/>
          <w:numId w:val="1"/>
        </w:numPr>
        <w:shd w:val="clear" w:color="auto" w:fill="FFFFFF"/>
        <w:jc w:val="both"/>
        <w:outlineLvl w:val="0"/>
        <w:rPr>
          <w:rFonts w:eastAsia="Times New Roman" w:cs="Times New Roman"/>
          <w:lang w:eastAsia="en-GB"/>
        </w:rPr>
      </w:pPr>
      <w:ins w:id="146" w:author="Joy Shumake-Guillemot" w:date="2017-09-23T10:16:00Z">
        <w:r>
          <w:rPr>
            <w:rFonts w:eastAsia="Times New Roman" w:cs="Times New Roman"/>
            <w:lang w:eastAsia="en-GB"/>
          </w:rPr>
          <w:t xml:space="preserve">(Event management) </w:t>
        </w:r>
      </w:ins>
      <w:r w:rsidR="00171048" w:rsidRPr="00A324A5">
        <w:rPr>
          <w:rFonts w:eastAsia="Times New Roman" w:cs="Times New Roman"/>
          <w:lang w:eastAsia="en-GB"/>
        </w:rPr>
        <w:t>Specific responses to periods of heat/heat waves</w:t>
      </w:r>
    </w:p>
    <w:p w14:paraId="6262037F" w14:textId="5E85794A" w:rsidR="00171048" w:rsidRPr="00A324A5" w:rsidRDefault="00EE7D2F" w:rsidP="00171048">
      <w:pPr>
        <w:pStyle w:val="ListParagraph"/>
        <w:numPr>
          <w:ilvl w:val="0"/>
          <w:numId w:val="1"/>
        </w:numPr>
        <w:shd w:val="clear" w:color="auto" w:fill="FFFFFF"/>
        <w:jc w:val="both"/>
        <w:outlineLvl w:val="0"/>
        <w:rPr>
          <w:rFonts w:eastAsia="Times New Roman" w:cs="Times New Roman"/>
          <w:lang w:eastAsia="en-GB"/>
        </w:rPr>
      </w:pPr>
      <w:ins w:id="147" w:author="Joy Shumake-Guillemot" w:date="2017-09-23T10:16:00Z">
        <w:r>
          <w:rPr>
            <w:rFonts w:eastAsia="Times New Roman" w:cs="Times New Roman"/>
            <w:lang w:eastAsia="en-GB"/>
          </w:rPr>
          <w:t xml:space="preserve">(Post event) </w:t>
        </w:r>
      </w:ins>
      <w:r w:rsidR="00171048" w:rsidRPr="00A324A5">
        <w:rPr>
          <w:rFonts w:eastAsia="Times New Roman" w:cs="Times New Roman"/>
          <w:lang w:eastAsia="en-GB"/>
        </w:rPr>
        <w:t>Monitoring and evaluation</w:t>
      </w:r>
      <w:commentRangeEnd w:id="141"/>
      <w:r>
        <w:rPr>
          <w:rStyle w:val="CommentReference"/>
        </w:rPr>
        <w:commentReference w:id="141"/>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1B1FA89F"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 xml:space="preserve">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2160F0" w:rsidRPr="002160F0">
        <w:t xml:space="preserve">Figure </w:t>
      </w:r>
      <w:r w:rsidR="002160F0" w:rsidRPr="002160F0">
        <w:rPr>
          <w:noProof/>
        </w:rPr>
        <w:t>4</w:t>
      </w:r>
      <w:r w:rsidR="00C96737" w:rsidRPr="00C96737">
        <w:rPr>
          <w:rFonts w:eastAsia="Times New Roman" w:cs="Times New Roman"/>
          <w:lang w:eastAsia="en-GB"/>
        </w:rPr>
        <w:fldChar w:fldCharType="end"/>
      </w:r>
      <w:r w:rsidR="00F727DD">
        <w:rPr>
          <w:rFonts w:eastAsia="Times New Roman" w:cs="Times New Roman"/>
          <w:lang w:eastAsia="en-GB"/>
        </w:rPr>
        <w:t xml:space="preserve">, addressing </w:t>
      </w:r>
      <w:r w:rsidR="00B30BE2">
        <w:rPr>
          <w:rFonts w:eastAsia="Times New Roman" w:cs="Times New Roman"/>
          <w:lang w:eastAsia="en-GB"/>
        </w:rPr>
        <w:t>heat wave preparation</w:t>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val="en-US" w:eastAsia="zh-CN"/>
        </w:rPr>
        <w:lastRenderedPageBreak/>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5">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619B40E" w14:textId="57A8CF78" w:rsidR="002644FF" w:rsidRPr="002160F0" w:rsidRDefault="00171048" w:rsidP="002160F0">
      <w:pPr>
        <w:pStyle w:val="Caption"/>
        <w:rPr>
          <w:i w:val="0"/>
        </w:rPr>
      </w:pPr>
      <w:bookmarkStart w:id="148" w:name="_Ref491177607"/>
      <w:bookmarkStart w:id="149"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2160F0">
        <w:rPr>
          <w:i w:val="0"/>
          <w:noProof/>
        </w:rPr>
        <w:t>4</w:t>
      </w:r>
      <w:r w:rsidRPr="004918A8">
        <w:rPr>
          <w:i w:val="0"/>
        </w:rPr>
        <w:fldChar w:fldCharType="end"/>
      </w:r>
      <w:bookmarkEnd w:id="148"/>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149"/>
      <w:r w:rsidRPr="004918A8">
        <w:rPr>
          <w:i w:val="0"/>
        </w:rPr>
        <w:fldChar w:fldCharType="end"/>
      </w:r>
      <w:r w:rsidR="002644FF">
        <w:rPr>
          <w:b/>
          <w:sz w:val="28"/>
          <w:szCs w:val="28"/>
        </w:rPr>
        <w:br w:type="page"/>
      </w:r>
    </w:p>
    <w:p w14:paraId="103EACA0" w14:textId="72F6B6E9" w:rsidR="00861422" w:rsidRPr="00AE59C6" w:rsidRDefault="00E42125" w:rsidP="00F50811">
      <w:pPr>
        <w:pStyle w:val="Heading1"/>
        <w:numPr>
          <w:ilvl w:val="0"/>
          <w:numId w:val="11"/>
        </w:numPr>
      </w:pPr>
      <w:bookmarkStart w:id="150" w:name="_Toc493860696"/>
      <w:commentRangeStart w:id="151"/>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150"/>
      <w:commentRangeEnd w:id="151"/>
      <w:r w:rsidR="005E1813">
        <w:rPr>
          <w:rStyle w:val="CommentReference"/>
          <w:rFonts w:asciiTheme="minorHAnsi" w:eastAsiaTheme="minorHAnsi" w:hAnsiTheme="minorHAnsi" w:cstheme="minorBidi"/>
          <w:color w:val="auto"/>
        </w:rPr>
        <w:commentReference w:id="151"/>
      </w:r>
    </w:p>
    <w:p w14:paraId="2BE08CDF" w14:textId="4C193B21" w:rsidR="005028BD" w:rsidRDefault="005E1813" w:rsidP="005E29B7">
      <w:ins w:id="152" w:author="Joy Shumake-Guillemot" w:date="2017-09-23T10:22:00Z">
        <w:r>
          <w:t>The health impacts of the five focus</w:t>
        </w:r>
      </w:ins>
      <w:ins w:id="153" w:author="Joy Shumake-Guillemot" w:date="2017-09-23T10:23:00Z">
        <w:r w:rsidR="005E29B7">
          <w:t xml:space="preserve"> hazards </w:t>
        </w:r>
      </w:ins>
      <w:ins w:id="154" w:author="Joy Shumake-Guillemot" w:date="2017-09-23T10:22:00Z">
        <w:r>
          <w:t xml:space="preserve">are measurable in different ways. </w:t>
        </w:r>
      </w:ins>
      <w:r w:rsidR="00736DEE">
        <w:t xml:space="preserve">Disaster-related </w:t>
      </w:r>
      <w:r w:rsidR="00263757">
        <w:t xml:space="preserve">metrics </w:t>
      </w:r>
      <w:r w:rsidR="00736DEE">
        <w:t xml:space="preserve">provide a key quantification of </w:t>
      </w:r>
      <w:r w:rsidR="00793644">
        <w:t>the effect of disasters on mortality</w:t>
      </w:r>
      <w:ins w:id="155" w:author="Joy Shumake-Guillemot" w:date="2017-09-23T10:22:00Z">
        <w:r>
          <w:t>, however morbidities and other impacts are often more far reaching and better measures of a hazard impact</w:t>
        </w:r>
      </w:ins>
      <w:ins w:id="156" w:author="Joy Shumake-Guillemot" w:date="2017-09-23T10:24:00Z">
        <w:r w:rsidR="005E29B7">
          <w:t xml:space="preserve"> on public health</w:t>
        </w:r>
      </w:ins>
      <w:r w:rsidR="00793644">
        <w:t>.</w:t>
      </w:r>
      <w:r w:rsidR="00CC214B">
        <w:t xml:space="preserve"> Several </w:t>
      </w:r>
      <w:ins w:id="157" w:author="Joy Shumake-Guillemot" w:date="2017-09-23T10:23:00Z">
        <w:r>
          <w:t xml:space="preserve">global </w:t>
        </w:r>
      </w:ins>
      <w:r w:rsidR="00CC214B">
        <w:t>monitoring proces</w:t>
      </w:r>
      <w:r w:rsidR="006B3BDF">
        <w:t xml:space="preserve">ses </w:t>
      </w:r>
      <w:ins w:id="158" w:author="Joy Shumake-Guillemot" w:date="2017-09-23T10:23:00Z">
        <w:r w:rsidR="005E29B7">
          <w:t>have been created with</w:t>
        </w:r>
      </w:ins>
      <w:del w:id="159" w:author="Joy Shumake-Guillemot" w:date="2017-09-23T10:23:00Z">
        <w:r w:rsidR="006B3BDF" w:rsidDel="005E29B7">
          <w:delText>include</w:delText>
        </w:r>
      </w:del>
      <w:r w:rsidR="006B3BDF">
        <w:t xml:space="preserve"> releva</w:t>
      </w:r>
      <w:r w:rsidR="005028BD">
        <w:t>nt indicators</w:t>
      </w:r>
      <w:r w:rsidR="00E61AF2">
        <w:t xml:space="preserve"> </w:t>
      </w:r>
      <w:ins w:id="160" w:author="Joy Shumake-Guillemot" w:date="2017-09-23T10:23:00Z">
        <w:r w:rsidR="005E29B7">
          <w:t xml:space="preserve">that may be able to support Hi-Weather research </w:t>
        </w:r>
      </w:ins>
      <w:r w:rsidR="00E61AF2">
        <w:t>(</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0521AC">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"&lt;sup&gt;2,7,8&lt;/sup&gt;", "plainTextFormattedCitation" : "2,7,8", "previouslyFormattedCitation" : "&lt;sup&gt;2,7,8&lt;/sup&gt;" }, "properties" : { "noteIndex" : 0 }, "schema" : "https://github.com/citation-style-language/schema/raw/master/csl-citation.json" }</w:instrText>
      </w:r>
      <w:r w:rsidR="00727944">
        <w:fldChar w:fldCharType="separate"/>
      </w:r>
      <w:r w:rsidR="00B57F83" w:rsidRPr="00B57F83">
        <w:rPr>
          <w:noProof/>
          <w:vertAlign w:val="superscript"/>
        </w:rPr>
        <w:t>2,7,8</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161" w:name="_Ref491180457"/>
      <w:bookmarkStart w:id="162" w:name="_Toc491339555"/>
      <w:r>
        <w:t xml:space="preserve">Table </w:t>
      </w:r>
      <w:r>
        <w:fldChar w:fldCharType="begin"/>
      </w:r>
      <w:r>
        <w:instrText xml:space="preserve"> SEQ Table \* ARABIC </w:instrText>
      </w:r>
      <w:r>
        <w:fldChar w:fldCharType="separate"/>
      </w:r>
      <w:r>
        <w:rPr>
          <w:noProof/>
        </w:rPr>
        <w:t>2</w:t>
      </w:r>
      <w:r>
        <w:fldChar w:fldCharType="end"/>
      </w:r>
      <w:bookmarkEnd w:id="161"/>
      <w:r>
        <w:t xml:space="preserve">. </w:t>
      </w:r>
      <w:r w:rsidR="00506498">
        <w:t xml:space="preserve">Indicators from monitoring processes relevant to </w:t>
      </w:r>
      <w:r w:rsidR="00863397">
        <w:t>disasters.</w:t>
      </w:r>
      <w:bookmarkEnd w:id="162"/>
    </w:p>
    <w:tbl>
      <w:tblPr>
        <w:tblStyle w:val="TableGrid"/>
        <w:tblW w:w="0" w:type="auto"/>
        <w:tblLook w:val="04A0" w:firstRow="1" w:lastRow="0" w:firstColumn="1" w:lastColumn="0" w:noHBand="0" w:noVBand="1"/>
        <w:tblPrChange w:id="163" w:author="Joy Shumake-Guillemot" w:date="2017-09-23T10:26:00Z">
          <w:tblPr>
            <w:tblStyle w:val="TableGrid"/>
            <w:tblW w:w="0" w:type="auto"/>
            <w:tblLook w:val="04A0" w:firstRow="1" w:lastRow="0" w:firstColumn="1" w:lastColumn="0" w:noHBand="0" w:noVBand="1"/>
          </w:tblPr>
        </w:tblPrChange>
      </w:tblPr>
      <w:tblGrid>
        <w:gridCol w:w="3078"/>
        <w:gridCol w:w="1708"/>
        <w:gridCol w:w="4450"/>
        <w:tblGridChange w:id="164">
          <w:tblGrid>
            <w:gridCol w:w="3078"/>
            <w:gridCol w:w="3079"/>
            <w:gridCol w:w="3079"/>
          </w:tblGrid>
        </w:tblGridChange>
      </w:tblGrid>
      <w:tr w:rsidR="00875752" w14:paraId="32D11781" w14:textId="77777777" w:rsidTr="005E29B7">
        <w:tc>
          <w:tcPr>
            <w:tcW w:w="3078" w:type="dxa"/>
            <w:tcPrChange w:id="165" w:author="Joy Shumake-Guillemot" w:date="2017-09-23T10:26:00Z">
              <w:tcPr>
                <w:tcW w:w="3078" w:type="dxa"/>
              </w:tcPr>
            </w:tcPrChange>
          </w:tcPr>
          <w:p w14:paraId="34C972EF" w14:textId="1C755E9C" w:rsidR="00875752" w:rsidRPr="00875752" w:rsidRDefault="00875752" w:rsidP="00F50811">
            <w:pPr>
              <w:rPr>
                <w:b/>
              </w:rPr>
            </w:pPr>
            <w:r>
              <w:rPr>
                <w:b/>
              </w:rPr>
              <w:t>Monitoring process</w:t>
            </w:r>
          </w:p>
        </w:tc>
        <w:tc>
          <w:tcPr>
            <w:tcW w:w="1708" w:type="dxa"/>
            <w:tcPrChange w:id="166" w:author="Joy Shumake-Guillemot" w:date="2017-09-23T10:26:00Z">
              <w:tcPr>
                <w:tcW w:w="3079" w:type="dxa"/>
              </w:tcPr>
            </w:tcPrChange>
          </w:tcPr>
          <w:p w14:paraId="2F4B0D06" w14:textId="5DBB5126" w:rsidR="00875752" w:rsidRPr="00875752" w:rsidRDefault="00875752" w:rsidP="00F50811">
            <w:pPr>
              <w:rPr>
                <w:b/>
              </w:rPr>
            </w:pPr>
            <w:r w:rsidRPr="00875752">
              <w:rPr>
                <w:b/>
              </w:rPr>
              <w:t>Disaster(s) relevant</w:t>
            </w:r>
          </w:p>
        </w:tc>
        <w:tc>
          <w:tcPr>
            <w:tcW w:w="4450" w:type="dxa"/>
            <w:tcPrChange w:id="167" w:author="Joy Shumake-Guillemot" w:date="2017-09-23T10:26:00Z">
              <w:tcPr>
                <w:tcW w:w="3079" w:type="dxa"/>
              </w:tcPr>
            </w:tcPrChange>
          </w:tcPr>
          <w:p w14:paraId="6D3F5C9E" w14:textId="3D465189" w:rsidR="00875752" w:rsidRPr="00AA3E75" w:rsidRDefault="00AA3E75" w:rsidP="00F50811">
            <w:pPr>
              <w:rPr>
                <w:b/>
              </w:rPr>
            </w:pPr>
            <w:r w:rsidRPr="00AA3E75">
              <w:rPr>
                <w:b/>
              </w:rPr>
              <w:t>Indicator</w:t>
            </w:r>
            <w:ins w:id="168" w:author="Joy Shumake-Guillemot" w:date="2017-09-23T10:27:00Z">
              <w:r w:rsidR="005E29B7">
                <w:rPr>
                  <w:b/>
                </w:rPr>
                <w:t xml:space="preserve"> of Impact</w:t>
              </w:r>
            </w:ins>
          </w:p>
        </w:tc>
      </w:tr>
      <w:tr w:rsidR="00416FAA" w14:paraId="784BED4B" w14:textId="77777777" w:rsidTr="005E29B7">
        <w:trPr>
          <w:trHeight w:val="665"/>
          <w:trPrChange w:id="169" w:author="Joy Shumake-Guillemot" w:date="2017-09-23T10:26:00Z">
            <w:trPr>
              <w:trHeight w:val="665"/>
            </w:trPr>
          </w:trPrChange>
        </w:trPr>
        <w:tc>
          <w:tcPr>
            <w:tcW w:w="3078" w:type="dxa"/>
            <w:vMerge w:val="restart"/>
            <w:tcPrChange w:id="170" w:author="Joy Shumake-Guillemot" w:date="2017-09-23T10:26:00Z">
              <w:tcPr>
                <w:tcW w:w="3078" w:type="dxa"/>
                <w:vMerge w:val="restart"/>
              </w:tcPr>
            </w:tcPrChange>
          </w:tcPr>
          <w:p w14:paraId="1A7F7E51" w14:textId="58520C75" w:rsidR="00416FAA" w:rsidRPr="00E61AF2" w:rsidRDefault="00416FAA" w:rsidP="00F50811">
            <w:pPr>
              <w:rPr>
                <w:sz w:val="22"/>
                <w:szCs w:val="22"/>
              </w:rPr>
            </w:pPr>
            <w:commentRangeStart w:id="171"/>
            <w:r w:rsidRPr="00E61AF2">
              <w:rPr>
                <w:sz w:val="22"/>
                <w:szCs w:val="22"/>
              </w:rPr>
              <w:t>Lancet Countdown</w:t>
            </w:r>
            <w:commentRangeEnd w:id="171"/>
            <w:r w:rsidR="005E29B7">
              <w:rPr>
                <w:rStyle w:val="CommentReference"/>
              </w:rPr>
              <w:commentReference w:id="171"/>
            </w:r>
          </w:p>
        </w:tc>
        <w:tc>
          <w:tcPr>
            <w:tcW w:w="1708" w:type="dxa"/>
            <w:tcPrChange w:id="172" w:author="Joy Shumake-Guillemot" w:date="2017-09-23T10:26:00Z">
              <w:tcPr>
                <w:tcW w:w="3079" w:type="dxa"/>
              </w:tcPr>
            </w:tcPrChange>
          </w:tcPr>
          <w:p w14:paraId="281DA3B9" w14:textId="0A4CBEF4" w:rsidR="00416FAA" w:rsidRPr="00E61AF2" w:rsidRDefault="00AA6782" w:rsidP="00F50811">
            <w:pPr>
              <w:rPr>
                <w:sz w:val="22"/>
                <w:szCs w:val="22"/>
              </w:rPr>
            </w:pPr>
            <w:r w:rsidRPr="00E61AF2">
              <w:rPr>
                <w:sz w:val="22"/>
                <w:szCs w:val="22"/>
              </w:rPr>
              <w:t>5</w:t>
            </w:r>
            <w:ins w:id="173" w:author="Joy Shumake-Guillemot" w:date="2017-09-23T10:26:00Z">
              <w:r w:rsidR="005E29B7">
                <w:rPr>
                  <w:sz w:val="22"/>
                  <w:szCs w:val="22"/>
                </w:rPr>
                <w:t xml:space="preserve"> (heat)</w:t>
              </w:r>
            </w:ins>
          </w:p>
        </w:tc>
        <w:tc>
          <w:tcPr>
            <w:tcW w:w="4450" w:type="dxa"/>
            <w:tcPrChange w:id="174" w:author="Joy Shumake-Guillemot" w:date="2017-09-23T10:26:00Z">
              <w:tcPr>
                <w:tcW w:w="3079" w:type="dxa"/>
              </w:tcPr>
            </w:tcPrChange>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5E29B7">
        <w:trPr>
          <w:trHeight w:val="665"/>
          <w:trPrChange w:id="175" w:author="Joy Shumake-Guillemot" w:date="2017-09-23T10:26:00Z">
            <w:trPr>
              <w:trHeight w:val="665"/>
            </w:trPr>
          </w:trPrChange>
        </w:trPr>
        <w:tc>
          <w:tcPr>
            <w:tcW w:w="3078" w:type="dxa"/>
            <w:vMerge/>
            <w:tcPrChange w:id="176" w:author="Joy Shumake-Guillemot" w:date="2017-09-23T10:26:00Z">
              <w:tcPr>
                <w:tcW w:w="3078" w:type="dxa"/>
                <w:vMerge/>
              </w:tcPr>
            </w:tcPrChange>
          </w:tcPr>
          <w:p w14:paraId="2834CF66" w14:textId="77777777" w:rsidR="00EF50FB" w:rsidRPr="00E61AF2" w:rsidRDefault="00EF50FB" w:rsidP="00F50811">
            <w:pPr>
              <w:rPr>
                <w:sz w:val="22"/>
                <w:szCs w:val="22"/>
              </w:rPr>
            </w:pPr>
          </w:p>
        </w:tc>
        <w:tc>
          <w:tcPr>
            <w:tcW w:w="1708" w:type="dxa"/>
            <w:tcPrChange w:id="177" w:author="Joy Shumake-Guillemot" w:date="2017-09-23T10:26:00Z">
              <w:tcPr>
                <w:tcW w:w="3079" w:type="dxa"/>
              </w:tcPr>
            </w:tcPrChange>
          </w:tcPr>
          <w:p w14:paraId="0D0549AF" w14:textId="1311FEC0" w:rsidR="00EF50FB" w:rsidRPr="00E61AF2" w:rsidRDefault="00AA6782" w:rsidP="00F50811">
            <w:pPr>
              <w:rPr>
                <w:sz w:val="22"/>
                <w:szCs w:val="22"/>
              </w:rPr>
            </w:pPr>
            <w:r w:rsidRPr="00E61AF2">
              <w:rPr>
                <w:sz w:val="22"/>
                <w:szCs w:val="22"/>
              </w:rPr>
              <w:t>1,2,3,4,5</w:t>
            </w:r>
          </w:p>
        </w:tc>
        <w:tc>
          <w:tcPr>
            <w:tcW w:w="4450" w:type="dxa"/>
            <w:tcPrChange w:id="178" w:author="Joy Shumake-Guillemot" w:date="2017-09-23T10:26:00Z">
              <w:tcPr>
                <w:tcW w:w="3079" w:type="dxa"/>
              </w:tcPr>
            </w:tcPrChange>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5E29B7">
        <w:tc>
          <w:tcPr>
            <w:tcW w:w="3078" w:type="dxa"/>
            <w:vMerge w:val="restart"/>
            <w:tcPrChange w:id="179" w:author="Joy Shumake-Guillemot" w:date="2017-09-23T10:26:00Z">
              <w:tcPr>
                <w:tcW w:w="3078" w:type="dxa"/>
                <w:vMerge w:val="restart"/>
              </w:tcPr>
            </w:tcPrChange>
          </w:tcPr>
          <w:p w14:paraId="6C281D8F" w14:textId="220C0871" w:rsidR="00876074" w:rsidRPr="00E61AF2" w:rsidRDefault="00876074" w:rsidP="00F50811">
            <w:pPr>
              <w:rPr>
                <w:sz w:val="22"/>
                <w:szCs w:val="22"/>
              </w:rPr>
            </w:pPr>
            <w:commentRangeStart w:id="180"/>
            <w:r w:rsidRPr="00E61AF2">
              <w:rPr>
                <w:sz w:val="22"/>
                <w:szCs w:val="22"/>
              </w:rPr>
              <w:t>Sendai Framework for Disaster Risk Reduction</w:t>
            </w:r>
            <w:commentRangeEnd w:id="180"/>
            <w:r w:rsidR="005E29B7">
              <w:rPr>
                <w:rStyle w:val="CommentReference"/>
              </w:rPr>
              <w:commentReference w:id="180"/>
            </w:r>
          </w:p>
        </w:tc>
        <w:tc>
          <w:tcPr>
            <w:tcW w:w="1708" w:type="dxa"/>
            <w:tcPrChange w:id="181" w:author="Joy Shumake-Guillemot" w:date="2017-09-23T10:26:00Z">
              <w:tcPr>
                <w:tcW w:w="3079" w:type="dxa"/>
              </w:tcPr>
            </w:tcPrChange>
          </w:tcPr>
          <w:p w14:paraId="5A02E0AC" w14:textId="64B99F93" w:rsidR="00876074" w:rsidRPr="00E61AF2" w:rsidRDefault="00876074" w:rsidP="00F50811">
            <w:pPr>
              <w:rPr>
                <w:sz w:val="22"/>
                <w:szCs w:val="22"/>
              </w:rPr>
            </w:pPr>
            <w:r w:rsidRPr="00E61AF2">
              <w:rPr>
                <w:sz w:val="22"/>
                <w:szCs w:val="22"/>
              </w:rPr>
              <w:t>1,2,3,4,5</w:t>
            </w:r>
          </w:p>
        </w:tc>
        <w:tc>
          <w:tcPr>
            <w:tcW w:w="4450" w:type="dxa"/>
            <w:tcPrChange w:id="182" w:author="Joy Shumake-Guillemot" w:date="2017-09-23T10:26:00Z">
              <w:tcPr>
                <w:tcW w:w="3079" w:type="dxa"/>
              </w:tcPr>
            </w:tcPrChange>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5E29B7">
        <w:tc>
          <w:tcPr>
            <w:tcW w:w="3078" w:type="dxa"/>
            <w:vMerge/>
            <w:tcPrChange w:id="183" w:author="Joy Shumake-Guillemot" w:date="2017-09-23T10:26:00Z">
              <w:tcPr>
                <w:tcW w:w="3078" w:type="dxa"/>
                <w:vMerge/>
              </w:tcPr>
            </w:tcPrChange>
          </w:tcPr>
          <w:p w14:paraId="3BF64362" w14:textId="77777777" w:rsidR="00876074" w:rsidRPr="00E61AF2" w:rsidRDefault="00876074" w:rsidP="00F50811">
            <w:pPr>
              <w:rPr>
                <w:sz w:val="22"/>
                <w:szCs w:val="22"/>
              </w:rPr>
            </w:pPr>
          </w:p>
        </w:tc>
        <w:tc>
          <w:tcPr>
            <w:tcW w:w="1708" w:type="dxa"/>
            <w:tcPrChange w:id="184" w:author="Joy Shumake-Guillemot" w:date="2017-09-23T10:26:00Z">
              <w:tcPr>
                <w:tcW w:w="3079" w:type="dxa"/>
              </w:tcPr>
            </w:tcPrChange>
          </w:tcPr>
          <w:p w14:paraId="7183DE6A" w14:textId="77138BF8" w:rsidR="00876074" w:rsidRPr="00E61AF2" w:rsidRDefault="00876074" w:rsidP="00F50811">
            <w:pPr>
              <w:rPr>
                <w:sz w:val="22"/>
                <w:szCs w:val="22"/>
              </w:rPr>
            </w:pPr>
            <w:r w:rsidRPr="00E61AF2">
              <w:rPr>
                <w:sz w:val="22"/>
                <w:szCs w:val="22"/>
              </w:rPr>
              <w:t>1,2,3,4,5</w:t>
            </w:r>
          </w:p>
        </w:tc>
        <w:tc>
          <w:tcPr>
            <w:tcW w:w="4450" w:type="dxa"/>
            <w:tcPrChange w:id="185" w:author="Joy Shumake-Guillemot" w:date="2017-09-23T10:26:00Z">
              <w:tcPr>
                <w:tcW w:w="3079" w:type="dxa"/>
              </w:tcPr>
            </w:tcPrChange>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5E29B7">
        <w:tc>
          <w:tcPr>
            <w:tcW w:w="3078" w:type="dxa"/>
            <w:vMerge/>
            <w:tcPrChange w:id="186" w:author="Joy Shumake-Guillemot" w:date="2017-09-23T10:26:00Z">
              <w:tcPr>
                <w:tcW w:w="3078" w:type="dxa"/>
                <w:vMerge/>
              </w:tcPr>
            </w:tcPrChange>
          </w:tcPr>
          <w:p w14:paraId="7F05428B" w14:textId="77777777" w:rsidR="00876074" w:rsidRPr="00E61AF2" w:rsidRDefault="00876074" w:rsidP="00F50811">
            <w:pPr>
              <w:rPr>
                <w:sz w:val="22"/>
                <w:szCs w:val="22"/>
              </w:rPr>
            </w:pPr>
          </w:p>
        </w:tc>
        <w:tc>
          <w:tcPr>
            <w:tcW w:w="1708" w:type="dxa"/>
            <w:tcPrChange w:id="187" w:author="Joy Shumake-Guillemot" w:date="2017-09-23T10:26:00Z">
              <w:tcPr>
                <w:tcW w:w="3079" w:type="dxa"/>
              </w:tcPr>
            </w:tcPrChange>
          </w:tcPr>
          <w:p w14:paraId="07D6DD17" w14:textId="0D3313DD" w:rsidR="00876074" w:rsidRPr="00E61AF2" w:rsidRDefault="00876074" w:rsidP="00F50811">
            <w:pPr>
              <w:rPr>
                <w:sz w:val="22"/>
                <w:szCs w:val="22"/>
              </w:rPr>
            </w:pPr>
            <w:r w:rsidRPr="00E61AF2">
              <w:rPr>
                <w:sz w:val="22"/>
                <w:szCs w:val="22"/>
              </w:rPr>
              <w:t>1,2,3,4,5</w:t>
            </w:r>
          </w:p>
        </w:tc>
        <w:tc>
          <w:tcPr>
            <w:tcW w:w="4450" w:type="dxa"/>
            <w:tcPrChange w:id="188" w:author="Joy Shumake-Guillemot" w:date="2017-09-23T10:26:00Z">
              <w:tcPr>
                <w:tcW w:w="3079" w:type="dxa"/>
              </w:tcPr>
            </w:tcPrChange>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5E29B7">
        <w:tc>
          <w:tcPr>
            <w:tcW w:w="3078" w:type="dxa"/>
            <w:vMerge/>
            <w:tcPrChange w:id="189" w:author="Joy Shumake-Guillemot" w:date="2017-09-23T10:26:00Z">
              <w:tcPr>
                <w:tcW w:w="3078" w:type="dxa"/>
                <w:vMerge/>
              </w:tcPr>
            </w:tcPrChange>
          </w:tcPr>
          <w:p w14:paraId="66E6B700" w14:textId="77777777" w:rsidR="00876074" w:rsidRPr="00E61AF2" w:rsidRDefault="00876074" w:rsidP="00F50811">
            <w:pPr>
              <w:rPr>
                <w:sz w:val="22"/>
                <w:szCs w:val="22"/>
              </w:rPr>
            </w:pPr>
          </w:p>
        </w:tc>
        <w:tc>
          <w:tcPr>
            <w:tcW w:w="1708" w:type="dxa"/>
            <w:tcPrChange w:id="190" w:author="Joy Shumake-Guillemot" w:date="2017-09-23T10:26:00Z">
              <w:tcPr>
                <w:tcW w:w="3079" w:type="dxa"/>
              </w:tcPr>
            </w:tcPrChange>
          </w:tcPr>
          <w:p w14:paraId="3C0772F6" w14:textId="54026ECC" w:rsidR="00876074" w:rsidRPr="00E61AF2" w:rsidRDefault="00876074" w:rsidP="00F50811">
            <w:pPr>
              <w:rPr>
                <w:sz w:val="22"/>
                <w:szCs w:val="22"/>
              </w:rPr>
            </w:pPr>
            <w:r w:rsidRPr="00E61AF2">
              <w:rPr>
                <w:sz w:val="22"/>
                <w:szCs w:val="22"/>
              </w:rPr>
              <w:t>1,2,3,4,5</w:t>
            </w:r>
          </w:p>
        </w:tc>
        <w:tc>
          <w:tcPr>
            <w:tcW w:w="4450" w:type="dxa"/>
            <w:tcPrChange w:id="191" w:author="Joy Shumake-Guillemot" w:date="2017-09-23T10:26:00Z">
              <w:tcPr>
                <w:tcW w:w="3079" w:type="dxa"/>
              </w:tcPr>
            </w:tcPrChange>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5E29B7">
        <w:tc>
          <w:tcPr>
            <w:tcW w:w="3078" w:type="dxa"/>
            <w:vMerge/>
            <w:tcPrChange w:id="192" w:author="Joy Shumake-Guillemot" w:date="2017-09-23T10:26:00Z">
              <w:tcPr>
                <w:tcW w:w="3078" w:type="dxa"/>
                <w:vMerge/>
              </w:tcPr>
            </w:tcPrChange>
          </w:tcPr>
          <w:p w14:paraId="12152CAA" w14:textId="77777777" w:rsidR="00876074" w:rsidRPr="00E61AF2" w:rsidRDefault="00876074" w:rsidP="00F50811">
            <w:pPr>
              <w:rPr>
                <w:sz w:val="22"/>
                <w:szCs w:val="22"/>
              </w:rPr>
            </w:pPr>
          </w:p>
        </w:tc>
        <w:tc>
          <w:tcPr>
            <w:tcW w:w="1708" w:type="dxa"/>
            <w:tcPrChange w:id="193" w:author="Joy Shumake-Guillemot" w:date="2017-09-23T10:26:00Z">
              <w:tcPr>
                <w:tcW w:w="3079" w:type="dxa"/>
              </w:tcPr>
            </w:tcPrChange>
          </w:tcPr>
          <w:p w14:paraId="515F2736" w14:textId="4F422D5F" w:rsidR="00876074" w:rsidRPr="00E61AF2" w:rsidRDefault="00876074" w:rsidP="00F50811">
            <w:pPr>
              <w:rPr>
                <w:sz w:val="22"/>
                <w:szCs w:val="22"/>
              </w:rPr>
            </w:pPr>
            <w:r w:rsidRPr="00E61AF2">
              <w:rPr>
                <w:sz w:val="22"/>
                <w:szCs w:val="22"/>
              </w:rPr>
              <w:t>1,2,3,4,5</w:t>
            </w:r>
          </w:p>
        </w:tc>
        <w:tc>
          <w:tcPr>
            <w:tcW w:w="4450" w:type="dxa"/>
            <w:tcPrChange w:id="194" w:author="Joy Shumake-Guillemot" w:date="2017-09-23T10:26:00Z">
              <w:tcPr>
                <w:tcW w:w="3079" w:type="dxa"/>
              </w:tcPr>
            </w:tcPrChange>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5E29B7">
        <w:tc>
          <w:tcPr>
            <w:tcW w:w="3078" w:type="dxa"/>
            <w:vMerge/>
            <w:tcPrChange w:id="195" w:author="Joy Shumake-Guillemot" w:date="2017-09-23T10:26:00Z">
              <w:tcPr>
                <w:tcW w:w="3078" w:type="dxa"/>
                <w:vMerge/>
              </w:tcPr>
            </w:tcPrChange>
          </w:tcPr>
          <w:p w14:paraId="6DBE169D" w14:textId="77777777" w:rsidR="00876074" w:rsidRPr="00E61AF2" w:rsidRDefault="00876074" w:rsidP="00F50811">
            <w:pPr>
              <w:rPr>
                <w:sz w:val="22"/>
                <w:szCs w:val="22"/>
              </w:rPr>
            </w:pPr>
          </w:p>
        </w:tc>
        <w:tc>
          <w:tcPr>
            <w:tcW w:w="1708" w:type="dxa"/>
            <w:tcPrChange w:id="196" w:author="Joy Shumake-Guillemot" w:date="2017-09-23T10:26:00Z">
              <w:tcPr>
                <w:tcW w:w="3079" w:type="dxa"/>
              </w:tcPr>
            </w:tcPrChange>
          </w:tcPr>
          <w:p w14:paraId="30768623" w14:textId="19B0F803" w:rsidR="00876074" w:rsidRPr="00E61AF2" w:rsidRDefault="00876074" w:rsidP="00F50811">
            <w:pPr>
              <w:rPr>
                <w:sz w:val="22"/>
                <w:szCs w:val="22"/>
              </w:rPr>
            </w:pPr>
            <w:r w:rsidRPr="00E61AF2">
              <w:rPr>
                <w:sz w:val="22"/>
                <w:szCs w:val="22"/>
              </w:rPr>
              <w:t>1,2,3,4,5</w:t>
            </w:r>
          </w:p>
        </w:tc>
        <w:tc>
          <w:tcPr>
            <w:tcW w:w="4450" w:type="dxa"/>
            <w:tcPrChange w:id="197" w:author="Joy Shumake-Guillemot" w:date="2017-09-23T10:26:00Z">
              <w:tcPr>
                <w:tcW w:w="3079" w:type="dxa"/>
              </w:tcPr>
            </w:tcPrChange>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5E29B7">
        <w:tc>
          <w:tcPr>
            <w:tcW w:w="3078" w:type="dxa"/>
            <w:vMerge/>
            <w:tcPrChange w:id="198" w:author="Joy Shumake-Guillemot" w:date="2017-09-23T10:26:00Z">
              <w:tcPr>
                <w:tcW w:w="3078" w:type="dxa"/>
                <w:vMerge/>
              </w:tcPr>
            </w:tcPrChange>
          </w:tcPr>
          <w:p w14:paraId="4A17C9A4" w14:textId="77777777" w:rsidR="00876074" w:rsidRPr="00E61AF2" w:rsidRDefault="00876074" w:rsidP="00F50811">
            <w:pPr>
              <w:rPr>
                <w:sz w:val="22"/>
                <w:szCs w:val="22"/>
              </w:rPr>
            </w:pPr>
          </w:p>
        </w:tc>
        <w:tc>
          <w:tcPr>
            <w:tcW w:w="1708" w:type="dxa"/>
            <w:tcPrChange w:id="199" w:author="Joy Shumake-Guillemot" w:date="2017-09-23T10:26:00Z">
              <w:tcPr>
                <w:tcW w:w="3079" w:type="dxa"/>
              </w:tcPr>
            </w:tcPrChange>
          </w:tcPr>
          <w:p w14:paraId="0D9F7A4A" w14:textId="096051DF" w:rsidR="00876074" w:rsidRPr="00E61AF2" w:rsidRDefault="00876074" w:rsidP="00F50811">
            <w:pPr>
              <w:rPr>
                <w:sz w:val="22"/>
                <w:szCs w:val="22"/>
              </w:rPr>
            </w:pPr>
            <w:r w:rsidRPr="00E61AF2">
              <w:rPr>
                <w:sz w:val="22"/>
                <w:szCs w:val="22"/>
              </w:rPr>
              <w:t>1,2,3,4,5</w:t>
            </w:r>
          </w:p>
        </w:tc>
        <w:tc>
          <w:tcPr>
            <w:tcW w:w="4450" w:type="dxa"/>
            <w:tcPrChange w:id="200" w:author="Joy Shumake-Guillemot" w:date="2017-09-23T10:26:00Z">
              <w:tcPr>
                <w:tcW w:w="3079" w:type="dxa"/>
              </w:tcPr>
            </w:tcPrChange>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5E29B7">
        <w:tc>
          <w:tcPr>
            <w:tcW w:w="3078" w:type="dxa"/>
            <w:vMerge/>
            <w:tcPrChange w:id="201" w:author="Joy Shumake-Guillemot" w:date="2017-09-23T10:26:00Z">
              <w:tcPr>
                <w:tcW w:w="3078" w:type="dxa"/>
                <w:vMerge/>
              </w:tcPr>
            </w:tcPrChange>
          </w:tcPr>
          <w:p w14:paraId="230F9387" w14:textId="77777777" w:rsidR="00876074" w:rsidRPr="00E61AF2" w:rsidRDefault="00876074" w:rsidP="00F50811">
            <w:pPr>
              <w:rPr>
                <w:sz w:val="22"/>
                <w:szCs w:val="22"/>
              </w:rPr>
            </w:pPr>
          </w:p>
        </w:tc>
        <w:tc>
          <w:tcPr>
            <w:tcW w:w="1708" w:type="dxa"/>
            <w:tcPrChange w:id="202" w:author="Joy Shumake-Guillemot" w:date="2017-09-23T10:26:00Z">
              <w:tcPr>
                <w:tcW w:w="3079" w:type="dxa"/>
              </w:tcPr>
            </w:tcPrChange>
          </w:tcPr>
          <w:p w14:paraId="279B549F" w14:textId="4F318AD0" w:rsidR="00876074" w:rsidRPr="00E61AF2" w:rsidRDefault="00876074" w:rsidP="00F50811">
            <w:pPr>
              <w:rPr>
                <w:sz w:val="22"/>
                <w:szCs w:val="22"/>
              </w:rPr>
            </w:pPr>
            <w:r w:rsidRPr="00E61AF2">
              <w:rPr>
                <w:sz w:val="22"/>
                <w:szCs w:val="22"/>
              </w:rPr>
              <w:t>1,2,3,4,5</w:t>
            </w:r>
          </w:p>
        </w:tc>
        <w:tc>
          <w:tcPr>
            <w:tcW w:w="4450" w:type="dxa"/>
            <w:tcPrChange w:id="203" w:author="Joy Shumake-Guillemot" w:date="2017-09-23T10:26:00Z">
              <w:tcPr>
                <w:tcW w:w="3079" w:type="dxa"/>
              </w:tcPr>
            </w:tcPrChange>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5E29B7">
        <w:tc>
          <w:tcPr>
            <w:tcW w:w="3078" w:type="dxa"/>
            <w:vMerge/>
            <w:tcPrChange w:id="204" w:author="Joy Shumake-Guillemot" w:date="2017-09-23T10:26:00Z">
              <w:tcPr>
                <w:tcW w:w="3078" w:type="dxa"/>
                <w:vMerge/>
              </w:tcPr>
            </w:tcPrChange>
          </w:tcPr>
          <w:p w14:paraId="2D08DB05" w14:textId="0549D6CA" w:rsidR="00876074" w:rsidRPr="00E61AF2" w:rsidRDefault="00876074" w:rsidP="00F50811">
            <w:pPr>
              <w:rPr>
                <w:sz w:val="22"/>
                <w:szCs w:val="22"/>
              </w:rPr>
            </w:pPr>
          </w:p>
        </w:tc>
        <w:tc>
          <w:tcPr>
            <w:tcW w:w="1708" w:type="dxa"/>
            <w:tcPrChange w:id="205" w:author="Joy Shumake-Guillemot" w:date="2017-09-23T10:26:00Z">
              <w:tcPr>
                <w:tcW w:w="3079" w:type="dxa"/>
              </w:tcPr>
            </w:tcPrChange>
          </w:tcPr>
          <w:p w14:paraId="47C7268F" w14:textId="3AA72D3F" w:rsidR="00876074" w:rsidRPr="00E61AF2" w:rsidRDefault="00876074" w:rsidP="00F50811">
            <w:pPr>
              <w:rPr>
                <w:sz w:val="22"/>
                <w:szCs w:val="22"/>
              </w:rPr>
            </w:pPr>
            <w:r w:rsidRPr="00E61AF2">
              <w:rPr>
                <w:sz w:val="22"/>
                <w:szCs w:val="22"/>
              </w:rPr>
              <w:t>1,2,3,4,5</w:t>
            </w:r>
          </w:p>
        </w:tc>
        <w:tc>
          <w:tcPr>
            <w:tcW w:w="4450" w:type="dxa"/>
            <w:tcPrChange w:id="206" w:author="Joy Shumake-Guillemot" w:date="2017-09-23T10:26:00Z">
              <w:tcPr>
                <w:tcW w:w="3079" w:type="dxa"/>
              </w:tcPr>
            </w:tcPrChange>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5E29B7">
        <w:trPr>
          <w:trHeight w:val="341"/>
          <w:trPrChange w:id="207" w:author="Joy Shumake-Guillemot" w:date="2017-09-23T10:26:00Z">
            <w:trPr>
              <w:trHeight w:val="341"/>
            </w:trPr>
          </w:trPrChange>
        </w:trPr>
        <w:tc>
          <w:tcPr>
            <w:tcW w:w="3078" w:type="dxa"/>
            <w:vMerge/>
            <w:tcPrChange w:id="208" w:author="Joy Shumake-Guillemot" w:date="2017-09-23T10:26:00Z">
              <w:tcPr>
                <w:tcW w:w="3078" w:type="dxa"/>
                <w:vMerge/>
              </w:tcPr>
            </w:tcPrChange>
          </w:tcPr>
          <w:p w14:paraId="2BC49F35" w14:textId="77777777" w:rsidR="00876074" w:rsidRPr="00E61AF2" w:rsidRDefault="00876074" w:rsidP="00F50811">
            <w:pPr>
              <w:rPr>
                <w:sz w:val="22"/>
                <w:szCs w:val="22"/>
              </w:rPr>
            </w:pPr>
          </w:p>
        </w:tc>
        <w:tc>
          <w:tcPr>
            <w:tcW w:w="1708" w:type="dxa"/>
            <w:tcPrChange w:id="209" w:author="Joy Shumake-Guillemot" w:date="2017-09-23T10:26:00Z">
              <w:tcPr>
                <w:tcW w:w="3079" w:type="dxa"/>
              </w:tcPr>
            </w:tcPrChange>
          </w:tcPr>
          <w:p w14:paraId="311C7106" w14:textId="3A7FA201" w:rsidR="00876074" w:rsidRPr="00E61AF2" w:rsidRDefault="00876074" w:rsidP="00F50811">
            <w:pPr>
              <w:rPr>
                <w:sz w:val="22"/>
                <w:szCs w:val="22"/>
              </w:rPr>
            </w:pPr>
            <w:r w:rsidRPr="00E61AF2">
              <w:rPr>
                <w:sz w:val="22"/>
                <w:szCs w:val="22"/>
              </w:rPr>
              <w:t>1,2,3,4,5</w:t>
            </w:r>
          </w:p>
        </w:tc>
        <w:tc>
          <w:tcPr>
            <w:tcW w:w="4450" w:type="dxa"/>
            <w:tcPrChange w:id="210" w:author="Joy Shumake-Guillemot" w:date="2017-09-23T10:26:00Z">
              <w:tcPr>
                <w:tcW w:w="3079" w:type="dxa"/>
              </w:tcPr>
            </w:tcPrChange>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5E29B7">
        <w:trPr>
          <w:trHeight w:val="341"/>
          <w:trPrChange w:id="211" w:author="Joy Shumake-Guillemot" w:date="2017-09-23T10:26:00Z">
            <w:trPr>
              <w:trHeight w:val="341"/>
            </w:trPr>
          </w:trPrChange>
        </w:trPr>
        <w:tc>
          <w:tcPr>
            <w:tcW w:w="3078" w:type="dxa"/>
            <w:vMerge/>
            <w:tcPrChange w:id="212" w:author="Joy Shumake-Guillemot" w:date="2017-09-23T10:26:00Z">
              <w:tcPr>
                <w:tcW w:w="3078" w:type="dxa"/>
                <w:vMerge/>
              </w:tcPr>
            </w:tcPrChange>
          </w:tcPr>
          <w:p w14:paraId="43778AB4" w14:textId="77777777" w:rsidR="00876074" w:rsidRPr="00E61AF2" w:rsidRDefault="00876074" w:rsidP="00F50811">
            <w:pPr>
              <w:rPr>
                <w:sz w:val="22"/>
                <w:szCs w:val="22"/>
              </w:rPr>
            </w:pPr>
          </w:p>
        </w:tc>
        <w:tc>
          <w:tcPr>
            <w:tcW w:w="1708" w:type="dxa"/>
            <w:tcPrChange w:id="213" w:author="Joy Shumake-Guillemot" w:date="2017-09-23T10:26:00Z">
              <w:tcPr>
                <w:tcW w:w="3079" w:type="dxa"/>
              </w:tcPr>
            </w:tcPrChange>
          </w:tcPr>
          <w:p w14:paraId="5C10FE12" w14:textId="4D76CB37" w:rsidR="00876074" w:rsidRPr="00E61AF2" w:rsidRDefault="00876074" w:rsidP="00F50811">
            <w:pPr>
              <w:rPr>
                <w:sz w:val="22"/>
                <w:szCs w:val="22"/>
              </w:rPr>
            </w:pPr>
            <w:r w:rsidRPr="00E61AF2">
              <w:rPr>
                <w:sz w:val="22"/>
                <w:szCs w:val="22"/>
              </w:rPr>
              <w:t>1,2,3,4,5</w:t>
            </w:r>
          </w:p>
        </w:tc>
        <w:tc>
          <w:tcPr>
            <w:tcW w:w="4450" w:type="dxa"/>
            <w:tcPrChange w:id="214" w:author="Joy Shumake-Guillemot" w:date="2017-09-23T10:26:00Z">
              <w:tcPr>
                <w:tcW w:w="3079" w:type="dxa"/>
              </w:tcPr>
            </w:tcPrChange>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5E29B7">
        <w:trPr>
          <w:trHeight w:val="332"/>
          <w:trPrChange w:id="215" w:author="Joy Shumake-Guillemot" w:date="2017-09-23T10:26:00Z">
            <w:trPr>
              <w:trHeight w:val="332"/>
            </w:trPr>
          </w:trPrChange>
        </w:trPr>
        <w:tc>
          <w:tcPr>
            <w:tcW w:w="3078" w:type="dxa"/>
            <w:tcPrChange w:id="216" w:author="Joy Shumake-Guillemot" w:date="2017-09-23T10:26:00Z">
              <w:tcPr>
                <w:tcW w:w="3078" w:type="dxa"/>
              </w:tcPr>
            </w:tcPrChange>
          </w:tcPr>
          <w:p w14:paraId="0D2A9D2B" w14:textId="208382F5" w:rsidR="00876074" w:rsidRPr="00E61AF2" w:rsidRDefault="00876074" w:rsidP="00F50811">
            <w:pPr>
              <w:rPr>
                <w:sz w:val="22"/>
                <w:szCs w:val="22"/>
              </w:rPr>
            </w:pPr>
            <w:r w:rsidRPr="00E61AF2">
              <w:rPr>
                <w:sz w:val="22"/>
                <w:szCs w:val="22"/>
              </w:rPr>
              <w:t>Sustainable Development Goals</w:t>
            </w:r>
          </w:p>
        </w:tc>
        <w:tc>
          <w:tcPr>
            <w:tcW w:w="1708" w:type="dxa"/>
            <w:tcPrChange w:id="217" w:author="Joy Shumake-Guillemot" w:date="2017-09-23T10:26:00Z">
              <w:tcPr>
                <w:tcW w:w="3079" w:type="dxa"/>
              </w:tcPr>
            </w:tcPrChange>
          </w:tcPr>
          <w:p w14:paraId="36DC3C1C" w14:textId="396CE32A" w:rsidR="00876074" w:rsidRPr="00E61AF2" w:rsidRDefault="00826105" w:rsidP="00F50811">
            <w:pPr>
              <w:rPr>
                <w:sz w:val="22"/>
                <w:szCs w:val="22"/>
              </w:rPr>
            </w:pPr>
            <w:r w:rsidRPr="00E61AF2">
              <w:rPr>
                <w:sz w:val="22"/>
                <w:szCs w:val="22"/>
              </w:rPr>
              <w:t>1,2,3,4,5</w:t>
            </w:r>
          </w:p>
        </w:tc>
        <w:tc>
          <w:tcPr>
            <w:tcW w:w="4450" w:type="dxa"/>
            <w:tcPrChange w:id="218" w:author="Joy Shumake-Guillemot" w:date="2017-09-23T10:26:00Z">
              <w:tcPr>
                <w:tcW w:w="3079" w:type="dxa"/>
              </w:tcPr>
            </w:tcPrChange>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5E29B7">
        <w:trPr>
          <w:trHeight w:val="665"/>
          <w:trPrChange w:id="219" w:author="Joy Shumake-Guillemot" w:date="2017-09-23T10:26:00Z">
            <w:trPr>
              <w:trHeight w:val="665"/>
            </w:trPr>
          </w:trPrChange>
        </w:trPr>
        <w:tc>
          <w:tcPr>
            <w:tcW w:w="3078" w:type="dxa"/>
            <w:vMerge w:val="restart"/>
            <w:tcPrChange w:id="220" w:author="Joy Shumake-Guillemot" w:date="2017-09-23T10:26:00Z">
              <w:tcPr>
                <w:tcW w:w="3078" w:type="dxa"/>
                <w:vMerge w:val="restart"/>
              </w:tcPr>
            </w:tcPrChange>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1708" w:type="dxa"/>
            <w:tcPrChange w:id="221" w:author="Joy Shumake-Guillemot" w:date="2017-09-23T10:26:00Z">
              <w:tcPr>
                <w:tcW w:w="3079" w:type="dxa"/>
              </w:tcPr>
            </w:tcPrChange>
          </w:tcPr>
          <w:p w14:paraId="2D60B40B" w14:textId="28AD8A4B" w:rsidR="001D12CA" w:rsidRPr="00E61AF2" w:rsidRDefault="001D12CA" w:rsidP="00F50811">
            <w:pPr>
              <w:rPr>
                <w:sz w:val="22"/>
                <w:szCs w:val="22"/>
              </w:rPr>
            </w:pPr>
            <w:r w:rsidRPr="00E61AF2">
              <w:rPr>
                <w:sz w:val="22"/>
                <w:szCs w:val="22"/>
              </w:rPr>
              <w:t>5</w:t>
            </w:r>
            <w:ins w:id="222" w:author="Joy Shumake-Guillemot" w:date="2017-09-23T10:26:00Z">
              <w:r w:rsidR="005E29B7">
                <w:rPr>
                  <w:sz w:val="22"/>
                  <w:szCs w:val="22"/>
                </w:rPr>
                <w:t xml:space="preserve"> (heat)</w:t>
              </w:r>
            </w:ins>
          </w:p>
        </w:tc>
        <w:tc>
          <w:tcPr>
            <w:tcW w:w="4450" w:type="dxa"/>
            <w:tcPrChange w:id="223" w:author="Joy Shumake-Guillemot" w:date="2017-09-23T10:26:00Z">
              <w:tcPr>
                <w:tcW w:w="3079" w:type="dxa"/>
              </w:tcPr>
            </w:tcPrChange>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5E29B7">
        <w:tc>
          <w:tcPr>
            <w:tcW w:w="3078" w:type="dxa"/>
            <w:vMerge/>
            <w:tcPrChange w:id="224" w:author="Joy Shumake-Guillemot" w:date="2017-09-23T10:26:00Z">
              <w:tcPr>
                <w:tcW w:w="3078" w:type="dxa"/>
                <w:vMerge/>
              </w:tcPr>
            </w:tcPrChange>
          </w:tcPr>
          <w:p w14:paraId="011C1034" w14:textId="77777777" w:rsidR="001D12CA" w:rsidRPr="00E61AF2" w:rsidRDefault="001D12CA" w:rsidP="00F50811">
            <w:pPr>
              <w:rPr>
                <w:sz w:val="22"/>
                <w:szCs w:val="22"/>
              </w:rPr>
            </w:pPr>
          </w:p>
        </w:tc>
        <w:tc>
          <w:tcPr>
            <w:tcW w:w="1708" w:type="dxa"/>
            <w:tcPrChange w:id="225" w:author="Joy Shumake-Guillemot" w:date="2017-09-23T10:26:00Z">
              <w:tcPr>
                <w:tcW w:w="3079" w:type="dxa"/>
              </w:tcPr>
            </w:tcPrChange>
          </w:tcPr>
          <w:p w14:paraId="2CA659D5" w14:textId="249F31F8" w:rsidR="001D12CA" w:rsidRPr="00E61AF2" w:rsidRDefault="001D12CA" w:rsidP="00F50811">
            <w:pPr>
              <w:rPr>
                <w:sz w:val="22"/>
                <w:szCs w:val="22"/>
              </w:rPr>
            </w:pPr>
            <w:r w:rsidRPr="00E61AF2">
              <w:rPr>
                <w:sz w:val="22"/>
                <w:szCs w:val="22"/>
              </w:rPr>
              <w:t>1</w:t>
            </w:r>
            <w:ins w:id="226" w:author="Joy Shumake-Guillemot" w:date="2017-09-23T10:26:00Z">
              <w:r w:rsidR="005E29B7">
                <w:rPr>
                  <w:sz w:val="22"/>
                  <w:szCs w:val="22"/>
                </w:rPr>
                <w:t xml:space="preserve"> (flooding)</w:t>
              </w:r>
            </w:ins>
          </w:p>
        </w:tc>
        <w:tc>
          <w:tcPr>
            <w:tcW w:w="4450" w:type="dxa"/>
            <w:tcPrChange w:id="227" w:author="Joy Shumake-Guillemot" w:date="2017-09-23T10:26:00Z">
              <w:tcPr>
                <w:tcW w:w="3079" w:type="dxa"/>
              </w:tcPr>
            </w:tcPrChange>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28" w:name="_Toc493860697"/>
      <w:r w:rsidRPr="0015637C">
        <w:rPr>
          <w:rFonts w:eastAsia="Times New Roman"/>
          <w:lang w:eastAsia="en-GB"/>
        </w:rPr>
        <w:lastRenderedPageBreak/>
        <w:t>Outlines</w:t>
      </w:r>
      <w:r w:rsidR="00E1526C" w:rsidRPr="0015637C">
        <w:rPr>
          <w:rFonts w:eastAsia="Times New Roman"/>
          <w:lang w:eastAsia="en-GB"/>
        </w:rPr>
        <w:t xml:space="preserve"> of </w:t>
      </w:r>
      <w:proofErr w:type="spellStart"/>
      <w:r w:rsidR="00E1526C" w:rsidRPr="0015637C">
        <w:rPr>
          <w:rFonts w:eastAsia="Times New Roman"/>
          <w:lang w:eastAsia="en-GB"/>
        </w:rPr>
        <w:t>HIWeather</w:t>
      </w:r>
      <w:proofErr w:type="spellEnd"/>
      <w:r w:rsidR="00E1526C" w:rsidRPr="0015637C">
        <w:rPr>
          <w:rFonts w:eastAsia="Times New Roman"/>
          <w:lang w:eastAsia="en-GB"/>
        </w:rPr>
        <w:t xml:space="preserve"> focus areas</w:t>
      </w:r>
      <w:bookmarkEnd w:id="228"/>
    </w:p>
    <w:p w14:paraId="641B2BFC" w14:textId="3742F2EF" w:rsidR="00FF69F5" w:rsidRPr="005C6AE1" w:rsidRDefault="00A618F9" w:rsidP="006A7A64">
      <w:pPr>
        <w:pStyle w:val="Heading2"/>
        <w:rPr>
          <w:rFonts w:eastAsia="Times New Roman" w:cs="Times New Roman"/>
          <w:color w:val="351C75"/>
          <w:lang w:eastAsia="en-GB"/>
        </w:rPr>
      </w:pPr>
      <w:bookmarkStart w:id="229" w:name="_Toc493860698"/>
      <w:r w:rsidRPr="005C6AE1">
        <w:rPr>
          <w:rFonts w:eastAsia="Times New Roman"/>
          <w:lang w:eastAsia="en-GB"/>
        </w:rPr>
        <w:t xml:space="preserve">1. </w:t>
      </w:r>
      <w:r w:rsidR="00FF69F5" w:rsidRPr="005C6AE1">
        <w:rPr>
          <w:rFonts w:eastAsia="Times New Roman"/>
          <w:lang w:eastAsia="en-GB"/>
        </w:rPr>
        <w:t>Urban Flood</w:t>
      </w:r>
      <w:bookmarkEnd w:id="229"/>
      <w:ins w:id="230" w:author="Joy Shumake-Guillemot" w:date="2017-09-23T09:27:00Z">
        <w:r w:rsidR="00FD486D">
          <w:rPr>
            <w:rFonts w:eastAsia="Times New Roman"/>
            <w:lang w:eastAsia="en-GB"/>
          </w:rPr>
          <w:t>ing</w:t>
        </w:r>
      </w:ins>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31" w:name="_Toc493860699"/>
      <w:r w:rsidRPr="00353192">
        <w:rPr>
          <w:rFonts w:eastAsia="Times New Roman"/>
          <w:lang w:eastAsia="en-GB"/>
        </w:rPr>
        <w:t>Overview</w:t>
      </w:r>
      <w:bookmarkEnd w:id="231"/>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5B7A471" w14:textId="218736BE" w:rsidR="00E4059D" w:rsidRDefault="00FF69F5" w:rsidP="00AF0456">
      <w:pPr>
        <w:shd w:val="clear" w:color="auto" w:fill="FFFFFF"/>
        <w:jc w:val="both"/>
        <w:rPr>
          <w:rFonts w:eastAsia="Times New Roman" w:cs="Arial"/>
          <w:color w:val="222222"/>
          <w:lang w:eastAsia="en-GB"/>
        </w:rPr>
      </w:pPr>
      <w:commentRangeStart w:id="232"/>
      <w:r w:rsidRPr="00353192">
        <w:rPr>
          <w:rFonts w:eastAsia="Times New Roman" w:cs="Arial"/>
          <w:color w:val="222222"/>
          <w:lang w:eastAsia="en-GB"/>
        </w:rPr>
        <w:t xml:space="preserve">Urban floods can arise </w:t>
      </w:r>
      <w:ins w:id="233" w:author="Joy Shumake-Guillemot" w:date="2017-09-23T10:55:00Z">
        <w:r w:rsidR="00745688">
          <w:rPr>
            <w:rFonts w:eastAsia="Times New Roman" w:cs="Arial"/>
            <w:color w:val="222222"/>
            <w:lang w:eastAsia="en-GB"/>
          </w:rPr>
          <w:t xml:space="preserve">as a result of heavy rainfall </w:t>
        </w:r>
      </w:ins>
      <w:del w:id="234" w:author="Joy Shumake-Guillemot" w:date="2017-09-23T10:55:00Z">
        <w:r w:rsidRPr="00353192" w:rsidDel="00745688">
          <w:rPr>
            <w:rFonts w:eastAsia="Times New Roman" w:cs="Arial"/>
            <w:color w:val="222222"/>
            <w:lang w:eastAsia="en-GB"/>
          </w:rPr>
          <w:delText>from extreme</w:delText>
        </w:r>
      </w:del>
      <w:ins w:id="235" w:author="Joy Shumake-Guillemot" w:date="2017-09-23T10:55:00Z">
        <w:r w:rsidR="00745688">
          <w:rPr>
            <w:rFonts w:eastAsia="Times New Roman" w:cs="Arial"/>
            <w:color w:val="222222"/>
            <w:lang w:eastAsia="en-GB"/>
          </w:rPr>
          <w:t>caused by</w:t>
        </w:r>
      </w:ins>
      <w:r w:rsidRPr="00353192">
        <w:rPr>
          <w:rFonts w:eastAsia="Times New Roman" w:cs="Arial"/>
          <w:color w:val="222222"/>
          <w:lang w:eastAsia="en-GB"/>
        </w:rPr>
        <w:t xml:space="preserve"> thunderstorms</w:t>
      </w:r>
      <w:r w:rsidR="0056790E">
        <w:rPr>
          <w:rFonts w:eastAsia="Times New Roman" w:cs="Arial"/>
          <w:color w:val="222222"/>
          <w:lang w:eastAsia="en-GB"/>
        </w:rPr>
        <w:t xml:space="preserve"> </w:t>
      </w:r>
      <w:ins w:id="236" w:author="Joy Shumake-Guillemot" w:date="2017-09-23T10:55:00Z">
        <w:r w:rsidR="00745688">
          <w:rPr>
            <w:rFonts w:eastAsia="Times New Roman" w:cs="Arial"/>
            <w:color w:val="222222"/>
            <w:lang w:eastAsia="en-GB"/>
          </w:rPr>
          <w:t xml:space="preserve">cyclones </w:t>
        </w:r>
      </w:ins>
      <w:r w:rsidR="0056790E">
        <w:rPr>
          <w:rFonts w:eastAsia="Times New Roman" w:cs="Arial"/>
          <w:color w:val="222222"/>
          <w:lang w:eastAsia="en-GB"/>
        </w:rPr>
        <w:t>(manifested as flash floods),</w:t>
      </w:r>
      <w:r w:rsidRPr="00353192">
        <w:rPr>
          <w:rFonts w:eastAsia="Times New Roman" w:cs="Arial"/>
          <w:color w:val="222222"/>
          <w:lang w:eastAsia="en-GB"/>
        </w:rPr>
        <w:t xml:space="preserve"> </w:t>
      </w:r>
      <w:del w:id="237" w:author="Joy Shumake-Guillemot" w:date="2017-09-23T10:56:00Z">
        <w:r w:rsidRPr="00353192" w:rsidDel="00745688">
          <w:rPr>
            <w:rFonts w:eastAsia="Times New Roman" w:cs="Arial"/>
            <w:color w:val="222222"/>
            <w:lang w:eastAsia="en-GB"/>
          </w:rPr>
          <w:delText xml:space="preserve">or </w:delText>
        </w:r>
      </w:del>
      <w:r w:rsidRPr="00353192">
        <w:rPr>
          <w:rFonts w:eastAsia="Times New Roman" w:cs="Arial"/>
          <w:color w:val="222222"/>
          <w:lang w:eastAsia="en-GB"/>
        </w:rPr>
        <w:t xml:space="preserve">from river </w:t>
      </w:r>
      <w:ins w:id="238" w:author="Joy Shumake-Guillemot" w:date="2017-09-23T10:55:00Z">
        <w:r w:rsidR="00745688">
          <w:rPr>
            <w:rFonts w:eastAsia="Times New Roman" w:cs="Arial"/>
            <w:color w:val="222222"/>
            <w:lang w:eastAsia="en-GB"/>
          </w:rPr>
          <w:t xml:space="preserve">or reservoir </w:t>
        </w:r>
      </w:ins>
      <w:r w:rsidRPr="00353192">
        <w:rPr>
          <w:rFonts w:eastAsia="Times New Roman" w:cs="Arial"/>
          <w:color w:val="222222"/>
          <w:lang w:eastAsia="en-GB"/>
        </w:rPr>
        <w:t>overflow</w:t>
      </w:r>
      <w:ins w:id="239" w:author="Joy Shumake-Guillemot" w:date="2017-09-23T10:56:00Z">
        <w:r w:rsidR="00745688">
          <w:rPr>
            <w:rFonts w:eastAsia="Times New Roman" w:cs="Arial"/>
            <w:color w:val="222222"/>
            <w:lang w:eastAsia="en-GB"/>
          </w:rPr>
          <w:t>, or coastal inundation from tidal surges</w:t>
        </w:r>
      </w:ins>
      <w:r w:rsidRPr="00353192">
        <w:rPr>
          <w:rFonts w:eastAsia="Times New Roman" w:cs="Arial"/>
          <w:color w:val="222222"/>
          <w:lang w:eastAsia="en-GB"/>
        </w:rPr>
        <w:t xml:space="preserve">. </w:t>
      </w:r>
      <w:ins w:id="240" w:author="Joy Shumake-Guillemot" w:date="2017-09-23T10:56:00Z">
        <w:r w:rsidR="00AF0456">
          <w:rPr>
            <w:rFonts w:eastAsia="Times New Roman" w:cs="Arial"/>
            <w:color w:val="222222"/>
            <w:lang w:eastAsia="en-GB"/>
          </w:rPr>
          <w:t xml:space="preserve">Regardless of the </w:t>
        </w:r>
      </w:ins>
      <w:del w:id="241" w:author="Joy Shumake-Guillemot" w:date="2017-09-23T10:56:00Z">
        <w:r w:rsidRPr="00353192" w:rsidDel="00AF0456">
          <w:rPr>
            <w:rFonts w:eastAsia="Times New Roman" w:cs="Arial"/>
            <w:color w:val="222222"/>
            <w:lang w:eastAsia="en-GB"/>
          </w:rPr>
          <w:delText xml:space="preserve">Both </w:delText>
        </w:r>
      </w:del>
      <w:ins w:id="242" w:author="Joy Shumake-Guillemot" w:date="2017-09-23T10:56:00Z">
        <w:r w:rsidR="00AF0456">
          <w:rPr>
            <w:rFonts w:eastAsia="Times New Roman" w:cs="Arial"/>
            <w:color w:val="222222"/>
            <w:lang w:eastAsia="en-GB"/>
          </w:rPr>
          <w:t>b</w:t>
        </w:r>
        <w:r w:rsidR="00AF0456" w:rsidRPr="00353192">
          <w:rPr>
            <w:rFonts w:eastAsia="Times New Roman" w:cs="Arial"/>
            <w:color w:val="222222"/>
            <w:lang w:eastAsia="en-GB"/>
          </w:rPr>
          <w:t xml:space="preserve">oth </w:t>
        </w:r>
      </w:ins>
      <w:r w:rsidRPr="00353192">
        <w:rPr>
          <w:rFonts w:eastAsia="Times New Roman" w:cs="Arial"/>
          <w:color w:val="222222"/>
          <w:lang w:eastAsia="en-GB"/>
        </w:rPr>
        <w:t xml:space="preserve">rapid rise and slow rise floods can have a significant impact on public health in </w:t>
      </w:r>
      <w:del w:id="243" w:author="Joy Shumake-Guillemot" w:date="2017-09-23T10:57:00Z">
        <w:r w:rsidRPr="00353192" w:rsidDel="00AF0456">
          <w:rPr>
            <w:rFonts w:eastAsia="Times New Roman" w:cs="Arial"/>
            <w:color w:val="222222"/>
            <w:lang w:eastAsia="en-GB"/>
          </w:rPr>
          <w:delText>an</w:delText>
        </w:r>
      </w:del>
      <w:r w:rsidRPr="00353192">
        <w:rPr>
          <w:rFonts w:eastAsia="Times New Roman" w:cs="Arial"/>
          <w:color w:val="222222"/>
          <w:lang w:eastAsia="en-GB"/>
        </w:rPr>
        <w:t xml:space="preserve"> urban area</w:t>
      </w:r>
      <w:ins w:id="244" w:author="Joy Shumake-Guillemot" w:date="2017-09-23T10:57:00Z">
        <w:r w:rsidR="00AF0456">
          <w:rPr>
            <w:rFonts w:eastAsia="Times New Roman" w:cs="Arial"/>
            <w:color w:val="222222"/>
            <w:lang w:eastAsia="en-GB"/>
          </w:rPr>
          <w:t>s, where populations and economies are most concentrated</w:t>
        </w:r>
      </w:ins>
      <w:r w:rsidRPr="00353192">
        <w:rPr>
          <w:rFonts w:eastAsia="Times New Roman" w:cs="Arial"/>
          <w:color w:val="222222"/>
          <w:lang w:eastAsia="en-GB"/>
        </w:rPr>
        <w:t>.</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commentRangeEnd w:id="232"/>
      <w:r w:rsidR="00EE2063">
        <w:rPr>
          <w:rStyle w:val="CommentReference"/>
        </w:rPr>
        <w:commentReference w:id="232"/>
      </w:r>
    </w:p>
    <w:p w14:paraId="3FBD7416" w14:textId="77777777" w:rsidR="00E4059D" w:rsidRDefault="00E4059D" w:rsidP="00FF69F5">
      <w:pPr>
        <w:shd w:val="clear" w:color="auto" w:fill="FFFFFF"/>
        <w:jc w:val="both"/>
        <w:rPr>
          <w:rFonts w:eastAsia="Times New Roman" w:cs="Arial"/>
          <w:color w:val="222222"/>
          <w:lang w:eastAsia="en-GB"/>
        </w:rPr>
      </w:pPr>
    </w:p>
    <w:p w14:paraId="2F60871A" w14:textId="15A8B137" w:rsidR="00E24125"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sidR="00E24125">
        <w:rPr>
          <w:rFonts w:eastAsia="Times New Roman" w:cs="Arial"/>
          <w:color w:val="222222"/>
          <w:lang w:eastAsia="en-GB"/>
        </w:rPr>
        <w:t xml:space="preserve">In </w:t>
      </w:r>
      <w:r w:rsidR="00972F64">
        <w:rPr>
          <w:rFonts w:eastAsia="Times New Roman" w:cs="Arial"/>
          <w:color w:val="222222"/>
          <w:lang w:eastAsia="en-GB"/>
        </w:rPr>
        <w:t xml:space="preserve">the first half of </w:t>
      </w:r>
      <w:r w:rsidR="00E24125">
        <w:rPr>
          <w:rFonts w:eastAsia="Times New Roman" w:cs="Arial"/>
          <w:color w:val="222222"/>
          <w:lang w:eastAsia="en-GB"/>
        </w:rPr>
        <w:t>2017,</w:t>
      </w:r>
      <w:r w:rsidR="00972F64">
        <w:rPr>
          <w:rFonts w:eastAsia="Times New Roman" w:cs="Arial"/>
          <w:color w:val="222222"/>
          <w:lang w:eastAsia="en-GB"/>
        </w:rPr>
        <w:t xml:space="preserve"> </w:t>
      </w:r>
      <w:r w:rsidR="00D372D8">
        <w:rPr>
          <w:rFonts w:eastAsia="Times New Roman" w:cs="Arial"/>
          <w:color w:val="222222"/>
          <w:lang w:eastAsia="en-GB"/>
        </w:rPr>
        <w:t>flo</w:t>
      </w:r>
      <w:r w:rsidR="00D32CC2">
        <w:rPr>
          <w:rFonts w:eastAsia="Times New Roman" w:cs="Arial"/>
          <w:color w:val="222222"/>
          <w:lang w:eastAsia="en-GB"/>
        </w:rPr>
        <w:t xml:space="preserve">ods were reported as 44% </w:t>
      </w:r>
      <w:r w:rsidR="005325B5">
        <w:rPr>
          <w:rFonts w:eastAsia="Times New Roman" w:cs="Arial"/>
          <w:color w:val="222222"/>
          <w:lang w:eastAsia="en-GB"/>
        </w:rPr>
        <w:t xml:space="preserve">(66) </w:t>
      </w:r>
      <w:r w:rsidR="00D32CC2">
        <w:rPr>
          <w:rFonts w:eastAsia="Times New Roman" w:cs="Arial"/>
          <w:color w:val="222222"/>
          <w:lang w:eastAsia="en-GB"/>
        </w:rPr>
        <w:t xml:space="preserve">of 149 </w:t>
      </w:r>
      <w:r w:rsidR="00D372D8">
        <w:rPr>
          <w:rFonts w:eastAsia="Times New Roman" w:cs="Arial"/>
          <w:color w:val="222222"/>
          <w:lang w:eastAsia="en-GB"/>
        </w:rPr>
        <w:t xml:space="preserve">disasters worldwide, with 52% </w:t>
      </w:r>
      <w:r w:rsidR="005325B5">
        <w:rPr>
          <w:rFonts w:eastAsia="Times New Roman" w:cs="Arial"/>
          <w:color w:val="222222"/>
          <w:lang w:eastAsia="en-GB"/>
        </w:rPr>
        <w:t xml:space="preserve">(1,644) </w:t>
      </w:r>
      <w:r w:rsidR="00D372D8">
        <w:rPr>
          <w:rFonts w:eastAsia="Times New Roman" w:cs="Arial"/>
          <w:color w:val="222222"/>
          <w:lang w:eastAsia="en-GB"/>
        </w:rPr>
        <w:t xml:space="preserve">of the </w:t>
      </w:r>
      <w:r w:rsidR="00D32CC2">
        <w:rPr>
          <w:rFonts w:eastAsia="Times New Roman" w:cs="Arial"/>
          <w:color w:val="222222"/>
          <w:lang w:eastAsia="en-GB"/>
        </w:rPr>
        <w:t xml:space="preserve">3,162 </w:t>
      </w:r>
      <w:r w:rsidR="00D372D8">
        <w:rPr>
          <w:rFonts w:eastAsia="Times New Roman" w:cs="Arial"/>
          <w:color w:val="222222"/>
          <w:lang w:eastAsia="en-GB"/>
        </w:rPr>
        <w:t>deaths</w:t>
      </w:r>
      <w:r w:rsidR="005325B5">
        <w:rPr>
          <w:rFonts w:eastAsia="Times New Roman" w:cs="Arial"/>
          <w:color w:val="222222"/>
          <w:lang w:eastAsia="en-GB"/>
        </w:rPr>
        <w:t xml:space="preserve"> during the period.</w:t>
      </w:r>
      <w:r w:rsidR="008E4E9A">
        <w:rPr>
          <w:rFonts w:eastAsia="Times New Roman" w:cs="Arial"/>
          <w:color w:val="222222"/>
          <w:lang w:eastAsia="en-GB"/>
        </w:rPr>
        <w:t xml:space="preserve"> </w:t>
      </w:r>
      <w:r w:rsidR="00184868">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"&lt;sup&gt;11&lt;/sup&gt;", "plainTextFormattedCitation" : "11", "previouslyFormattedCitation" : "&lt;sup&gt;11&lt;/sup&gt;" }, "properties" : { "noteIndex" : 10 }, "schema" : "https://github.com/citation-style-language/schema/raw/master/csl-citation.json" }</w:instrText>
      </w:r>
      <w:r w:rsidR="00184868">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11</w:t>
      </w:r>
      <w:r w:rsidR="00184868">
        <w:rPr>
          <w:rFonts w:eastAsia="Times New Roman" w:cs="Arial"/>
          <w:color w:val="222222"/>
          <w:lang w:eastAsia="en-GB"/>
        </w:rPr>
        <w:fldChar w:fldCharType="end"/>
      </w:r>
    </w:p>
    <w:p w14:paraId="1883EC28" w14:textId="77777777" w:rsidR="00E24125" w:rsidRDefault="00E24125" w:rsidP="00FF69F5">
      <w:pPr>
        <w:shd w:val="clear" w:color="auto" w:fill="FFFFFF"/>
        <w:jc w:val="both"/>
        <w:rPr>
          <w:rFonts w:eastAsia="Times New Roman" w:cs="Arial"/>
          <w:color w:val="222222"/>
          <w:lang w:eastAsia="en-GB"/>
        </w:rPr>
      </w:pPr>
    </w:p>
    <w:p w14:paraId="70A50FE9" w14:textId="1189069D" w:rsidR="00DE4084" w:rsidRPr="00353192" w:rsidRDefault="00FF69F5" w:rsidP="00AF0456">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sidR="004536F2">
        <w:rPr>
          <w:rFonts w:eastAsia="Times New Roman" w:cs="Arial"/>
          <w:color w:val="222222"/>
          <w:lang w:eastAsia="en-GB"/>
        </w:rPr>
        <w:t xml:space="preserve">many </w:t>
      </w:r>
      <w:r w:rsidRPr="00353192">
        <w:rPr>
          <w:rFonts w:eastAsia="Times New Roman" w:cs="Arial"/>
          <w:color w:val="222222"/>
          <w:lang w:eastAsia="en-GB"/>
        </w:rPr>
        <w:t>direct impacts on human health</w:t>
      </w:r>
      <w:ins w:id="245" w:author="Joy Shumake-Guillemot" w:date="2017-09-23T10:58:00Z">
        <w:r w:rsidR="00AF0456">
          <w:rPr>
            <w:rFonts w:eastAsia="Times New Roman" w:cs="Arial"/>
            <w:color w:val="222222"/>
            <w:lang w:eastAsia="en-GB"/>
          </w:rPr>
          <w:t xml:space="preserve"> at the time of exposure to a flood event</w:t>
        </w:r>
      </w:ins>
      <w:r w:rsidRPr="00353192">
        <w:rPr>
          <w:rFonts w:eastAsia="Times New Roman" w:cs="Arial"/>
          <w:color w:val="222222"/>
          <w:lang w:eastAsia="en-GB"/>
        </w:rPr>
        <w:t>, the pathways</w:t>
      </w:r>
      <w:ins w:id="246" w:author="Joy Shumake-Guillemot" w:date="2017-09-23T10:58:00Z">
        <w:r w:rsidR="00AF0456">
          <w:rPr>
            <w:rFonts w:eastAsia="Times New Roman" w:cs="Arial"/>
            <w:color w:val="222222"/>
            <w:lang w:eastAsia="en-GB"/>
          </w:rPr>
          <w:t xml:space="preserve"> of how health impacts occur</w:t>
        </w:r>
      </w:ins>
      <w:r w:rsidRPr="00353192">
        <w:rPr>
          <w:rFonts w:eastAsia="Times New Roman" w:cs="Arial"/>
          <w:color w:val="222222"/>
          <w:lang w:eastAsia="en-GB"/>
        </w:rPr>
        <w:t xml:space="preserve"> can be complicated and indirect</w:t>
      </w:r>
      <w:ins w:id="247" w:author="Joy Shumake-Guillemot" w:date="2017-09-23T10:58:00Z">
        <w:r w:rsidR="00AF0456">
          <w:rPr>
            <w:rFonts w:eastAsia="Times New Roman" w:cs="Arial"/>
            <w:color w:val="222222"/>
            <w:lang w:eastAsia="en-GB"/>
          </w:rPr>
          <w:t xml:space="preserve"> and</w:t>
        </w:r>
      </w:ins>
      <w:ins w:id="248" w:author="Joy Shumake-Guillemot" w:date="2017-09-23T10:59:00Z">
        <w:r w:rsidR="00AF0456">
          <w:rPr>
            <w:rFonts w:eastAsia="Times New Roman" w:cs="Arial"/>
            <w:color w:val="222222"/>
            <w:lang w:eastAsia="en-GB"/>
          </w:rPr>
          <w:t xml:space="preserve"> </w:t>
        </w:r>
      </w:ins>
      <w:ins w:id="249" w:author="Joy Shumake-Guillemot" w:date="2017-09-23T11:00:00Z">
        <w:r w:rsidR="00AF0456">
          <w:rPr>
            <w:rFonts w:eastAsia="Times New Roman" w:cs="Arial"/>
            <w:color w:val="222222"/>
            <w:lang w:eastAsia="en-GB"/>
          </w:rPr>
          <w:t xml:space="preserve">the onset of </w:t>
        </w:r>
      </w:ins>
      <w:ins w:id="250" w:author="Joy Shumake-Guillemot" w:date="2017-09-23T10:59:00Z">
        <w:r w:rsidR="00AF0456">
          <w:rPr>
            <w:rFonts w:eastAsia="Times New Roman" w:cs="Arial"/>
            <w:color w:val="222222"/>
            <w:lang w:eastAsia="en-GB"/>
          </w:rPr>
          <w:t>health impacts triggered by a flood event may see important time-lags</w:t>
        </w:r>
      </w:ins>
      <w:del w:id="251" w:author="Joy Shumake-Guillemot" w:date="2017-09-23T10:59:00Z">
        <w:r w:rsidRPr="00353192" w:rsidDel="00AF0456">
          <w:rPr>
            <w:rFonts w:eastAsia="Times New Roman" w:cs="Arial"/>
            <w:color w:val="222222"/>
            <w:lang w:eastAsia="en-GB"/>
          </w:rPr>
          <w:delText>.</w:delText>
        </w:r>
      </w:del>
    </w:p>
    <w:p w14:paraId="7EF1ADD1" w14:textId="7D68ECBB" w:rsidR="006970A9" w:rsidRPr="00570F11" w:rsidRDefault="00FF69F5" w:rsidP="00570F11">
      <w:pPr>
        <w:pStyle w:val="Heading3"/>
        <w:rPr>
          <w:rFonts w:eastAsia="Times New Roman"/>
          <w:b/>
          <w:bCs/>
          <w:lang w:eastAsia="en-GB"/>
          <w:rPrChange w:id="252" w:author="Joy Shumake-Guillemot" w:date="2017-09-23T11:18:00Z">
            <w:rPr>
              <w:rFonts w:eastAsia="Times New Roman"/>
              <w:lang w:eastAsia="en-GB"/>
            </w:rPr>
          </w:rPrChange>
        </w:rPr>
      </w:pPr>
      <w:r w:rsidRPr="00353192">
        <w:rPr>
          <w:rFonts w:eastAsia="Times New Roman" w:cs="Arial"/>
          <w:color w:val="222222"/>
          <w:lang w:eastAsia="en-GB"/>
        </w:rPr>
        <w:br/>
      </w:r>
      <w:bookmarkStart w:id="253" w:name="_Toc493860700"/>
      <w:ins w:id="254" w:author="Joy Shumake-Guillemot" w:date="2017-09-23T11:18:00Z">
        <w:r w:rsidR="00570F11" w:rsidRPr="00570F11">
          <w:rPr>
            <w:rFonts w:eastAsia="Times New Roman"/>
            <w:b/>
            <w:bCs/>
            <w:lang w:eastAsia="en-GB"/>
            <w:rPrChange w:id="255" w:author="Joy Shumake-Guillemot" w:date="2017-09-23T11:18:00Z">
              <w:rPr>
                <w:rFonts w:eastAsia="Times New Roman"/>
                <w:lang w:eastAsia="en-GB"/>
              </w:rPr>
            </w:rPrChange>
          </w:rPr>
          <w:t xml:space="preserve">1.1 </w:t>
        </w:r>
      </w:ins>
      <w:r w:rsidRPr="00570F11">
        <w:rPr>
          <w:rFonts w:eastAsia="Times New Roman"/>
          <w:b/>
          <w:bCs/>
          <w:lang w:eastAsia="en-GB"/>
          <w:rPrChange w:id="256" w:author="Joy Shumake-Guillemot" w:date="2017-09-23T11:18:00Z">
            <w:rPr>
              <w:rFonts w:eastAsia="Times New Roman"/>
              <w:lang w:eastAsia="en-GB"/>
            </w:rPr>
          </w:rPrChange>
        </w:rPr>
        <w:t xml:space="preserve">Health </w:t>
      </w:r>
      <w:del w:id="257" w:author="Joy Shumake-Guillemot" w:date="2017-09-23T11:18:00Z">
        <w:r w:rsidRPr="00570F11" w:rsidDel="00570F11">
          <w:rPr>
            <w:rFonts w:eastAsia="Times New Roman"/>
            <w:b/>
            <w:bCs/>
            <w:lang w:eastAsia="en-GB"/>
            <w:rPrChange w:id="258" w:author="Joy Shumake-Guillemot" w:date="2017-09-23T11:18:00Z">
              <w:rPr>
                <w:rFonts w:eastAsia="Times New Roman"/>
                <w:lang w:eastAsia="en-GB"/>
              </w:rPr>
            </w:rPrChange>
          </w:rPr>
          <w:delText>impacts</w:delText>
        </w:r>
      </w:del>
      <w:bookmarkEnd w:id="253"/>
      <w:commentRangeStart w:id="259"/>
      <w:ins w:id="260" w:author="Joy Shumake-Guillemot" w:date="2017-09-23T11:18:00Z">
        <w:r w:rsidR="00570F11">
          <w:rPr>
            <w:rFonts w:eastAsia="Times New Roman"/>
            <w:b/>
            <w:bCs/>
            <w:lang w:eastAsia="en-GB"/>
          </w:rPr>
          <w:t>Risks</w:t>
        </w:r>
        <w:r w:rsidR="00570F11">
          <w:rPr>
            <w:rFonts w:eastAsia="Times New Roman"/>
            <w:b/>
            <w:bCs/>
            <w:lang w:eastAsia="en-GB"/>
          </w:rPr>
          <w:t xml:space="preserve"> </w:t>
        </w:r>
        <w:commentRangeEnd w:id="259"/>
        <w:r w:rsidR="00570F11">
          <w:rPr>
            <w:rStyle w:val="CommentReference"/>
            <w:rFonts w:asciiTheme="minorHAnsi" w:eastAsiaTheme="minorHAnsi" w:hAnsiTheme="minorHAnsi" w:cstheme="minorBidi"/>
            <w:color w:val="auto"/>
          </w:rPr>
          <w:commentReference w:id="259"/>
        </w:r>
        <w:r w:rsidR="00570F11">
          <w:rPr>
            <w:rFonts w:eastAsia="Times New Roman"/>
            <w:b/>
            <w:bCs/>
            <w:lang w:eastAsia="en-GB"/>
          </w:rPr>
          <w:t xml:space="preserve">of Urban Flooding </w:t>
        </w:r>
      </w:ins>
    </w:p>
    <w:p w14:paraId="67C190FE" w14:textId="7F9EDB2C" w:rsidR="00FF69F5" w:rsidRDefault="003C27C6" w:rsidP="00931643">
      <w:pPr>
        <w:pStyle w:val="Heading4"/>
        <w:rPr>
          <w:rFonts w:eastAsia="Times New Roman"/>
          <w:lang w:eastAsia="en-GB"/>
        </w:rPr>
      </w:pPr>
      <w:r w:rsidRPr="00735E1A">
        <w:rPr>
          <w:rFonts w:eastAsia="Times New Roman"/>
          <w:lang w:eastAsia="en-GB"/>
        </w:rPr>
        <w:t xml:space="preserve">Immediate </w:t>
      </w:r>
      <w:del w:id="261" w:author="Joy Shumake-Guillemot" w:date="2017-09-23T11:06:00Z">
        <w:r w:rsidRPr="00735E1A" w:rsidDel="00AF0456">
          <w:rPr>
            <w:rFonts w:eastAsia="Times New Roman"/>
            <w:lang w:eastAsia="en-GB"/>
          </w:rPr>
          <w:delText>onset which</w:delText>
        </w:r>
      </w:del>
      <w:ins w:id="262" w:author="Joy Shumake-Guillemot" w:date="2017-09-23T11:06:00Z">
        <w:r w:rsidR="00AF0456" w:rsidRPr="00735E1A">
          <w:rPr>
            <w:rFonts w:eastAsia="Times New Roman"/>
            <w:lang w:eastAsia="en-GB"/>
          </w:rPr>
          <w:t>onset</w:t>
        </w:r>
        <w:r w:rsidR="00AF0456">
          <w:rPr>
            <w:rFonts w:eastAsia="Times New Roman"/>
            <w:lang w:eastAsia="en-GB"/>
          </w:rPr>
          <w:t xml:space="preserve"> health</w:t>
        </w:r>
        <w:r w:rsidR="00931643">
          <w:rPr>
            <w:rFonts w:eastAsia="Times New Roman"/>
            <w:lang w:eastAsia="en-GB"/>
          </w:rPr>
          <w:t xml:space="preserve"> concerns of urban </w:t>
        </w:r>
        <w:proofErr w:type="spellStart"/>
        <w:r w:rsidR="00931643">
          <w:rPr>
            <w:rFonts w:eastAsia="Times New Roman"/>
            <w:lang w:eastAsia="en-GB"/>
          </w:rPr>
          <w:t>flood</w:t>
        </w:r>
      </w:ins>
      <w:ins w:id="263" w:author="Joy Shumake-Guillemot" w:date="2017-09-23T11:07:00Z">
        <w:r w:rsidR="00931643">
          <w:rPr>
            <w:rFonts w:eastAsia="Times New Roman"/>
            <w:lang w:eastAsia="en-GB"/>
          </w:rPr>
          <w:t>s</w:t>
        </w:r>
      </w:ins>
      <w:del w:id="264" w:author="Joy Shumake-Guillemot" w:date="2017-09-23T11:07:00Z">
        <w:r w:rsidRPr="00735E1A" w:rsidDel="00931643">
          <w:rPr>
            <w:rFonts w:eastAsia="Times New Roman"/>
            <w:lang w:eastAsia="en-GB"/>
          </w:rPr>
          <w:delText xml:space="preserve"> </w:delText>
        </w:r>
      </w:del>
      <w:ins w:id="265" w:author="Joy Shumake-Guillemot" w:date="2017-09-23T11:07:00Z">
        <w:r w:rsidR="00931643">
          <w:rPr>
            <w:rFonts w:eastAsia="Times New Roman"/>
            <w:lang w:eastAsia="en-GB"/>
          </w:rPr>
          <w:t>requiring</w:t>
        </w:r>
        <w:proofErr w:type="spellEnd"/>
        <w:r w:rsidR="00931643">
          <w:rPr>
            <w:rFonts w:eastAsia="Times New Roman"/>
            <w:lang w:eastAsia="en-GB"/>
          </w:rPr>
          <w:t xml:space="preserve"> prevention and emergency management </w:t>
        </w:r>
      </w:ins>
      <w:del w:id="266" w:author="Joy Shumake-Guillemot" w:date="2017-09-23T11:06:00Z">
        <w:r w:rsidRPr="00735E1A" w:rsidDel="00AF0456">
          <w:rPr>
            <w:rFonts w:eastAsia="Times New Roman"/>
            <w:lang w:eastAsia="en-GB"/>
          </w:rPr>
          <w:delText>can be informed by Public Weather Services</w:delText>
        </w:r>
      </w:del>
      <w:ins w:id="267" w:author="Joy Shumake-Guillemot" w:date="2017-09-23T11:06:00Z">
        <w:r w:rsidR="00AF0456">
          <w:rPr>
            <w:rFonts w:eastAsia="Times New Roman"/>
            <w:lang w:eastAsia="en-GB"/>
          </w:rPr>
          <w:t xml:space="preserve"> </w:t>
        </w:r>
      </w:ins>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7E30BC2F" w:rsidR="00FF69F5" w:rsidRDefault="00FF69F5" w:rsidP="00931643">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ins w:id="268" w:author="Joy Shumake-Guillemot" w:date="2017-09-23T11:12:00Z">
        <w:r w:rsidR="00931643" w:rsidRPr="00931643">
          <w:rPr>
            <w:rFonts w:eastAsia="Times New Roman" w:cs="Times New Roman"/>
            <w:bCs/>
            <w:lang w:eastAsia="en-GB"/>
            <w:rPrChange w:id="269" w:author="Joy Shumake-Guillemot" w:date="2017-09-23T11:13:00Z">
              <w:rPr>
                <w:rFonts w:eastAsia="Times New Roman" w:cs="Times New Roman"/>
                <w:b/>
                <w:lang w:eastAsia="en-GB"/>
              </w:rPr>
            </w:rPrChange>
          </w:rPr>
          <w:t xml:space="preserve">In addition to facilities needing specialized emergency management protocols and services </w:t>
        </w:r>
      </w:ins>
      <w:ins w:id="270" w:author="Joy Shumake-Guillemot" w:date="2017-09-23T11:13:00Z">
        <w:r w:rsidR="00931643" w:rsidRPr="00931643">
          <w:rPr>
            <w:rFonts w:eastAsia="Times New Roman" w:cs="Times New Roman"/>
            <w:bCs/>
            <w:lang w:eastAsia="en-GB"/>
            <w:rPrChange w:id="271" w:author="Joy Shumake-Guillemot" w:date="2017-09-23T11:13:00Z">
              <w:rPr>
                <w:rFonts w:eastAsia="Times New Roman" w:cs="Times New Roman"/>
                <w:b/>
                <w:lang w:eastAsia="en-GB"/>
              </w:rPr>
            </w:rPrChange>
          </w:rPr>
          <w:t xml:space="preserve">related to the flood event </w:t>
        </w:r>
      </w:ins>
      <w:ins w:id="272" w:author="Joy Shumake-Guillemot" w:date="2017-09-23T11:12:00Z">
        <w:r w:rsidR="00931643" w:rsidRPr="00931643">
          <w:rPr>
            <w:rFonts w:eastAsia="Times New Roman" w:cs="Times New Roman"/>
            <w:bCs/>
            <w:lang w:eastAsia="en-GB"/>
            <w:rPrChange w:id="273" w:author="Joy Shumake-Guillemot" w:date="2017-09-23T11:13:00Z">
              <w:rPr>
                <w:rFonts w:eastAsia="Times New Roman" w:cs="Times New Roman"/>
                <w:b/>
                <w:lang w:eastAsia="en-GB"/>
              </w:rPr>
            </w:rPrChange>
          </w:rPr>
          <w:t xml:space="preserve">– it is critical for </w:t>
        </w:r>
        <w:r w:rsidR="00931643" w:rsidRPr="00931643">
          <w:rPr>
            <w:rFonts w:eastAsia="Times New Roman" w:cs="Times New Roman"/>
            <w:bCs/>
            <w:lang w:eastAsia="en-GB"/>
          </w:rPr>
          <w:t>r</w:t>
        </w:r>
      </w:ins>
      <w:ins w:id="274" w:author="Joy Shumake-Guillemot" w:date="2017-09-23T11:10:00Z">
        <w:r w:rsidR="00931643" w:rsidRPr="00931643">
          <w:rPr>
            <w:rFonts w:eastAsia="Times New Roman" w:cs="Times New Roman"/>
            <w:bCs/>
            <w:lang w:eastAsia="en-GB"/>
            <w:rPrChange w:id="275" w:author="Joy Shumake-Guillemot" w:date="2017-09-23T11:13:00Z">
              <w:rPr>
                <w:rFonts w:eastAsia="Times New Roman" w:cs="Times New Roman"/>
                <w:b/>
                <w:lang w:eastAsia="en-GB"/>
              </w:rPr>
            </w:rPrChange>
          </w:rPr>
          <w:t xml:space="preserve">outine health care provision </w:t>
        </w:r>
      </w:ins>
      <w:ins w:id="276" w:author="Joy Shumake-Guillemot" w:date="2017-09-23T11:12:00Z">
        <w:r w:rsidR="00931643" w:rsidRPr="00931643">
          <w:rPr>
            <w:rFonts w:eastAsia="Times New Roman" w:cs="Times New Roman"/>
            <w:bCs/>
            <w:lang w:eastAsia="en-GB"/>
          </w:rPr>
          <w:t xml:space="preserve">to </w:t>
        </w:r>
      </w:ins>
      <w:ins w:id="277" w:author="Joy Shumake-Guillemot" w:date="2017-09-23T11:10:00Z">
        <w:r w:rsidR="00931643" w:rsidRPr="00931643">
          <w:rPr>
            <w:rFonts w:eastAsia="Times New Roman" w:cs="Times New Roman"/>
            <w:bCs/>
            <w:lang w:eastAsia="en-GB"/>
            <w:rPrChange w:id="278" w:author="Joy Shumake-Guillemot" w:date="2017-09-23T11:13:00Z">
              <w:rPr>
                <w:rFonts w:eastAsia="Times New Roman" w:cs="Times New Roman"/>
                <w:b/>
                <w:lang w:eastAsia="en-GB"/>
              </w:rPr>
            </w:rPrChange>
          </w:rPr>
          <w:t>continue even during times of emergency</w:t>
        </w:r>
      </w:ins>
      <w:ins w:id="279" w:author="Joy Shumake-Guillemot" w:date="2017-09-23T11:12:00Z">
        <w:r w:rsidR="00931643" w:rsidRPr="00931643">
          <w:rPr>
            <w:rFonts w:eastAsia="Times New Roman" w:cs="Times New Roman"/>
            <w:bCs/>
            <w:lang w:eastAsia="en-GB"/>
          </w:rPr>
          <w:t xml:space="preserve"> with little interruption</w:t>
        </w:r>
      </w:ins>
      <w:ins w:id="280" w:author="Joy Shumake-Guillemot" w:date="2017-09-23T11:10:00Z">
        <w:r w:rsidR="00931643" w:rsidRPr="00931643">
          <w:rPr>
            <w:rFonts w:eastAsia="Times New Roman" w:cs="Times New Roman"/>
            <w:bCs/>
            <w:lang w:eastAsia="en-GB"/>
            <w:rPrChange w:id="281" w:author="Joy Shumake-Guillemot" w:date="2017-09-23T11:13:00Z">
              <w:rPr>
                <w:rFonts w:eastAsia="Times New Roman" w:cs="Times New Roman"/>
                <w:b/>
                <w:lang w:eastAsia="en-GB"/>
              </w:rPr>
            </w:rPrChange>
          </w:rPr>
          <w:t xml:space="preserve">, </w:t>
        </w:r>
      </w:ins>
      <w:ins w:id="282" w:author="Joy Shumake-Guillemot" w:date="2017-09-23T11:11:00Z">
        <w:r w:rsidR="00931643" w:rsidRPr="00931643">
          <w:rPr>
            <w:rFonts w:eastAsia="Times New Roman" w:cs="Times New Roman"/>
            <w:bCs/>
            <w:lang w:eastAsia="en-GB"/>
          </w:rPr>
          <w:t xml:space="preserve">making available uninterrupted </w:t>
        </w:r>
      </w:ins>
      <w:ins w:id="283" w:author="Joy Shumake-Guillemot" w:date="2017-09-23T11:10:00Z">
        <w:r w:rsidR="00931643" w:rsidRPr="00931643">
          <w:rPr>
            <w:rFonts w:eastAsia="Times New Roman" w:cs="Times New Roman"/>
            <w:bCs/>
            <w:lang w:eastAsia="en-GB"/>
            <w:rPrChange w:id="284" w:author="Joy Shumake-Guillemot" w:date="2017-09-23T11:13:00Z">
              <w:rPr>
                <w:rFonts w:eastAsia="Times New Roman" w:cs="Times New Roman"/>
                <w:b/>
                <w:lang w:eastAsia="en-GB"/>
              </w:rPr>
            </w:rPrChange>
          </w:rPr>
          <w:t>obstetric care</w:t>
        </w:r>
      </w:ins>
      <w:ins w:id="285" w:author="Joy Shumake-Guillemot" w:date="2017-09-23T11:11:00Z">
        <w:r w:rsidR="00931643" w:rsidRPr="00931643">
          <w:rPr>
            <w:rFonts w:eastAsia="Times New Roman" w:cs="Times New Roman"/>
            <w:bCs/>
            <w:lang w:eastAsia="en-GB"/>
          </w:rPr>
          <w:t xml:space="preserve"> services</w:t>
        </w:r>
      </w:ins>
      <w:ins w:id="286" w:author="Joy Shumake-Guillemot" w:date="2017-09-23T11:10:00Z">
        <w:r w:rsidR="00931643" w:rsidRPr="00931643">
          <w:rPr>
            <w:rFonts w:eastAsia="Times New Roman" w:cs="Times New Roman"/>
            <w:bCs/>
            <w:lang w:eastAsia="en-GB"/>
            <w:rPrChange w:id="287" w:author="Joy Shumake-Guillemot" w:date="2017-09-23T11:13:00Z">
              <w:rPr>
                <w:rFonts w:eastAsia="Times New Roman" w:cs="Times New Roman"/>
                <w:b/>
                <w:lang w:eastAsia="en-GB"/>
              </w:rPr>
            </w:rPrChange>
          </w:rPr>
          <w:t xml:space="preserve">, NCD treatment, </w:t>
        </w:r>
      </w:ins>
      <w:ins w:id="288" w:author="Joy Shumake-Guillemot" w:date="2017-09-23T11:11:00Z">
        <w:r w:rsidR="00931643" w:rsidRPr="00931643">
          <w:rPr>
            <w:rFonts w:eastAsia="Times New Roman" w:cs="Times New Roman"/>
            <w:bCs/>
            <w:lang w:eastAsia="en-GB"/>
          </w:rPr>
          <w:t xml:space="preserve">mental health management, pharmaceutical and surgical services, </w:t>
        </w:r>
      </w:ins>
      <w:ins w:id="289" w:author="Joy Shumake-Guillemot" w:date="2017-09-23T11:10:00Z">
        <w:r w:rsidR="00931643" w:rsidRPr="00931643">
          <w:rPr>
            <w:rFonts w:eastAsia="Times New Roman" w:cs="Times New Roman"/>
            <w:bCs/>
            <w:lang w:eastAsia="en-GB"/>
            <w:rPrChange w:id="290" w:author="Joy Shumake-Guillemot" w:date="2017-09-23T11:13:00Z">
              <w:rPr>
                <w:rFonts w:eastAsia="Times New Roman" w:cs="Times New Roman"/>
                <w:b/>
                <w:lang w:eastAsia="en-GB"/>
              </w:rPr>
            </w:rPrChange>
          </w:rPr>
          <w:t>etc.</w:t>
        </w:r>
        <w:r w:rsidR="00931643" w:rsidRPr="00931643">
          <w:rPr>
            <w:rFonts w:eastAsia="Times New Roman" w:cs="Times New Roman"/>
            <w:bCs/>
            <w:lang w:eastAsia="en-GB"/>
            <w:rPrChange w:id="291" w:author="Joy Shumake-Guillemot" w:date="2017-09-23T11:10:00Z">
              <w:rPr>
                <w:rFonts w:eastAsia="Times New Roman" w:cs="Times New Roman"/>
                <w:b/>
                <w:lang w:eastAsia="en-GB"/>
              </w:rPr>
            </w:rPrChange>
          </w:rPr>
          <w:t xml:space="preserve"> </w:t>
        </w:r>
      </w:ins>
      <w:ins w:id="292" w:author="Joy Shumake-Guillemot" w:date="2017-09-23T11:14:00Z">
        <w:r w:rsidR="00931643">
          <w:rPr>
            <w:rFonts w:eastAsia="Times New Roman" w:cs="Times New Roman"/>
            <w:lang w:eastAsia="en-GB"/>
          </w:rPr>
          <w:t xml:space="preserve">This often involves networked patient management across a health care system – referring and transferring patients to appropriate care services. </w:t>
        </w:r>
      </w:ins>
      <w:r w:rsidRPr="00931643">
        <w:rPr>
          <w:rFonts w:eastAsia="Times New Roman" w:cs="Times New Roman"/>
          <w:bCs/>
          <w:lang w:eastAsia="en-GB"/>
          <w:rPrChange w:id="293" w:author="Joy Shumake-Guillemot" w:date="2017-09-23T11:10:00Z">
            <w:rPr>
              <w:rFonts w:eastAsia="Times New Roman" w:cs="Times New Roman"/>
              <w:lang w:eastAsia="en-GB"/>
            </w:rPr>
          </w:rPrChange>
        </w:rPr>
        <w:t>Treatment for serious illnesses, such as cancer, can be disrupted by flooding, due to transport</w:t>
      </w:r>
      <w:r w:rsidRPr="00353192">
        <w:rPr>
          <w:rFonts w:eastAsia="Times New Roman" w:cs="Times New Roman"/>
          <w:lang w:eastAsia="en-GB"/>
        </w:rPr>
        <w:t xml:space="preserve"> infrastructure being knocked out for prolonged periods of time.</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"&lt;sup&gt;13&lt;/sup&gt;", "plainTextFormattedCitation" : "13", "previouslyFormattedCitation" : "&lt;sup&gt;13&lt;/sup&gt;"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13</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ins w:id="294" w:author="Joy Shumake-Guillemot" w:date="2017-09-23T11:13:00Z">
        <w:r w:rsidR="00931643">
          <w:rPr>
            <w:rFonts w:eastAsia="Times New Roman" w:cs="Times New Roman"/>
            <w:lang w:eastAsia="en-GB"/>
          </w:rPr>
          <w:t xml:space="preserve"> </w:t>
        </w:r>
      </w:ins>
    </w:p>
    <w:p w14:paraId="2F4F03A1" w14:textId="77777777" w:rsidR="00FA45C2" w:rsidRDefault="00FA45C2" w:rsidP="00FF69F5">
      <w:pPr>
        <w:shd w:val="clear" w:color="auto" w:fill="FFFFFF"/>
        <w:jc w:val="both"/>
        <w:rPr>
          <w:rFonts w:eastAsia="Times New Roman" w:cs="Times New Roman"/>
          <w:lang w:eastAsia="en-GB"/>
        </w:rPr>
      </w:pPr>
    </w:p>
    <w:p w14:paraId="054AFC47" w14:textId="02FADFC3" w:rsidR="00FA45C2" w:rsidRPr="00353192" w:rsidDel="00931643" w:rsidRDefault="00FA45C2" w:rsidP="00FF69F5">
      <w:pPr>
        <w:shd w:val="clear" w:color="auto" w:fill="FFFFFF"/>
        <w:jc w:val="both"/>
        <w:rPr>
          <w:del w:id="295" w:author="Joy Shumake-Guillemot" w:date="2017-09-23T11:08:00Z"/>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"&lt;sup&gt;14&lt;/sup&gt;", "plainTextFormattedCitation" : "14", "previouslyFormattedCitation" : "&lt;sup&gt;14&lt;/sup&gt;" }, "properties" : { "noteIndex" : 9 }, "schema" : "https://github.com/citation-style-language/schema/raw/master/csl-citation.json" }</w:instrText>
      </w:r>
      <w:r w:rsidR="00411633">
        <w:rPr>
          <w:rFonts w:eastAsia="Times New Roman" w:cs="Times New Roman"/>
          <w:lang w:eastAsia="en-GB"/>
        </w:rPr>
        <w:fldChar w:fldCharType="separate"/>
      </w:r>
      <w:r w:rsidR="00184868" w:rsidRPr="00184868">
        <w:rPr>
          <w:rFonts w:eastAsia="Times New Roman" w:cs="Times New Roman"/>
          <w:noProof/>
          <w:vertAlign w:val="superscript"/>
          <w:lang w:eastAsia="en-GB"/>
        </w:rPr>
        <w:t>14</w:t>
      </w:r>
      <w:r w:rsidR="00411633">
        <w:rPr>
          <w:rFonts w:eastAsia="Times New Roman" w:cs="Times New Roman"/>
          <w:lang w:eastAsia="en-GB"/>
        </w:rPr>
        <w:fldChar w:fldCharType="end"/>
      </w:r>
    </w:p>
    <w:p w14:paraId="59CFB99F" w14:textId="77777777" w:rsidR="00FF69F5" w:rsidRDefault="00FF69F5" w:rsidP="00931643">
      <w:pPr>
        <w:shd w:val="clear" w:color="auto" w:fill="FFFFFF"/>
        <w:jc w:val="both"/>
        <w:rPr>
          <w:ins w:id="296" w:author="Joy Shumake-Guillemot" w:date="2017-09-23T11:08:00Z"/>
          <w:rFonts w:eastAsia="Times New Roman" w:cs="Times New Roman"/>
          <w:b/>
          <w:lang w:eastAsia="en-GB"/>
        </w:rPr>
      </w:pPr>
    </w:p>
    <w:p w14:paraId="736C1A35" w14:textId="189F7350" w:rsidR="00931643" w:rsidRDefault="00931643" w:rsidP="00FF69F5">
      <w:pPr>
        <w:shd w:val="clear" w:color="auto" w:fill="FFFFFF"/>
        <w:jc w:val="both"/>
        <w:rPr>
          <w:ins w:id="297" w:author="Joy Shumake-Guillemot" w:date="2017-09-23T11:08:00Z"/>
          <w:rFonts w:eastAsia="Times New Roman" w:cs="Times New Roman"/>
          <w:b/>
          <w:lang w:eastAsia="en-GB"/>
        </w:rPr>
      </w:pPr>
      <w:ins w:id="298" w:author="Joy Shumake-Guillemot" w:date="2017-09-23T11:08:00Z">
        <w:r>
          <w:rPr>
            <w:rFonts w:eastAsia="Times New Roman" w:cs="Times New Roman"/>
            <w:b/>
            <w:lang w:eastAsia="en-GB"/>
          </w:rPr>
          <w:t>Protection of high-risk and in-care populations</w:t>
        </w:r>
      </w:ins>
    </w:p>
    <w:p w14:paraId="6147C00C" w14:textId="64623825" w:rsidR="00931643" w:rsidRPr="00931643" w:rsidRDefault="00931643" w:rsidP="00FF69F5">
      <w:pPr>
        <w:shd w:val="clear" w:color="auto" w:fill="FFFFFF"/>
        <w:jc w:val="both"/>
        <w:rPr>
          <w:ins w:id="299" w:author="Joy Shumake-Guillemot" w:date="2017-09-23T11:08:00Z"/>
          <w:rFonts w:eastAsia="Times New Roman" w:cs="Times New Roman"/>
          <w:bCs/>
          <w:lang w:eastAsia="en-GB"/>
          <w:rPrChange w:id="300" w:author="Joy Shumake-Guillemot" w:date="2017-09-23T11:09:00Z">
            <w:rPr>
              <w:ins w:id="301" w:author="Joy Shumake-Guillemot" w:date="2017-09-23T11:08:00Z"/>
              <w:rFonts w:eastAsia="Times New Roman" w:cs="Times New Roman"/>
              <w:b/>
              <w:lang w:eastAsia="en-GB"/>
            </w:rPr>
          </w:rPrChange>
        </w:rPr>
      </w:pPr>
      <w:ins w:id="302" w:author="Joy Shumake-Guillemot" w:date="2017-09-23T11:09:00Z">
        <w:r>
          <w:rPr>
            <w:rFonts w:eastAsia="Times New Roman" w:cs="Times New Roman"/>
            <w:bCs/>
            <w:lang w:eastAsia="en-GB"/>
          </w:rPr>
          <w:t xml:space="preserve">add sentence on </w:t>
        </w:r>
      </w:ins>
      <w:ins w:id="303" w:author="Joy Shumake-Guillemot" w:date="2017-09-23T11:08:00Z">
        <w:r w:rsidRPr="00931643">
          <w:rPr>
            <w:rFonts w:eastAsia="Times New Roman" w:cs="Times New Roman"/>
            <w:bCs/>
            <w:lang w:eastAsia="en-GB"/>
            <w:rPrChange w:id="304" w:author="Joy Shumake-Guillemot" w:date="2017-09-23T11:09:00Z">
              <w:rPr>
                <w:rFonts w:eastAsia="Times New Roman" w:cs="Times New Roman"/>
                <w:b/>
                <w:lang w:eastAsia="en-GB"/>
              </w:rPr>
            </w:rPrChange>
          </w:rPr>
          <w:t xml:space="preserve">those already suffering mental illness, dependent on life-sustaining care (e.g. </w:t>
        </w:r>
      </w:ins>
      <w:ins w:id="305" w:author="Joy Shumake-Guillemot" w:date="2017-09-23T11:09:00Z">
        <w:r w:rsidRPr="00931643">
          <w:rPr>
            <w:rFonts w:eastAsia="Times New Roman" w:cs="Times New Roman"/>
            <w:bCs/>
            <w:lang w:eastAsia="en-GB"/>
            <w:rPrChange w:id="306" w:author="Joy Shumake-Guillemot" w:date="2017-09-23T11:09:00Z">
              <w:rPr>
                <w:rFonts w:eastAsia="Times New Roman" w:cs="Times New Roman"/>
                <w:b/>
                <w:lang w:eastAsia="en-GB"/>
              </w:rPr>
            </w:rPrChange>
          </w:rPr>
          <w:t xml:space="preserve">dialysis) </w:t>
        </w:r>
        <w:r>
          <w:rPr>
            <w:rFonts w:eastAsia="Times New Roman" w:cs="Times New Roman"/>
            <w:bCs/>
            <w:lang w:eastAsia="en-GB"/>
          </w:rPr>
          <w:t xml:space="preserve">already </w:t>
        </w:r>
        <w:r w:rsidRPr="00931643">
          <w:rPr>
            <w:rFonts w:eastAsia="Times New Roman" w:cs="Times New Roman"/>
            <w:bCs/>
            <w:lang w:eastAsia="en-GB"/>
            <w:rPrChange w:id="307" w:author="Joy Shumake-Guillemot" w:date="2017-09-23T11:09:00Z">
              <w:rPr>
                <w:rFonts w:eastAsia="Times New Roman" w:cs="Times New Roman"/>
                <w:b/>
                <w:lang w:eastAsia="en-GB"/>
              </w:rPr>
            </w:rPrChange>
          </w:rPr>
          <w:t xml:space="preserve">in hospital or care facilities. </w:t>
        </w:r>
      </w:ins>
    </w:p>
    <w:p w14:paraId="5B3DF851" w14:textId="77777777" w:rsidR="00931643" w:rsidRPr="00353192" w:rsidRDefault="00931643" w:rsidP="00FF69F5">
      <w:pPr>
        <w:shd w:val="clear" w:color="auto" w:fill="FFFFFF"/>
        <w:jc w:val="both"/>
        <w:rPr>
          <w:rFonts w:eastAsia="Times New Roman" w:cs="Times New Roman"/>
          <w:b/>
          <w:lang w:eastAsia="en-GB"/>
        </w:rPr>
      </w:pPr>
    </w:p>
    <w:p w14:paraId="1110DC76" w14:textId="3737301F" w:rsidR="00FF69F5" w:rsidRDefault="00FF69F5" w:rsidP="00AF0456">
      <w:pPr>
        <w:shd w:val="clear" w:color="auto" w:fill="FFFFFF"/>
        <w:jc w:val="both"/>
        <w:rPr>
          <w:rFonts w:eastAsia="Times New Roman" w:cs="Times New Roman"/>
          <w:lang w:eastAsia="en-GB"/>
        </w:rPr>
      </w:pPr>
      <w:r w:rsidRPr="00353192">
        <w:rPr>
          <w:rFonts w:eastAsia="Times New Roman" w:cs="Times New Roman"/>
          <w:b/>
          <w:lang w:eastAsia="en-GB"/>
        </w:rPr>
        <w:lastRenderedPageBreak/>
        <w:t>Drowning</w:t>
      </w:r>
      <w:ins w:id="308" w:author="Joy Shumake-Guillemot" w:date="2017-09-23T11:05:00Z">
        <w:r w:rsidR="00AF0456">
          <w:rPr>
            <w:rFonts w:eastAsia="Times New Roman" w:cs="Times New Roman"/>
            <w:b/>
            <w:lang w:eastAsia="en-GB"/>
          </w:rPr>
          <w:t>,</w:t>
        </w:r>
      </w:ins>
      <w:r w:rsidRPr="00353192">
        <w:rPr>
          <w:rFonts w:eastAsia="Times New Roman" w:cs="Times New Roman"/>
          <w:b/>
          <w:lang w:eastAsia="en-GB"/>
        </w:rPr>
        <w:t xml:space="preserve"> </w:t>
      </w:r>
      <w:del w:id="309" w:author="Joy Shumake-Guillemot" w:date="2017-09-23T11:05:00Z">
        <w:r w:rsidRPr="00353192" w:rsidDel="00AF0456">
          <w:rPr>
            <w:rFonts w:eastAsia="Times New Roman" w:cs="Times New Roman"/>
            <w:b/>
            <w:lang w:eastAsia="en-GB"/>
          </w:rPr>
          <w:delText xml:space="preserve">or </w:delText>
        </w:r>
      </w:del>
      <w:r w:rsidRPr="00353192">
        <w:rPr>
          <w:rFonts w:eastAsia="Times New Roman" w:cs="Times New Roman"/>
          <w:b/>
          <w:lang w:eastAsia="en-GB"/>
        </w:rPr>
        <w:t>physical trauma</w:t>
      </w:r>
      <w:ins w:id="310" w:author="Joy Shumake-Guillemot" w:date="2017-09-23T11:05:00Z">
        <w:r w:rsidR="00AF0456">
          <w:rPr>
            <w:rFonts w:eastAsia="Times New Roman" w:cs="Times New Roman"/>
            <w:b/>
            <w:lang w:eastAsia="en-GB"/>
          </w:rPr>
          <w:t>, and poisoning</w:t>
        </w:r>
      </w:ins>
      <w:r w:rsidRPr="00353192">
        <w:rPr>
          <w:rFonts w:eastAsia="Times New Roman" w:cs="Times New Roman"/>
          <w:b/>
          <w:lang w:eastAsia="en-GB"/>
        </w:rPr>
        <w:t xml:space="preserve">.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"&lt;sup&gt;15&lt;/sup&gt;", "plainTextFormattedCitation" : "15", "previouslyFormattedCitation" : "&lt;sup&gt;15&lt;/sup&gt;"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15</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ins w:id="311" w:author="Joy Shumake-Guillemot" w:date="2017-09-23T11:06:00Z">
        <w:r w:rsidR="00AF0456">
          <w:rPr>
            <w:rFonts w:eastAsia="Times New Roman" w:cs="Times New Roman"/>
            <w:lang w:eastAsia="en-GB"/>
          </w:rPr>
          <w:t>add statement on e</w:t>
        </w:r>
      </w:ins>
      <w:ins w:id="312" w:author="Joy Shumake-Guillemot" w:date="2017-09-23T11:05:00Z">
        <w:r w:rsidR="00AF0456">
          <w:rPr>
            <w:rFonts w:eastAsia="Times New Roman" w:cs="Times New Roman"/>
            <w:lang w:eastAsia="en-GB"/>
          </w:rPr>
          <w:t xml:space="preserve">xposure to toxic chemicals. </w:t>
        </w:r>
      </w:ins>
      <w:ins w:id="313" w:author="Joy Shumake-Guillemot" w:date="2017-09-23T11:07:00Z">
        <w:r w:rsidR="00931643">
          <w:rPr>
            <w:rFonts w:eastAsia="Times New Roman" w:cs="Times New Roman"/>
            <w:lang w:eastAsia="en-GB"/>
          </w:rPr>
          <w:t>populati</w:t>
        </w:r>
      </w:ins>
      <w:ins w:id="314" w:author="Joy Shumake-Guillemot" w:date="2017-09-23T11:08:00Z">
        <w:r w:rsidR="00931643">
          <w:rPr>
            <w:rFonts w:eastAsia="Times New Roman" w:cs="Times New Roman"/>
            <w:lang w:eastAsia="en-GB"/>
          </w:rPr>
          <w:t>ons such as women, children, and elderly, disabled unable to swim.</w:t>
        </w:r>
      </w:ins>
    </w:p>
    <w:p w14:paraId="472C052B" w14:textId="77777777" w:rsidR="00E85580" w:rsidRDefault="00E85580" w:rsidP="00391E5E">
      <w:pPr>
        <w:shd w:val="clear" w:color="auto" w:fill="FFFFFF"/>
        <w:jc w:val="both"/>
        <w:rPr>
          <w:rFonts w:eastAsia="Times New Roman" w:cs="Times New Roman"/>
          <w:lang w:eastAsia="en-GB"/>
        </w:rPr>
      </w:pPr>
    </w:p>
    <w:p w14:paraId="7ECF15DD" w14:textId="09B447D2" w:rsidR="00E85580" w:rsidRDefault="00E85580" w:rsidP="00391E5E">
      <w:pPr>
        <w:shd w:val="clear" w:color="auto" w:fill="FFFFFF"/>
        <w:jc w:val="both"/>
        <w:rPr>
          <w:rFonts w:eastAsia="Times New Roman" w:cs="Times New Roman"/>
          <w:lang w:eastAsia="en-GB"/>
        </w:rPr>
      </w:pPr>
      <w:r>
        <w:rPr>
          <w:rFonts w:eastAsia="Times New Roman" w:cs="Times New Roman"/>
          <w:b/>
          <w:lang w:eastAsia="en-GB"/>
        </w:rPr>
        <w:t xml:space="preserve">Electrocution. </w:t>
      </w:r>
      <w:r w:rsidR="002F3FBC">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sidR="002F3FBC">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 resulted from electrocution, with a relative risk of 4.1 of electrocution comparing those in urban areas to those outside.</w:t>
      </w:r>
      <w:r w:rsidR="00640985">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"&lt;sup&gt;16&lt;/sup&gt;", "plainTextFormattedCitation" : "16", "previouslyFormattedCitation" : "&lt;sup&gt;16&lt;/sup&gt;" }, "properties" : { "noteIndex" : 9 }, "schema" : "https://github.com/citation-style-language/schema/raw/master/csl-citation.json" }</w:instrText>
      </w:r>
      <w:r w:rsidR="00640985">
        <w:rPr>
          <w:rFonts w:eastAsia="Times New Roman" w:cs="Times New Roman"/>
          <w:lang w:eastAsia="en-GB"/>
        </w:rPr>
        <w:fldChar w:fldCharType="separate"/>
      </w:r>
      <w:r w:rsidR="00184868" w:rsidRPr="00184868">
        <w:rPr>
          <w:rFonts w:eastAsia="Times New Roman" w:cs="Times New Roman"/>
          <w:noProof/>
          <w:vertAlign w:val="superscript"/>
          <w:lang w:eastAsia="en-GB"/>
        </w:rPr>
        <w:t>16</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"&lt;sup&gt;16&lt;/sup&gt;", "plainTextFormattedCitation" : "16", "previouslyFormattedCitation" : "&lt;sup&gt;16&lt;/sup&gt;" }, "properties" : { "noteIndex" : 9 }, "schema" : "https://github.com/citation-style-language/schema/raw/master/csl-citation.json" }</w:instrText>
      </w:r>
      <w:r w:rsidR="00640985">
        <w:rPr>
          <w:rFonts w:eastAsia="Times New Roman" w:cs="Times New Roman"/>
          <w:lang w:eastAsia="en-GB"/>
        </w:rPr>
        <w:fldChar w:fldCharType="separate"/>
      </w:r>
      <w:r w:rsidR="00184868" w:rsidRPr="00184868">
        <w:rPr>
          <w:rFonts w:eastAsia="Times New Roman" w:cs="Times New Roman"/>
          <w:noProof/>
          <w:vertAlign w:val="superscript"/>
          <w:lang w:eastAsia="en-GB"/>
        </w:rPr>
        <w:t>16</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2312B4D8" w:rsidR="00FF69F5" w:rsidRPr="00353192" w:rsidRDefault="00E7026C" w:rsidP="00AF0456">
      <w:pPr>
        <w:shd w:val="clear" w:color="auto" w:fill="FFFFFF"/>
        <w:jc w:val="both"/>
        <w:rPr>
          <w:rFonts w:eastAsia="Times New Roman" w:cs="Times New Roman"/>
          <w:lang w:eastAsia="en-GB"/>
        </w:rPr>
      </w:pPr>
      <w:r>
        <w:rPr>
          <w:rFonts w:eastAsia="Times New Roman" w:cs="Times New Roman"/>
          <w:b/>
          <w:lang w:eastAsia="en-GB"/>
        </w:rPr>
        <w:t xml:space="preserve">Facilitating </w:t>
      </w:r>
      <w:ins w:id="315" w:author="Joy Shumake-Guillemot" w:date="2017-09-23T11:03:00Z">
        <w:r w:rsidR="00AF0456">
          <w:rPr>
            <w:rFonts w:eastAsia="Times New Roman" w:cs="Times New Roman"/>
            <w:b/>
            <w:lang w:eastAsia="en-GB"/>
          </w:rPr>
          <w:t xml:space="preserve">water-borne </w:t>
        </w:r>
      </w:ins>
      <w:ins w:id="316" w:author="Joy Shumake-Guillemot" w:date="2017-09-23T11:04:00Z">
        <w:r w:rsidR="00AF0456">
          <w:rPr>
            <w:rFonts w:eastAsia="Times New Roman" w:cs="Times New Roman"/>
            <w:b/>
            <w:lang w:eastAsia="en-GB"/>
          </w:rPr>
          <w:t xml:space="preserve">and rodent-borne </w:t>
        </w:r>
      </w:ins>
      <w:r>
        <w:rPr>
          <w:rFonts w:eastAsia="Times New Roman" w:cs="Times New Roman"/>
          <w:b/>
          <w:lang w:eastAsia="en-GB"/>
        </w:rPr>
        <w:t>d</w:t>
      </w:r>
      <w:r w:rsidR="00391E5E">
        <w:rPr>
          <w:rFonts w:eastAsia="Times New Roman" w:cs="Times New Roman"/>
          <w:b/>
          <w:lang w:eastAsia="en-GB"/>
        </w:rPr>
        <w:t>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 xml:space="preserve">Diseases can be spread from </w:t>
      </w:r>
      <w:del w:id="317" w:author="Joy Shumake-Guillemot" w:date="2017-09-23T11:00:00Z">
        <w:r w:rsidR="00FF69F5" w:rsidRPr="00353192" w:rsidDel="00AF0456">
          <w:rPr>
            <w:rFonts w:eastAsia="Times New Roman" w:cs="Times New Roman"/>
            <w:lang w:eastAsia="en-GB"/>
          </w:rPr>
          <w:delText xml:space="preserve">undisinfected </w:delText>
        </w:r>
      </w:del>
      <w:ins w:id="318" w:author="Joy Shumake-Guillemot" w:date="2017-09-23T11:00:00Z">
        <w:r w:rsidR="00AF0456">
          <w:rPr>
            <w:rFonts w:eastAsia="Times New Roman" w:cs="Times New Roman"/>
            <w:lang w:eastAsia="en-GB"/>
          </w:rPr>
          <w:t>contaminated surface water</w:t>
        </w:r>
        <w:r w:rsidR="00AF0456" w:rsidRPr="00353192">
          <w:rPr>
            <w:rFonts w:eastAsia="Times New Roman" w:cs="Times New Roman"/>
            <w:lang w:eastAsia="en-GB"/>
          </w:rPr>
          <w:t xml:space="preserve"> </w:t>
        </w:r>
      </w:ins>
      <w:del w:id="319" w:author="Joy Shumake-Guillemot" w:date="2017-09-23T11:00:00Z">
        <w:r w:rsidR="00FF69F5" w:rsidRPr="00353192" w:rsidDel="00AF0456">
          <w:rPr>
            <w:rFonts w:eastAsia="Times New Roman" w:cs="Times New Roman"/>
            <w:lang w:eastAsia="en-GB"/>
          </w:rPr>
          <w:delText>g</w:delText>
        </w:r>
        <w:commentRangeStart w:id="320"/>
        <w:r w:rsidR="00FF69F5" w:rsidRPr="00353192" w:rsidDel="00AF0456">
          <w:rPr>
            <w:rFonts w:eastAsia="Times New Roman" w:cs="Times New Roman"/>
            <w:lang w:eastAsia="en-GB"/>
          </w:rPr>
          <w:delText>roundwaters</w:delText>
        </w:r>
      </w:del>
      <w:commentRangeEnd w:id="320"/>
      <w:r w:rsidR="00AF0456">
        <w:rPr>
          <w:rStyle w:val="CommentReference"/>
        </w:rPr>
        <w:commentReference w:id="320"/>
      </w:r>
      <w:del w:id="321" w:author="Joy Shumake-Guillemot" w:date="2017-09-23T11:00:00Z">
        <w:r w:rsidR="00FF69F5" w:rsidRPr="00353192" w:rsidDel="00AF0456">
          <w:rPr>
            <w:rFonts w:eastAsia="Times New Roman" w:cs="Times New Roman"/>
            <w:lang w:eastAsia="en-GB"/>
          </w:rPr>
          <w:delText xml:space="preserve"> </w:delText>
        </w:r>
      </w:del>
      <w:r w:rsidR="00FF69F5" w:rsidRPr="00353192">
        <w:rPr>
          <w:rFonts w:eastAsia="Times New Roman" w:cs="Times New Roman"/>
          <w:lang w:eastAsia="en-GB"/>
        </w:rPr>
        <w:t>by the onset of flooding.</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"&lt;sup&gt;17&lt;/sup&gt;", "plainTextFormattedCitation" : "17", "previouslyFormattedCitation" : "&lt;sup&gt;17&lt;/sup&gt;"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17</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"&lt;sup&gt;19&lt;/sup&gt;", "plainTextFormattedCitation" : "19", "previouslyFormattedCitation" : "&lt;sup&gt;19&lt;/sup&gt;"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19</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69989487" w:rsidR="00FF69F5" w:rsidRPr="00C67805" w:rsidRDefault="00AF0456" w:rsidP="00AF0456">
      <w:pPr>
        <w:pStyle w:val="Heading4"/>
        <w:rPr>
          <w:rFonts w:eastAsia="Times New Roman"/>
          <w:lang w:eastAsia="en-GB"/>
        </w:rPr>
      </w:pPr>
      <w:ins w:id="322" w:author="Joy Shumake-Guillemot" w:date="2017-09-23T11:02:00Z">
        <w:r>
          <w:rPr>
            <w:rFonts w:eastAsia="Times New Roman"/>
            <w:lang w:eastAsia="en-GB"/>
          </w:rPr>
          <w:t xml:space="preserve">Delayed </w:t>
        </w:r>
      </w:ins>
      <w:del w:id="323" w:author="Joy Shumake-Guillemot" w:date="2017-09-23T11:02:00Z">
        <w:r w:rsidR="003C27C6" w:rsidRPr="00C67805" w:rsidDel="00AF0456">
          <w:rPr>
            <w:rFonts w:eastAsia="Times New Roman"/>
            <w:lang w:eastAsia="en-GB"/>
          </w:rPr>
          <w:delText>Impacts</w:delText>
        </w:r>
      </w:del>
      <w:ins w:id="324" w:author="Joy Shumake-Guillemot" w:date="2017-09-23T11:02:00Z">
        <w:r>
          <w:rPr>
            <w:rFonts w:eastAsia="Times New Roman"/>
            <w:lang w:eastAsia="en-GB"/>
          </w:rPr>
          <w:t>Health</w:t>
        </w:r>
        <w:r w:rsidRPr="00C67805">
          <w:rPr>
            <w:rFonts w:eastAsia="Times New Roman"/>
            <w:lang w:eastAsia="en-GB"/>
          </w:rPr>
          <w:t xml:space="preserve"> Impacts</w:t>
        </w:r>
      </w:ins>
      <w:r w:rsidR="003C27C6" w:rsidRPr="00C67805">
        <w:rPr>
          <w:rFonts w:eastAsia="Times New Roman"/>
          <w:lang w:eastAsia="en-GB"/>
        </w:rPr>
        <w:t xml:space="preserve"> </w:t>
      </w:r>
      <w:del w:id="325" w:author="Joy Shumake-Guillemot" w:date="2017-09-23T11:02:00Z">
        <w:r w:rsidR="003C27C6" w:rsidRPr="00C67805" w:rsidDel="00AF0456">
          <w:rPr>
            <w:rFonts w:eastAsia="Times New Roman"/>
            <w:lang w:eastAsia="en-GB"/>
          </w:rPr>
          <w:delText>with longer-term onset related to</w:delText>
        </w:r>
      </w:del>
      <w:ins w:id="326" w:author="Joy Shumake-Guillemot" w:date="2017-09-23T11:02:00Z">
        <w:r>
          <w:rPr>
            <w:rFonts w:eastAsia="Times New Roman"/>
            <w:lang w:eastAsia="en-GB"/>
          </w:rPr>
          <w:t>triggered by</w:t>
        </w:r>
      </w:ins>
      <w:r w:rsidR="003C27C6" w:rsidRPr="00C67805">
        <w:rPr>
          <w:rFonts w:eastAsia="Times New Roman"/>
          <w:lang w:eastAsia="en-GB"/>
        </w:rPr>
        <w:t xml:space="preserve">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0622B8EE" w14:textId="17296632" w:rsidR="00EE2063" w:rsidRPr="00EE2063" w:rsidRDefault="00AF0456" w:rsidP="00FF69F5">
      <w:pPr>
        <w:shd w:val="clear" w:color="auto" w:fill="FFFFFF"/>
        <w:jc w:val="both"/>
        <w:rPr>
          <w:ins w:id="327" w:author="Joy Shumake-Guillemot" w:date="2017-09-23T09:32:00Z"/>
          <w:rFonts w:eastAsia="Times New Roman" w:cs="Times New Roman"/>
          <w:bCs/>
          <w:lang w:eastAsia="en-GB"/>
          <w:rPrChange w:id="328" w:author="Joy Shumake-Guillemot" w:date="2017-09-23T09:33:00Z">
            <w:rPr>
              <w:ins w:id="329" w:author="Joy Shumake-Guillemot" w:date="2017-09-23T09:32:00Z"/>
              <w:rFonts w:eastAsia="Times New Roman" w:cs="Times New Roman"/>
              <w:b/>
              <w:lang w:eastAsia="en-GB"/>
            </w:rPr>
          </w:rPrChange>
        </w:rPr>
      </w:pPr>
      <w:ins w:id="330" w:author="Joy Shumake-Guillemot" w:date="2017-09-23T11:02:00Z">
        <w:r>
          <w:rPr>
            <w:rFonts w:eastAsia="Times New Roman" w:cs="Times New Roman"/>
            <w:b/>
            <w:lang w:eastAsia="en-GB"/>
          </w:rPr>
          <w:t xml:space="preserve">Fungus and </w:t>
        </w:r>
      </w:ins>
      <w:commentRangeStart w:id="331"/>
      <w:ins w:id="332" w:author="Joy Shumake-Guillemot" w:date="2017-09-23T11:31:00Z">
        <w:r w:rsidR="00CB4BBE" w:rsidRPr="00AF0456">
          <w:rPr>
            <w:rFonts w:eastAsia="Times New Roman" w:cs="Times New Roman"/>
            <w:b/>
            <w:lang w:eastAsia="en-GB"/>
          </w:rPr>
          <w:t>Mould</w:t>
        </w:r>
      </w:ins>
      <w:ins w:id="333" w:author="Joy Shumake-Guillemot" w:date="2017-09-23T09:32:00Z">
        <w:r w:rsidR="00EE2063" w:rsidRPr="00AF0456">
          <w:rPr>
            <w:rFonts w:eastAsia="Times New Roman" w:cs="Times New Roman"/>
            <w:b/>
            <w:lang w:eastAsia="en-GB"/>
          </w:rPr>
          <w:t>.</w:t>
        </w:r>
        <w:r w:rsidR="00EE2063" w:rsidRPr="00EE2063">
          <w:rPr>
            <w:rFonts w:eastAsia="Times New Roman" w:cs="Times New Roman"/>
            <w:bCs/>
            <w:lang w:eastAsia="en-GB"/>
            <w:rPrChange w:id="334" w:author="Joy Shumake-Guillemot" w:date="2017-09-23T09:33:00Z">
              <w:rPr>
                <w:rFonts w:eastAsia="Times New Roman" w:cs="Times New Roman"/>
                <w:b/>
                <w:lang w:eastAsia="en-GB"/>
              </w:rPr>
            </w:rPrChange>
          </w:rPr>
          <w:t xml:space="preserve"> When flood waters recede dangerous levels of </w:t>
        </w:r>
      </w:ins>
      <w:ins w:id="335" w:author="Joy Shumake-Guillemot" w:date="2017-09-23T11:31:00Z">
        <w:r w:rsidR="00CB4BBE" w:rsidRPr="00CB4BBE">
          <w:rPr>
            <w:rFonts w:eastAsia="Times New Roman" w:cs="Times New Roman"/>
            <w:bCs/>
            <w:lang w:eastAsia="en-GB"/>
          </w:rPr>
          <w:t>mould</w:t>
        </w:r>
      </w:ins>
      <w:ins w:id="336" w:author="Joy Shumake-Guillemot" w:date="2017-09-23T09:32:00Z">
        <w:r w:rsidR="00EE2063" w:rsidRPr="00EE2063">
          <w:rPr>
            <w:rFonts w:eastAsia="Times New Roman" w:cs="Times New Roman"/>
            <w:bCs/>
            <w:lang w:eastAsia="en-GB"/>
            <w:rPrChange w:id="337" w:author="Joy Shumake-Guillemot" w:date="2017-09-23T09:33:00Z">
              <w:rPr>
                <w:rFonts w:eastAsia="Times New Roman" w:cs="Times New Roman"/>
                <w:b/>
                <w:lang w:eastAsia="en-GB"/>
              </w:rPr>
            </w:rPrChange>
          </w:rPr>
          <w:t xml:space="preserve"> grow, particularly in tropical climates and lead to increased asthma, and </w:t>
        </w:r>
      </w:ins>
      <w:ins w:id="338" w:author="Joy Shumake-Guillemot" w:date="2017-09-23T09:33:00Z">
        <w:r w:rsidR="00EE2063" w:rsidRPr="00EE2063">
          <w:rPr>
            <w:rFonts w:eastAsia="Times New Roman" w:cs="Times New Roman"/>
            <w:bCs/>
            <w:lang w:eastAsia="en-GB"/>
            <w:rPrChange w:id="339" w:author="Joy Shumake-Guillemot" w:date="2017-09-23T09:33:00Z">
              <w:rPr>
                <w:rFonts w:eastAsia="Times New Roman" w:cs="Times New Roman"/>
                <w:b/>
                <w:lang w:eastAsia="en-GB"/>
              </w:rPr>
            </w:rPrChange>
          </w:rPr>
          <w:t xml:space="preserve">respiratory </w:t>
        </w:r>
      </w:ins>
      <w:ins w:id="340" w:author="Joy Shumake-Guillemot" w:date="2017-09-23T09:32:00Z">
        <w:r w:rsidR="00EE2063" w:rsidRPr="00EE2063">
          <w:rPr>
            <w:rFonts w:eastAsia="Times New Roman" w:cs="Times New Roman"/>
            <w:bCs/>
            <w:lang w:eastAsia="en-GB"/>
            <w:rPrChange w:id="341" w:author="Joy Shumake-Guillemot" w:date="2017-09-23T09:33:00Z">
              <w:rPr>
                <w:rFonts w:eastAsia="Times New Roman" w:cs="Times New Roman"/>
                <w:b/>
                <w:lang w:eastAsia="en-GB"/>
              </w:rPr>
            </w:rPrChange>
          </w:rPr>
          <w:t>complications.</w:t>
        </w:r>
      </w:ins>
      <w:ins w:id="342" w:author="Joy Shumake-Guillemot" w:date="2017-09-23T09:33:00Z">
        <w:r w:rsidR="00EE2063" w:rsidRPr="00EE2063">
          <w:rPr>
            <w:rFonts w:eastAsia="Times New Roman" w:cs="Times New Roman"/>
            <w:bCs/>
            <w:lang w:eastAsia="en-GB"/>
            <w:rPrChange w:id="343" w:author="Joy Shumake-Guillemot" w:date="2017-09-23T09:33:00Z">
              <w:rPr>
                <w:rFonts w:eastAsia="Times New Roman" w:cs="Times New Roman"/>
                <w:b/>
                <w:lang w:eastAsia="en-GB"/>
              </w:rPr>
            </w:rPrChange>
          </w:rPr>
          <w:t xml:space="preserve"> </w:t>
        </w:r>
      </w:ins>
      <w:ins w:id="344" w:author="Joy Shumake-Guillemot" w:date="2017-09-23T11:31:00Z">
        <w:r w:rsidR="00CB4BBE" w:rsidRPr="00CB4BBE">
          <w:rPr>
            <w:rFonts w:eastAsia="Times New Roman" w:cs="Times New Roman"/>
            <w:bCs/>
            <w:lang w:eastAsia="en-GB"/>
          </w:rPr>
          <w:t>Mould</w:t>
        </w:r>
      </w:ins>
      <w:ins w:id="345" w:author="Joy Shumake-Guillemot" w:date="2017-09-23T09:33:00Z">
        <w:r w:rsidR="00EE2063" w:rsidRPr="00EE2063">
          <w:rPr>
            <w:rFonts w:eastAsia="Times New Roman" w:cs="Times New Roman"/>
            <w:bCs/>
            <w:lang w:eastAsia="en-GB"/>
            <w:rPrChange w:id="346" w:author="Joy Shumake-Guillemot" w:date="2017-09-23T09:33:00Z">
              <w:rPr>
                <w:rFonts w:eastAsia="Times New Roman" w:cs="Times New Roman"/>
                <w:b/>
                <w:lang w:eastAsia="en-GB"/>
              </w:rPr>
            </w:rPrChange>
          </w:rPr>
          <w:t xml:space="preserve"> can render housing unsafe and uninhabitable within a matter of days. </w:t>
        </w:r>
        <w:commentRangeEnd w:id="331"/>
        <w:r w:rsidR="00EE2063">
          <w:rPr>
            <w:rStyle w:val="CommentReference"/>
          </w:rPr>
          <w:commentReference w:id="331"/>
        </w:r>
      </w:ins>
    </w:p>
    <w:p w14:paraId="7D1D2EE4" w14:textId="77777777" w:rsidR="00EE2063" w:rsidRDefault="00EE2063" w:rsidP="00FF69F5">
      <w:pPr>
        <w:shd w:val="clear" w:color="auto" w:fill="FFFFFF"/>
        <w:jc w:val="both"/>
        <w:rPr>
          <w:ins w:id="347" w:author="Joy Shumake-Guillemot" w:date="2017-09-23T09:32:00Z"/>
          <w:rFonts w:eastAsia="Times New Roman" w:cs="Times New Roman"/>
          <w:b/>
          <w:lang w:eastAsia="en-GB"/>
        </w:rPr>
      </w:pPr>
    </w:p>
    <w:p w14:paraId="4B044851" w14:textId="5E59D79A" w:rsidR="00FF69F5" w:rsidRPr="00353192" w:rsidRDefault="005E29B7" w:rsidP="00FF69F5">
      <w:pPr>
        <w:shd w:val="clear" w:color="auto" w:fill="FFFFFF"/>
        <w:jc w:val="both"/>
        <w:rPr>
          <w:rFonts w:eastAsia="Times New Roman" w:cs="Times New Roman"/>
          <w:lang w:eastAsia="en-GB"/>
        </w:rPr>
      </w:pPr>
      <w:ins w:id="348" w:author="Joy Shumake-Guillemot" w:date="2017-09-23T10:27:00Z">
        <w:r>
          <w:rPr>
            <w:rFonts w:eastAsia="Times New Roman" w:cs="Times New Roman"/>
            <w:b/>
            <w:lang w:eastAsia="en-GB"/>
          </w:rPr>
          <w:t xml:space="preserve">Vector-borne Diseases. </w:t>
        </w:r>
      </w:ins>
      <w:commentRangeStart w:id="349"/>
      <w:r w:rsidR="00FF69F5" w:rsidRPr="00353192">
        <w:rPr>
          <w:rFonts w:eastAsia="Times New Roman" w:cs="Times New Roman"/>
          <w:b/>
          <w:lang w:eastAsia="en-GB"/>
        </w:rPr>
        <w:t>Malaria</w:t>
      </w:r>
      <w:ins w:id="350" w:author="Joy Shumake-Guillemot" w:date="2017-09-23T10:27:00Z">
        <w:r>
          <w:rPr>
            <w:rFonts w:eastAsia="Times New Roman" w:cs="Times New Roman"/>
            <w:b/>
            <w:lang w:eastAsia="en-GB"/>
          </w:rPr>
          <w:t xml:space="preserve">, </w:t>
        </w:r>
        <w:commentRangeStart w:id="351"/>
        <w:r>
          <w:rPr>
            <w:rFonts w:eastAsia="Times New Roman" w:cs="Times New Roman"/>
            <w:b/>
            <w:lang w:eastAsia="en-GB"/>
          </w:rPr>
          <w:t>Dengue</w:t>
        </w:r>
      </w:ins>
      <w:commentRangeEnd w:id="351"/>
      <w:ins w:id="352" w:author="Joy Shumake-Guillemot" w:date="2017-09-23T10:28:00Z">
        <w:r>
          <w:rPr>
            <w:rStyle w:val="CommentReference"/>
          </w:rPr>
          <w:commentReference w:id="351"/>
        </w:r>
      </w:ins>
      <w:r w:rsidR="00FF69F5" w:rsidRPr="00353192">
        <w:rPr>
          <w:rFonts w:eastAsia="Times New Roman" w:cs="Times New Roman"/>
          <w:b/>
          <w:lang w:eastAsia="en-GB"/>
        </w:rPr>
        <w:t xml:space="preserve">. </w:t>
      </w:r>
      <w:r w:rsidR="00FF69F5"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"&lt;sup&gt;20,21&lt;/sup&gt;", "plainTextFormattedCitation" : "20,21", "previouslyFormattedCitation" : "&lt;sup&gt;20,21&lt;/sup&gt;"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20,21</w:t>
      </w:r>
      <w:r w:rsidR="00FF69F5" w:rsidRPr="00353192">
        <w:rPr>
          <w:rFonts w:eastAsia="Times New Roman" w:cs="Times New Roman"/>
          <w:lang w:eastAsia="en-GB"/>
        </w:rPr>
        <w:fldChar w:fldCharType="end"/>
      </w:r>
      <w:commentRangeEnd w:id="349"/>
      <w:r w:rsidR="00FD486D">
        <w:rPr>
          <w:rStyle w:val="CommentReference"/>
        </w:rPr>
        <w:commentReference w:id="349"/>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687D8C8B" w:rsidR="00FF69F5" w:rsidRPr="00353192" w:rsidRDefault="00FF69F5" w:rsidP="005E29B7">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 xml:space="preserve">Damage to infrastructure caused by flood, and disruption to food systems can cause appropriate food to be unavailable for prolonged periods, </w:t>
      </w:r>
      <w:ins w:id="353" w:author="Joy Shumake-Guillemot" w:date="2017-09-23T10:28:00Z">
        <w:r w:rsidR="005E29B7">
          <w:rPr>
            <w:rFonts w:eastAsia="Times New Roman" w:cs="Times New Roman"/>
            <w:lang w:eastAsia="en-GB"/>
          </w:rPr>
          <w:t xml:space="preserve">due to spoilage, </w:t>
        </w:r>
      </w:ins>
      <w:ins w:id="354" w:author="Joy Shumake-Guillemot" w:date="2017-09-23T10:29:00Z">
        <w:r w:rsidR="005E29B7">
          <w:rPr>
            <w:rFonts w:eastAsia="Times New Roman" w:cs="Times New Roman"/>
            <w:lang w:eastAsia="en-GB"/>
          </w:rPr>
          <w:t>in availability</w:t>
        </w:r>
      </w:ins>
      <w:ins w:id="355" w:author="Joy Shumake-Guillemot" w:date="2017-09-23T10:28:00Z">
        <w:r w:rsidR="005E29B7">
          <w:rPr>
            <w:rFonts w:eastAsia="Times New Roman" w:cs="Times New Roman"/>
            <w:lang w:eastAsia="en-GB"/>
          </w:rPr>
          <w:t xml:space="preserve">, loss of economic of physical access to safe and nutritious food, </w:t>
        </w:r>
      </w:ins>
      <w:r w:rsidRPr="00353192">
        <w:rPr>
          <w:rFonts w:eastAsia="Times New Roman" w:cs="Times New Roman"/>
          <w:lang w:eastAsia="en-GB"/>
        </w:rPr>
        <w:t xml:space="preserve">with </w:t>
      </w:r>
      <w:ins w:id="356" w:author="Joy Shumake-Guillemot" w:date="2017-09-23T10:29:00Z">
        <w:r w:rsidR="005E29B7">
          <w:rPr>
            <w:rFonts w:eastAsia="Times New Roman" w:cs="Times New Roman"/>
            <w:lang w:eastAsia="en-GB"/>
          </w:rPr>
          <w:t xml:space="preserve">the poor, </w:t>
        </w:r>
      </w:ins>
      <w:r w:rsidRPr="00353192">
        <w:rPr>
          <w:rFonts w:eastAsia="Times New Roman" w:cs="Times New Roman"/>
          <w:lang w:eastAsia="en-GB"/>
        </w:rPr>
        <w:t xml:space="preserve">children and the elderly </w:t>
      </w:r>
      <w:commentRangeStart w:id="357"/>
      <w:del w:id="358" w:author="Joy Shumake-Guillemot" w:date="2017-09-23T10:29:00Z">
        <w:r w:rsidRPr="00353192" w:rsidDel="005E29B7">
          <w:rPr>
            <w:rFonts w:eastAsia="Times New Roman" w:cs="Times New Roman"/>
            <w:lang w:eastAsia="en-GB"/>
          </w:rPr>
          <w:delText>particularly in developing countries</w:delText>
        </w:r>
      </w:del>
      <w:commentRangeEnd w:id="357"/>
      <w:r w:rsidR="005E29B7">
        <w:rPr>
          <w:rStyle w:val="CommentReference"/>
        </w:rPr>
        <w:commentReference w:id="357"/>
      </w:r>
      <w:ins w:id="359" w:author="Joy Shumake-Guillemot" w:date="2017-09-23T10:29:00Z">
        <w:r w:rsidR="005E29B7">
          <w:rPr>
            <w:rFonts w:eastAsia="Times New Roman" w:cs="Times New Roman"/>
            <w:lang w:eastAsia="en-GB"/>
          </w:rPr>
          <w:t>being particularly</w:t>
        </w:r>
      </w:ins>
      <w:r w:rsidRPr="00353192">
        <w:rPr>
          <w:rFonts w:eastAsia="Times New Roman" w:cs="Times New Roman"/>
          <w:lang w:eastAsia="en-GB"/>
        </w:rPr>
        <w:t xml:space="preserve"> vulnerable.</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"&lt;sup&gt;22&lt;/sup&gt;", "plainTextFormattedCitation" : "22", "previouslyFormattedCitation" : "&lt;sup&gt;22&lt;/sup&gt;"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22</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37704AB3"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"&lt;sup&gt;23,24&lt;/sup&gt;", "plainTextFormattedCitation" : "23,24", "previouslyFormattedCitation" : "&lt;sup&gt;23,24&lt;/sup&gt;"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23,24</w:t>
      </w:r>
      <w:r w:rsidRPr="00353192">
        <w:rPr>
          <w:rFonts w:eastAsia="Times New Roman" w:cs="Times New Roman"/>
          <w:lang w:eastAsia="en-GB"/>
        </w:rPr>
        <w:fldChar w:fldCharType="end"/>
      </w:r>
      <w:r w:rsidRPr="00353192">
        <w:rPr>
          <w:rFonts w:eastAsia="Times New Roman" w:cs="Times New Roman"/>
          <w:lang w:eastAsia="en-GB"/>
        </w:rPr>
        <w:t xml:space="preserve"> </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commentRangeStart w:id="360"/>
      <w:r>
        <w:rPr>
          <w:rFonts w:eastAsia="Times New Roman"/>
          <w:lang w:eastAsia="en-GB"/>
        </w:rPr>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commentRangeEnd w:id="360"/>
      <w:r w:rsidR="00570F11">
        <w:rPr>
          <w:rStyle w:val="CommentReference"/>
          <w:rFonts w:asciiTheme="minorHAnsi" w:eastAsiaTheme="minorHAnsi" w:hAnsiTheme="minorHAnsi" w:cstheme="minorBidi"/>
          <w:i w:val="0"/>
          <w:iCs w:val="0"/>
          <w:color w:val="auto"/>
        </w:rPr>
        <w:commentReference w:id="360"/>
      </w:r>
    </w:p>
    <w:p w14:paraId="467D91F0" w14:textId="77777777" w:rsidR="007C18AD" w:rsidRDefault="007C18AD" w:rsidP="007C18AD">
      <w:pPr>
        <w:rPr>
          <w:lang w:eastAsia="en-GB"/>
        </w:rPr>
      </w:pPr>
    </w:p>
    <w:p w14:paraId="068475EB" w14:textId="7BE0623A" w:rsidR="00FD750F" w:rsidRPr="007C18AD" w:rsidRDefault="00426CB5" w:rsidP="007C18AD">
      <w:commentRangeStart w:id="361"/>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184868">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"&lt;sup&gt;25&lt;/sup&gt;", "plainTextFormattedCitation" : "25", "previouslyFormattedCitation" : "&lt;sup&gt;25&lt;/sup&gt;" }, "properties" : { "noteIndex" : 10 }, "schema" : "https://github.com/citation-style-language/schema/raw/master/csl-citation.json" }</w:instrText>
      </w:r>
      <w:r w:rsidR="00B21E49">
        <w:rPr>
          <w:lang w:eastAsia="en-GB"/>
        </w:rPr>
        <w:fldChar w:fldCharType="separate"/>
      </w:r>
      <w:r w:rsidR="00184868" w:rsidRPr="00184868">
        <w:rPr>
          <w:noProof/>
          <w:vertAlign w:val="superscript"/>
          <w:lang w:eastAsia="en-GB"/>
        </w:rPr>
        <w:t>25</w:t>
      </w:r>
      <w:r w:rsidR="00B21E49">
        <w:rPr>
          <w:lang w:eastAsia="en-GB"/>
        </w:rPr>
        <w:fldChar w:fldCharType="end"/>
      </w:r>
    </w:p>
    <w:p w14:paraId="0758FFFC" w14:textId="77777777" w:rsidR="00ED7392" w:rsidRDefault="00ED7392" w:rsidP="00ED7392">
      <w:pPr>
        <w:rPr>
          <w:lang w:eastAsia="en-GB"/>
        </w:rPr>
      </w:pPr>
    </w:p>
    <w:p w14:paraId="4E4E278B" w14:textId="1FA44230" w:rsidR="00F35C6E" w:rsidRPr="00EE2063" w:rsidRDefault="00F35C6E" w:rsidP="00EE2063">
      <w:pPr>
        <w:rPr>
          <w:lang w:eastAsia="en-GB"/>
        </w:rPr>
      </w:pPr>
      <w:r w:rsidRPr="00EE2063">
        <w:rPr>
          <w:lang w:eastAsia="en-GB"/>
        </w:rPr>
        <w:t>Children.</w:t>
      </w:r>
    </w:p>
    <w:p w14:paraId="3D8267B7" w14:textId="77777777" w:rsidR="00F35C6E" w:rsidRPr="00F35C6E" w:rsidRDefault="00F35C6E" w:rsidP="00FD486D">
      <w:pPr>
        <w:rPr>
          <w:b/>
          <w:lang w:eastAsia="en-GB"/>
        </w:rPr>
      </w:pPr>
    </w:p>
    <w:p w14:paraId="4ED1B78A" w14:textId="7B8BF65D" w:rsidR="00F35C6E" w:rsidRPr="00EE2063" w:rsidRDefault="00F35C6E" w:rsidP="00EE2063">
      <w:pPr>
        <w:rPr>
          <w:lang w:eastAsia="en-GB"/>
        </w:rPr>
      </w:pPr>
      <w:r w:rsidRPr="00EE2063">
        <w:rPr>
          <w:lang w:eastAsia="en-GB"/>
        </w:rPr>
        <w:t>Pregnant women.</w:t>
      </w:r>
    </w:p>
    <w:p w14:paraId="2F64A52F" w14:textId="77777777" w:rsidR="00F35C6E" w:rsidRPr="00F35C6E" w:rsidRDefault="00F35C6E" w:rsidP="00FD486D">
      <w:pPr>
        <w:rPr>
          <w:b/>
          <w:lang w:eastAsia="en-GB"/>
        </w:rPr>
      </w:pPr>
    </w:p>
    <w:p w14:paraId="4321C308" w14:textId="43774033" w:rsidR="00F35C6E" w:rsidRPr="00EE2063" w:rsidRDefault="00F35C6E" w:rsidP="00EE2063">
      <w:pPr>
        <w:rPr>
          <w:lang w:eastAsia="en-GB"/>
        </w:rPr>
      </w:pPr>
      <w:r w:rsidRPr="00EE2063">
        <w:rPr>
          <w:lang w:eastAsia="en-GB"/>
        </w:rPr>
        <w:t>The elderly.</w:t>
      </w:r>
    </w:p>
    <w:p w14:paraId="24990728" w14:textId="77777777" w:rsidR="00F35C6E" w:rsidRPr="00F35C6E" w:rsidRDefault="00F35C6E" w:rsidP="00FD486D">
      <w:pPr>
        <w:rPr>
          <w:b/>
          <w:lang w:eastAsia="en-GB"/>
        </w:rPr>
      </w:pPr>
    </w:p>
    <w:p w14:paraId="7C612243" w14:textId="50E6CC74" w:rsidR="00ED7392" w:rsidRPr="00EE2063" w:rsidRDefault="00F35C6E" w:rsidP="00EE2063">
      <w:pPr>
        <w:rPr>
          <w:lang w:eastAsia="en-GB"/>
        </w:rPr>
      </w:pPr>
      <w:r w:rsidRPr="00EE2063">
        <w:rPr>
          <w:lang w:eastAsia="en-GB"/>
        </w:rPr>
        <w:t>People with physical, sensory and cognitive impairments.</w:t>
      </w:r>
    </w:p>
    <w:p w14:paraId="128DCE25" w14:textId="77777777" w:rsidR="00F35C6E" w:rsidRPr="00F35C6E" w:rsidRDefault="00F35C6E" w:rsidP="00FD486D">
      <w:pPr>
        <w:rPr>
          <w:b/>
          <w:lang w:eastAsia="en-GB"/>
        </w:rPr>
      </w:pPr>
    </w:p>
    <w:p w14:paraId="652A1A9C" w14:textId="413E5582" w:rsidR="00F35C6E" w:rsidRPr="00EE2063" w:rsidRDefault="00F35C6E" w:rsidP="00EE2063">
      <w:pPr>
        <w:rPr>
          <w:lang w:eastAsia="en-GB"/>
        </w:rPr>
      </w:pPr>
      <w:r w:rsidRPr="00EE2063">
        <w:rPr>
          <w:lang w:eastAsia="en-GB"/>
        </w:rPr>
        <w:t>People with chronic illnesses.</w:t>
      </w:r>
    </w:p>
    <w:p w14:paraId="38B9DF99" w14:textId="77777777" w:rsidR="00F35C6E" w:rsidRPr="00F35C6E" w:rsidRDefault="00F35C6E" w:rsidP="00FD486D">
      <w:pPr>
        <w:rPr>
          <w:b/>
          <w:lang w:eastAsia="en-GB"/>
        </w:rPr>
      </w:pPr>
    </w:p>
    <w:p w14:paraId="6A30EECD" w14:textId="0F632E20" w:rsidR="00F35C6E" w:rsidRPr="00EE2063" w:rsidRDefault="00F35C6E" w:rsidP="00EE2063">
      <w:pPr>
        <w:rPr>
          <w:lang w:eastAsia="en-GB"/>
        </w:rPr>
      </w:pPr>
      <w:r w:rsidRPr="00EE2063">
        <w:rPr>
          <w:lang w:eastAsia="en-GB"/>
        </w:rPr>
        <w:t>Those receiving care at home (e.g. home oxygen, dialysis).</w:t>
      </w:r>
    </w:p>
    <w:p w14:paraId="724629BA" w14:textId="77777777" w:rsidR="00F35C6E" w:rsidRPr="00F35C6E" w:rsidRDefault="00F35C6E" w:rsidP="00FD486D">
      <w:pPr>
        <w:rPr>
          <w:b/>
          <w:lang w:eastAsia="en-GB"/>
        </w:rPr>
      </w:pPr>
    </w:p>
    <w:p w14:paraId="25509EED" w14:textId="6AED498E" w:rsidR="00F35C6E" w:rsidRPr="00EE2063" w:rsidRDefault="00F35C6E" w:rsidP="00EE2063">
      <w:pPr>
        <w:rPr>
          <w:lang w:eastAsia="en-GB"/>
        </w:rPr>
      </w:pPr>
      <w:r w:rsidRPr="00EE2063">
        <w:rPr>
          <w:lang w:eastAsia="en-GB"/>
        </w:rPr>
        <w:t>People who are homeless.</w:t>
      </w:r>
    </w:p>
    <w:p w14:paraId="20ED9F99" w14:textId="77777777" w:rsidR="00F35C6E" w:rsidRPr="00F35C6E" w:rsidRDefault="00F35C6E" w:rsidP="00FD486D">
      <w:pPr>
        <w:rPr>
          <w:b/>
          <w:lang w:eastAsia="en-GB"/>
        </w:rPr>
      </w:pPr>
    </w:p>
    <w:p w14:paraId="2ED4F757" w14:textId="2C2BB4D0" w:rsidR="00F35C6E" w:rsidRPr="00EE2063" w:rsidRDefault="00F35C6E" w:rsidP="00EE2063">
      <w:pPr>
        <w:rPr>
          <w:lang w:eastAsia="en-GB"/>
        </w:rPr>
      </w:pPr>
      <w:r w:rsidRPr="00EE2063">
        <w:rPr>
          <w:lang w:eastAsia="en-GB"/>
        </w:rPr>
        <w:t>People with language and cultural-based vulnerabilities.</w:t>
      </w:r>
    </w:p>
    <w:p w14:paraId="6F9E1FC5" w14:textId="77777777" w:rsidR="00F35C6E" w:rsidRPr="00F35C6E" w:rsidRDefault="00F35C6E" w:rsidP="00FD486D">
      <w:pPr>
        <w:rPr>
          <w:b/>
          <w:lang w:eastAsia="en-GB"/>
        </w:rPr>
      </w:pPr>
    </w:p>
    <w:p w14:paraId="4756227D" w14:textId="23C45C84" w:rsidR="00F35C6E" w:rsidRPr="00EE2063" w:rsidRDefault="00F35C6E" w:rsidP="00EE2063">
      <w:pPr>
        <w:rPr>
          <w:lang w:eastAsia="en-GB"/>
        </w:rPr>
      </w:pPr>
      <w:r w:rsidRPr="00EE2063">
        <w:rPr>
          <w:lang w:eastAsia="en-GB"/>
        </w:rPr>
        <w:t>Tourists.</w:t>
      </w:r>
      <w:commentRangeEnd w:id="361"/>
      <w:r w:rsidR="00EE2063">
        <w:rPr>
          <w:rStyle w:val="CommentReference"/>
        </w:rPr>
        <w:commentReference w:id="361"/>
      </w:r>
    </w:p>
    <w:p w14:paraId="6ED9EC53" w14:textId="77777777" w:rsidR="00B53C89" w:rsidRDefault="00B53C89" w:rsidP="00FF69F5">
      <w:pPr>
        <w:shd w:val="clear" w:color="auto" w:fill="FFFFFF"/>
        <w:jc w:val="both"/>
        <w:rPr>
          <w:rFonts w:eastAsia="Times New Roman" w:cs="Times New Roman"/>
          <w:lang w:eastAsia="en-GB"/>
        </w:rPr>
      </w:pPr>
    </w:p>
    <w:p w14:paraId="214F9C0F" w14:textId="77777777" w:rsidR="00EE2063" w:rsidRDefault="00EE2063">
      <w:pPr>
        <w:rPr>
          <w:ins w:id="362" w:author="Joy Shumake-Guillemot" w:date="2017-09-23T09:31:00Z"/>
          <w:rFonts w:asciiTheme="majorHAnsi" w:eastAsiaTheme="majorEastAsia" w:hAnsiTheme="majorHAnsi" w:cstheme="majorBidi"/>
          <w:color w:val="1F3763" w:themeColor="accent1" w:themeShade="7F"/>
          <w:lang w:eastAsia="en-GB"/>
        </w:rPr>
      </w:pPr>
      <w:bookmarkStart w:id="363" w:name="_Toc493860701"/>
      <w:ins w:id="364" w:author="Joy Shumake-Guillemot" w:date="2017-09-23T09:31:00Z">
        <w:r>
          <w:rPr>
            <w:lang w:eastAsia="en-GB"/>
          </w:rPr>
          <w:br w:type="page"/>
        </w:r>
      </w:ins>
    </w:p>
    <w:p w14:paraId="6E8529AB" w14:textId="18E11F00" w:rsidR="00217432" w:rsidRPr="00EE2063" w:rsidRDefault="00570F11" w:rsidP="00570F11">
      <w:pPr>
        <w:pStyle w:val="Heading3"/>
        <w:rPr>
          <w:b/>
          <w:bCs/>
          <w:lang w:eastAsia="en-GB"/>
          <w:rPrChange w:id="365" w:author="Joy Shumake-Guillemot" w:date="2017-09-23T09:35:00Z">
            <w:rPr>
              <w:lang w:eastAsia="en-GB"/>
            </w:rPr>
          </w:rPrChange>
        </w:rPr>
      </w:pPr>
      <w:ins w:id="366" w:author="Joy Shumake-Guillemot" w:date="2017-09-23T11:20:00Z">
        <w:r>
          <w:rPr>
            <w:b/>
            <w:bCs/>
            <w:lang w:eastAsia="en-GB"/>
          </w:rPr>
          <w:lastRenderedPageBreak/>
          <w:t xml:space="preserve">1.2 </w:t>
        </w:r>
      </w:ins>
      <w:r w:rsidR="00B53C89" w:rsidRPr="00EE2063">
        <w:rPr>
          <w:b/>
          <w:bCs/>
          <w:lang w:eastAsia="en-GB"/>
          <w:rPrChange w:id="367" w:author="Joy Shumake-Guillemot" w:date="2017-09-23T09:35:00Z">
            <w:rPr>
              <w:lang w:eastAsia="en-GB"/>
            </w:rPr>
          </w:rPrChange>
        </w:rPr>
        <w:t xml:space="preserve">How forecasting </w:t>
      </w:r>
      <w:del w:id="368" w:author="Joy Shumake-Guillemot" w:date="2017-09-23T11:20:00Z">
        <w:r w:rsidR="00B53C89" w:rsidRPr="00EE2063" w:rsidDel="00570F11">
          <w:rPr>
            <w:b/>
            <w:bCs/>
            <w:lang w:eastAsia="en-GB"/>
            <w:rPrChange w:id="369" w:author="Joy Shumake-Guillemot" w:date="2017-09-23T09:35:00Z">
              <w:rPr>
                <w:lang w:eastAsia="en-GB"/>
              </w:rPr>
            </w:rPrChange>
          </w:rPr>
          <w:delText>fits into ur</w:delText>
        </w:r>
        <w:r w:rsidR="00DE3827" w:rsidRPr="00EE2063" w:rsidDel="00570F11">
          <w:rPr>
            <w:b/>
            <w:bCs/>
            <w:lang w:eastAsia="en-GB"/>
            <w:rPrChange w:id="370" w:author="Joy Shumake-Guillemot" w:date="2017-09-23T09:35:00Z">
              <w:rPr>
                <w:lang w:eastAsia="en-GB"/>
              </w:rPr>
            </w:rPrChange>
          </w:rPr>
          <w:delText>ban F</w:delText>
        </w:r>
        <w:r w:rsidR="00B53C89" w:rsidRPr="00EE2063" w:rsidDel="00570F11">
          <w:rPr>
            <w:b/>
            <w:bCs/>
            <w:lang w:eastAsia="en-GB"/>
            <w:rPrChange w:id="371" w:author="Joy Shumake-Guillemot" w:date="2017-09-23T09:35:00Z">
              <w:rPr>
                <w:lang w:eastAsia="en-GB"/>
              </w:rPr>
            </w:rPrChange>
          </w:rPr>
          <w:delText xml:space="preserve">lood </w:delText>
        </w:r>
        <w:r w:rsidR="00DE3827" w:rsidRPr="00EE2063" w:rsidDel="00570F11">
          <w:rPr>
            <w:b/>
            <w:bCs/>
            <w:lang w:eastAsia="en-GB"/>
            <w:rPrChange w:id="372" w:author="Joy Shumake-Guillemot" w:date="2017-09-23T09:35:00Z">
              <w:rPr>
                <w:lang w:eastAsia="en-GB"/>
              </w:rPr>
            </w:rPrChange>
          </w:rPr>
          <w:delText>Action P</w:delText>
        </w:r>
        <w:r w:rsidR="00B53C89" w:rsidRPr="00EE2063" w:rsidDel="00570F11">
          <w:rPr>
            <w:b/>
            <w:bCs/>
            <w:lang w:eastAsia="en-GB"/>
            <w:rPrChange w:id="373" w:author="Joy Shumake-Guillemot" w:date="2017-09-23T09:35:00Z">
              <w:rPr>
                <w:lang w:eastAsia="en-GB"/>
              </w:rPr>
            </w:rPrChange>
          </w:rPr>
          <w:delText>lans</w:delText>
        </w:r>
        <w:r w:rsidR="00DE3827" w:rsidRPr="00EE2063" w:rsidDel="00570F11">
          <w:rPr>
            <w:b/>
            <w:bCs/>
            <w:lang w:eastAsia="en-GB"/>
            <w:rPrChange w:id="374" w:author="Joy Shumake-Guillemot" w:date="2017-09-23T09:35:00Z">
              <w:rPr>
                <w:lang w:eastAsia="en-GB"/>
              </w:rPr>
            </w:rPrChange>
          </w:rPr>
          <w:delText xml:space="preserve"> (FAPs)</w:delText>
        </w:r>
      </w:del>
      <w:bookmarkEnd w:id="363"/>
      <w:ins w:id="375" w:author="Joy Shumake-Guillemot" w:date="2017-09-23T11:20:00Z">
        <w:r>
          <w:rPr>
            <w:b/>
            <w:bCs/>
            <w:lang w:eastAsia="en-GB"/>
          </w:rPr>
          <w:t xml:space="preserve">can improve health risk management in urban floods </w:t>
        </w:r>
      </w:ins>
    </w:p>
    <w:p w14:paraId="480D7AE3" w14:textId="35FC278F" w:rsidR="00A709BE" w:rsidDel="00EE2063" w:rsidRDefault="00A709BE" w:rsidP="00A709BE">
      <w:pPr>
        <w:rPr>
          <w:del w:id="376" w:author="Joy Shumake-Guillemot" w:date="2017-09-23T09:35:00Z"/>
          <w:lang w:eastAsia="en-GB"/>
        </w:rPr>
      </w:pPr>
      <w:r>
        <w:rPr>
          <w:lang w:eastAsia="en-GB"/>
        </w:rPr>
        <w:t xml:space="preserve">An overview of </w:t>
      </w:r>
      <w:r w:rsidR="00911549">
        <w:rPr>
          <w:lang w:eastAsia="en-GB"/>
        </w:rPr>
        <w:t>h</w:t>
      </w:r>
      <w:r>
        <w:rPr>
          <w:lang w:eastAsia="en-GB"/>
        </w:rPr>
        <w:t>ow the health sector generally benefits from urban flood forecasts</w:t>
      </w:r>
      <w:r w:rsidR="00D76CEC">
        <w:rPr>
          <w:lang w:eastAsia="en-GB"/>
        </w:rPr>
        <w:t>, in the context of how</w:t>
      </w:r>
      <w:r>
        <w:rPr>
          <w:lang w:eastAsia="en-GB"/>
        </w:rPr>
        <w:t>:</w:t>
      </w:r>
    </w:p>
    <w:p w14:paraId="48304249" w14:textId="77777777" w:rsidR="00A709BE" w:rsidRDefault="00A709BE" w:rsidP="00EE2063">
      <w:pPr>
        <w:rPr>
          <w:lang w:eastAsia="en-GB"/>
        </w:rPr>
      </w:pPr>
    </w:p>
    <w:p w14:paraId="7E6BD2F7" w14:textId="0DCE18D4" w:rsidR="00A709BE" w:rsidRDefault="00A709BE" w:rsidP="00A709BE">
      <w:pPr>
        <w:pStyle w:val="ListParagraph"/>
        <w:numPr>
          <w:ilvl w:val="0"/>
          <w:numId w:val="1"/>
        </w:numPr>
        <w:rPr>
          <w:lang w:eastAsia="en-GB"/>
        </w:rPr>
      </w:pPr>
      <w:r>
        <w:rPr>
          <w:lang w:eastAsia="en-GB"/>
        </w:rPr>
        <w:t xml:space="preserve">What the structure of urban flood action plans generally are </w:t>
      </w:r>
    </w:p>
    <w:p w14:paraId="098955E1" w14:textId="77777777" w:rsidR="00A709BE" w:rsidRDefault="00A709BE" w:rsidP="00A709BE">
      <w:pPr>
        <w:pStyle w:val="ListParagraph"/>
        <w:numPr>
          <w:ilvl w:val="0"/>
          <w:numId w:val="1"/>
        </w:numPr>
        <w:rPr>
          <w:lang w:eastAsia="en-GB"/>
        </w:rPr>
      </w:pPr>
      <w:r>
        <w:rPr>
          <w:lang w:eastAsia="en-GB"/>
        </w:rPr>
        <w:t>What decision makers can do with, say, 3 days, 5 days, 7 days, 2 weeks</w:t>
      </w:r>
    </w:p>
    <w:p w14:paraId="74B04DDC" w14:textId="77777777" w:rsidR="00A709BE" w:rsidRDefault="00A709BE" w:rsidP="00A709BE">
      <w:pPr>
        <w:pStyle w:val="ListParagraph"/>
        <w:numPr>
          <w:ilvl w:val="0"/>
          <w:numId w:val="1"/>
        </w:numPr>
        <w:rPr>
          <w:lang w:eastAsia="en-GB"/>
        </w:rPr>
      </w:pPr>
      <w:r>
        <w:rPr>
          <w:lang w:eastAsia="en-GB"/>
        </w:rPr>
        <w:t>The importance of extending the forecast horizon and skill in space and time</w:t>
      </w:r>
    </w:p>
    <w:p w14:paraId="1B3C88DB" w14:textId="31C4433A" w:rsidR="00A709BE" w:rsidRDefault="00A709BE" w:rsidP="00534A9D">
      <w:pPr>
        <w:pStyle w:val="ListParagraph"/>
        <w:numPr>
          <w:ilvl w:val="0"/>
          <w:numId w:val="1"/>
        </w:numPr>
        <w:rPr>
          <w:lang w:eastAsia="en-GB"/>
        </w:rPr>
      </w:pPr>
      <w:r>
        <w:rPr>
          <w:lang w:eastAsia="en-GB"/>
        </w:rPr>
        <w:t>The ‘so what?’</w:t>
      </w:r>
    </w:p>
    <w:p w14:paraId="24B1503F" w14:textId="77777777" w:rsidR="0084537B" w:rsidRDefault="0084537B" w:rsidP="00534A9D">
      <w:pPr>
        <w:rPr>
          <w:ins w:id="377" w:author="Joy Shumake-Guillemot" w:date="2017-09-23T11:39:00Z"/>
          <w:lang w:eastAsia="en-GB"/>
        </w:rPr>
      </w:pPr>
    </w:p>
    <w:p w14:paraId="7C5AF247" w14:textId="5A8C11AF" w:rsidR="00A709BE" w:rsidRDefault="0084537B" w:rsidP="0084537B">
      <w:pPr>
        <w:rPr>
          <w:ins w:id="378" w:author="Joy Shumake-Guillemot" w:date="2017-09-23T11:36:00Z"/>
          <w:lang w:eastAsia="en-GB"/>
        </w:rPr>
      </w:pPr>
      <w:commentRangeStart w:id="379"/>
      <w:ins w:id="380" w:author="Joy Shumake-Guillemot" w:date="2017-09-23T11:37:00Z">
        <w:r>
          <w:rPr>
            <w:lang w:eastAsia="en-GB"/>
          </w:rPr>
          <w:t>Key decision</w:t>
        </w:r>
      </w:ins>
      <w:ins w:id="381" w:author="Joy Shumake-Guillemot" w:date="2017-09-23T11:42:00Z">
        <w:r>
          <w:rPr>
            <w:lang w:eastAsia="en-GB"/>
          </w:rPr>
          <w:t xml:space="preserve">s are related to </w:t>
        </w:r>
      </w:ins>
      <w:ins w:id="382" w:author="Joy Shumake-Guillemot" w:date="2017-09-23T11:37:00Z">
        <w:r>
          <w:rPr>
            <w:lang w:eastAsia="en-GB"/>
          </w:rPr>
          <w:t>when to:</w:t>
        </w:r>
      </w:ins>
    </w:p>
    <w:p w14:paraId="2B77FDA2" w14:textId="0CBB4DCA" w:rsidR="0084537B" w:rsidRDefault="0084537B" w:rsidP="0084537B">
      <w:pPr>
        <w:rPr>
          <w:ins w:id="383" w:author="Joy Shumake-Guillemot" w:date="2017-09-23T11:42:00Z"/>
          <w:lang w:eastAsia="en-GB"/>
        </w:rPr>
      </w:pPr>
      <w:ins w:id="384" w:author="Joy Shumake-Guillemot" w:date="2017-09-23T11:42:00Z">
        <w:r>
          <w:rPr>
            <w:lang w:eastAsia="en-GB"/>
          </w:rPr>
          <w:t>Notify the public</w:t>
        </w:r>
      </w:ins>
      <w:ins w:id="385" w:author="Joy Shumake-Guillemot" w:date="2017-09-23T11:43:00Z">
        <w:r>
          <w:rPr>
            <w:lang w:eastAsia="en-GB"/>
          </w:rPr>
          <w:t xml:space="preserve">  </w:t>
        </w:r>
      </w:ins>
    </w:p>
    <w:p w14:paraId="5EB22E3B" w14:textId="7ED05769" w:rsidR="0084537B" w:rsidRDefault="0084537B" w:rsidP="00534A9D">
      <w:pPr>
        <w:rPr>
          <w:ins w:id="386" w:author="Joy Shumake-Guillemot" w:date="2017-09-23T11:36:00Z"/>
          <w:lang w:eastAsia="en-GB"/>
        </w:rPr>
      </w:pPr>
      <w:ins w:id="387" w:author="Joy Shumake-Guillemot" w:date="2017-09-23T11:36:00Z">
        <w:r>
          <w:rPr>
            <w:lang w:eastAsia="en-GB"/>
          </w:rPr>
          <w:t>Mov</w:t>
        </w:r>
      </w:ins>
      <w:ins w:id="388" w:author="Joy Shumake-Guillemot" w:date="2017-09-23T11:39:00Z">
        <w:r>
          <w:rPr>
            <w:lang w:eastAsia="en-GB"/>
          </w:rPr>
          <w:t>e</w:t>
        </w:r>
      </w:ins>
      <w:ins w:id="389" w:author="Joy Shumake-Guillemot" w:date="2017-09-23T11:36:00Z">
        <w:r>
          <w:rPr>
            <w:lang w:eastAsia="en-GB"/>
          </w:rPr>
          <w:t xml:space="preserve"> asset</w:t>
        </w:r>
      </w:ins>
      <w:ins w:id="390" w:author="Joy Shumake-Guillemot" w:date="2017-09-23T11:39:00Z">
        <w:r>
          <w:rPr>
            <w:lang w:eastAsia="en-GB"/>
          </w:rPr>
          <w:t>s</w:t>
        </w:r>
      </w:ins>
    </w:p>
    <w:p w14:paraId="657073B1" w14:textId="2901739E" w:rsidR="0084537B" w:rsidRDefault="0084537B" w:rsidP="00534A9D">
      <w:pPr>
        <w:rPr>
          <w:ins w:id="391" w:author="Joy Shumake-Guillemot" w:date="2017-09-23T11:36:00Z"/>
          <w:lang w:eastAsia="en-GB"/>
        </w:rPr>
      </w:pPr>
      <w:ins w:id="392" w:author="Joy Shumake-Guillemot" w:date="2017-09-23T11:36:00Z">
        <w:r>
          <w:rPr>
            <w:lang w:eastAsia="en-GB"/>
          </w:rPr>
          <w:t>evacuat</w:t>
        </w:r>
      </w:ins>
      <w:ins w:id="393" w:author="Joy Shumake-Guillemot" w:date="2017-09-23T11:37:00Z">
        <w:r>
          <w:rPr>
            <w:lang w:eastAsia="en-GB"/>
          </w:rPr>
          <w:t>e</w:t>
        </w:r>
      </w:ins>
      <w:ins w:id="394" w:author="Joy Shumake-Guillemot" w:date="2017-09-23T11:36:00Z">
        <w:r>
          <w:rPr>
            <w:lang w:eastAsia="en-GB"/>
          </w:rPr>
          <w:t xml:space="preserve"> populations and facilities </w:t>
        </w:r>
      </w:ins>
    </w:p>
    <w:p w14:paraId="484FDC0F" w14:textId="41605063" w:rsidR="0084537B" w:rsidRDefault="0084537B" w:rsidP="00534A9D">
      <w:pPr>
        <w:rPr>
          <w:ins w:id="395" w:author="Joy Shumake-Guillemot" w:date="2017-09-23T11:42:00Z"/>
          <w:lang w:eastAsia="en-GB"/>
        </w:rPr>
      </w:pPr>
      <w:ins w:id="396" w:author="Joy Shumake-Guillemot" w:date="2017-09-23T11:37:00Z">
        <w:r>
          <w:rPr>
            <w:lang w:eastAsia="en-GB"/>
          </w:rPr>
          <w:t xml:space="preserve">Trigger contingency plans to </w:t>
        </w:r>
      </w:ins>
      <w:ins w:id="397" w:author="Joy Shumake-Guillemot" w:date="2017-09-23T11:36:00Z">
        <w:r>
          <w:rPr>
            <w:lang w:eastAsia="en-GB"/>
          </w:rPr>
          <w:t>maintain health service</w:t>
        </w:r>
      </w:ins>
      <w:ins w:id="398" w:author="Joy Shumake-Guillemot" w:date="2017-09-23T11:38:00Z">
        <w:r>
          <w:rPr>
            <w:lang w:eastAsia="en-GB"/>
          </w:rPr>
          <w:t xml:space="preserve"> delivery</w:t>
        </w:r>
      </w:ins>
      <w:ins w:id="399" w:author="Joy Shumake-Guillemot" w:date="2017-09-23T11:40:00Z">
        <w:r>
          <w:rPr>
            <w:lang w:eastAsia="en-GB"/>
          </w:rPr>
          <w:t xml:space="preserve"> and protect infrastructure </w:t>
        </w:r>
      </w:ins>
    </w:p>
    <w:p w14:paraId="19B650C1" w14:textId="0244CE77" w:rsidR="0084537B" w:rsidRDefault="0084537B" w:rsidP="00534A9D">
      <w:pPr>
        <w:rPr>
          <w:ins w:id="400" w:author="Joy Shumake-Guillemot" w:date="2017-09-23T11:38:00Z"/>
          <w:lang w:eastAsia="en-GB"/>
        </w:rPr>
      </w:pPr>
      <w:ins w:id="401" w:author="Joy Shumake-Guillemot" w:date="2017-09-23T11:39:00Z">
        <w:r>
          <w:rPr>
            <w:lang w:eastAsia="en-GB"/>
          </w:rPr>
          <w:t>Establish heightened risk monitoring</w:t>
        </w:r>
      </w:ins>
    </w:p>
    <w:p w14:paraId="54E49ABC" w14:textId="628AA033" w:rsidR="0084537B" w:rsidRDefault="0084537B" w:rsidP="00534A9D">
      <w:pPr>
        <w:rPr>
          <w:ins w:id="402" w:author="Joy Shumake-Guillemot" w:date="2017-09-23T11:37:00Z"/>
          <w:lang w:eastAsia="en-GB"/>
        </w:rPr>
      </w:pPr>
      <w:ins w:id="403" w:author="Joy Shumake-Guillemot" w:date="2017-09-23T11:38:00Z">
        <w:r>
          <w:rPr>
            <w:lang w:eastAsia="en-GB"/>
          </w:rPr>
          <w:t>Establish emergency operations</w:t>
        </w:r>
      </w:ins>
    </w:p>
    <w:p w14:paraId="5DE12137" w14:textId="7D96C03D" w:rsidR="0084537B" w:rsidRDefault="0084537B" w:rsidP="00534A9D">
      <w:pPr>
        <w:rPr>
          <w:ins w:id="404" w:author="Joy Shumake-Guillemot" w:date="2017-09-23T11:36:00Z"/>
          <w:lang w:eastAsia="en-GB"/>
        </w:rPr>
      </w:pPr>
      <w:ins w:id="405" w:author="Joy Shumake-Guillemot" w:date="2017-09-23T11:38:00Z">
        <w:r>
          <w:rPr>
            <w:lang w:eastAsia="en-GB"/>
          </w:rPr>
          <w:t>Trigger actions to ensure s</w:t>
        </w:r>
      </w:ins>
      <w:ins w:id="406" w:author="Joy Shumake-Guillemot" w:date="2017-09-23T11:37:00Z">
        <w:r>
          <w:rPr>
            <w:lang w:eastAsia="en-GB"/>
          </w:rPr>
          <w:t>afe food and water provision</w:t>
        </w:r>
      </w:ins>
    </w:p>
    <w:p w14:paraId="74A47D86" w14:textId="77777777" w:rsidR="0084537B" w:rsidRDefault="0084537B" w:rsidP="00534A9D">
      <w:pPr>
        <w:rPr>
          <w:ins w:id="407" w:author="Joy Shumake-Guillemot" w:date="2017-09-23T11:43:00Z"/>
          <w:lang w:eastAsia="en-GB"/>
        </w:rPr>
      </w:pPr>
      <w:bookmarkStart w:id="408" w:name="_GoBack"/>
      <w:bookmarkEnd w:id="408"/>
    </w:p>
    <w:p w14:paraId="24E24037" w14:textId="22924CF5" w:rsidR="0084537B" w:rsidRDefault="0084537B" w:rsidP="00534A9D">
      <w:pPr>
        <w:rPr>
          <w:ins w:id="409" w:author="Joy Shumake-Guillemot" w:date="2017-09-23T11:43:00Z"/>
          <w:lang w:eastAsia="en-GB"/>
        </w:rPr>
      </w:pPr>
      <w:ins w:id="410" w:author="Joy Shumake-Guillemot" w:date="2017-09-23T11:44:00Z">
        <w:r>
          <w:rPr>
            <w:lang w:eastAsia="en-GB"/>
          </w:rPr>
          <w:t>Principle questions that need answering</w:t>
        </w:r>
      </w:ins>
    </w:p>
    <w:p w14:paraId="4EBA0C47" w14:textId="64E9C9E2" w:rsidR="0084537B" w:rsidRDefault="0084537B" w:rsidP="0084537B">
      <w:pPr>
        <w:rPr>
          <w:ins w:id="411" w:author="Joy Shumake-Guillemot" w:date="2017-09-23T11:43:00Z"/>
          <w:lang w:eastAsia="en-GB"/>
        </w:rPr>
      </w:pPr>
      <w:ins w:id="412" w:author="Joy Shumake-Guillemot" w:date="2017-09-23T11:43:00Z">
        <w:r>
          <w:rPr>
            <w:lang w:eastAsia="en-GB"/>
          </w:rPr>
          <w:t xml:space="preserve">when, where, and how dangerous the flood waters </w:t>
        </w:r>
      </w:ins>
      <w:ins w:id="413" w:author="Joy Shumake-Guillemot" w:date="2017-09-23T11:44:00Z">
        <w:r>
          <w:rPr>
            <w:lang w:eastAsia="en-GB"/>
          </w:rPr>
          <w:t>will be</w:t>
        </w:r>
      </w:ins>
      <w:ins w:id="414" w:author="Joy Shumake-Guillemot" w:date="2017-09-23T11:43:00Z">
        <w:r>
          <w:rPr>
            <w:lang w:eastAsia="en-GB"/>
          </w:rPr>
          <w:t xml:space="preserve"> </w:t>
        </w:r>
      </w:ins>
    </w:p>
    <w:p w14:paraId="0C1FC510" w14:textId="77777777" w:rsidR="0084537B" w:rsidRDefault="0084537B" w:rsidP="00534A9D">
      <w:pPr>
        <w:rPr>
          <w:ins w:id="415" w:author="Joy Shumake-Guillemot" w:date="2017-09-23T11:43:00Z"/>
          <w:lang w:eastAsia="en-GB"/>
        </w:rPr>
      </w:pPr>
      <w:ins w:id="416" w:author="Joy Shumake-Guillemot" w:date="2017-09-23T11:43:00Z">
        <w:r>
          <w:rPr>
            <w:lang w:eastAsia="en-GB"/>
          </w:rPr>
          <w:t xml:space="preserve">what areas will be safe </w:t>
        </w:r>
      </w:ins>
    </w:p>
    <w:p w14:paraId="08A3FDB3" w14:textId="1FC54F68" w:rsidR="0084537B" w:rsidRDefault="0084537B" w:rsidP="0084537B">
      <w:pPr>
        <w:rPr>
          <w:ins w:id="417" w:author="Joy Shumake-Guillemot" w:date="2017-09-23T11:43:00Z"/>
          <w:lang w:eastAsia="en-GB"/>
        </w:rPr>
      </w:pPr>
      <w:ins w:id="418" w:author="Joy Shumake-Guillemot" w:date="2017-09-23T11:43:00Z">
        <w:r>
          <w:rPr>
            <w:lang w:eastAsia="en-GB"/>
          </w:rPr>
          <w:t xml:space="preserve">how long it will </w:t>
        </w:r>
      </w:ins>
      <w:ins w:id="419" w:author="Joy Shumake-Guillemot" w:date="2017-09-23T11:44:00Z">
        <w:r>
          <w:rPr>
            <w:lang w:eastAsia="en-GB"/>
          </w:rPr>
          <w:t xml:space="preserve">it </w:t>
        </w:r>
      </w:ins>
      <w:ins w:id="420" w:author="Joy Shumake-Guillemot" w:date="2017-09-23T11:43:00Z">
        <w:r>
          <w:rPr>
            <w:lang w:eastAsia="en-GB"/>
          </w:rPr>
          <w:t>last</w:t>
        </w:r>
      </w:ins>
      <w:ins w:id="421" w:author="Joy Shumake-Guillemot" w:date="2017-09-23T11:44:00Z">
        <w:r>
          <w:rPr>
            <w:lang w:eastAsia="en-GB"/>
          </w:rPr>
          <w:t xml:space="preserve">, and description of the dynamics of the flood </w:t>
        </w:r>
      </w:ins>
      <w:commentRangeEnd w:id="379"/>
      <w:ins w:id="422" w:author="Joy Shumake-Guillemot" w:date="2017-09-23T11:45:00Z">
        <w:r>
          <w:rPr>
            <w:rStyle w:val="CommentReference"/>
          </w:rPr>
          <w:commentReference w:id="379"/>
        </w:r>
      </w:ins>
    </w:p>
    <w:p w14:paraId="47C254EF" w14:textId="77777777" w:rsidR="0084537B" w:rsidRDefault="0084537B" w:rsidP="00534A9D">
      <w:pPr>
        <w:rPr>
          <w:lang w:eastAsia="en-GB"/>
        </w:rPr>
      </w:pPr>
    </w:p>
    <w:p w14:paraId="45D7E68D" w14:textId="75EB3809" w:rsidR="006F6819" w:rsidRDefault="00A709BE" w:rsidP="00A709BE">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114B91AA"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184868">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"&lt;sup&gt;26&lt;/sup&gt;", "plainTextFormattedCitation" : "26", "previouslyFormattedCitation" : "&lt;sup&gt;26&lt;/sup&gt;" }, "properties" : { "noteIndex" : 10 }, "schema" : "https://github.com/citation-style-language/schema/raw/master/csl-citation.json" }</w:instrText>
      </w:r>
      <w:r w:rsidR="003C4F0E">
        <w:rPr>
          <w:lang w:eastAsia="en-GB"/>
        </w:rPr>
        <w:fldChar w:fldCharType="separate"/>
      </w:r>
      <w:r w:rsidR="00184868" w:rsidRPr="00184868">
        <w:rPr>
          <w:noProof/>
          <w:vertAlign w:val="superscript"/>
          <w:lang w:eastAsia="en-GB"/>
        </w:rPr>
        <w:t>26</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343789C"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w:t>
      </w:r>
      <w:proofErr w:type="spellStart"/>
      <w:r>
        <w:rPr>
          <w:lang w:eastAsia="en-GB"/>
        </w:rPr>
        <w:t>Nargis</w:t>
      </w:r>
      <w:proofErr w:type="spellEnd"/>
      <w:r>
        <w:rPr>
          <w:lang w:eastAsia="en-GB"/>
        </w:rPr>
        <w:t xml:space="preserve">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proofErr w:type="spellStart"/>
      <w:r w:rsidR="00263CE7">
        <w:rPr>
          <w:lang w:eastAsia="en-GB"/>
        </w:rPr>
        <w:t>Narg</w:t>
      </w:r>
      <w:r w:rsidR="00C50469">
        <w:rPr>
          <w:lang w:eastAsia="en-GB"/>
        </w:rPr>
        <w:t>is</w:t>
      </w:r>
      <w:proofErr w:type="spellEnd"/>
      <w:r w:rsidR="00C50469">
        <w:rPr>
          <w:lang w:eastAsia="en-GB"/>
        </w:rPr>
        <w:t xml:space="preserve">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r w:rsidR="007D3D61">
        <w:rPr>
          <w:lang w:eastAsia="en-GB"/>
        </w:rPr>
        <w:t>[ref]</w:t>
      </w:r>
    </w:p>
    <w:p w14:paraId="5C763734" w14:textId="77777777" w:rsidR="003C4F0E" w:rsidRDefault="003C4F0E" w:rsidP="007D3D61">
      <w:pPr>
        <w:jc w:val="both"/>
        <w:rPr>
          <w:lang w:eastAsia="en-GB"/>
        </w:rPr>
      </w:pPr>
    </w:p>
    <w:p w14:paraId="78662D92" w14:textId="41A408D6" w:rsidR="009225E0" w:rsidRDefault="007D3D61" w:rsidP="00140B00">
      <w:pPr>
        <w:jc w:val="both"/>
        <w:rPr>
          <w:lang w:eastAsia="en-GB"/>
        </w:rPr>
      </w:pPr>
      <w:r>
        <w:rPr>
          <w:lang w:eastAsia="en-GB"/>
        </w:rPr>
        <w:t xml:space="preserve">As such, it is important that meteorological technologists understand that such hardware fits into </w:t>
      </w:r>
      <w:del w:id="423" w:author="Joy Shumake-Guillemot" w:date="2017-09-23T10:33:00Z">
        <w:r w:rsidDel="003D7572">
          <w:rPr>
            <w:lang w:eastAsia="en-GB"/>
          </w:rPr>
          <w:delText>a larger</w:delText>
        </w:r>
      </w:del>
      <w:ins w:id="424" w:author="Joy Shumake-Guillemot" w:date="2017-09-23T10:33:00Z">
        <w:r w:rsidR="003D7572">
          <w:rPr>
            <w:lang w:eastAsia="en-GB"/>
          </w:rPr>
          <w:t>the existing local preparedness</w:t>
        </w:r>
      </w:ins>
      <w:r>
        <w:rPr>
          <w:lang w:eastAsia="en-GB"/>
        </w:rPr>
        <w:t xml:space="preserve"> plan</w:t>
      </w:r>
      <w:ins w:id="425" w:author="Joy Shumake-Guillemot" w:date="2017-09-23T10:33:00Z">
        <w:r w:rsidR="003D7572">
          <w:rPr>
            <w:lang w:eastAsia="en-GB"/>
          </w:rPr>
          <w:t xml:space="preserve">s, and the operational decision cycles of those who play important roles in public health protection, such as drinking water facilities managers, pharmacists, ambulatory services, </w:t>
        </w:r>
      </w:ins>
      <w:ins w:id="426" w:author="Joy Shumake-Guillemot" w:date="2017-09-23T10:34:00Z">
        <w:r w:rsidR="00140B00">
          <w:rPr>
            <w:lang w:eastAsia="en-GB"/>
          </w:rPr>
          <w:t>first responders</w:t>
        </w:r>
      </w:ins>
      <w:r>
        <w:rPr>
          <w:lang w:eastAsia="en-GB"/>
        </w:rPr>
        <w:t xml:space="preserve">. </w:t>
      </w:r>
      <w:commentRangeStart w:id="427"/>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commentRangeEnd w:id="427"/>
      <w:r w:rsidR="003D7572">
        <w:rPr>
          <w:rStyle w:val="CommentReference"/>
        </w:rPr>
        <w:commentReference w:id="427"/>
      </w:r>
      <w:ins w:id="428" w:author="Joy Shumake-Guillemot" w:date="2017-09-23T10:32:00Z">
        <w:r w:rsidR="003D7572">
          <w:rPr>
            <w:lang w:eastAsia="en-GB"/>
          </w:rPr>
          <w:t xml:space="preserve">  </w:t>
        </w:r>
      </w:ins>
      <w:ins w:id="429" w:author="Joy Shumake-Guillemot" w:date="2017-09-23T10:36:00Z">
        <w:r w:rsidR="00140B00">
          <w:rPr>
            <w:lang w:eastAsia="en-GB"/>
          </w:rPr>
          <w:t xml:space="preserve"> </w:t>
        </w:r>
      </w:ins>
      <w:ins w:id="430" w:author="Joy Shumake-Guillemot" w:date="2017-09-23T10:32:00Z">
        <w:r w:rsidR="003D7572">
          <w:rPr>
            <w:lang w:eastAsia="en-GB"/>
          </w:rPr>
          <w:t xml:space="preserve"> </w:t>
        </w:r>
      </w:ins>
    </w:p>
    <w:p w14:paraId="48F0F72B" w14:textId="77777777" w:rsidR="007A44DB" w:rsidRDefault="007A44DB" w:rsidP="007D3D61">
      <w:pPr>
        <w:jc w:val="both"/>
        <w:rPr>
          <w:lang w:eastAsia="en-GB"/>
        </w:rPr>
      </w:pPr>
    </w:p>
    <w:p w14:paraId="32084444" w14:textId="1192CFA8" w:rsidR="00AE6761" w:rsidRDefault="00033B77" w:rsidP="00033B77">
      <w:pPr>
        <w:pStyle w:val="Heading4"/>
        <w:rPr>
          <w:lang w:eastAsia="en-GB"/>
        </w:rPr>
      </w:pPr>
      <w:r>
        <w:rPr>
          <w:lang w:eastAsia="en-GB"/>
        </w:rPr>
        <w:t>Nature of interventions possible through forecasting</w:t>
      </w:r>
    </w:p>
    <w:p w14:paraId="511E46E6" w14:textId="77777777" w:rsidR="00033B77" w:rsidRDefault="00033B77" w:rsidP="00AE6761">
      <w:pPr>
        <w:rPr>
          <w:lang w:eastAsia="en-GB"/>
        </w:rPr>
      </w:pPr>
    </w:p>
    <w:p w14:paraId="5487ABBF" w14:textId="2F60BC8A" w:rsidR="00E00783" w:rsidRDefault="00EE2063" w:rsidP="00EE2063">
      <w:pPr>
        <w:rPr>
          <w:lang w:eastAsia="en-GB"/>
        </w:rPr>
      </w:pPr>
      <w:ins w:id="431" w:author="Joy Shumake-Guillemot" w:date="2017-09-23T09:36:00Z">
        <w:r>
          <w:rPr>
            <w:lang w:eastAsia="en-GB"/>
          </w:rPr>
          <w:t>Taking example from “</w:t>
        </w:r>
      </w:ins>
      <w:r w:rsidR="001F6E3B">
        <w:rPr>
          <w:lang w:eastAsia="en-GB"/>
        </w:rPr>
        <w:t>The National Flood Emergency Framework for England</w:t>
      </w:r>
      <w:ins w:id="432" w:author="Joy Shumake-Guillemot" w:date="2017-09-23T09:36:00Z">
        <w:r>
          <w:rPr>
            <w:lang w:eastAsia="en-GB"/>
          </w:rPr>
          <w:t>”</w:t>
        </w:r>
      </w:ins>
      <w:r w:rsidR="001F6E3B">
        <w:rPr>
          <w:lang w:eastAsia="en-GB"/>
        </w:rPr>
        <w:t xml:space="preserve"> </w:t>
      </w:r>
      <w:del w:id="433" w:author="Joy Shumake-Guillemot" w:date="2017-09-23T09:36:00Z">
        <w:r w:rsidR="001F6E3B" w:rsidDel="00EE2063">
          <w:rPr>
            <w:lang w:eastAsia="en-GB"/>
          </w:rPr>
          <w:delText xml:space="preserve">defines </w:delText>
        </w:r>
      </w:del>
      <w:r w:rsidR="001D2691">
        <w:rPr>
          <w:lang w:eastAsia="en-GB"/>
        </w:rPr>
        <w:t>three kinds of intervention</w:t>
      </w:r>
      <w:ins w:id="434" w:author="Joy Shumake-Guillemot" w:date="2017-09-23T09:36:00Z">
        <w:r>
          <w:rPr>
            <w:lang w:eastAsia="en-GB"/>
          </w:rPr>
          <w:t>s should be implemented</w:t>
        </w:r>
      </w:ins>
      <w:r w:rsidR="001D2691">
        <w:rPr>
          <w:lang w:eastAsia="en-GB"/>
        </w:rPr>
        <w:t xml:space="preserve"> to prevent the health effects of flooding:</w:t>
      </w:r>
      <w:r w:rsidR="00393BC3">
        <w:rPr>
          <w:lang w:eastAsia="en-GB"/>
        </w:rPr>
        <w:fldChar w:fldCharType="begin" w:fldLock="1"/>
      </w:r>
      <w:r w:rsidR="00184868">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"&lt;sup&gt;25&lt;/sup&gt;", "plainTextFormattedCitation" : "25", "previouslyFormattedCitation" : "&lt;sup&gt;25&lt;/sup&gt;" }, "properties" : { "noteIndex" : 11 }, "schema" : "https://github.com/citation-style-language/schema/raw/master/csl-citation.json" }</w:instrText>
      </w:r>
      <w:r w:rsidR="00393BC3">
        <w:rPr>
          <w:lang w:eastAsia="en-GB"/>
        </w:rPr>
        <w:fldChar w:fldCharType="separate"/>
      </w:r>
      <w:r w:rsidR="00184868" w:rsidRPr="00184868">
        <w:rPr>
          <w:noProof/>
          <w:vertAlign w:val="superscript"/>
          <w:lang w:eastAsia="en-GB"/>
        </w:rPr>
        <w:t>25</w:t>
      </w:r>
      <w:r w:rsidR="00393BC3">
        <w:rPr>
          <w:lang w:eastAsia="en-GB"/>
        </w:rPr>
        <w:fldChar w:fldCharType="end"/>
      </w:r>
    </w:p>
    <w:p w14:paraId="7CF9C76E" w14:textId="77777777" w:rsidR="00365645" w:rsidRPr="00365645" w:rsidRDefault="00365645" w:rsidP="00365645">
      <w:pPr>
        <w:jc w:val="both"/>
        <w:rPr>
          <w:b/>
          <w:lang w:eastAsia="en-GB"/>
        </w:rPr>
      </w:pPr>
    </w:p>
    <w:p w14:paraId="1564C90A" w14:textId="13F48C0B" w:rsidR="00365645" w:rsidRDefault="00365645" w:rsidP="00365645">
      <w:pPr>
        <w:jc w:val="both"/>
        <w:rPr>
          <w:lang w:eastAsia="en-GB"/>
        </w:rPr>
      </w:pPr>
      <w:r w:rsidRPr="00FD0B99">
        <w:rPr>
          <w:b/>
          <w:bCs/>
          <w:lang w:eastAsia="en-GB"/>
        </w:rPr>
        <w:t>Primary Prevention</w:t>
      </w:r>
      <w:r w:rsidR="00FD0B99">
        <w:rPr>
          <w:b/>
          <w:lang w:eastAsia="en-GB"/>
        </w:rPr>
        <w:t xml:space="preserve">. </w:t>
      </w: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568144B2" w14:textId="588F6855" w:rsidR="00365645" w:rsidRDefault="00365645" w:rsidP="00365645">
      <w:pPr>
        <w:jc w:val="both"/>
        <w:rPr>
          <w:lang w:eastAsia="en-GB"/>
        </w:rPr>
      </w:pPr>
      <w:r w:rsidRPr="00FD0B99">
        <w:rPr>
          <w:b/>
          <w:bCs/>
          <w:lang w:eastAsia="en-GB"/>
        </w:rPr>
        <w:t>Secondary Prevention</w:t>
      </w:r>
      <w:r w:rsidR="00FD0B99">
        <w:rPr>
          <w:b/>
          <w:lang w:eastAsia="en-GB"/>
        </w:rPr>
        <w:t xml:space="preserve">. </w:t>
      </w: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3835461E" w14:textId="423AB1F2" w:rsidR="00365645" w:rsidRDefault="00365645" w:rsidP="00365645">
      <w:pPr>
        <w:jc w:val="both"/>
        <w:rPr>
          <w:lang w:eastAsia="en-GB"/>
        </w:rPr>
      </w:pPr>
      <w:r w:rsidRPr="00FD0B99">
        <w:rPr>
          <w:b/>
          <w:bCs/>
          <w:lang w:eastAsia="en-GB"/>
        </w:rPr>
        <w:t>Tertiary Prevention</w:t>
      </w:r>
      <w:r w:rsidR="00FD0B99">
        <w:rPr>
          <w:b/>
          <w:lang w:eastAsia="en-GB"/>
        </w:rPr>
        <w:t>.</w:t>
      </w:r>
      <w:r w:rsidRPr="00365645">
        <w:rPr>
          <w:lang w:eastAsia="en-GB"/>
        </w:rPr>
        <w:t xml:space="preserve"> These measures can be taken during and after a flood to minimise health impacts. E.g. moving belongings to safe areas, ensuring the provision of clean drinking water, surveillance 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213566DB" w:rsidR="00E00783" w:rsidRDefault="00B04ADC" w:rsidP="00E00783">
      <w:pPr>
        <w:jc w:val="both"/>
        <w:rPr>
          <w:lang w:eastAsia="en-GB"/>
        </w:rPr>
      </w:pPr>
      <w:proofErr w:type="spellStart"/>
      <w:r>
        <w:rPr>
          <w:lang w:eastAsia="en-GB"/>
        </w:rPr>
        <w:t>HIWeather’s</w:t>
      </w:r>
      <w:proofErr w:type="spellEnd"/>
      <w:r>
        <w:rPr>
          <w:lang w:eastAsia="en-GB"/>
        </w:rPr>
        <w:t xml:space="preserve">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9A7670">
        <w:rPr>
          <w:b/>
          <w:lang w:eastAsia="en-GB"/>
        </w:rPr>
        <w:t>secondary and tertiary prevention</w:t>
      </w:r>
      <w:r w:rsidR="008A2080">
        <w:rPr>
          <w:b/>
          <w:lang w:eastAsia="en-GB"/>
        </w:rPr>
        <w:t xml:space="preserve">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66D78BDB" w:rsidR="00AE6761" w:rsidRPr="00AE6761" w:rsidRDefault="00AE6761" w:rsidP="00EE2063">
      <w:pPr>
        <w:jc w:val="both"/>
        <w:rPr>
          <w:lang w:eastAsia="en-GB"/>
        </w:rPr>
      </w:pPr>
      <w:commentRangeStart w:id="435"/>
      <w:del w:id="436" w:author="Joy Shumake-Guillemot" w:date="2017-09-23T09:41:00Z">
        <w:r w:rsidDel="00CF6644">
          <w:rPr>
            <w:lang w:eastAsia="en-GB"/>
          </w:rPr>
          <w:delText xml:space="preserve">When </w:delText>
        </w:r>
      </w:del>
      <w:ins w:id="437" w:author="Joy Shumake-Guillemot" w:date="2017-09-23T09:41:00Z">
        <w:r w:rsidR="00CF6644">
          <w:rPr>
            <w:lang w:eastAsia="en-GB"/>
          </w:rPr>
          <w:t xml:space="preserve">From the moment </w:t>
        </w:r>
      </w:ins>
      <w:r>
        <w:rPr>
          <w:lang w:eastAsia="en-GB"/>
        </w:rPr>
        <w:t xml:space="preserve">a </w:t>
      </w:r>
      <w:r w:rsidR="006B2E60">
        <w:rPr>
          <w:lang w:eastAsia="en-GB"/>
        </w:rPr>
        <w:t xml:space="preserve">trustworthy </w:t>
      </w:r>
      <w:del w:id="438" w:author="Joy Shumake-Guillemot" w:date="2017-09-23T09:39:00Z">
        <w:r w:rsidDel="00EE2063">
          <w:rPr>
            <w:lang w:eastAsia="en-GB"/>
          </w:rPr>
          <w:delText xml:space="preserve">flood </w:delText>
        </w:r>
      </w:del>
      <w:r>
        <w:rPr>
          <w:lang w:eastAsia="en-GB"/>
        </w:rPr>
        <w:t xml:space="preserve">alert is </w:t>
      </w:r>
      <w:r w:rsidR="006B2E60">
        <w:rPr>
          <w:lang w:eastAsia="en-GB"/>
        </w:rPr>
        <w:t xml:space="preserve">issued by a meteorological </w:t>
      </w:r>
      <w:del w:id="439" w:author="Joy Shumake-Guillemot" w:date="2017-09-23T09:38:00Z">
        <w:r w:rsidR="006B2E60" w:rsidDel="00EE2063">
          <w:rPr>
            <w:lang w:eastAsia="en-GB"/>
          </w:rPr>
          <w:delText xml:space="preserve">or health </w:delText>
        </w:r>
      </w:del>
      <w:r w:rsidR="006B2E60">
        <w:rPr>
          <w:lang w:eastAsia="en-GB"/>
        </w:rPr>
        <w:t>authority</w:t>
      </w:r>
      <w:ins w:id="440" w:author="Joy Shumake-Guillemot" w:date="2017-09-23T09:39:00Z">
        <w:r w:rsidR="00EE2063">
          <w:rPr>
            <w:lang w:eastAsia="en-GB"/>
          </w:rPr>
          <w:t xml:space="preserve"> of heavy rainfall, cyclone activity or other meteorological events that can lead to flooding</w:t>
        </w:r>
      </w:ins>
      <w:r w:rsidR="006B2E60">
        <w:rPr>
          <w:lang w:eastAsia="en-GB"/>
        </w:rPr>
        <w:t xml:space="preserve">, </w:t>
      </w:r>
      <w:commentRangeEnd w:id="435"/>
      <w:r w:rsidR="00EE2063">
        <w:rPr>
          <w:rStyle w:val="CommentReference"/>
        </w:rPr>
        <w:commentReference w:id="435"/>
      </w:r>
      <w:r w:rsidR="006B2E60">
        <w:rPr>
          <w:lang w:eastAsia="en-GB"/>
        </w:rPr>
        <w:t>decision makers</w:t>
      </w:r>
      <w:r>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 xml:space="preserve">e relevant to </w:t>
      </w:r>
      <w:proofErr w:type="spellStart"/>
      <w:r w:rsidR="00814BDC">
        <w:rPr>
          <w:lang w:eastAsia="en-GB"/>
        </w:rPr>
        <w:t>HIWeather’s</w:t>
      </w:r>
      <w:proofErr w:type="spellEnd"/>
      <w:r w:rsidR="00814BDC">
        <w:rPr>
          <w:lang w:eastAsia="en-GB"/>
        </w:rPr>
        <w:t xml:space="preserve">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415DF038" w14:textId="019C044E" w:rsidR="00D7717E" w:rsidRDefault="00CF6644" w:rsidP="00CF6644">
      <w:pPr>
        <w:pStyle w:val="Heading3"/>
        <w:rPr>
          <w:rFonts w:eastAsia="Times New Roman"/>
          <w:lang w:eastAsia="en-GB"/>
        </w:rPr>
      </w:pPr>
      <w:bookmarkStart w:id="441" w:name="_Toc493860702"/>
      <w:ins w:id="442" w:author="Joy Shumake-Guillemot" w:date="2017-09-23T09:42:00Z">
        <w:r>
          <w:rPr>
            <w:rFonts w:eastAsia="Times New Roman"/>
            <w:lang w:eastAsia="en-GB"/>
          </w:rPr>
          <w:t xml:space="preserve">Examples of </w:t>
        </w:r>
      </w:ins>
      <w:r w:rsidR="007F3A0D" w:rsidRPr="00226FCD">
        <w:rPr>
          <w:rFonts w:eastAsia="Times New Roman"/>
          <w:lang w:eastAsia="en-GB"/>
        </w:rPr>
        <w:t>Key</w:t>
      </w:r>
      <w:r w:rsidR="002B755B" w:rsidRPr="00226FCD">
        <w:rPr>
          <w:rFonts w:eastAsia="Times New Roman"/>
          <w:lang w:eastAsia="en-GB"/>
        </w:rPr>
        <w:t xml:space="preserve"> </w:t>
      </w:r>
      <w:del w:id="443" w:author="Joy Shumake-Guillemot" w:date="2017-09-23T09:42:00Z">
        <w:r w:rsidR="002B755B" w:rsidRPr="00226FCD" w:rsidDel="00CF6644">
          <w:rPr>
            <w:rFonts w:eastAsia="Times New Roman"/>
            <w:lang w:eastAsia="en-GB"/>
          </w:rPr>
          <w:delText>processes</w:delText>
        </w:r>
        <w:r w:rsidR="007F3A0D" w:rsidRPr="00226FCD" w:rsidDel="00CF6644">
          <w:rPr>
            <w:rFonts w:eastAsia="Times New Roman"/>
            <w:lang w:eastAsia="en-GB"/>
          </w:rPr>
          <w:delText xml:space="preserve"> </w:delText>
        </w:r>
      </w:del>
      <w:ins w:id="444" w:author="Joy Shumake-Guillemot" w:date="2017-09-23T09:42:00Z">
        <w:r>
          <w:rPr>
            <w:rFonts w:eastAsia="Times New Roman"/>
            <w:lang w:eastAsia="en-GB"/>
          </w:rPr>
          <w:t>steps often taken by Health Authorities</w:t>
        </w:r>
        <w:r w:rsidRPr="00226FCD">
          <w:rPr>
            <w:rFonts w:eastAsia="Times New Roman"/>
            <w:lang w:eastAsia="en-GB"/>
          </w:rPr>
          <w:t xml:space="preserve"> </w:t>
        </w:r>
      </w:ins>
      <w:del w:id="445" w:author="Joy Shumake-Guillemot" w:date="2017-09-23T09:42:00Z">
        <w:r w:rsidR="007F3A0D" w:rsidRPr="00226FCD" w:rsidDel="00CF6644">
          <w:rPr>
            <w:rFonts w:eastAsia="Times New Roman"/>
            <w:lang w:eastAsia="en-GB"/>
          </w:rPr>
          <w:delText xml:space="preserve">made </w:delText>
        </w:r>
        <w:r w:rsidR="00964429" w:rsidRPr="00226FCD" w:rsidDel="00CF6644">
          <w:rPr>
            <w:rFonts w:eastAsia="Times New Roman"/>
            <w:lang w:eastAsia="en-GB"/>
          </w:rPr>
          <w:delText>in preparedness and action plans</w:delText>
        </w:r>
      </w:del>
      <w:bookmarkEnd w:id="441"/>
      <w:ins w:id="446" w:author="Joy Shumake-Guillemot" w:date="2017-09-23T09:42:00Z">
        <w:r>
          <w:rPr>
            <w:rFonts w:eastAsia="Times New Roman"/>
            <w:lang w:eastAsia="en-GB"/>
          </w:rPr>
          <w:t>to reduce health risks in preparation for flood events</w:t>
        </w:r>
      </w:ins>
    </w:p>
    <w:p w14:paraId="58501F12" w14:textId="77777777" w:rsidR="009C0840" w:rsidRDefault="009C0840" w:rsidP="009C0840">
      <w:pPr>
        <w:rPr>
          <w:lang w:eastAsia="en-GB"/>
        </w:rPr>
      </w:pPr>
    </w:p>
    <w:p w14:paraId="14C4E170" w14:textId="1B27180A" w:rsidR="009C0840" w:rsidRPr="002226D5" w:rsidRDefault="009C0840" w:rsidP="002226D5">
      <w:pPr>
        <w:pStyle w:val="Heading4"/>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w:t>
      </w:r>
      <w:proofErr w:type="spellStart"/>
      <w:r w:rsidR="002226D5">
        <w:rPr>
          <w:rFonts w:eastAsia="Times New Roman"/>
          <w:lang w:eastAsia="en-GB"/>
        </w:rPr>
        <w:t>HIWeather</w:t>
      </w:r>
      <w:proofErr w:type="spellEnd"/>
      <w:r w:rsidR="002226D5">
        <w:rPr>
          <w:rFonts w:eastAsia="Times New Roman"/>
          <w:lang w:eastAsia="en-GB"/>
        </w:rPr>
        <w:t xml:space="preserve"> and WWRP)</w:t>
      </w:r>
    </w:p>
    <w:p w14:paraId="3889CDCB" w14:textId="77777777" w:rsidR="001068EC" w:rsidRDefault="001068EC" w:rsidP="00FF69F5">
      <w:pPr>
        <w:shd w:val="clear" w:color="auto" w:fill="FFFFFF"/>
        <w:jc w:val="both"/>
        <w:rPr>
          <w:rFonts w:eastAsia="Times New Roman" w:cs="Times New Roman"/>
          <w:b/>
          <w:lang w:eastAsia="en-GB"/>
        </w:rPr>
      </w:pPr>
    </w:p>
    <w:p w14:paraId="19A8C2DC" w14:textId="289AEF7E"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t>
      </w:r>
      <w:r w:rsidR="008F3F81">
        <w:rPr>
          <w:rFonts w:eastAsia="Times New Roman" w:cs="Times New Roman"/>
          <w:u w:val="single"/>
          <w:lang w:eastAsia="en-GB"/>
        </w:rPr>
        <w:t>2 minutes to 2 weeks</w:t>
      </w:r>
      <w:r w:rsidR="00E30348">
        <w:rPr>
          <w:rFonts w:eastAsia="Times New Roman" w:cs="Times New Roman"/>
          <w:u w:val="single"/>
          <w:lang w:eastAsia="en-GB"/>
        </w:rPr>
        <w:t>)</w:t>
      </w:r>
      <w:r w:rsidR="00011508">
        <w:rPr>
          <w:rFonts w:eastAsia="Times New Roman" w:cs="Times New Roman"/>
          <w:u w:val="single"/>
          <w:lang w:eastAsia="en-GB"/>
        </w:rPr>
        <w:t xml:space="preserve"> i.e. </w:t>
      </w:r>
      <w:proofErr w:type="spellStart"/>
      <w:r w:rsidR="00011508">
        <w:rPr>
          <w:rFonts w:eastAsia="Times New Roman" w:cs="Times New Roman"/>
          <w:u w:val="single"/>
          <w:lang w:eastAsia="en-GB"/>
        </w:rPr>
        <w:t>nowcasting</w:t>
      </w:r>
      <w:proofErr w:type="spellEnd"/>
      <w:r w:rsidR="00011508">
        <w:rPr>
          <w:rFonts w:eastAsia="Times New Roman" w:cs="Times New Roman"/>
          <w:u w:val="single"/>
          <w:lang w:eastAsia="en-GB"/>
        </w:rPr>
        <w:t>,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45597BA7"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ins w:id="447" w:author="Joy Shumake-Guillemot" w:date="2017-09-23T09:43:00Z">
        <w:r w:rsidR="00CF6644">
          <w:rPr>
            <w:rFonts w:eastAsia="Times New Roman" w:cs="Times New Roman"/>
            <w:lang w:eastAsia="en-GB"/>
          </w:rPr>
          <w:t xml:space="preserve">  Safe zones should be pre-identified and can also benefit from hazard mapping.</w:t>
        </w:r>
      </w:ins>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06499367" w:rsidR="003C27C6" w:rsidRPr="000407DA" w:rsidRDefault="00140B8A" w:rsidP="00CF6644">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ins w:id="448" w:author="Joy Shumake-Guillemot" w:date="2017-09-23T09:43:00Z">
        <w:r w:rsidR="00CF6644">
          <w:rPr>
            <w:rFonts w:eastAsia="Times New Roman" w:cs="Times New Roman"/>
            <w:b/>
            <w:lang w:eastAsia="en-GB"/>
          </w:rPr>
          <w:t>Health facilities</w:t>
        </w:r>
      </w:ins>
      <w:ins w:id="449" w:author="Joy Shumake-Guillemot" w:date="2017-09-23T09:44:00Z">
        <w:r w:rsidR="00CF6644">
          <w:rPr>
            <w:rFonts w:eastAsia="Times New Roman" w:cs="Times New Roman"/>
            <w:b/>
            <w:lang w:eastAsia="en-GB"/>
          </w:rPr>
          <w:t>, social care institutions,</w:t>
        </w:r>
      </w:ins>
      <w:ins w:id="450" w:author="Joy Shumake-Guillemot" w:date="2017-09-23T09:43:00Z">
        <w:r w:rsidR="00CF6644">
          <w:rPr>
            <w:rFonts w:eastAsia="Times New Roman" w:cs="Times New Roman"/>
            <w:b/>
            <w:lang w:eastAsia="en-GB"/>
          </w:rPr>
          <w:t xml:space="preserve"> and </w:t>
        </w:r>
        <w:r w:rsidR="00CF6644">
          <w:rPr>
            <w:rFonts w:eastAsia="Times New Roman" w:cs="Times New Roman"/>
            <w:lang w:eastAsia="en-GB"/>
          </w:rPr>
          <w:t>v</w:t>
        </w:r>
      </w:ins>
      <w:del w:id="451" w:author="Joy Shumake-Guillemot" w:date="2017-09-23T09:43:00Z">
        <w:r w:rsidR="006F1CAD" w:rsidDel="00CF6644">
          <w:rPr>
            <w:rFonts w:eastAsia="Times New Roman" w:cs="Times New Roman"/>
            <w:lang w:eastAsia="en-GB"/>
          </w:rPr>
          <w:delText>V</w:delText>
        </w:r>
      </w:del>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w:t>
      </w:r>
      <w:r w:rsidR="000407DA">
        <w:rPr>
          <w:rFonts w:eastAsia="Times New Roman" w:cs="Times New Roman"/>
          <w:lang w:eastAsia="en-GB"/>
        </w:rPr>
        <w:lastRenderedPageBreak/>
        <w:t>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sidR="00823CA8">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w:t>
      </w:r>
      <w:ins w:id="452" w:author="Joy Shumake-Guillemot" w:date="2017-09-23T09:44:00Z">
        <w:r w:rsidR="00CF6644">
          <w:rPr>
            <w:rFonts w:eastAsia="Times New Roman" w:cs="Times New Roman"/>
            <w:lang w:eastAsia="en-GB"/>
          </w:rPr>
          <w:t xml:space="preserve">independent emergency water tanks and bladders, or </w:t>
        </w:r>
      </w:ins>
      <w:r w:rsidR="006B113B">
        <w:rPr>
          <w:rFonts w:eastAsia="Times New Roman" w:cs="Times New Roman"/>
          <w:lang w:eastAsia="en-GB"/>
        </w:rPr>
        <w:t xml:space="preserve">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sidR="002D1381">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sidR="002D1381">
        <w:rPr>
          <w:rFonts w:eastAsia="Times New Roman" w:cs="Times New Roman"/>
          <w:lang w:eastAsia="en-GB"/>
        </w:rPr>
        <w:fldChar w:fldCharType="end"/>
      </w:r>
      <w:ins w:id="453" w:author="Joy Shumake-Guillemot" w:date="2017-09-23T09:45:00Z">
        <w:r w:rsidR="00CF6644">
          <w:rPr>
            <w:rFonts w:eastAsia="Times New Roman" w:cs="Times New Roman"/>
            <w:lang w:eastAsia="en-GB"/>
          </w:rPr>
          <w:t xml:space="preserve">  Health facilities require sufficient clean water to maintain health services throughout an emergency.  </w:t>
        </w:r>
      </w:ins>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07B81186" w:rsidR="00005126" w:rsidRPr="00CA0C4D" w:rsidDel="00CF6644" w:rsidRDefault="003C27C6" w:rsidP="00CF6644">
      <w:pPr>
        <w:shd w:val="clear" w:color="auto" w:fill="FFFFFF"/>
        <w:jc w:val="both"/>
        <w:rPr>
          <w:del w:id="454" w:author="Joy Shumake-Guillemot" w:date="2017-09-23T09:48:00Z"/>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ins w:id="455" w:author="Joy Shumake-Guillemot" w:date="2017-09-23T09:46:00Z">
        <w:r w:rsidR="00CF6644" w:rsidRPr="00CF6644">
          <w:rPr>
            <w:rFonts w:eastAsia="Times New Roman" w:cs="Times New Roman"/>
            <w:bCs/>
            <w:lang w:eastAsia="en-GB"/>
            <w:rPrChange w:id="456" w:author="Joy Shumake-Guillemot" w:date="2017-09-23T09:47:00Z">
              <w:rPr>
                <w:rFonts w:eastAsia="Times New Roman" w:cs="Times New Roman"/>
                <w:b/>
                <w:lang w:eastAsia="en-GB"/>
              </w:rPr>
            </w:rPrChange>
          </w:rPr>
          <w:t xml:space="preserve">Ambulatory care may be required before a flood event to support evacuation efforts, including evacuation of hospitals or care facilities, </w:t>
        </w:r>
      </w:ins>
      <w:ins w:id="457" w:author="Joy Shumake-Guillemot" w:date="2017-09-23T09:47:00Z">
        <w:r w:rsidR="00CF6644">
          <w:rPr>
            <w:rFonts w:eastAsia="Times New Roman" w:cs="Times New Roman"/>
            <w:bCs/>
            <w:lang w:eastAsia="en-GB"/>
          </w:rPr>
          <w:t xml:space="preserve">as well as throughout a flood event. Up-to-date information is required by the ambulatory services </w:t>
        </w:r>
      </w:ins>
      <w:ins w:id="458" w:author="Joy Shumake-Guillemot" w:date="2017-09-23T09:48:00Z">
        <w:r w:rsidR="00CF6644">
          <w:rPr>
            <w:rFonts w:eastAsia="Times New Roman" w:cs="Times New Roman"/>
            <w:bCs/>
            <w:lang w:eastAsia="en-GB"/>
          </w:rPr>
          <w:t>of</w:t>
        </w:r>
      </w:ins>
      <w:ins w:id="459" w:author="Joy Shumake-Guillemot" w:date="2017-09-23T09:47:00Z">
        <w:r w:rsidR="00CF6644" w:rsidRPr="00CF6644">
          <w:rPr>
            <w:rFonts w:eastAsia="Times New Roman" w:cs="Times New Roman"/>
            <w:bCs/>
            <w:lang w:eastAsia="en-GB"/>
            <w:rPrChange w:id="460" w:author="Joy Shumake-Guillemot" w:date="2017-09-23T09:47:00Z">
              <w:rPr>
                <w:rFonts w:eastAsia="Times New Roman" w:cs="Times New Roman"/>
                <w:b/>
                <w:lang w:eastAsia="en-GB"/>
              </w:rPr>
            </w:rPrChange>
          </w:rPr>
          <w:t xml:space="preserve"> safe transport routes </w:t>
        </w:r>
      </w:ins>
      <w:ins w:id="461" w:author="Joy Shumake-Guillemot" w:date="2017-09-23T09:48:00Z">
        <w:r w:rsidR="00CF6644">
          <w:rPr>
            <w:rFonts w:eastAsia="Times New Roman" w:cs="Times New Roman"/>
            <w:bCs/>
            <w:lang w:eastAsia="en-GB"/>
          </w:rPr>
          <w:t xml:space="preserve">that can be used for road vehicles, or where boats or airlifting will be required.  </w:t>
        </w:r>
      </w:ins>
      <w:del w:id="462" w:author="Joy Shumake-Guillemot" w:date="2017-09-23T09:48:00Z">
        <w:r w:rsidR="00CA0C4D" w:rsidDel="00CF6644">
          <w:rPr>
            <w:rFonts w:eastAsia="Times New Roman" w:cs="Times New Roman"/>
            <w:lang w:eastAsia="en-GB"/>
          </w:rPr>
          <w:delText>ELABORATE.</w:delText>
        </w:r>
      </w:del>
    </w:p>
    <w:p w14:paraId="4693754F" w14:textId="77777777" w:rsidR="004B2D47" w:rsidRDefault="004B2D47" w:rsidP="00FF69F5">
      <w:pPr>
        <w:shd w:val="clear" w:color="auto" w:fill="FFFFFF"/>
        <w:jc w:val="both"/>
        <w:rPr>
          <w:rFonts w:eastAsia="Times New Roman" w:cs="Times New Roman"/>
          <w:b/>
          <w:lang w:eastAsia="en-GB"/>
        </w:rPr>
      </w:pPr>
    </w:p>
    <w:p w14:paraId="1F69DF43" w14:textId="3CAA4123" w:rsidR="009E7795" w:rsidRDefault="004B2D47" w:rsidP="00FF69F5">
      <w:pPr>
        <w:shd w:val="clear" w:color="auto" w:fill="FFFFFF"/>
        <w:jc w:val="both"/>
        <w:rPr>
          <w:ins w:id="463" w:author="Joy Shumake-Guillemot" w:date="2017-09-23T10:40:00Z"/>
          <w:rFonts w:eastAsia="Times New Roman" w:cs="Times New Roman"/>
          <w:lang w:eastAsia="en-GB"/>
        </w:rPr>
      </w:pPr>
      <w:r>
        <w:rPr>
          <w:rFonts w:eastAsia="Times New Roman" w:cs="Times New Roman"/>
          <w:b/>
          <w:lang w:eastAsia="en-GB"/>
        </w:rPr>
        <w:t xml:space="preserve">Emergency shelter preparation </w:t>
      </w:r>
      <w:ins w:id="464" w:author="Joy Shumake-Guillemot" w:date="2017-09-23T09:49:00Z">
        <w:r w:rsidR="00CF6644">
          <w:rPr>
            <w:rFonts w:eastAsia="Times New Roman" w:cs="Times New Roman"/>
            <w:b/>
            <w:lang w:eastAsia="en-GB"/>
          </w:rPr>
          <w:t xml:space="preserve">and management </w:t>
        </w:r>
      </w:ins>
      <w:r>
        <w:rPr>
          <w:rFonts w:eastAsia="Times New Roman" w:cs="Times New Roman"/>
          <w:b/>
          <w:lang w:eastAsia="en-GB"/>
        </w:rPr>
        <w:t xml:space="preserve">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ins w:id="465" w:author="Joy Shumake-Guillemot" w:date="2017-09-23T09:49:00Z">
        <w:r w:rsidR="00CF6644">
          <w:rPr>
            <w:rFonts w:eastAsia="Times New Roman" w:cs="Times New Roman"/>
            <w:lang w:eastAsia="en-GB"/>
          </w:rPr>
          <w:t>These need to be pre-identified by authorities and validated to remain safe</w:t>
        </w:r>
      </w:ins>
      <w:ins w:id="466" w:author="Joy Shumake-Guillemot" w:date="2017-09-23T09:50:00Z">
        <w:r w:rsidR="00CF6644">
          <w:rPr>
            <w:rFonts w:eastAsia="Times New Roman" w:cs="Times New Roman"/>
            <w:lang w:eastAsia="en-GB"/>
          </w:rPr>
          <w:t xml:space="preserve"> and functional</w:t>
        </w:r>
      </w:ins>
      <w:ins w:id="467" w:author="Joy Shumake-Guillemot" w:date="2017-09-23T09:49:00Z">
        <w:r w:rsidR="00CF6644">
          <w:rPr>
            <w:rFonts w:eastAsia="Times New Roman" w:cs="Times New Roman"/>
            <w:lang w:eastAsia="en-GB"/>
          </w:rPr>
          <w:t xml:space="preserve"> during the expected magnitude and duration of a flood event. </w:t>
        </w:r>
      </w:ins>
      <w:r w:rsidR="00A013F5">
        <w:rPr>
          <w:rFonts w:eastAsia="Times New Roman" w:cs="Times New Roman"/>
          <w:lang w:eastAsia="en-GB"/>
        </w:rPr>
        <w:t>Like food and medical supplies, this may require days of advance preparation and knowledge of safe locations from flood.</w:t>
      </w:r>
    </w:p>
    <w:p w14:paraId="224C55E0" w14:textId="77777777" w:rsidR="00140B00" w:rsidRDefault="00140B00" w:rsidP="00FF69F5">
      <w:pPr>
        <w:shd w:val="clear" w:color="auto" w:fill="FFFFFF"/>
        <w:jc w:val="both"/>
        <w:rPr>
          <w:ins w:id="468" w:author="Joy Shumake-Guillemot" w:date="2017-09-23T10:40:00Z"/>
          <w:rFonts w:eastAsia="Times New Roman" w:cs="Times New Roman"/>
          <w:lang w:eastAsia="en-GB"/>
        </w:rPr>
      </w:pPr>
    </w:p>
    <w:p w14:paraId="658748C4" w14:textId="16DF7BB6" w:rsidR="00140B00" w:rsidRPr="00140B00" w:rsidRDefault="00140B00" w:rsidP="00140B00">
      <w:pPr>
        <w:shd w:val="clear" w:color="auto" w:fill="FFFFFF"/>
        <w:jc w:val="both"/>
        <w:rPr>
          <w:rFonts w:eastAsia="Times New Roman" w:cs="Times New Roman"/>
          <w:b/>
          <w:bCs/>
          <w:lang w:eastAsia="en-GB"/>
          <w:rPrChange w:id="469" w:author="Joy Shumake-Guillemot" w:date="2017-09-23T10:43:00Z">
            <w:rPr>
              <w:rFonts w:eastAsia="Times New Roman" w:cs="Times New Roman"/>
              <w:lang w:eastAsia="en-GB"/>
            </w:rPr>
          </w:rPrChange>
        </w:rPr>
      </w:pPr>
      <w:ins w:id="470" w:author="Joy Shumake-Guillemot" w:date="2017-09-23T10:40:00Z">
        <w:r w:rsidRPr="00140B00">
          <w:rPr>
            <w:rFonts w:eastAsia="Times New Roman" w:cs="Times New Roman"/>
            <w:b/>
            <w:bCs/>
            <w:lang w:eastAsia="en-GB"/>
            <w:rPrChange w:id="471" w:author="Joy Shumake-Guillemot" w:date="2017-09-23T10:43:00Z">
              <w:rPr>
                <w:rFonts w:eastAsia="Times New Roman" w:cs="Times New Roman"/>
                <w:lang w:eastAsia="en-GB"/>
              </w:rPr>
            </w:rPrChange>
          </w:rPr>
          <w:t>Vector, rodent, carcass</w:t>
        </w:r>
      </w:ins>
      <w:ins w:id="472" w:author="Joy Shumake-Guillemot" w:date="2017-09-23T10:41:00Z">
        <w:r w:rsidRPr="00140B00">
          <w:rPr>
            <w:rFonts w:eastAsia="Times New Roman" w:cs="Times New Roman"/>
            <w:b/>
            <w:bCs/>
            <w:lang w:eastAsia="en-GB"/>
            <w:rPrChange w:id="473" w:author="Joy Shumake-Guillemot" w:date="2017-09-23T10:43:00Z">
              <w:rPr>
                <w:rFonts w:eastAsia="Times New Roman" w:cs="Times New Roman"/>
                <w:lang w:eastAsia="en-GB"/>
              </w:rPr>
            </w:rPrChange>
          </w:rPr>
          <w:t>, and waste</w:t>
        </w:r>
      </w:ins>
      <w:ins w:id="474" w:author="Joy Shumake-Guillemot" w:date="2017-09-23T10:40:00Z">
        <w:r w:rsidRPr="00140B00">
          <w:rPr>
            <w:rFonts w:eastAsia="Times New Roman" w:cs="Times New Roman"/>
            <w:b/>
            <w:bCs/>
            <w:lang w:eastAsia="en-GB"/>
            <w:rPrChange w:id="475" w:author="Joy Shumake-Guillemot" w:date="2017-09-23T10:43:00Z">
              <w:rPr>
                <w:rFonts w:eastAsia="Times New Roman" w:cs="Times New Roman"/>
                <w:lang w:eastAsia="en-GB"/>
              </w:rPr>
            </w:rPrChange>
          </w:rPr>
          <w:t xml:space="preserve"> management </w:t>
        </w:r>
      </w:ins>
    </w:p>
    <w:p w14:paraId="0B8CD212" w14:textId="4E8B3D5A" w:rsidR="009E7795" w:rsidRDefault="00140B00" w:rsidP="00140B00">
      <w:pPr>
        <w:pBdr>
          <w:bottom w:val="single" w:sz="12" w:space="1" w:color="auto"/>
        </w:pBdr>
        <w:shd w:val="clear" w:color="auto" w:fill="FFFFFF"/>
        <w:jc w:val="both"/>
        <w:rPr>
          <w:ins w:id="476" w:author="Joy Shumake-Guillemot" w:date="2017-09-23T10:40:00Z"/>
          <w:rFonts w:eastAsia="Times New Roman" w:cs="Times New Roman"/>
          <w:lang w:eastAsia="en-GB"/>
        </w:rPr>
      </w:pPr>
      <w:ins w:id="477" w:author="Joy Shumake-Guillemot" w:date="2017-09-23T10:40:00Z">
        <w:r>
          <w:rPr>
            <w:rFonts w:eastAsia="Times New Roman" w:cs="Times New Roman"/>
            <w:lang w:eastAsia="en-GB"/>
          </w:rPr>
          <w:t xml:space="preserve">Plans will need to be made for how to manage sources of disease </w:t>
        </w:r>
      </w:ins>
      <w:ins w:id="478" w:author="Joy Shumake-Guillemot" w:date="2017-09-23T10:41:00Z">
        <w:r>
          <w:rPr>
            <w:rFonts w:eastAsia="Times New Roman" w:cs="Times New Roman"/>
            <w:lang w:eastAsia="en-GB"/>
          </w:rPr>
          <w:t>during flood events –</w:t>
        </w:r>
      </w:ins>
      <w:ins w:id="479" w:author="Joy Shumake-Guillemot" w:date="2017-09-23T10:40:00Z">
        <w:r>
          <w:rPr>
            <w:rFonts w:eastAsia="Times New Roman" w:cs="Times New Roman"/>
            <w:lang w:eastAsia="en-GB"/>
          </w:rPr>
          <w:t xml:space="preserve"> which </w:t>
        </w:r>
      </w:ins>
      <w:ins w:id="480" w:author="Joy Shumake-Guillemot" w:date="2017-09-23T10:41:00Z">
        <w:r>
          <w:rPr>
            <w:rFonts w:eastAsia="Times New Roman" w:cs="Times New Roman"/>
            <w:lang w:eastAsia="en-GB"/>
          </w:rPr>
          <w:t xml:space="preserve">can result from displacement of rodents into residential </w:t>
        </w:r>
      </w:ins>
      <w:ins w:id="481" w:author="Joy Shumake-Guillemot" w:date="2017-09-23T10:42:00Z">
        <w:r>
          <w:rPr>
            <w:rFonts w:eastAsia="Times New Roman" w:cs="Times New Roman"/>
            <w:lang w:eastAsia="en-GB"/>
          </w:rPr>
          <w:t>and medical facilities;</w:t>
        </w:r>
      </w:ins>
      <w:ins w:id="482" w:author="Joy Shumake-Guillemot" w:date="2017-09-23T10:41:00Z">
        <w:r>
          <w:rPr>
            <w:rFonts w:eastAsia="Times New Roman" w:cs="Times New Roman"/>
            <w:lang w:eastAsia="en-GB"/>
          </w:rPr>
          <w:t xml:space="preserve"> the </w:t>
        </w:r>
      </w:ins>
      <w:ins w:id="483" w:author="Joy Shumake-Guillemot" w:date="2017-09-23T10:42:00Z">
        <w:r>
          <w:rPr>
            <w:rFonts w:eastAsia="Times New Roman" w:cs="Times New Roman"/>
            <w:lang w:eastAsia="en-GB"/>
          </w:rPr>
          <w:t xml:space="preserve">collection and removal </w:t>
        </w:r>
      </w:ins>
      <w:ins w:id="484" w:author="Joy Shumake-Guillemot" w:date="2017-09-23T10:41:00Z">
        <w:r>
          <w:rPr>
            <w:rFonts w:eastAsia="Times New Roman" w:cs="Times New Roman"/>
            <w:lang w:eastAsia="en-GB"/>
          </w:rPr>
          <w:t>of dead animals</w:t>
        </w:r>
      </w:ins>
      <w:ins w:id="485" w:author="Joy Shumake-Guillemot" w:date="2017-09-23T10:42:00Z">
        <w:r>
          <w:rPr>
            <w:rFonts w:eastAsia="Times New Roman" w:cs="Times New Roman"/>
            <w:lang w:eastAsia="en-GB"/>
          </w:rPr>
          <w:t>; and vector control measures to be immediately activated post-flood to control</w:t>
        </w:r>
      </w:ins>
      <w:ins w:id="486" w:author="Joy Shumake-Guillemot" w:date="2017-09-23T10:43:00Z">
        <w:r>
          <w:rPr>
            <w:rFonts w:eastAsia="Times New Roman" w:cs="Times New Roman"/>
            <w:lang w:eastAsia="en-GB"/>
          </w:rPr>
          <w:t xml:space="preserve"> and reduce</w:t>
        </w:r>
      </w:ins>
      <w:ins w:id="487" w:author="Joy Shumake-Guillemot" w:date="2017-09-23T10:42:00Z">
        <w:r>
          <w:rPr>
            <w:rFonts w:eastAsia="Times New Roman" w:cs="Times New Roman"/>
            <w:lang w:eastAsia="en-GB"/>
          </w:rPr>
          <w:t xml:space="preserve"> breeding</w:t>
        </w:r>
      </w:ins>
      <w:ins w:id="488" w:author="Joy Shumake-Guillemot" w:date="2017-09-23T10:41:00Z">
        <w:r>
          <w:rPr>
            <w:rFonts w:eastAsia="Times New Roman" w:cs="Times New Roman"/>
            <w:lang w:eastAsia="en-GB"/>
          </w:rPr>
          <w:t xml:space="preserve"> </w:t>
        </w:r>
      </w:ins>
      <w:ins w:id="489" w:author="Joy Shumake-Guillemot" w:date="2017-09-23T10:43:00Z">
        <w:r>
          <w:rPr>
            <w:rFonts w:eastAsia="Times New Roman" w:cs="Times New Roman"/>
            <w:lang w:eastAsia="en-GB"/>
          </w:rPr>
          <w:t xml:space="preserve">sites. </w:t>
        </w:r>
      </w:ins>
    </w:p>
    <w:p w14:paraId="7997E239" w14:textId="77777777" w:rsidR="00140B00" w:rsidRDefault="00140B00" w:rsidP="009E7795">
      <w:pPr>
        <w:pBdr>
          <w:bottom w:val="single" w:sz="12" w:space="1" w:color="auto"/>
        </w:pBdr>
        <w:shd w:val="clear" w:color="auto" w:fill="FFFFFF"/>
        <w:jc w:val="both"/>
        <w:rPr>
          <w:ins w:id="490" w:author="Joy Shumake-Guillemot" w:date="2017-09-23T10:40:00Z"/>
          <w:rFonts w:eastAsia="Times New Roman" w:cs="Times New Roman"/>
          <w:lang w:eastAsia="en-GB"/>
        </w:rPr>
      </w:pPr>
    </w:p>
    <w:p w14:paraId="52CEA283" w14:textId="7986820C" w:rsidR="00140B00" w:rsidRPr="00745688" w:rsidRDefault="00140B00" w:rsidP="009E7795">
      <w:pPr>
        <w:pBdr>
          <w:bottom w:val="single" w:sz="12" w:space="1" w:color="auto"/>
        </w:pBdr>
        <w:shd w:val="clear" w:color="auto" w:fill="FFFFFF"/>
        <w:jc w:val="both"/>
        <w:rPr>
          <w:ins w:id="491" w:author="Joy Shumake-Guillemot" w:date="2017-09-23T10:43:00Z"/>
          <w:rFonts w:eastAsia="Times New Roman" w:cs="Times New Roman"/>
          <w:b/>
          <w:bCs/>
          <w:lang w:eastAsia="en-GB"/>
          <w:rPrChange w:id="492" w:author="Joy Shumake-Guillemot" w:date="2017-09-23T10:54:00Z">
            <w:rPr>
              <w:ins w:id="493" w:author="Joy Shumake-Guillemot" w:date="2017-09-23T10:43:00Z"/>
              <w:rFonts w:eastAsia="Times New Roman" w:cs="Times New Roman"/>
              <w:lang w:eastAsia="en-GB"/>
            </w:rPr>
          </w:rPrChange>
        </w:rPr>
      </w:pPr>
      <w:ins w:id="494" w:author="Joy Shumake-Guillemot" w:date="2017-09-23T10:43:00Z">
        <w:r w:rsidRPr="00745688">
          <w:rPr>
            <w:rFonts w:eastAsia="Times New Roman" w:cs="Times New Roman"/>
            <w:b/>
            <w:bCs/>
            <w:lang w:eastAsia="en-GB"/>
            <w:rPrChange w:id="495" w:author="Joy Shumake-Guillemot" w:date="2017-09-23T10:54:00Z">
              <w:rPr>
                <w:rFonts w:eastAsia="Times New Roman" w:cs="Times New Roman"/>
                <w:lang w:eastAsia="en-GB"/>
              </w:rPr>
            </w:rPrChange>
          </w:rPr>
          <w:t>Intoxications and chemical poisonings</w:t>
        </w:r>
      </w:ins>
    </w:p>
    <w:p w14:paraId="0DA12148" w14:textId="6B085D41" w:rsidR="00140B00" w:rsidRDefault="00140B00" w:rsidP="00140B00">
      <w:pPr>
        <w:pBdr>
          <w:bottom w:val="single" w:sz="12" w:space="1" w:color="auto"/>
        </w:pBdr>
        <w:shd w:val="clear" w:color="auto" w:fill="FFFFFF"/>
        <w:jc w:val="both"/>
        <w:rPr>
          <w:ins w:id="496" w:author="Joy Shumake-Guillemot" w:date="2017-09-23T10:43:00Z"/>
          <w:rFonts w:eastAsia="Times New Roman" w:cs="Times New Roman"/>
          <w:lang w:eastAsia="en-GB"/>
        </w:rPr>
      </w:pPr>
      <w:ins w:id="497" w:author="Joy Shumake-Guillemot" w:date="2017-09-23T10:43:00Z">
        <w:r>
          <w:rPr>
            <w:rFonts w:eastAsia="Times New Roman" w:cs="Times New Roman"/>
            <w:lang w:eastAsia="en-GB"/>
          </w:rPr>
          <w:t>Urban flooding heighten risks related to spillage of</w:t>
        </w:r>
      </w:ins>
      <w:ins w:id="498" w:author="Joy Shumake-Guillemot" w:date="2017-09-23T10:45:00Z">
        <w:r>
          <w:rPr>
            <w:rFonts w:eastAsia="Times New Roman" w:cs="Times New Roman"/>
            <w:lang w:eastAsia="en-GB"/>
          </w:rPr>
          <w:t xml:space="preserve"> fuels and</w:t>
        </w:r>
      </w:ins>
      <w:ins w:id="499" w:author="Joy Shumake-Guillemot" w:date="2017-09-23T10:43:00Z">
        <w:r>
          <w:rPr>
            <w:rFonts w:eastAsia="Times New Roman" w:cs="Times New Roman"/>
            <w:lang w:eastAsia="en-GB"/>
          </w:rPr>
          <w:t xml:space="preserve"> industrial </w:t>
        </w:r>
      </w:ins>
      <w:ins w:id="500" w:author="Joy Shumake-Guillemot" w:date="2017-09-23T10:44:00Z">
        <w:r>
          <w:rPr>
            <w:rFonts w:eastAsia="Times New Roman" w:cs="Times New Roman"/>
            <w:lang w:eastAsia="en-GB"/>
          </w:rPr>
          <w:t xml:space="preserve">chemicals into flood waters that populations can be exposed to. Identifying facilities and transport systems </w:t>
        </w:r>
      </w:ins>
      <w:ins w:id="501" w:author="Joy Shumake-Guillemot" w:date="2017-09-23T10:45:00Z">
        <w:r>
          <w:rPr>
            <w:rFonts w:eastAsia="Times New Roman" w:cs="Times New Roman"/>
            <w:lang w:eastAsia="en-GB"/>
          </w:rPr>
          <w:t xml:space="preserve">where </w:t>
        </w:r>
      </w:ins>
      <w:ins w:id="502" w:author="Joy Shumake-Guillemot" w:date="2017-09-23T10:44:00Z">
        <w:r>
          <w:rPr>
            <w:rFonts w:eastAsia="Times New Roman" w:cs="Times New Roman"/>
            <w:lang w:eastAsia="en-GB"/>
          </w:rPr>
          <w:t>hazardous</w:t>
        </w:r>
      </w:ins>
      <w:ins w:id="503" w:author="Joy Shumake-Guillemot" w:date="2017-09-23T10:45:00Z">
        <w:r>
          <w:rPr>
            <w:rFonts w:eastAsia="Times New Roman" w:cs="Times New Roman"/>
            <w:lang w:eastAsia="en-GB"/>
          </w:rPr>
          <w:t xml:space="preserve"> materials are located, and monitoring their integrity to contain these toxins is necessary before</w:t>
        </w:r>
      </w:ins>
      <w:ins w:id="504" w:author="Joy Shumake-Guillemot" w:date="2017-09-23T10:46:00Z">
        <w:r>
          <w:rPr>
            <w:rFonts w:eastAsia="Times New Roman" w:cs="Times New Roman"/>
            <w:lang w:eastAsia="en-GB"/>
          </w:rPr>
          <w:t xml:space="preserve">, during, and after events. Site inspections following a flood event should certify damages and risks. </w:t>
        </w:r>
      </w:ins>
    </w:p>
    <w:p w14:paraId="4EBD73FF" w14:textId="0F9C9264" w:rsidR="00140B00" w:rsidRDefault="00140B00" w:rsidP="009E7795">
      <w:pPr>
        <w:pBdr>
          <w:bottom w:val="single" w:sz="12" w:space="1" w:color="auto"/>
        </w:pBdr>
        <w:shd w:val="clear" w:color="auto" w:fill="FFFFFF"/>
        <w:jc w:val="both"/>
        <w:rPr>
          <w:ins w:id="505" w:author="Joy Shumake-Guillemot" w:date="2017-09-23T10:43:00Z"/>
          <w:rFonts w:eastAsia="Times New Roman" w:cs="Times New Roman"/>
          <w:lang w:eastAsia="en-GB"/>
        </w:rPr>
      </w:pPr>
      <w:ins w:id="506" w:author="Joy Shumake-Guillemot" w:date="2017-09-23T10:45:00Z">
        <w:r>
          <w:rPr>
            <w:rFonts w:eastAsia="Times New Roman" w:cs="Times New Roman"/>
            <w:lang w:eastAsia="en-GB"/>
          </w:rPr>
          <w:t xml:space="preserve"> </w:t>
        </w:r>
      </w:ins>
    </w:p>
    <w:p w14:paraId="5517D05B" w14:textId="77777777" w:rsidR="00140B00" w:rsidRDefault="00140B00" w:rsidP="009E7795">
      <w:pPr>
        <w:pBdr>
          <w:bottom w:val="single" w:sz="12" w:space="1" w:color="auto"/>
        </w:pBdr>
        <w:shd w:val="clear" w:color="auto" w:fill="FFFFFF"/>
        <w:jc w:val="both"/>
        <w:rPr>
          <w:rFonts w:eastAsia="Times New Roman" w:cs="Times New Roman"/>
          <w:lang w:eastAsia="en-GB"/>
        </w:rPr>
      </w:pPr>
    </w:p>
    <w:p w14:paraId="6E814557" w14:textId="77777777" w:rsidR="009E7795" w:rsidRPr="00974995" w:rsidRDefault="009E7795" w:rsidP="009E779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04E06A6" w14:textId="77777777" w:rsidR="009E7795" w:rsidRDefault="009E7795" w:rsidP="009E7795">
      <w:pPr>
        <w:shd w:val="clear" w:color="auto" w:fill="FFFFFF"/>
        <w:jc w:val="both"/>
        <w:rPr>
          <w:rFonts w:eastAsia="Times New Roman" w:cs="Times New Roman"/>
          <w:lang w:eastAsia="en-GB"/>
        </w:rPr>
      </w:pPr>
    </w:p>
    <w:p w14:paraId="3AF52320" w14:textId="6FF0A2F0" w:rsidR="00771545" w:rsidRDefault="00771545" w:rsidP="009E7795">
      <w:pPr>
        <w:shd w:val="clear" w:color="auto" w:fill="FFFFFF"/>
        <w:jc w:val="both"/>
        <w:rPr>
          <w:ins w:id="507" w:author="Joy Shumake-Guillemot" w:date="2017-09-23T11:15:00Z"/>
          <w:rFonts w:eastAsia="Times New Roman" w:cs="Times New Roman"/>
          <w:b/>
          <w:lang w:eastAsia="en-GB"/>
        </w:rPr>
      </w:pPr>
      <w:ins w:id="508" w:author="Joy Shumake-Guillemot" w:date="2017-09-23T11:15:00Z">
        <w:r>
          <w:rPr>
            <w:rFonts w:eastAsia="Times New Roman" w:cs="Times New Roman"/>
            <w:b/>
            <w:lang w:eastAsia="en-GB"/>
          </w:rPr>
          <w:t>Planned emergency management protocols</w:t>
        </w:r>
      </w:ins>
    </w:p>
    <w:p w14:paraId="6951532C" w14:textId="77777777" w:rsidR="00771545" w:rsidRDefault="00771545" w:rsidP="009E7795">
      <w:pPr>
        <w:shd w:val="clear" w:color="auto" w:fill="FFFFFF"/>
        <w:jc w:val="both"/>
        <w:rPr>
          <w:ins w:id="509" w:author="Joy Shumake-Guillemot" w:date="2017-09-23T11:15:00Z"/>
          <w:rFonts w:eastAsia="Times New Roman" w:cs="Times New Roman"/>
          <w:b/>
          <w:lang w:eastAsia="en-GB"/>
        </w:rPr>
      </w:pPr>
    </w:p>
    <w:p w14:paraId="7C620BCE" w14:textId="26D02F06" w:rsidR="009E7795" w:rsidRPr="00974995" w:rsidRDefault="009E7795" w:rsidP="009E7795">
      <w:pPr>
        <w:shd w:val="clear" w:color="auto" w:fill="FFFFFF"/>
        <w:jc w:val="both"/>
        <w:rPr>
          <w:rFonts w:eastAsia="Times New Roman" w:cs="Times New Roman"/>
          <w:lang w:eastAsia="en-GB"/>
        </w:rPr>
      </w:pPr>
      <w:r>
        <w:rPr>
          <w:rFonts w:eastAsia="Times New Roman" w:cs="Times New Roman"/>
          <w:b/>
          <w:lang w:eastAsia="en-GB"/>
        </w:rPr>
        <w:t xml:space="preserve">Drilling staff and citizens for urban flood scenarios. </w:t>
      </w: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Pr>
          <w:rFonts w:eastAsia="Times New Roman" w:cs="Times New Roman"/>
          <w:lang w:eastAsia="en-GB"/>
        </w:rPr>
        <w:fldChar w:fldCharType="end"/>
      </w:r>
      <w:r>
        <w:rPr>
          <w:rFonts w:eastAsia="Times New Roman" w:cs="Times New Roman"/>
          <w:lang w:eastAsia="en-GB"/>
        </w:rPr>
        <w:t xml:space="preserve"> </w:t>
      </w:r>
    </w:p>
    <w:p w14:paraId="688C6A7F" w14:textId="77777777" w:rsidR="009E7795" w:rsidRDefault="009E7795" w:rsidP="00FF69F5">
      <w:pPr>
        <w:shd w:val="clear" w:color="auto" w:fill="FFFFFF"/>
        <w:jc w:val="both"/>
        <w:rPr>
          <w:rFonts w:eastAsia="Times New Roman" w:cs="Times New Roman"/>
          <w:lang w:eastAsia="en-GB"/>
        </w:rPr>
      </w:pPr>
    </w:p>
    <w:p w14:paraId="0CCD1B87" w14:textId="77777777" w:rsidR="009E7795" w:rsidRPr="00E42125" w:rsidRDefault="009E7795" w:rsidP="009E7795">
      <w:pPr>
        <w:pStyle w:val="Heading4"/>
        <w:rPr>
          <w:rFonts w:eastAsia="Times New Roman"/>
          <w:lang w:eastAsia="en-GB"/>
        </w:rPr>
      </w:pPr>
      <w:r>
        <w:rPr>
          <w:rFonts w:eastAsia="Times New Roman"/>
          <w:lang w:eastAsia="en-GB"/>
        </w:rPr>
        <w:t xml:space="preserve">Climate prediction (outside core interest of </w:t>
      </w:r>
      <w:proofErr w:type="spellStart"/>
      <w:r>
        <w:rPr>
          <w:rFonts w:eastAsia="Times New Roman"/>
          <w:lang w:eastAsia="en-GB"/>
        </w:rPr>
        <w:t>HIWeather</w:t>
      </w:r>
      <w:proofErr w:type="spellEnd"/>
      <w:r>
        <w:rPr>
          <w:rFonts w:eastAsia="Times New Roman"/>
          <w:lang w:eastAsia="en-GB"/>
        </w:rPr>
        <w:t xml:space="preserve"> but of interest to WCRP)</w:t>
      </w:r>
    </w:p>
    <w:p w14:paraId="33A5B4AE" w14:textId="77777777" w:rsidR="009E7795" w:rsidRDefault="009E7795" w:rsidP="009E7795">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7711383F" w14:textId="77777777" w:rsidR="009E7795" w:rsidRPr="001068EC" w:rsidRDefault="009E7795" w:rsidP="009E7795">
      <w:pPr>
        <w:shd w:val="clear" w:color="auto" w:fill="FFFFFF"/>
        <w:jc w:val="both"/>
        <w:rPr>
          <w:rFonts w:eastAsia="Times New Roman" w:cs="Times New Roman"/>
          <w:u w:val="single"/>
          <w:lang w:eastAsia="en-GB"/>
        </w:rPr>
      </w:pPr>
    </w:p>
    <w:p w14:paraId="6AA7BC33" w14:textId="77777777" w:rsidR="009E7795" w:rsidRDefault="009E7795" w:rsidP="009E7795">
      <w:pPr>
        <w:shd w:val="clear" w:color="auto" w:fill="FFFFFF"/>
        <w:jc w:val="both"/>
        <w:rPr>
          <w:rFonts w:eastAsia="Times New Roman" w:cs="Times New Roman"/>
          <w:lang w:eastAsia="en-GB"/>
        </w:rPr>
      </w:pPr>
      <w:r>
        <w:rPr>
          <w:rFonts w:eastAsia="Times New Roman" w:cs="Times New Roman"/>
          <w:b/>
          <w:lang w:eastAsia="en-GB"/>
        </w:rPr>
        <w:lastRenderedPageBreak/>
        <w:t>Adaptation of buildings and urban infrastructure in vulnerable flood plains.</w:t>
      </w:r>
      <w:r>
        <w:rPr>
          <w:rFonts w:eastAsia="Times New Roman" w:cs="Times New Roman"/>
          <w:lang w:eastAsia="en-GB"/>
        </w:rPr>
        <w:t xml:space="preserve"> A long-term preparedness action requires a detailed knowledge of potential flood plains and river overflows. Long-term adaptive action is important in both industrialised and developing nations to safeguard health of vulnerable communities.</w:t>
      </w:r>
    </w:p>
    <w:p w14:paraId="3FEBDF59" w14:textId="77777777" w:rsidR="009E7795" w:rsidRDefault="009E7795" w:rsidP="009E7795">
      <w:pPr>
        <w:shd w:val="clear" w:color="auto" w:fill="FFFFFF"/>
        <w:jc w:val="both"/>
        <w:rPr>
          <w:rFonts w:eastAsia="Times New Roman" w:cs="Times New Roman"/>
          <w:lang w:eastAsia="en-GB"/>
        </w:rPr>
      </w:pPr>
    </w:p>
    <w:p w14:paraId="56E4259C" w14:textId="0EB41037" w:rsidR="009E7795" w:rsidRDefault="009E7795" w:rsidP="009E7795">
      <w:pPr>
        <w:shd w:val="clear" w:color="auto" w:fill="FFFFFF"/>
        <w:jc w:val="both"/>
        <w:rPr>
          <w:rFonts w:eastAsia="Times New Roman" w:cs="Times New Roman"/>
          <w:lang w:eastAsia="en-GB"/>
        </w:rPr>
      </w:pPr>
      <w:r>
        <w:rPr>
          <w:rFonts w:eastAsia="Times New Roman" w:cs="Times New Roman"/>
          <w:b/>
          <w:lang w:eastAsia="en-GB"/>
        </w:rPr>
        <w:t xml:space="preserve">Flood barriers. </w:t>
      </w: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"&lt;sup&gt;28&lt;/sup&gt;", "plainTextFormattedCitation" : "28", "previouslyFormattedCitation" : "&lt;sup&gt;28&lt;/sup&gt;" }, "properties" : { "noteIndex" : 0 }, "schema" : "https://github.com/citation-style-language/schema/raw/master/csl-citation.json" }</w:instrText>
      </w:r>
      <w:r>
        <w:rPr>
          <w:rFonts w:eastAsia="Times New Roman" w:cs="Times New Roman"/>
          <w:lang w:eastAsia="en-GB"/>
        </w:rPr>
        <w:fldChar w:fldCharType="separate"/>
      </w:r>
      <w:r w:rsidR="00184868" w:rsidRPr="00184868">
        <w:rPr>
          <w:rFonts w:eastAsia="Times New Roman" w:cs="Times New Roman"/>
          <w:noProof/>
          <w:vertAlign w:val="superscript"/>
          <w:lang w:eastAsia="en-GB"/>
        </w:rPr>
        <w:t>28</w:t>
      </w:r>
      <w:r>
        <w:rPr>
          <w:rFonts w:eastAsia="Times New Roman" w:cs="Times New Roman"/>
          <w:lang w:eastAsia="en-GB"/>
        </w:rPr>
        <w:fldChar w:fldCharType="end"/>
      </w:r>
    </w:p>
    <w:p w14:paraId="0983A811" w14:textId="77777777" w:rsidR="009E7795" w:rsidRDefault="009E7795" w:rsidP="009E7795">
      <w:pPr>
        <w:shd w:val="clear" w:color="auto" w:fill="FFFFFF"/>
        <w:jc w:val="both"/>
        <w:rPr>
          <w:rFonts w:eastAsia="Times New Roman" w:cs="Times New Roman"/>
          <w:lang w:eastAsia="en-GB"/>
        </w:rPr>
      </w:pPr>
    </w:p>
    <w:p w14:paraId="6DDE8625" w14:textId="5E086359" w:rsidR="009E7795" w:rsidRPr="009902F2" w:rsidRDefault="009E7795" w:rsidP="009E779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 xml:space="preserve">. </w:t>
      </w: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outward-sloping concrete apron around it is one such way of providing additional security to the supply.</w:t>
      </w:r>
      <w:r>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Pr>
          <w:rFonts w:eastAsia="Times New Roman" w:cs="Times New Roman"/>
          <w:lang w:eastAsia="en-GB"/>
        </w:rPr>
        <w:fldChar w:fldCharType="end"/>
      </w:r>
    </w:p>
    <w:p w14:paraId="06B4BA77" w14:textId="77777777" w:rsidR="00FF69F5" w:rsidRDefault="00FF69F5" w:rsidP="00FF69F5">
      <w:pPr>
        <w:jc w:val="both"/>
      </w:pPr>
    </w:p>
    <w:p w14:paraId="2573608A" w14:textId="43C3E891" w:rsidR="0009572B" w:rsidRDefault="00570F11" w:rsidP="00570F11">
      <w:pPr>
        <w:pStyle w:val="Heading3"/>
        <w:rPr>
          <w:lang w:val="en-US"/>
        </w:rPr>
      </w:pPr>
      <w:bookmarkStart w:id="510" w:name="_Toc493860703"/>
      <w:ins w:id="511" w:author="Joy Shumake-Guillemot" w:date="2017-09-23T11:21:00Z">
        <w:r>
          <w:rPr>
            <w:lang w:val="en-US"/>
          </w:rPr>
          <w:t xml:space="preserve">1.4  </w:t>
        </w:r>
      </w:ins>
      <w:del w:id="512" w:author="Joy Shumake-Guillemot" w:date="2017-09-23T11:21:00Z">
        <w:r w:rsidR="002B755B" w:rsidRPr="002B755B" w:rsidDel="00570F11">
          <w:rPr>
            <w:lang w:val="en-US"/>
          </w:rPr>
          <w:delText xml:space="preserve">Key gaps </w:delText>
        </w:r>
        <w:r w:rsidR="002B755B" w:rsidRPr="00570F11" w:rsidDel="00570F11">
          <w:rPr>
            <w:b/>
            <w:bCs/>
            <w:lang w:val="en-US"/>
            <w:rPrChange w:id="513" w:author="Joy Shumake-Guillemot" w:date="2017-09-23T11:22:00Z">
              <w:rPr>
                <w:lang w:val="en-US"/>
              </w:rPr>
            </w:rPrChange>
          </w:rPr>
          <w:delText>in</w:delText>
        </w:r>
      </w:del>
      <w:ins w:id="514" w:author="Joy Shumake-Guillemot" w:date="2017-09-23T11:22:00Z">
        <w:r>
          <w:rPr>
            <w:b/>
            <w:bCs/>
            <w:lang w:val="en-US"/>
          </w:rPr>
          <w:t xml:space="preserve">Public Health </w:t>
        </w:r>
      </w:ins>
      <w:ins w:id="515" w:author="Joy Shumake-Guillemot" w:date="2017-09-23T11:21:00Z">
        <w:r w:rsidRPr="00570F11">
          <w:rPr>
            <w:b/>
            <w:bCs/>
            <w:lang w:val="en-US"/>
            <w:rPrChange w:id="516" w:author="Joy Shumake-Guillemot" w:date="2017-09-23T11:22:00Z">
              <w:rPr>
                <w:lang w:val="en-US"/>
              </w:rPr>
            </w:rPrChange>
          </w:rPr>
          <w:t>N</w:t>
        </w:r>
      </w:ins>
      <w:ins w:id="517" w:author="Joy Shumake-Guillemot" w:date="2017-09-23T11:22:00Z">
        <w:r w:rsidRPr="00570F11">
          <w:rPr>
            <w:b/>
            <w:bCs/>
            <w:lang w:val="en-US"/>
            <w:rPrChange w:id="518" w:author="Joy Shumake-Guillemot" w:date="2017-09-23T11:22:00Z">
              <w:rPr>
                <w:lang w:val="en-US"/>
              </w:rPr>
            </w:rPrChange>
          </w:rPr>
          <w:t>eeds for improved</w:t>
        </w:r>
      </w:ins>
      <w:r w:rsidR="00391E5E" w:rsidRPr="00570F11">
        <w:rPr>
          <w:b/>
          <w:bCs/>
          <w:lang w:val="en-US"/>
          <w:rPrChange w:id="519" w:author="Joy Shumake-Guillemot" w:date="2017-09-23T11:22:00Z">
            <w:rPr>
              <w:lang w:val="en-US"/>
            </w:rPr>
          </w:rPrChange>
        </w:rPr>
        <w:t xml:space="preserve"> </w:t>
      </w:r>
      <w:commentRangeStart w:id="520"/>
      <w:r w:rsidR="00391E5E" w:rsidRPr="00570F11">
        <w:rPr>
          <w:b/>
          <w:bCs/>
          <w:u w:val="single"/>
          <w:lang w:val="en-US"/>
          <w:rPrChange w:id="521" w:author="Joy Shumake-Guillemot" w:date="2017-09-23T11:22:00Z">
            <w:rPr>
              <w:lang w:val="en-US"/>
            </w:rPr>
          </w:rPrChange>
        </w:rPr>
        <w:t>real-time monitoring, forecasting and alert</w:t>
      </w:r>
      <w:r w:rsidR="00391E5E" w:rsidRPr="00570F11">
        <w:rPr>
          <w:b/>
          <w:bCs/>
          <w:lang w:val="en-US"/>
          <w:rPrChange w:id="522" w:author="Joy Shumake-Guillemot" w:date="2017-09-23T11:22:00Z">
            <w:rPr>
              <w:lang w:val="en-US"/>
            </w:rPr>
          </w:rPrChange>
        </w:rPr>
        <w:t xml:space="preserve"> </w:t>
      </w:r>
      <w:commentRangeEnd w:id="520"/>
      <w:r w:rsidRPr="00570F11">
        <w:rPr>
          <w:rStyle w:val="CommentReference"/>
          <w:rFonts w:asciiTheme="minorHAnsi" w:eastAsiaTheme="minorHAnsi" w:hAnsiTheme="minorHAnsi" w:cstheme="minorBidi"/>
          <w:b/>
          <w:bCs/>
          <w:color w:val="auto"/>
          <w:rPrChange w:id="523" w:author="Joy Shumake-Guillemot" w:date="2017-09-23T11:22:00Z">
            <w:rPr>
              <w:rStyle w:val="CommentReference"/>
              <w:rFonts w:asciiTheme="minorHAnsi" w:eastAsiaTheme="minorHAnsi" w:hAnsiTheme="minorHAnsi" w:cstheme="minorBidi"/>
              <w:color w:val="auto"/>
            </w:rPr>
          </w:rPrChange>
        </w:rPr>
        <w:commentReference w:id="520"/>
      </w:r>
      <w:r w:rsidR="002B755B" w:rsidRPr="00570F11">
        <w:rPr>
          <w:b/>
          <w:bCs/>
          <w:lang w:val="en-US"/>
          <w:rPrChange w:id="524" w:author="Joy Shumake-Guillemot" w:date="2017-09-23T11:22:00Z">
            <w:rPr>
              <w:lang w:val="en-US"/>
            </w:rPr>
          </w:rPrChange>
        </w:rPr>
        <w:t>capabilities</w:t>
      </w:r>
      <w:bookmarkEnd w:id="510"/>
      <w:ins w:id="525" w:author="Joy Shumake-Guillemot" w:date="2017-09-23T11:23:00Z">
        <w:r>
          <w:rPr>
            <w:b/>
            <w:bCs/>
            <w:lang w:val="en-US"/>
          </w:rPr>
          <w:t xml:space="preserve"> of urban flooding</w:t>
        </w:r>
      </w:ins>
    </w:p>
    <w:p w14:paraId="22799451" w14:textId="77777777" w:rsidR="0009572B" w:rsidRDefault="0009572B" w:rsidP="00FF69F5">
      <w:pPr>
        <w:jc w:val="both"/>
        <w:rPr>
          <w:rFonts w:ascii="Calibri" w:hAnsi="Calibri"/>
          <w:b/>
          <w:u w:val="single"/>
          <w:lang w:val="en-US"/>
        </w:rPr>
      </w:pPr>
    </w:p>
    <w:p w14:paraId="2D3BAF82" w14:textId="081A4559" w:rsidR="0009572B" w:rsidRPr="0009572B" w:rsidRDefault="0009572B" w:rsidP="00FF69F5">
      <w:pPr>
        <w:jc w:val="both"/>
        <w:rPr>
          <w:rFonts w:ascii="Calibri" w:hAnsi="Calibri"/>
          <w:lang w:val="en-US"/>
        </w:rPr>
      </w:pPr>
      <w:r w:rsidRPr="0009572B">
        <w:rPr>
          <w:rFonts w:ascii="Calibri" w:hAnsi="Calibri"/>
          <w:highlight w:val="yellow"/>
          <w:lang w:val="en-US"/>
        </w:rPr>
        <w:t>Key f</w:t>
      </w:r>
      <w:r w:rsidR="00904731">
        <w:rPr>
          <w:rFonts w:ascii="Calibri" w:hAnsi="Calibri"/>
          <w:highlight w:val="yellow"/>
          <w:lang w:val="en-US"/>
        </w:rPr>
        <w:t xml:space="preserve">ramework in </w:t>
      </w:r>
      <w:proofErr w:type="spellStart"/>
      <w:r w:rsidR="00904731">
        <w:rPr>
          <w:rFonts w:ascii="Calibri" w:hAnsi="Calibri"/>
          <w:highlight w:val="yellow"/>
          <w:lang w:val="en-US"/>
        </w:rPr>
        <w:t>HIWeather</w:t>
      </w:r>
      <w:proofErr w:type="spellEnd"/>
      <w:r w:rsidR="00904731">
        <w:rPr>
          <w:rFonts w:ascii="Calibri" w:hAnsi="Calibri"/>
          <w:highlight w:val="yellow"/>
          <w:lang w:val="en-US"/>
        </w:rPr>
        <w:t xml:space="preserve"> to follow</w:t>
      </w:r>
    </w:p>
    <w:p w14:paraId="72B3C2C2" w14:textId="77777777" w:rsidR="00391E5E" w:rsidRPr="0040177A" w:rsidRDefault="00391E5E" w:rsidP="00FF69F5">
      <w:pPr>
        <w:jc w:val="both"/>
        <w:rPr>
          <w:u w:val="single"/>
          <w:lang w:val="en-US"/>
        </w:rPr>
      </w:pPr>
    </w:p>
    <w:p w14:paraId="5E6221E6" w14:textId="4D6F82BB" w:rsidR="00FF69F5" w:rsidRPr="00353192" w:rsidRDefault="000D7494" w:rsidP="000D7494">
      <w:pPr>
        <w:pStyle w:val="Heading3"/>
        <w:rPr>
          <w:rFonts w:eastAsia="Times New Roman"/>
          <w:lang w:eastAsia="en-GB"/>
        </w:rPr>
      </w:pPr>
      <w:bookmarkStart w:id="526" w:name="_Toc493860704"/>
      <w:commentRangeStart w:id="527"/>
      <w:ins w:id="528" w:author="Joy Shumake-Guillemot" w:date="2017-09-23T09:52:00Z">
        <w:r>
          <w:rPr>
            <w:rFonts w:eastAsia="Times New Roman"/>
            <w:lang w:val="en-US" w:eastAsia="en-GB"/>
          </w:rPr>
          <w:t xml:space="preserve">Actionable opportunities for weather forecasts </w:t>
        </w:r>
      </w:ins>
      <w:ins w:id="529" w:author="Joy Shumake-Guillemot" w:date="2017-09-23T09:51:00Z">
        <w:r>
          <w:rPr>
            <w:rFonts w:eastAsia="Times New Roman"/>
            <w:lang w:eastAsia="en-GB"/>
          </w:rPr>
          <w:t>to improve health risk management</w:t>
        </w:r>
      </w:ins>
      <w:commentRangeEnd w:id="527"/>
      <w:ins w:id="530" w:author="Joy Shumake-Guillemot" w:date="2017-09-23T09:53:00Z">
        <w:r>
          <w:rPr>
            <w:rStyle w:val="CommentReference"/>
            <w:rFonts w:asciiTheme="minorHAnsi" w:eastAsiaTheme="minorHAnsi" w:hAnsiTheme="minorHAnsi" w:cstheme="minorBidi"/>
            <w:color w:val="auto"/>
          </w:rPr>
          <w:commentReference w:id="527"/>
        </w:r>
      </w:ins>
      <w:ins w:id="531" w:author="Joy Shumake-Guillemot" w:date="2017-09-23T09:51:00Z">
        <w:r>
          <w:rPr>
            <w:rFonts w:eastAsia="Times New Roman"/>
            <w:lang w:eastAsia="en-GB"/>
          </w:rPr>
          <w:t xml:space="preserve"> </w:t>
        </w:r>
      </w:ins>
      <w:del w:id="532" w:author="Joy Shumake-Guillemot" w:date="2017-09-23T09:51:00Z">
        <w:r w:rsidR="00FF69F5" w:rsidRPr="00353192" w:rsidDel="000D7494">
          <w:rPr>
            <w:rFonts w:eastAsia="Times New Roman"/>
            <w:lang w:eastAsia="en-GB"/>
          </w:rPr>
          <w:delText xml:space="preserve">Key </w:delText>
        </w:r>
        <w:r w:rsidR="00F1712E" w:rsidDel="000D7494">
          <w:rPr>
            <w:rFonts w:eastAsia="Times New Roman"/>
            <w:lang w:eastAsia="en-GB"/>
          </w:rPr>
          <w:delText>o</w:delText>
        </w:r>
        <w:r w:rsidR="00391E5E" w:rsidDel="000D7494">
          <w:rPr>
            <w:rFonts w:eastAsia="Times New Roman"/>
            <w:lang w:eastAsia="en-GB"/>
          </w:rPr>
          <w:delText xml:space="preserve">pportunities to develop or improve health relevant </w:delText>
        </w:r>
        <w:r w:rsidR="00FF69F5" w:rsidRPr="00353192" w:rsidDel="000D7494">
          <w:rPr>
            <w:rFonts w:eastAsia="Times New Roman"/>
            <w:lang w:eastAsia="en-GB"/>
          </w:rPr>
          <w:delText>deliverables</w:delText>
        </w:r>
      </w:del>
      <w:bookmarkEnd w:id="526"/>
    </w:p>
    <w:p w14:paraId="71F7B9F1" w14:textId="73D5E530" w:rsidR="009D0AE4" w:rsidRPr="00140B00" w:rsidDel="009D0AE4" w:rsidRDefault="009D0AE4" w:rsidP="009D0AE4">
      <w:pPr>
        <w:pStyle w:val="ListParagraph"/>
        <w:numPr>
          <w:ilvl w:val="0"/>
          <w:numId w:val="15"/>
        </w:numPr>
        <w:shd w:val="clear" w:color="auto" w:fill="FFFFFF"/>
        <w:jc w:val="both"/>
        <w:outlineLvl w:val="0"/>
        <w:rPr>
          <w:del w:id="533" w:author="Joy Shumake-Guillemot" w:date="2017-09-23T09:54:00Z"/>
          <w:rFonts w:eastAsia="Times New Roman" w:cs="Times New Roman"/>
          <w:bCs/>
          <w:u w:val="single"/>
          <w:lang w:eastAsia="en-GB"/>
          <w:rPrChange w:id="534" w:author="Joy Shumake-Guillemot" w:date="2017-09-23T10:38:00Z">
            <w:rPr>
              <w:del w:id="535" w:author="Joy Shumake-Guillemot" w:date="2017-09-23T09:54:00Z"/>
              <w:lang w:eastAsia="en-GB"/>
            </w:rPr>
          </w:rPrChange>
        </w:rPr>
        <w:pPrChange w:id="536" w:author="Joy Shumake-Guillemot" w:date="2017-09-23T09:57:00Z">
          <w:pPr>
            <w:shd w:val="clear" w:color="auto" w:fill="FFFFFF"/>
            <w:jc w:val="both"/>
            <w:outlineLvl w:val="0"/>
          </w:pPr>
        </w:pPrChange>
      </w:pPr>
      <w:commentRangeStart w:id="537"/>
      <w:ins w:id="538" w:author="Joy Shumake-Guillemot" w:date="2017-09-23T09:55:00Z">
        <w:r w:rsidRPr="00140B00">
          <w:rPr>
            <w:rFonts w:eastAsia="Times New Roman" w:cs="Times New Roman"/>
            <w:bCs/>
            <w:u w:val="single"/>
            <w:lang w:eastAsia="en-GB"/>
            <w:rPrChange w:id="539" w:author="Joy Shumake-Guillemot" w:date="2017-09-23T10:38:00Z">
              <w:rPr>
                <w:lang w:eastAsia="en-GB"/>
              </w:rPr>
            </w:rPrChange>
          </w:rPr>
          <w:t xml:space="preserve">added lead-time in </w:t>
        </w:r>
        <w:proofErr w:type="spellStart"/>
        <w:r w:rsidRPr="00140B00">
          <w:rPr>
            <w:rFonts w:eastAsia="Times New Roman" w:cs="Times New Roman"/>
            <w:bCs/>
            <w:u w:val="single"/>
            <w:lang w:eastAsia="en-GB"/>
            <w:rPrChange w:id="540" w:author="Joy Shumake-Guillemot" w:date="2017-09-23T10:38:00Z">
              <w:rPr>
                <w:lang w:eastAsia="en-GB"/>
              </w:rPr>
            </w:rPrChange>
          </w:rPr>
          <w:t>forecasts</w:t>
        </w:r>
      </w:ins>
    </w:p>
    <w:p w14:paraId="54CBE033" w14:textId="6FC6523A" w:rsidR="009D0AE4" w:rsidRPr="00140B00" w:rsidRDefault="009D0AE4" w:rsidP="009D0AE4">
      <w:pPr>
        <w:pStyle w:val="ListParagraph"/>
        <w:numPr>
          <w:ilvl w:val="0"/>
          <w:numId w:val="15"/>
        </w:numPr>
        <w:shd w:val="clear" w:color="auto" w:fill="FFFFFF"/>
        <w:jc w:val="both"/>
        <w:outlineLvl w:val="0"/>
        <w:rPr>
          <w:ins w:id="541" w:author="Joy Shumake-Guillemot" w:date="2017-09-23T09:55:00Z"/>
          <w:rFonts w:eastAsia="Times New Roman" w:cs="Times New Roman"/>
          <w:bCs/>
          <w:u w:val="single"/>
          <w:lang w:eastAsia="en-GB"/>
          <w:rPrChange w:id="542" w:author="Joy Shumake-Guillemot" w:date="2017-09-23T10:38:00Z">
            <w:rPr>
              <w:ins w:id="543" w:author="Joy Shumake-Guillemot" w:date="2017-09-23T09:55:00Z"/>
              <w:lang w:eastAsia="en-GB"/>
            </w:rPr>
          </w:rPrChange>
        </w:rPr>
        <w:pPrChange w:id="544" w:author="Joy Shumake-Guillemot" w:date="2017-09-23T09:57:00Z">
          <w:pPr>
            <w:shd w:val="clear" w:color="auto" w:fill="FFFFFF"/>
            <w:jc w:val="both"/>
            <w:outlineLvl w:val="0"/>
          </w:pPr>
        </w:pPrChange>
      </w:pPr>
      <w:ins w:id="545" w:author="Joy Shumake-Guillemot" w:date="2017-09-23T09:55:00Z">
        <w:r w:rsidRPr="00140B00">
          <w:rPr>
            <w:rFonts w:eastAsia="Times New Roman" w:cs="Times New Roman"/>
            <w:bCs/>
            <w:u w:val="single"/>
            <w:lang w:eastAsia="en-GB"/>
            <w:rPrChange w:id="546" w:author="Joy Shumake-Guillemot" w:date="2017-09-23T10:38:00Z">
              <w:rPr>
                <w:lang w:eastAsia="en-GB"/>
              </w:rPr>
            </w:rPrChange>
          </w:rPr>
          <w:t>better</w:t>
        </w:r>
        <w:proofErr w:type="spellEnd"/>
        <w:r w:rsidRPr="00140B00">
          <w:rPr>
            <w:rFonts w:eastAsia="Times New Roman" w:cs="Times New Roman"/>
            <w:bCs/>
            <w:u w:val="single"/>
            <w:lang w:eastAsia="en-GB"/>
            <w:rPrChange w:id="547" w:author="Joy Shumake-Guillemot" w:date="2017-09-23T10:38:00Z">
              <w:rPr>
                <w:lang w:eastAsia="en-GB"/>
              </w:rPr>
            </w:rPrChange>
          </w:rPr>
          <w:t xml:space="preserve"> spatial temporal precision </w:t>
        </w:r>
      </w:ins>
    </w:p>
    <w:p w14:paraId="49837FD5" w14:textId="33BA3563" w:rsidR="009D0AE4" w:rsidRPr="00140B00" w:rsidRDefault="009D0AE4" w:rsidP="009D0AE4">
      <w:pPr>
        <w:pStyle w:val="ListParagraph"/>
        <w:numPr>
          <w:ilvl w:val="0"/>
          <w:numId w:val="15"/>
        </w:numPr>
        <w:shd w:val="clear" w:color="auto" w:fill="FFFFFF"/>
        <w:jc w:val="both"/>
        <w:outlineLvl w:val="0"/>
        <w:rPr>
          <w:ins w:id="548" w:author="Joy Shumake-Guillemot" w:date="2017-09-23T09:55:00Z"/>
          <w:rFonts w:eastAsia="Times New Roman" w:cs="Times New Roman"/>
          <w:bCs/>
          <w:u w:val="single"/>
          <w:lang w:eastAsia="en-GB"/>
          <w:rPrChange w:id="549" w:author="Joy Shumake-Guillemot" w:date="2017-09-23T10:38:00Z">
            <w:rPr>
              <w:ins w:id="550" w:author="Joy Shumake-Guillemot" w:date="2017-09-23T09:55:00Z"/>
              <w:lang w:eastAsia="en-GB"/>
            </w:rPr>
          </w:rPrChange>
        </w:rPr>
        <w:pPrChange w:id="551" w:author="Joy Shumake-Guillemot" w:date="2017-09-23T09:57:00Z">
          <w:pPr>
            <w:shd w:val="clear" w:color="auto" w:fill="FFFFFF"/>
            <w:jc w:val="both"/>
            <w:outlineLvl w:val="0"/>
          </w:pPr>
        </w:pPrChange>
      </w:pPr>
      <w:ins w:id="552" w:author="Joy Shumake-Guillemot" w:date="2017-09-23T09:55:00Z">
        <w:r w:rsidRPr="00140B00">
          <w:rPr>
            <w:rFonts w:eastAsia="Times New Roman" w:cs="Times New Roman"/>
            <w:bCs/>
            <w:u w:val="single"/>
            <w:lang w:eastAsia="en-GB"/>
            <w:rPrChange w:id="553" w:author="Joy Shumake-Guillemot" w:date="2017-09-23T10:38:00Z">
              <w:rPr>
                <w:lang w:eastAsia="en-GB"/>
              </w:rPr>
            </w:rPrChange>
          </w:rPr>
          <w:t xml:space="preserve">clearer articulation of </w:t>
        </w:r>
      </w:ins>
      <w:ins w:id="554" w:author="Joy Shumake-Guillemot" w:date="2017-09-23T09:57:00Z">
        <w:r w:rsidRPr="00140B00">
          <w:rPr>
            <w:rFonts w:eastAsia="Times New Roman" w:cs="Times New Roman"/>
            <w:bCs/>
            <w:u w:val="single"/>
            <w:lang w:eastAsia="en-GB"/>
            <w:rPrChange w:id="555" w:author="Joy Shumake-Guillemot" w:date="2017-09-23T10:38:00Z">
              <w:rPr>
                <w:rFonts w:eastAsia="Times New Roman" w:cs="Times New Roman"/>
                <w:b/>
                <w:u w:val="single"/>
                <w:lang w:eastAsia="en-GB"/>
              </w:rPr>
            </w:rPrChange>
          </w:rPr>
          <w:t xml:space="preserve">probability and </w:t>
        </w:r>
      </w:ins>
      <w:ins w:id="556" w:author="Joy Shumake-Guillemot" w:date="2017-09-23T09:55:00Z">
        <w:r w:rsidRPr="00140B00">
          <w:rPr>
            <w:rFonts w:eastAsia="Times New Roman" w:cs="Times New Roman"/>
            <w:bCs/>
            <w:u w:val="single"/>
            <w:lang w:eastAsia="en-GB"/>
            <w:rPrChange w:id="557" w:author="Joy Shumake-Guillemot" w:date="2017-09-23T10:38:00Z">
              <w:rPr>
                <w:lang w:eastAsia="en-GB"/>
              </w:rPr>
            </w:rPrChange>
          </w:rPr>
          <w:t>uncertainty</w:t>
        </w:r>
      </w:ins>
    </w:p>
    <w:p w14:paraId="264D7B93" w14:textId="7C28FEAA" w:rsidR="009D0AE4" w:rsidRPr="00140B00" w:rsidRDefault="009D0AE4" w:rsidP="009D0AE4">
      <w:pPr>
        <w:pStyle w:val="ListParagraph"/>
        <w:numPr>
          <w:ilvl w:val="0"/>
          <w:numId w:val="15"/>
        </w:numPr>
        <w:shd w:val="clear" w:color="auto" w:fill="FFFFFF"/>
        <w:jc w:val="both"/>
        <w:outlineLvl w:val="0"/>
        <w:rPr>
          <w:ins w:id="558" w:author="Joy Shumake-Guillemot" w:date="2017-09-23T09:57:00Z"/>
          <w:rFonts w:eastAsia="Times New Roman" w:cs="Times New Roman"/>
          <w:bCs/>
          <w:u w:val="single"/>
          <w:lang w:eastAsia="en-GB"/>
          <w:rPrChange w:id="559" w:author="Joy Shumake-Guillemot" w:date="2017-09-23T10:38:00Z">
            <w:rPr>
              <w:ins w:id="560" w:author="Joy Shumake-Guillemot" w:date="2017-09-23T09:57:00Z"/>
              <w:rFonts w:eastAsia="Times New Roman" w:cs="Times New Roman"/>
              <w:b/>
              <w:u w:val="single"/>
              <w:lang w:eastAsia="en-GB"/>
            </w:rPr>
          </w:rPrChange>
        </w:rPr>
        <w:pPrChange w:id="561" w:author="Joy Shumake-Guillemot" w:date="2017-09-23T09:57:00Z">
          <w:pPr>
            <w:shd w:val="clear" w:color="auto" w:fill="FFFFFF"/>
            <w:jc w:val="both"/>
            <w:outlineLvl w:val="0"/>
          </w:pPr>
        </w:pPrChange>
      </w:pPr>
      <w:ins w:id="562" w:author="Joy Shumake-Guillemot" w:date="2017-09-23T09:56:00Z">
        <w:r w:rsidRPr="00140B00">
          <w:rPr>
            <w:rFonts w:eastAsia="Times New Roman" w:cs="Times New Roman"/>
            <w:bCs/>
            <w:u w:val="single"/>
            <w:lang w:eastAsia="en-GB"/>
            <w:rPrChange w:id="563" w:author="Joy Shumake-Guillemot" w:date="2017-09-23T10:38:00Z">
              <w:rPr>
                <w:lang w:eastAsia="en-GB"/>
              </w:rPr>
            </w:rPrChange>
          </w:rPr>
          <w:t xml:space="preserve">visualizations and mapping of spatial and temporal hazard extent </w:t>
        </w:r>
      </w:ins>
    </w:p>
    <w:p w14:paraId="4DBDD805" w14:textId="6E3FC7DE" w:rsidR="00570F11" w:rsidRDefault="00570F11" w:rsidP="009D0AE4">
      <w:pPr>
        <w:pStyle w:val="ListParagraph"/>
        <w:numPr>
          <w:ilvl w:val="0"/>
          <w:numId w:val="15"/>
        </w:numPr>
        <w:shd w:val="clear" w:color="auto" w:fill="FFFFFF"/>
        <w:jc w:val="both"/>
        <w:outlineLvl w:val="0"/>
        <w:rPr>
          <w:ins w:id="564" w:author="Joy Shumake-Guillemot" w:date="2017-09-23T11:23:00Z"/>
          <w:rFonts w:eastAsia="Times New Roman" w:cs="Times New Roman"/>
          <w:bCs/>
          <w:u w:val="single"/>
          <w:lang w:eastAsia="en-GB"/>
        </w:rPr>
        <w:pPrChange w:id="565" w:author="Joy Shumake-Guillemot" w:date="2017-09-23T09:57:00Z">
          <w:pPr>
            <w:shd w:val="clear" w:color="auto" w:fill="FFFFFF"/>
            <w:jc w:val="both"/>
            <w:outlineLvl w:val="0"/>
          </w:pPr>
        </w:pPrChange>
      </w:pPr>
      <w:ins w:id="566" w:author="Joy Shumake-Guillemot" w:date="2017-09-23T11:23:00Z">
        <w:r>
          <w:rPr>
            <w:rFonts w:eastAsia="Times New Roman" w:cs="Times New Roman"/>
            <w:bCs/>
            <w:u w:val="single"/>
            <w:lang w:eastAsia="en-GB"/>
          </w:rPr>
          <w:t xml:space="preserve">wider set of variables and information (see below) </w:t>
        </w:r>
      </w:ins>
    </w:p>
    <w:p w14:paraId="099EF29B" w14:textId="41F27178" w:rsidR="009D0AE4" w:rsidRPr="00140B00" w:rsidRDefault="009D0AE4" w:rsidP="009D0AE4">
      <w:pPr>
        <w:pStyle w:val="ListParagraph"/>
        <w:numPr>
          <w:ilvl w:val="0"/>
          <w:numId w:val="15"/>
        </w:numPr>
        <w:shd w:val="clear" w:color="auto" w:fill="FFFFFF"/>
        <w:jc w:val="both"/>
        <w:outlineLvl w:val="0"/>
        <w:rPr>
          <w:ins w:id="567" w:author="Joy Shumake-Guillemot" w:date="2017-09-23T09:56:00Z"/>
          <w:rFonts w:eastAsia="Times New Roman" w:cs="Times New Roman"/>
          <w:bCs/>
          <w:u w:val="single"/>
          <w:lang w:eastAsia="en-GB"/>
          <w:rPrChange w:id="568" w:author="Joy Shumake-Guillemot" w:date="2017-09-23T10:38:00Z">
            <w:rPr>
              <w:ins w:id="569" w:author="Joy Shumake-Guillemot" w:date="2017-09-23T09:56:00Z"/>
              <w:lang w:eastAsia="en-GB"/>
            </w:rPr>
          </w:rPrChange>
        </w:rPr>
        <w:pPrChange w:id="570" w:author="Joy Shumake-Guillemot" w:date="2017-09-23T09:57:00Z">
          <w:pPr>
            <w:shd w:val="clear" w:color="auto" w:fill="FFFFFF"/>
            <w:jc w:val="both"/>
            <w:outlineLvl w:val="0"/>
          </w:pPr>
        </w:pPrChange>
      </w:pPr>
      <w:ins w:id="571" w:author="Joy Shumake-Guillemot" w:date="2017-09-23T09:58:00Z">
        <w:r w:rsidRPr="00140B00">
          <w:rPr>
            <w:rFonts w:eastAsia="Times New Roman" w:cs="Times New Roman"/>
            <w:bCs/>
            <w:u w:val="single"/>
            <w:lang w:eastAsia="en-GB"/>
            <w:rPrChange w:id="572" w:author="Joy Shumake-Guillemot" w:date="2017-09-23T10:38:00Z">
              <w:rPr>
                <w:rFonts w:eastAsia="Times New Roman" w:cs="Times New Roman"/>
                <w:b/>
                <w:u w:val="single"/>
                <w:lang w:eastAsia="en-GB"/>
              </w:rPr>
            </w:rPrChange>
          </w:rPr>
          <w:t xml:space="preserve">targeted dissemination to pre-identified decision makers/users </w:t>
        </w:r>
      </w:ins>
      <w:commentRangeEnd w:id="537"/>
      <w:ins w:id="573" w:author="Joy Shumake-Guillemot" w:date="2017-09-23T10:00:00Z">
        <w:r w:rsidRPr="00140B00">
          <w:rPr>
            <w:rStyle w:val="CommentReference"/>
            <w:bCs/>
            <w:rPrChange w:id="574" w:author="Joy Shumake-Guillemot" w:date="2017-09-23T10:38:00Z">
              <w:rPr>
                <w:rStyle w:val="CommentReference"/>
              </w:rPr>
            </w:rPrChange>
          </w:rPr>
          <w:commentReference w:id="537"/>
        </w:r>
      </w:ins>
    </w:p>
    <w:p w14:paraId="4CF3D96D" w14:textId="77777777" w:rsidR="00140B00" w:rsidRDefault="00140B00" w:rsidP="00FF69F5">
      <w:pPr>
        <w:shd w:val="clear" w:color="auto" w:fill="FFFFFF"/>
        <w:jc w:val="both"/>
        <w:outlineLvl w:val="0"/>
        <w:rPr>
          <w:ins w:id="575" w:author="Joy Shumake-Guillemot" w:date="2017-09-23T10:37:00Z"/>
          <w:rFonts w:eastAsia="Times New Roman" w:cs="Times New Roman"/>
          <w:b/>
          <w:lang w:eastAsia="en-GB"/>
        </w:rPr>
      </w:pPr>
    </w:p>
    <w:p w14:paraId="2319F156" w14:textId="3A06EC12" w:rsidR="00140B00" w:rsidRDefault="00140B00" w:rsidP="00FF69F5">
      <w:pPr>
        <w:shd w:val="clear" w:color="auto" w:fill="FFFFFF"/>
        <w:jc w:val="both"/>
        <w:outlineLvl w:val="0"/>
        <w:rPr>
          <w:ins w:id="576" w:author="Joy Shumake-Guillemot" w:date="2017-09-23T10:37:00Z"/>
          <w:rFonts w:eastAsia="Times New Roman" w:cs="Times New Roman"/>
          <w:b/>
          <w:lang w:eastAsia="en-GB"/>
        </w:rPr>
      </w:pPr>
      <w:ins w:id="577" w:author="Joy Shumake-Guillemot" w:date="2017-09-23T10:37:00Z">
        <w:r>
          <w:rPr>
            <w:rFonts w:eastAsia="Times New Roman" w:cs="Times New Roman"/>
            <w:b/>
            <w:lang w:eastAsia="en-GB"/>
          </w:rPr>
          <w:t xml:space="preserve">Key Information and Variables of interest </w:t>
        </w:r>
      </w:ins>
    </w:p>
    <w:p w14:paraId="6E9E5332" w14:textId="4AEA9748" w:rsidR="00140B00" w:rsidRPr="00140B00" w:rsidRDefault="00140B00" w:rsidP="00140B00">
      <w:pPr>
        <w:pStyle w:val="ListParagraph"/>
        <w:numPr>
          <w:ilvl w:val="0"/>
          <w:numId w:val="16"/>
        </w:numPr>
        <w:shd w:val="clear" w:color="auto" w:fill="FFFFFF"/>
        <w:jc w:val="both"/>
        <w:outlineLvl w:val="0"/>
        <w:rPr>
          <w:ins w:id="578" w:author="Joy Shumake-Guillemot" w:date="2017-09-23T10:37:00Z"/>
          <w:rFonts w:eastAsia="Times New Roman" w:cs="Times New Roman"/>
          <w:bCs/>
          <w:lang w:eastAsia="en-GB"/>
          <w:rPrChange w:id="579" w:author="Joy Shumake-Guillemot" w:date="2017-09-23T10:37:00Z">
            <w:rPr>
              <w:ins w:id="580" w:author="Joy Shumake-Guillemot" w:date="2017-09-23T10:37:00Z"/>
              <w:lang w:eastAsia="en-GB"/>
            </w:rPr>
          </w:rPrChange>
        </w:rPr>
        <w:pPrChange w:id="581" w:author="Joy Shumake-Guillemot" w:date="2017-09-23T10:37:00Z">
          <w:pPr>
            <w:shd w:val="clear" w:color="auto" w:fill="FFFFFF"/>
            <w:jc w:val="both"/>
            <w:outlineLvl w:val="0"/>
          </w:pPr>
        </w:pPrChange>
      </w:pPr>
      <w:ins w:id="582" w:author="Joy Shumake-Guillemot" w:date="2017-09-23T10:37:00Z">
        <w:r w:rsidRPr="00140B00">
          <w:rPr>
            <w:rFonts w:eastAsia="Times New Roman" w:cs="Times New Roman"/>
            <w:bCs/>
            <w:lang w:eastAsia="en-GB"/>
            <w:rPrChange w:id="583" w:author="Joy Shumake-Guillemot" w:date="2017-09-23T10:37:00Z">
              <w:rPr>
                <w:lang w:eastAsia="en-GB"/>
              </w:rPr>
            </w:rPrChange>
          </w:rPr>
          <w:t>Timing and magnitude of rainfall</w:t>
        </w:r>
      </w:ins>
    </w:p>
    <w:p w14:paraId="67EC6996" w14:textId="2F95D786" w:rsidR="00140B00" w:rsidRPr="00140B00" w:rsidRDefault="00140B00" w:rsidP="00140B00">
      <w:pPr>
        <w:pStyle w:val="ListParagraph"/>
        <w:numPr>
          <w:ilvl w:val="0"/>
          <w:numId w:val="16"/>
        </w:numPr>
        <w:shd w:val="clear" w:color="auto" w:fill="FFFFFF"/>
        <w:jc w:val="both"/>
        <w:outlineLvl w:val="0"/>
        <w:rPr>
          <w:ins w:id="584" w:author="Joy Shumake-Guillemot" w:date="2017-09-23T10:37:00Z"/>
          <w:rFonts w:eastAsia="Times New Roman" w:cs="Times New Roman"/>
          <w:bCs/>
          <w:lang w:eastAsia="en-GB"/>
          <w:rPrChange w:id="585" w:author="Joy Shumake-Guillemot" w:date="2017-09-23T10:37:00Z">
            <w:rPr>
              <w:ins w:id="586" w:author="Joy Shumake-Guillemot" w:date="2017-09-23T10:37:00Z"/>
              <w:lang w:eastAsia="en-GB"/>
            </w:rPr>
          </w:rPrChange>
        </w:rPr>
        <w:pPrChange w:id="587" w:author="Joy Shumake-Guillemot" w:date="2017-09-23T10:37:00Z">
          <w:pPr>
            <w:shd w:val="clear" w:color="auto" w:fill="FFFFFF"/>
            <w:jc w:val="both"/>
            <w:outlineLvl w:val="0"/>
          </w:pPr>
        </w:pPrChange>
      </w:pPr>
      <w:ins w:id="588" w:author="Joy Shumake-Guillemot" w:date="2017-09-23T10:37:00Z">
        <w:r w:rsidRPr="00140B00">
          <w:rPr>
            <w:rFonts w:eastAsia="Times New Roman" w:cs="Times New Roman"/>
            <w:bCs/>
            <w:lang w:eastAsia="en-GB"/>
            <w:rPrChange w:id="589" w:author="Joy Shumake-Guillemot" w:date="2017-09-23T10:37:00Z">
              <w:rPr>
                <w:lang w:eastAsia="en-GB"/>
              </w:rPr>
            </w:rPrChange>
          </w:rPr>
          <w:t>Flood depth</w:t>
        </w:r>
      </w:ins>
    </w:p>
    <w:p w14:paraId="739B804C" w14:textId="3ECC04FD" w:rsidR="00140B00" w:rsidRDefault="00140B00" w:rsidP="00140B00">
      <w:pPr>
        <w:pStyle w:val="ListParagraph"/>
        <w:numPr>
          <w:ilvl w:val="0"/>
          <w:numId w:val="16"/>
        </w:numPr>
        <w:shd w:val="clear" w:color="auto" w:fill="FFFFFF"/>
        <w:jc w:val="both"/>
        <w:outlineLvl w:val="0"/>
        <w:rPr>
          <w:ins w:id="590" w:author="Joy Shumake-Guillemot" w:date="2017-09-23T10:38:00Z"/>
          <w:rFonts w:eastAsia="Times New Roman" w:cs="Times New Roman"/>
          <w:bCs/>
          <w:lang w:eastAsia="en-GB"/>
        </w:rPr>
        <w:pPrChange w:id="591" w:author="Joy Shumake-Guillemot" w:date="2017-09-23T10:37:00Z">
          <w:pPr>
            <w:shd w:val="clear" w:color="auto" w:fill="FFFFFF"/>
            <w:jc w:val="both"/>
            <w:outlineLvl w:val="0"/>
          </w:pPr>
        </w:pPrChange>
      </w:pPr>
      <w:ins w:id="592" w:author="Joy Shumake-Guillemot" w:date="2017-09-23T10:37:00Z">
        <w:r w:rsidRPr="00140B00">
          <w:rPr>
            <w:rFonts w:eastAsia="Times New Roman" w:cs="Times New Roman"/>
            <w:bCs/>
            <w:lang w:eastAsia="en-GB"/>
            <w:rPrChange w:id="593" w:author="Joy Shumake-Guillemot" w:date="2017-09-23T10:37:00Z">
              <w:rPr>
                <w:lang w:eastAsia="en-GB"/>
              </w:rPr>
            </w:rPrChange>
          </w:rPr>
          <w:t xml:space="preserve">flood extent </w:t>
        </w:r>
      </w:ins>
    </w:p>
    <w:p w14:paraId="7F87B3A5" w14:textId="1403CD23" w:rsidR="00140B00" w:rsidRDefault="00140B00" w:rsidP="00140B00">
      <w:pPr>
        <w:pStyle w:val="ListParagraph"/>
        <w:numPr>
          <w:ilvl w:val="0"/>
          <w:numId w:val="16"/>
        </w:numPr>
        <w:shd w:val="clear" w:color="auto" w:fill="FFFFFF"/>
        <w:jc w:val="both"/>
        <w:outlineLvl w:val="0"/>
        <w:rPr>
          <w:ins w:id="594" w:author="Joy Shumake-Guillemot" w:date="2017-09-23T10:39:00Z"/>
          <w:rFonts w:eastAsia="Times New Roman" w:cs="Times New Roman"/>
          <w:bCs/>
          <w:lang w:eastAsia="en-GB"/>
        </w:rPr>
        <w:pPrChange w:id="595" w:author="Joy Shumake-Guillemot" w:date="2017-09-23T10:37:00Z">
          <w:pPr>
            <w:shd w:val="clear" w:color="auto" w:fill="FFFFFF"/>
            <w:jc w:val="both"/>
            <w:outlineLvl w:val="0"/>
          </w:pPr>
        </w:pPrChange>
      </w:pPr>
      <w:ins w:id="596" w:author="Joy Shumake-Guillemot" w:date="2017-09-23T10:38:00Z">
        <w:r>
          <w:rPr>
            <w:rFonts w:eastAsia="Times New Roman" w:cs="Times New Roman"/>
            <w:bCs/>
            <w:lang w:eastAsia="en-GB"/>
          </w:rPr>
          <w:t xml:space="preserve">drainage times </w:t>
        </w:r>
      </w:ins>
    </w:p>
    <w:p w14:paraId="70E1657E" w14:textId="5410C46C" w:rsidR="00140B00" w:rsidRPr="00140B00" w:rsidRDefault="00140B00" w:rsidP="00140B00">
      <w:pPr>
        <w:pStyle w:val="ListParagraph"/>
        <w:numPr>
          <w:ilvl w:val="0"/>
          <w:numId w:val="16"/>
        </w:numPr>
        <w:shd w:val="clear" w:color="auto" w:fill="FFFFFF"/>
        <w:jc w:val="both"/>
        <w:outlineLvl w:val="0"/>
        <w:rPr>
          <w:ins w:id="597" w:author="Joy Shumake-Guillemot" w:date="2017-09-23T10:37:00Z"/>
          <w:rFonts w:eastAsia="Times New Roman" w:cs="Times New Roman"/>
          <w:bCs/>
          <w:lang w:eastAsia="en-GB"/>
          <w:rPrChange w:id="598" w:author="Joy Shumake-Guillemot" w:date="2017-09-23T10:37:00Z">
            <w:rPr>
              <w:ins w:id="599" w:author="Joy Shumake-Guillemot" w:date="2017-09-23T10:37:00Z"/>
              <w:lang w:eastAsia="en-GB"/>
            </w:rPr>
          </w:rPrChange>
        </w:rPr>
        <w:pPrChange w:id="600" w:author="Joy Shumake-Guillemot" w:date="2017-09-23T10:39:00Z">
          <w:pPr>
            <w:shd w:val="clear" w:color="auto" w:fill="FFFFFF"/>
            <w:jc w:val="both"/>
            <w:outlineLvl w:val="0"/>
          </w:pPr>
        </w:pPrChange>
      </w:pPr>
      <w:ins w:id="601" w:author="Joy Shumake-Guillemot" w:date="2017-09-23T10:39:00Z">
        <w:r>
          <w:rPr>
            <w:rFonts w:eastAsia="Times New Roman" w:cs="Times New Roman"/>
            <w:bCs/>
            <w:lang w:eastAsia="en-GB"/>
          </w:rPr>
          <w:t>flood water flow direction –important indication of whether flood water is contaminated</w:t>
        </w:r>
      </w:ins>
    </w:p>
    <w:p w14:paraId="227A0985" w14:textId="369B5138" w:rsidR="00140B00" w:rsidRDefault="00140B00" w:rsidP="00140B00">
      <w:pPr>
        <w:pStyle w:val="ListParagraph"/>
        <w:numPr>
          <w:ilvl w:val="0"/>
          <w:numId w:val="16"/>
        </w:numPr>
        <w:shd w:val="clear" w:color="auto" w:fill="FFFFFF"/>
        <w:jc w:val="both"/>
        <w:outlineLvl w:val="0"/>
        <w:rPr>
          <w:ins w:id="602" w:author="Joy Shumake-Guillemot" w:date="2017-09-23T11:15:00Z"/>
          <w:rFonts w:eastAsia="Times New Roman" w:cs="Times New Roman"/>
          <w:bCs/>
          <w:lang w:eastAsia="en-GB"/>
        </w:rPr>
        <w:pPrChange w:id="603" w:author="Joy Shumake-Guillemot" w:date="2017-09-23T10:37:00Z">
          <w:pPr>
            <w:shd w:val="clear" w:color="auto" w:fill="FFFFFF"/>
            <w:jc w:val="both"/>
            <w:outlineLvl w:val="0"/>
          </w:pPr>
        </w:pPrChange>
      </w:pPr>
      <w:ins w:id="604" w:author="Joy Shumake-Guillemot" w:date="2017-09-23T10:37:00Z">
        <w:r w:rsidRPr="00140B00">
          <w:rPr>
            <w:rFonts w:eastAsia="Times New Roman" w:cs="Times New Roman"/>
            <w:bCs/>
            <w:lang w:eastAsia="en-GB"/>
            <w:rPrChange w:id="605" w:author="Joy Shumake-Guillemot" w:date="2017-09-23T10:37:00Z">
              <w:rPr>
                <w:lang w:eastAsia="en-GB"/>
              </w:rPr>
            </w:rPrChange>
          </w:rPr>
          <w:t xml:space="preserve">temperature </w:t>
        </w:r>
      </w:ins>
      <w:ins w:id="606" w:author="Joy Shumake-Guillemot" w:date="2017-09-23T10:38:00Z">
        <w:r>
          <w:rPr>
            <w:rFonts w:eastAsia="Times New Roman" w:cs="Times New Roman"/>
            <w:bCs/>
            <w:lang w:eastAsia="en-GB"/>
          </w:rPr>
          <w:t xml:space="preserve">(important for vectors and </w:t>
        </w:r>
        <w:proofErr w:type="spellStart"/>
        <w:r>
          <w:rPr>
            <w:rFonts w:eastAsia="Times New Roman" w:cs="Times New Roman"/>
            <w:bCs/>
            <w:lang w:eastAsia="en-GB"/>
          </w:rPr>
          <w:t>mold</w:t>
        </w:r>
        <w:proofErr w:type="spellEnd"/>
        <w:r>
          <w:rPr>
            <w:rFonts w:eastAsia="Times New Roman" w:cs="Times New Roman"/>
            <w:bCs/>
            <w:lang w:eastAsia="en-GB"/>
          </w:rPr>
          <w:t xml:space="preserve"> growth)</w:t>
        </w:r>
      </w:ins>
    </w:p>
    <w:p w14:paraId="7DA7B6DD" w14:textId="11FAE147" w:rsidR="00771545" w:rsidRPr="00140B00" w:rsidRDefault="00771545" w:rsidP="00140B00">
      <w:pPr>
        <w:pStyle w:val="ListParagraph"/>
        <w:numPr>
          <w:ilvl w:val="0"/>
          <w:numId w:val="16"/>
        </w:numPr>
        <w:shd w:val="clear" w:color="auto" w:fill="FFFFFF"/>
        <w:jc w:val="both"/>
        <w:outlineLvl w:val="0"/>
        <w:rPr>
          <w:ins w:id="607" w:author="Joy Shumake-Guillemot" w:date="2017-09-23T10:37:00Z"/>
          <w:rFonts w:eastAsia="Times New Roman" w:cs="Times New Roman"/>
          <w:bCs/>
          <w:lang w:eastAsia="en-GB"/>
          <w:rPrChange w:id="608" w:author="Joy Shumake-Guillemot" w:date="2017-09-23T10:37:00Z">
            <w:rPr>
              <w:ins w:id="609" w:author="Joy Shumake-Guillemot" w:date="2017-09-23T10:37:00Z"/>
              <w:lang w:eastAsia="en-GB"/>
            </w:rPr>
          </w:rPrChange>
        </w:rPr>
        <w:pPrChange w:id="610" w:author="Joy Shumake-Guillemot" w:date="2017-09-23T10:37:00Z">
          <w:pPr>
            <w:shd w:val="clear" w:color="auto" w:fill="FFFFFF"/>
            <w:jc w:val="both"/>
            <w:outlineLvl w:val="0"/>
          </w:pPr>
        </w:pPrChange>
      </w:pPr>
      <w:ins w:id="611" w:author="Joy Shumake-Guillemot" w:date="2017-09-23T11:16:00Z">
        <w:r>
          <w:rPr>
            <w:rFonts w:eastAsia="Times New Roman" w:cs="Times New Roman"/>
            <w:bCs/>
            <w:lang w:eastAsia="en-GB"/>
          </w:rPr>
          <w:t xml:space="preserve">secondary hazards that could be experienced – </w:t>
        </w:r>
        <w:proofErr w:type="spellStart"/>
        <w:r>
          <w:rPr>
            <w:rFonts w:eastAsia="Times New Roman" w:cs="Times New Roman"/>
            <w:bCs/>
            <w:lang w:eastAsia="en-GB"/>
          </w:rPr>
          <w:t>eg</w:t>
        </w:r>
        <w:proofErr w:type="spellEnd"/>
        <w:r>
          <w:rPr>
            <w:rFonts w:eastAsia="Times New Roman" w:cs="Times New Roman"/>
            <w:bCs/>
            <w:lang w:eastAsia="en-GB"/>
          </w:rPr>
          <w:t>. winds</w:t>
        </w:r>
      </w:ins>
    </w:p>
    <w:p w14:paraId="41E902B7" w14:textId="77777777" w:rsidR="00140B00" w:rsidRDefault="00140B00" w:rsidP="00FF69F5">
      <w:pPr>
        <w:shd w:val="clear" w:color="auto" w:fill="FFFFFF"/>
        <w:jc w:val="both"/>
        <w:outlineLvl w:val="0"/>
        <w:rPr>
          <w:ins w:id="612" w:author="Joy Shumake-Guillemot" w:date="2017-09-23T10:37:00Z"/>
          <w:rFonts w:eastAsia="Times New Roman" w:cs="Times New Roman"/>
          <w:b/>
          <w:lang w:eastAsia="en-GB"/>
        </w:rPr>
      </w:pPr>
    </w:p>
    <w:p w14:paraId="2F05DB7E" w14:textId="696B03F3" w:rsidR="00FF69F5" w:rsidRPr="00353192" w:rsidRDefault="00FF69F5" w:rsidP="00FF69F5">
      <w:pPr>
        <w:shd w:val="clear" w:color="auto" w:fill="FFFFFF"/>
        <w:jc w:val="both"/>
        <w:outlineLvl w:val="0"/>
        <w:rPr>
          <w:rFonts w:eastAsia="Times New Roman" w:cs="Times New Roman"/>
          <w:lang w:eastAsia="en-GB"/>
        </w:rPr>
      </w:pPr>
      <w:commentRangeStart w:id="613"/>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w:t>
      </w:r>
      <w:ins w:id="614" w:author="Joy Shumake-Guillemot" w:date="2017-09-23T09:54:00Z">
        <w:r w:rsidR="009D0AE4">
          <w:rPr>
            <w:rFonts w:eastAsia="Times New Roman" w:cs="Times New Roman"/>
            <w:lang w:eastAsia="en-GB"/>
          </w:rPr>
          <w:t xml:space="preserve"> precision and</w:t>
        </w:r>
      </w:ins>
      <w:r w:rsidRPr="00353192">
        <w:rPr>
          <w:rFonts w:eastAsia="Times New Roman" w:cs="Times New Roman"/>
          <w:lang w:eastAsia="en-GB"/>
        </w:rPr>
        <w:t xml:space="preserve">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"&lt;sup&gt;29,30&lt;/sup&gt;", "plainTextFormattedCitation" : "29,30", "previouslyFormattedCitation" : "&lt;sup&gt;29,30&lt;/sup&gt;"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29,30</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3AB972C6"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lastRenderedPageBreak/>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6"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"&lt;sup&gt;31&lt;/sup&gt;", "plainTextFormattedCitation" : "31", "previouslyFormattedCitation" : "&lt;sup&gt;31&lt;/sup&gt;"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31</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7"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2AC543F2"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32</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7447C642"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"&lt;sup&gt;33&lt;/sup&gt;", "plainTextFormattedCitation" : "33", "previouslyFormattedCitation" : "&lt;sup&gt;33&lt;/sup&gt;"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33</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20C986C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34</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commentRangeEnd w:id="613"/>
      <w:r w:rsidR="009D0AE4">
        <w:rPr>
          <w:rStyle w:val="CommentReference"/>
        </w:rPr>
        <w:commentReference w:id="613"/>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1FE378DA" w:rsidR="00FF69F5" w:rsidRPr="00771545" w:rsidRDefault="00570F11" w:rsidP="00916C26">
      <w:pPr>
        <w:pStyle w:val="Heading3"/>
        <w:rPr>
          <w:rFonts w:eastAsia="Times New Roman"/>
          <w:b/>
          <w:bCs/>
          <w:lang w:eastAsia="en-GB"/>
          <w:rPrChange w:id="615" w:author="Joy Shumake-Guillemot" w:date="2017-09-23T11:16:00Z">
            <w:rPr>
              <w:rFonts w:eastAsia="Times New Roman"/>
              <w:lang w:eastAsia="en-GB"/>
            </w:rPr>
          </w:rPrChange>
        </w:rPr>
      </w:pPr>
      <w:bookmarkStart w:id="616" w:name="_Toc493860705"/>
      <w:ins w:id="617" w:author="Joy Shumake-Guillemot" w:date="2017-09-23T11:24:00Z">
        <w:r>
          <w:rPr>
            <w:rFonts w:eastAsia="Times New Roman"/>
            <w:b/>
            <w:bCs/>
            <w:lang w:eastAsia="en-GB"/>
          </w:rPr>
          <w:t xml:space="preserve">1.5 </w:t>
        </w:r>
      </w:ins>
      <w:commentRangeStart w:id="618"/>
      <w:r w:rsidR="00FF69F5" w:rsidRPr="00771545">
        <w:rPr>
          <w:rFonts w:eastAsia="Times New Roman"/>
          <w:b/>
          <w:bCs/>
          <w:lang w:eastAsia="en-GB"/>
          <w:rPrChange w:id="619" w:author="Joy Shumake-Guillemot" w:date="2017-09-23T11:16:00Z">
            <w:rPr>
              <w:rFonts w:eastAsia="Times New Roman"/>
              <w:lang w:eastAsia="en-GB"/>
            </w:rPr>
          </w:rPrChange>
        </w:rPr>
        <w:t xml:space="preserve">Potential </w:t>
      </w:r>
      <w:r w:rsidR="00904731" w:rsidRPr="00771545">
        <w:rPr>
          <w:rFonts w:eastAsia="Times New Roman"/>
          <w:b/>
          <w:bCs/>
          <w:lang w:eastAsia="en-GB"/>
          <w:rPrChange w:id="620" w:author="Joy Shumake-Guillemot" w:date="2017-09-23T11:16:00Z">
            <w:rPr>
              <w:rFonts w:eastAsia="Times New Roman"/>
              <w:lang w:eastAsia="en-GB"/>
            </w:rPr>
          </w:rPrChange>
        </w:rPr>
        <w:t xml:space="preserve">pilot </w:t>
      </w:r>
      <w:r w:rsidR="00FF69F5" w:rsidRPr="00771545">
        <w:rPr>
          <w:rFonts w:eastAsia="Times New Roman"/>
          <w:b/>
          <w:bCs/>
          <w:lang w:eastAsia="en-GB"/>
          <w:rPrChange w:id="621" w:author="Joy Shumake-Guillemot" w:date="2017-09-23T11:16:00Z">
            <w:rPr>
              <w:rFonts w:eastAsia="Times New Roman"/>
              <w:lang w:eastAsia="en-GB"/>
            </w:rPr>
          </w:rPrChange>
        </w:rPr>
        <w:t xml:space="preserve">projects </w:t>
      </w:r>
      <w:del w:id="622" w:author="Joy Shumake-Guillemot" w:date="2017-09-23T10:01:00Z">
        <w:r w:rsidR="00FF69F5" w:rsidRPr="00771545" w:rsidDel="00916C26">
          <w:rPr>
            <w:rFonts w:eastAsia="Times New Roman"/>
            <w:b/>
            <w:bCs/>
            <w:lang w:eastAsia="en-GB"/>
            <w:rPrChange w:id="623" w:author="Joy Shumake-Guillemot" w:date="2017-09-23T11:16:00Z">
              <w:rPr>
                <w:rFonts w:eastAsia="Times New Roman"/>
                <w:lang w:eastAsia="en-GB"/>
              </w:rPr>
            </w:rPrChange>
          </w:rPr>
          <w:delText xml:space="preserve">with </w:delText>
        </w:r>
      </w:del>
      <w:ins w:id="624" w:author="Joy Shumake-Guillemot" w:date="2017-09-23T10:01:00Z">
        <w:r w:rsidR="00916C26" w:rsidRPr="00771545">
          <w:rPr>
            <w:rFonts w:eastAsia="Times New Roman"/>
            <w:b/>
            <w:bCs/>
            <w:lang w:eastAsia="en-GB"/>
            <w:rPrChange w:id="625" w:author="Joy Shumake-Guillemot" w:date="2017-09-23T11:16:00Z">
              <w:rPr>
                <w:rFonts w:eastAsia="Times New Roman"/>
                <w:lang w:eastAsia="en-GB"/>
              </w:rPr>
            </w:rPrChange>
          </w:rPr>
          <w:t>where</w:t>
        </w:r>
        <w:r w:rsidR="00916C26" w:rsidRPr="00771545">
          <w:rPr>
            <w:rFonts w:eastAsia="Times New Roman"/>
            <w:b/>
            <w:bCs/>
            <w:lang w:eastAsia="en-GB"/>
            <w:rPrChange w:id="626" w:author="Joy Shumake-Guillemot" w:date="2017-09-23T11:16:00Z">
              <w:rPr>
                <w:rFonts w:eastAsia="Times New Roman"/>
                <w:lang w:eastAsia="en-GB"/>
              </w:rPr>
            </w:rPrChange>
          </w:rPr>
          <w:t xml:space="preserve"> </w:t>
        </w:r>
      </w:ins>
      <w:r w:rsidR="00FF69F5" w:rsidRPr="00771545">
        <w:rPr>
          <w:rFonts w:eastAsia="Times New Roman"/>
          <w:b/>
          <w:bCs/>
          <w:lang w:eastAsia="en-GB"/>
          <w:rPrChange w:id="627" w:author="Joy Shumake-Guillemot" w:date="2017-09-23T11:16:00Z">
            <w:rPr>
              <w:rFonts w:eastAsia="Times New Roman"/>
              <w:lang w:eastAsia="en-GB"/>
            </w:rPr>
          </w:rPrChange>
        </w:rPr>
        <w:t>improved forecasting</w:t>
      </w:r>
      <w:bookmarkEnd w:id="616"/>
      <w:ins w:id="628" w:author="Joy Shumake-Guillemot" w:date="2017-09-23T10:01:00Z">
        <w:r w:rsidR="00916C26" w:rsidRPr="00771545">
          <w:rPr>
            <w:rFonts w:eastAsia="Times New Roman"/>
            <w:b/>
            <w:bCs/>
            <w:lang w:eastAsia="en-GB"/>
            <w:rPrChange w:id="629" w:author="Joy Shumake-Guillemot" w:date="2017-09-23T11:16:00Z">
              <w:rPr>
                <w:rFonts w:eastAsia="Times New Roman"/>
                <w:lang w:eastAsia="en-GB"/>
              </w:rPr>
            </w:rPrChange>
          </w:rPr>
          <w:t xml:space="preserve"> could be matched with health risk management needs </w:t>
        </w:r>
      </w:ins>
      <w:commentRangeEnd w:id="618"/>
      <w:ins w:id="630" w:author="Joy Shumake-Guillemot" w:date="2017-09-23T10:02:00Z">
        <w:r w:rsidR="00916C26" w:rsidRPr="00771545">
          <w:rPr>
            <w:rStyle w:val="CommentReference"/>
            <w:rFonts w:asciiTheme="minorHAnsi" w:eastAsiaTheme="minorHAnsi" w:hAnsiTheme="minorHAnsi" w:cstheme="minorBidi"/>
            <w:b/>
            <w:bCs/>
            <w:color w:val="auto"/>
            <w:rPrChange w:id="631" w:author="Joy Shumake-Guillemot" w:date="2017-09-23T11:16:00Z">
              <w:rPr>
                <w:rStyle w:val="CommentReference"/>
                <w:rFonts w:asciiTheme="minorHAnsi" w:eastAsiaTheme="minorHAnsi" w:hAnsiTheme="minorHAnsi" w:cstheme="minorBidi"/>
                <w:color w:val="auto"/>
              </w:rPr>
            </w:rPrChange>
          </w:rPr>
          <w:commentReference w:id="618"/>
        </w:r>
      </w:ins>
    </w:p>
    <w:p w14:paraId="23B645FE" w14:textId="77777777" w:rsidR="00631181" w:rsidRDefault="00631181" w:rsidP="00FF69F5">
      <w:pPr>
        <w:shd w:val="clear" w:color="auto" w:fill="FFFFFF"/>
        <w:jc w:val="both"/>
        <w:outlineLvl w:val="0"/>
        <w:rPr>
          <w:rFonts w:eastAsia="Times New Roman" w:cs="Times New Roman"/>
          <w:b/>
          <w:lang w:eastAsia="en-GB"/>
        </w:rPr>
      </w:pPr>
    </w:p>
    <w:p w14:paraId="1E9918E5" w14:textId="10E9108D" w:rsidR="00631181" w:rsidRPr="008F6845" w:rsidRDefault="00631181" w:rsidP="00FF69F5">
      <w:pPr>
        <w:shd w:val="clear" w:color="auto" w:fill="FFFFFF"/>
        <w:jc w:val="both"/>
        <w:outlineLvl w:val="0"/>
        <w:rPr>
          <w:rFonts w:eastAsia="Times New Roman" w:cs="Times New Roman"/>
          <w:lang w:eastAsia="en-GB"/>
        </w:rPr>
      </w:pPr>
      <w:r w:rsidRPr="008F6845">
        <w:rPr>
          <w:rFonts w:eastAsia="Times New Roman" w:cs="Times New Roman"/>
          <w:lang w:eastAsia="en-GB"/>
        </w:rPr>
        <w:t xml:space="preserve">Project based on </w:t>
      </w:r>
      <w:commentRangeStart w:id="632"/>
      <w:r w:rsidR="001D2F0D" w:rsidRPr="008F6845">
        <w:rPr>
          <w:rFonts w:eastAsia="Times New Roman" w:cs="Times New Roman"/>
          <w:lang w:eastAsia="en-GB"/>
        </w:rPr>
        <w:t>JK’s</w:t>
      </w:r>
      <w:commentRangeEnd w:id="632"/>
      <w:r w:rsidR="00771545">
        <w:rPr>
          <w:rStyle w:val="CommentReference"/>
        </w:rPr>
        <w:commentReference w:id="632"/>
      </w:r>
      <w:r w:rsidR="001D2F0D" w:rsidRPr="008F6845">
        <w:rPr>
          <w:rFonts w:eastAsia="Times New Roman" w:cs="Times New Roman"/>
          <w:lang w:eastAsia="en-GB"/>
        </w:rPr>
        <w:t xml:space="preserve"> capabilities comments</w:t>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324A25D8"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"&lt;sup&gt;22&lt;/sup&gt;", "plainTextFormattedCitation" : "22", "previouslyFormattedCitation" : "&lt;sup&gt;22&lt;/sup&gt;"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22</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19384AAC"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32</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0B0F542D"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4381E72D" w14:textId="75A11A42" w:rsidR="00FF69F5" w:rsidRPr="00C67805" w:rsidRDefault="00DD3D22" w:rsidP="003D75C9">
      <w:pPr>
        <w:pStyle w:val="Heading2"/>
        <w:rPr>
          <w:rFonts w:eastAsia="Times New Roman" w:cs="Times New Roman"/>
          <w:color w:val="auto"/>
          <w:lang w:eastAsia="en-GB"/>
        </w:rPr>
      </w:pPr>
      <w:bookmarkStart w:id="633" w:name="_Toc493860706"/>
      <w:r>
        <w:rPr>
          <w:rFonts w:eastAsia="Times New Roman"/>
          <w:lang w:eastAsia="en-GB"/>
        </w:rPr>
        <w:lastRenderedPageBreak/>
        <w:t xml:space="preserve">2. </w:t>
      </w:r>
      <w:r w:rsidR="00FF69F5" w:rsidRPr="00353192">
        <w:rPr>
          <w:rFonts w:eastAsia="Times New Roman"/>
          <w:lang w:eastAsia="en-GB"/>
        </w:rPr>
        <w:t>Wildfire</w:t>
      </w:r>
      <w:bookmarkEnd w:id="633"/>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634" w:name="_Toc493860707"/>
      <w:r w:rsidRPr="00353192">
        <w:rPr>
          <w:rFonts w:eastAsia="Times New Roman"/>
          <w:lang w:eastAsia="en-GB"/>
        </w:rPr>
        <w:t>Overview</w:t>
      </w:r>
      <w:bookmarkEnd w:id="634"/>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567840C5"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35</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635" w:name="_Toc493860708"/>
      <w:r w:rsidRPr="00353192">
        <w:rPr>
          <w:rFonts w:eastAsia="Times New Roman"/>
          <w:lang w:eastAsia="en-GB"/>
        </w:rPr>
        <w:t>Health impacts</w:t>
      </w:r>
      <w:bookmarkEnd w:id="635"/>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0C7611D6"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sidR="00184868">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b/>
          <w:color w:val="222222"/>
          <w:lang w:eastAsia="en-GB"/>
        </w:rPr>
        <w:fldChar w:fldCharType="separate"/>
      </w:r>
      <w:r w:rsidR="00184868" w:rsidRPr="00184868">
        <w:rPr>
          <w:rFonts w:eastAsia="Times New Roman" w:cs="Arial"/>
          <w:noProof/>
          <w:color w:val="222222"/>
          <w:vertAlign w:val="superscript"/>
          <w:lang w:eastAsia="en-GB"/>
        </w:rPr>
        <w:t>35</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3F435AA2"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36</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37</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1098D152"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35</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35</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"&lt;sup&gt;38&lt;/sup&gt;", "plainTextFormattedCitation" : "38", "previouslyFormattedCitation" : "&lt;sup&gt;38&lt;/sup&gt;"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38</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"&lt;sup&gt;39,40&lt;/sup&gt;", "plainTextFormattedCitation" : "39,40", "previouslyFormattedCitation" : "&lt;sup&gt;39,40&lt;/sup&gt;"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39,40</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7C198C41"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"&lt;sup&gt;41&lt;/sup&gt;", "plainTextFormattedCitation" : "41", "previouslyFormattedCitation" : "&lt;sup&gt;41&lt;/sup&gt;"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41</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671933E5"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"&lt;sup&gt;42&lt;/sup&gt;", "plainTextFormattedCitation" : "42", "previouslyFormattedCitation" : "&lt;sup&gt;42&lt;/sup&gt;" }, "properties" : { "noteIndex" : 0 }, "schema" : "https://github.com/citation-style-language/schema/raw/master/csl-citation.json" }</w:instrText>
      </w:r>
      <w:r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42</w:t>
      </w:r>
      <w:r w:rsidRPr="00353192">
        <w:rPr>
          <w:rFonts w:eastAsia="Times New Roman" w:cs="Arial"/>
          <w:color w:val="222222"/>
          <w:lang w:eastAsia="en-GB"/>
        </w:rPr>
        <w:fldChar w:fldCharType="end"/>
      </w:r>
    </w:p>
    <w:p w14:paraId="2C929E84" w14:textId="77777777" w:rsidR="00081881" w:rsidRDefault="00081881" w:rsidP="00FF69F5">
      <w:pPr>
        <w:shd w:val="clear" w:color="auto" w:fill="FFFFFF"/>
        <w:jc w:val="both"/>
        <w:rPr>
          <w:rFonts w:eastAsia="Times New Roman" w:cs="Arial"/>
          <w:color w:val="222222"/>
          <w:lang w:eastAsia="en-GB"/>
        </w:rPr>
      </w:pPr>
    </w:p>
    <w:p w14:paraId="6CA19492" w14:textId="77777777" w:rsidR="00081881" w:rsidRPr="00226FCD" w:rsidRDefault="00081881" w:rsidP="00081881">
      <w:pPr>
        <w:pStyle w:val="Heading3"/>
        <w:rPr>
          <w:rFonts w:eastAsia="Times New Roman"/>
          <w:lang w:eastAsia="en-GB"/>
        </w:rPr>
      </w:pPr>
      <w:bookmarkStart w:id="636" w:name="_Toc493860709"/>
      <w:r w:rsidRPr="00226FCD">
        <w:rPr>
          <w:rFonts w:eastAsia="Times New Roman"/>
          <w:lang w:eastAsia="en-GB"/>
        </w:rPr>
        <w:t>Key processes made in preparedness and action plans</w:t>
      </w:r>
      <w:bookmarkEnd w:id="636"/>
    </w:p>
    <w:p w14:paraId="0DCDA88B" w14:textId="77777777" w:rsidR="00081881" w:rsidRDefault="00081881" w:rsidP="00081881">
      <w:pPr>
        <w:shd w:val="clear" w:color="auto" w:fill="FFFFFF"/>
        <w:jc w:val="both"/>
        <w:rPr>
          <w:rFonts w:eastAsia="Times New Roman" w:cs="Times New Roman"/>
          <w:b/>
          <w:u w:val="single"/>
          <w:lang w:eastAsia="en-GB"/>
        </w:rPr>
      </w:pPr>
    </w:p>
    <w:p w14:paraId="25C78795" w14:textId="77777777" w:rsidR="00081881" w:rsidRPr="00E42125" w:rsidRDefault="00081881" w:rsidP="00081881">
      <w:pPr>
        <w:pStyle w:val="Heading4"/>
        <w:rPr>
          <w:rFonts w:eastAsia="Times New Roman"/>
          <w:lang w:eastAsia="en-GB"/>
        </w:rPr>
      </w:pPr>
      <w:r>
        <w:rPr>
          <w:rFonts w:eastAsia="Times New Roman"/>
          <w:lang w:eastAsia="en-GB"/>
        </w:rPr>
        <w:t xml:space="preserve">Climate prediction (outside core interest of </w:t>
      </w:r>
      <w:proofErr w:type="spellStart"/>
      <w:r>
        <w:rPr>
          <w:rFonts w:eastAsia="Times New Roman"/>
          <w:lang w:eastAsia="en-GB"/>
        </w:rPr>
        <w:t>HIWeather</w:t>
      </w:r>
      <w:proofErr w:type="spellEnd"/>
      <w:r>
        <w:rPr>
          <w:rFonts w:eastAsia="Times New Roman"/>
          <w:lang w:eastAsia="en-GB"/>
        </w:rPr>
        <w:t xml:space="preserve"> but of interest to WCRP)</w:t>
      </w:r>
    </w:p>
    <w:p w14:paraId="72A9239C" w14:textId="77777777" w:rsidR="00081881" w:rsidRDefault="00081881" w:rsidP="00081881">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3A9E3EE5" w14:textId="77777777" w:rsidR="00081881" w:rsidRDefault="00081881" w:rsidP="00081881">
      <w:pPr>
        <w:shd w:val="clear" w:color="auto" w:fill="FFFFFF"/>
        <w:jc w:val="both"/>
        <w:rPr>
          <w:rFonts w:eastAsia="Times New Roman" w:cs="Times New Roman"/>
          <w:u w:val="single"/>
          <w:lang w:eastAsia="en-GB"/>
        </w:rPr>
      </w:pPr>
    </w:p>
    <w:p w14:paraId="160203D1" w14:textId="77777777" w:rsidR="00081881" w:rsidRDefault="00081881" w:rsidP="00081881">
      <w:pPr>
        <w:pBdr>
          <w:bottom w:val="single" w:sz="12" w:space="1" w:color="auto"/>
        </w:pBdr>
        <w:shd w:val="clear" w:color="auto" w:fill="FFFFFF"/>
        <w:jc w:val="both"/>
        <w:rPr>
          <w:rFonts w:eastAsia="Times New Roman" w:cs="Times New Roman"/>
          <w:lang w:eastAsia="en-GB"/>
        </w:rPr>
      </w:pPr>
    </w:p>
    <w:p w14:paraId="66592192" w14:textId="77777777" w:rsidR="00081881" w:rsidRPr="00330D38" w:rsidRDefault="00081881" w:rsidP="00081881">
      <w:pPr>
        <w:pStyle w:val="Heading4"/>
        <w:rPr>
          <w:rFonts w:eastAsia="Times New Roman"/>
          <w:lang w:eastAsia="en-GB"/>
        </w:rPr>
      </w:pPr>
      <w:r>
        <w:rPr>
          <w:rFonts w:eastAsia="Times New Roman"/>
          <w:lang w:eastAsia="en-GB"/>
        </w:rPr>
        <w:t xml:space="preserve">Weather prediction (in core interest of </w:t>
      </w:r>
      <w:proofErr w:type="spellStart"/>
      <w:r>
        <w:rPr>
          <w:rFonts w:eastAsia="Times New Roman"/>
          <w:lang w:eastAsia="en-GB"/>
        </w:rPr>
        <w:t>HIWeather</w:t>
      </w:r>
      <w:proofErr w:type="spellEnd"/>
      <w:r>
        <w:rPr>
          <w:rFonts w:eastAsia="Times New Roman"/>
          <w:lang w:eastAsia="en-GB"/>
        </w:rPr>
        <w:t xml:space="preserve"> and WWRP)</w:t>
      </w:r>
    </w:p>
    <w:p w14:paraId="0FD800C1" w14:textId="37AAE784" w:rsidR="00081881" w:rsidRPr="00081881" w:rsidRDefault="00081881"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637" w:name="_Toc493860710"/>
      <w:r w:rsidRPr="002B755B">
        <w:rPr>
          <w:lang w:val="en-US"/>
        </w:rPr>
        <w:t>Key gaps in</w:t>
      </w:r>
      <w:r>
        <w:rPr>
          <w:lang w:val="en-US"/>
        </w:rPr>
        <w:t xml:space="preserve"> real-time monitoring, forecasting and alert </w:t>
      </w:r>
      <w:r w:rsidRPr="002B755B">
        <w:rPr>
          <w:lang w:val="en-US"/>
        </w:rPr>
        <w:t>capabilities</w:t>
      </w:r>
      <w:bookmarkEnd w:id="637"/>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638" w:name="_Toc493860711"/>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638"/>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639" w:name="_Toc493860712"/>
      <w:r w:rsidRPr="00353192">
        <w:rPr>
          <w:rFonts w:eastAsia="Times New Roman"/>
          <w:lang w:eastAsia="en-GB"/>
        </w:rPr>
        <w:t>Potential projects with improved forecasting</w:t>
      </w:r>
      <w:bookmarkEnd w:id="639"/>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640" w:name="_Toc493860713"/>
      <w:r>
        <w:rPr>
          <w:rFonts w:eastAsia="Times New Roman"/>
          <w:lang w:eastAsia="en-GB"/>
        </w:rPr>
        <w:lastRenderedPageBreak/>
        <w:t xml:space="preserve">3. </w:t>
      </w:r>
      <w:r w:rsidR="00FF69F5" w:rsidRPr="00353192">
        <w:rPr>
          <w:rFonts w:eastAsia="Times New Roman"/>
          <w:lang w:eastAsia="en-GB"/>
        </w:rPr>
        <w:t>Localised Extreme Wind</w:t>
      </w:r>
      <w:bookmarkEnd w:id="640"/>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641" w:name="_Toc493860714"/>
      <w:r w:rsidRPr="00353192">
        <w:rPr>
          <w:rFonts w:eastAsia="Times New Roman"/>
          <w:lang w:eastAsia="en-GB"/>
        </w:rPr>
        <w:t>Overview</w:t>
      </w:r>
      <w:bookmarkEnd w:id="641"/>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04149080" w:rsidR="00651D24" w:rsidRDefault="00C2365F" w:rsidP="00FF69F5">
      <w:pPr>
        <w:shd w:val="clear" w:color="auto" w:fill="FFFFFF"/>
        <w:jc w:val="both"/>
        <w:rPr>
          <w:rFonts w:eastAsia="Times New Roman" w:cs="Arial"/>
          <w:color w:val="222222"/>
          <w:lang w:eastAsia="en-GB"/>
        </w:rPr>
      </w:pPr>
      <w:r>
        <w:rPr>
          <w:rFonts w:eastAsia="Times New Roman" w:cs="Arial"/>
          <w:color w:val="222222"/>
          <w:lang w:eastAsia="en-GB"/>
        </w:rPr>
        <w:t>Localised extreme wind manifests in different forms; cyclones (including tropical sub-tropical, extra-tropical storms and polar lows), local windstorms (tornadoes), and downslope windstorms.</w:t>
      </w:r>
      <w:r w:rsidR="00FF69F5" w:rsidRPr="00353192">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"&lt;sup&gt;43&lt;/sup&gt;", "plainTextFormattedCitation" : "43", "previouslyFormattedCitation" : "&lt;sup&gt;43&lt;/sup&gt;" }, "properties" : { "noteIndex" : 0 }, "schema" : "https://github.com/citation-style-language/schema/raw/master/csl-citation.json" }</w:instrText>
      </w:r>
      <w:r w:rsidR="00FF69F5" w:rsidRPr="00353192">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43</w:t>
      </w:r>
      <w:r w:rsidR="00FF69F5" w:rsidRPr="00353192">
        <w:rPr>
          <w:rFonts w:eastAsia="Times New Roman" w:cs="Arial"/>
          <w:color w:val="222222"/>
          <w:lang w:eastAsia="en-GB"/>
        </w:rPr>
        <w:fldChar w:fldCharType="end"/>
      </w:r>
    </w:p>
    <w:p w14:paraId="53A5D137" w14:textId="77777777" w:rsidR="000521AC" w:rsidRDefault="000521AC" w:rsidP="00FF69F5">
      <w:pPr>
        <w:shd w:val="clear" w:color="auto" w:fill="FFFFFF"/>
        <w:jc w:val="both"/>
        <w:rPr>
          <w:rFonts w:eastAsia="Times New Roman" w:cs="Arial"/>
          <w:color w:val="222222"/>
          <w:lang w:eastAsia="en-GB"/>
        </w:rPr>
      </w:pPr>
    </w:p>
    <w:p w14:paraId="1B581408" w14:textId="152166A3" w:rsidR="000521AC" w:rsidRDefault="000521AC" w:rsidP="00FF69F5">
      <w:pPr>
        <w:shd w:val="clear" w:color="auto" w:fill="FFFFFF"/>
        <w:jc w:val="both"/>
        <w:rPr>
          <w:rFonts w:eastAsia="Times New Roman" w:cs="Arial"/>
          <w:color w:val="222222"/>
          <w:lang w:eastAsia="en-GB"/>
        </w:rPr>
      </w:pPr>
      <w:r>
        <w:rPr>
          <w:rFonts w:eastAsia="Times New Roman" w:cs="Arial"/>
          <w:color w:val="222222"/>
          <w:lang w:eastAsia="en-GB"/>
        </w:rPr>
        <w:t xml:space="preserve">Goldman </w:t>
      </w:r>
      <w:r w:rsidR="00FA2F54">
        <w:rPr>
          <w:rFonts w:eastAsia="Times New Roman" w:cs="Arial"/>
          <w:color w:val="222222"/>
          <w:lang w:eastAsia="en-GB"/>
        </w:rPr>
        <w:t xml:space="preserve">et al. </w:t>
      </w:r>
      <w:r>
        <w:rPr>
          <w:rFonts w:eastAsia="Times New Roman" w:cs="Arial"/>
          <w:color w:val="222222"/>
          <w:lang w:eastAsia="en-GB"/>
        </w:rPr>
        <w:t>defines the following categories of wind</w:t>
      </w:r>
      <w:r w:rsidR="00FA2F54">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"&lt;sup&gt;43&lt;/sup&gt;", "plainTextFormattedCitation" : "43", "previouslyFormattedCitation" : "&lt;sup&gt;43&lt;/sup&gt;" }, "properties" : { "noteIndex" : 0 }, "schema" : "https://github.com/citation-style-language/schema/raw/master/csl-citation.json" }</w:instrText>
      </w:r>
      <w:r w:rsidR="00FA2F54">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43</w:t>
      </w:r>
      <w:r w:rsidR="00FA2F54">
        <w:rPr>
          <w:rFonts w:eastAsia="Times New Roman" w:cs="Arial"/>
          <w:color w:val="222222"/>
          <w:lang w:eastAsia="en-GB"/>
        </w:rPr>
        <w:fldChar w:fldCharType="end"/>
      </w:r>
      <w:r>
        <w:rPr>
          <w:rFonts w:eastAsia="Times New Roman" w:cs="Arial"/>
          <w:color w:val="222222"/>
          <w:lang w:eastAsia="en-GB"/>
        </w:rPr>
        <w:t>:</w:t>
      </w:r>
    </w:p>
    <w:p w14:paraId="1D0543B6" w14:textId="65888E96" w:rsidR="000521AC" w:rsidRDefault="00FA2F54" w:rsidP="000521AC">
      <w:pPr>
        <w:pStyle w:val="ListParagraph"/>
        <w:numPr>
          <w:ilvl w:val="0"/>
          <w:numId w:val="1"/>
        </w:numPr>
        <w:shd w:val="clear" w:color="auto" w:fill="FFFFFF"/>
        <w:jc w:val="both"/>
        <w:rPr>
          <w:rFonts w:eastAsia="Times New Roman" w:cs="Arial"/>
          <w:color w:val="222222"/>
          <w:lang w:eastAsia="en-GB"/>
        </w:rPr>
      </w:pPr>
      <w:r>
        <w:rPr>
          <w:rFonts w:eastAsia="Times New Roman" w:cs="Arial"/>
          <w:b/>
          <w:color w:val="222222"/>
          <w:lang w:eastAsia="en-GB"/>
        </w:rPr>
        <w:t>W</w:t>
      </w:r>
      <w:r w:rsidR="000521AC" w:rsidRPr="00FA2F54">
        <w:rPr>
          <w:rFonts w:eastAsia="Times New Roman" w:cs="Arial"/>
          <w:b/>
          <w:color w:val="222222"/>
          <w:lang w:eastAsia="en-GB"/>
        </w:rPr>
        <w:t>ind</w:t>
      </w:r>
      <w:r w:rsidR="000521AC">
        <w:rPr>
          <w:rFonts w:eastAsia="Times New Roman" w:cs="Arial"/>
          <w:color w:val="222222"/>
          <w:lang w:eastAsia="en-GB"/>
        </w:rPr>
        <w:t>: motion in the air, described by the average motion over 10 minutes, in metres per second, miles per hour, kilometres per hour, knots (</w:t>
      </w:r>
      <w:proofErr w:type="spellStart"/>
      <w:r w:rsidR="000521AC" w:rsidRPr="00FA2F54">
        <w:rPr>
          <w:rFonts w:eastAsia="Times New Roman" w:cs="Arial"/>
          <w:color w:val="222222"/>
          <w:lang w:eastAsia="en-GB"/>
        </w:rPr>
        <w:t>kn</w:t>
      </w:r>
      <w:proofErr w:type="spellEnd"/>
      <w:r w:rsidR="000521AC">
        <w:rPr>
          <w:rFonts w:eastAsia="Times New Roman" w:cs="Arial"/>
          <w:color w:val="222222"/>
          <w:lang w:eastAsia="en-GB"/>
        </w:rPr>
        <w:t>: nautical miles per hour) or Beaufort Force</w:t>
      </w:r>
      <w:r>
        <w:rPr>
          <w:rFonts w:eastAsia="Times New Roman" w:cs="Arial"/>
          <w:color w:val="222222"/>
          <w:lang w:eastAsia="en-GB"/>
        </w:rPr>
        <w:t xml:space="preserve">. </w:t>
      </w:r>
      <w:r w:rsidRPr="00FA2F54">
        <w:rPr>
          <w:rFonts w:eastAsia="Times New Roman" w:cs="Arial"/>
          <w:color w:val="222222"/>
          <w:lang w:eastAsia="en-GB"/>
        </w:rPr>
        <w:t xml:space="preserve">Gale force is a wind speed of more than 34 </w:t>
      </w:r>
      <w:proofErr w:type="spellStart"/>
      <w:r w:rsidRPr="00FA2F54">
        <w:rPr>
          <w:rFonts w:eastAsia="Times New Roman" w:cs="Arial"/>
          <w:color w:val="222222"/>
          <w:lang w:eastAsia="en-GB"/>
        </w:rPr>
        <w:t>kn</w:t>
      </w:r>
      <w:proofErr w:type="spellEnd"/>
      <w:r w:rsidRPr="00FA2F54">
        <w:rPr>
          <w:rFonts w:eastAsia="Times New Roman" w:cs="Arial"/>
          <w:color w:val="222222"/>
          <w:lang w:eastAsia="en-GB"/>
        </w:rPr>
        <w:t xml:space="preserve"> (63 km/h). Storm force is a wind speed of</w:t>
      </w:r>
      <w:r>
        <w:rPr>
          <w:rFonts w:eastAsia="Times New Roman" w:cs="Arial"/>
          <w:color w:val="222222"/>
          <w:lang w:eastAsia="en-GB"/>
        </w:rPr>
        <w:t xml:space="preserve"> more than 56 </w:t>
      </w:r>
      <w:proofErr w:type="spellStart"/>
      <w:r>
        <w:rPr>
          <w:rFonts w:eastAsia="Times New Roman" w:cs="Arial"/>
          <w:color w:val="222222"/>
          <w:lang w:eastAsia="en-GB"/>
        </w:rPr>
        <w:t>kn</w:t>
      </w:r>
      <w:proofErr w:type="spellEnd"/>
      <w:r>
        <w:rPr>
          <w:rFonts w:eastAsia="Times New Roman" w:cs="Arial"/>
          <w:color w:val="222222"/>
          <w:lang w:eastAsia="en-GB"/>
        </w:rPr>
        <w:t xml:space="preserve"> (103 km/h).</w:t>
      </w:r>
    </w:p>
    <w:p w14:paraId="3DD1E7AC" w14:textId="0787A947" w:rsidR="000521AC" w:rsidRPr="000521AC" w:rsidRDefault="000521AC" w:rsidP="000521AC">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Storm</w:t>
      </w:r>
      <w:r w:rsidRPr="000521AC">
        <w:rPr>
          <w:rFonts w:eastAsia="Times New Roman" w:cs="Arial"/>
          <w:color w:val="222222"/>
          <w:lang w:eastAsia="en-GB"/>
        </w:rPr>
        <w:t>: a disturbed state of the atmosphere of sufficient i</w:t>
      </w:r>
      <w:r>
        <w:rPr>
          <w:rFonts w:eastAsia="Times New Roman" w:cs="Arial"/>
          <w:color w:val="222222"/>
          <w:lang w:eastAsia="en-GB"/>
        </w:rPr>
        <w:t xml:space="preserve">ntensity to present a hazard </w:t>
      </w:r>
      <w:r w:rsidRPr="000521AC">
        <w:rPr>
          <w:rFonts w:eastAsia="Times New Roman" w:cs="Arial"/>
          <w:color w:val="222222"/>
          <w:lang w:eastAsia="en-GB"/>
        </w:rPr>
        <w:t>always involves wind, but may</w:t>
      </w:r>
      <w:r>
        <w:rPr>
          <w:rFonts w:eastAsia="Times New Roman" w:cs="Arial"/>
          <w:color w:val="222222"/>
          <w:lang w:eastAsia="en-GB"/>
        </w:rPr>
        <w:t xml:space="preserve"> </w:t>
      </w:r>
      <w:r w:rsidRPr="000521AC">
        <w:rPr>
          <w:rFonts w:eastAsia="Times New Roman" w:cs="Arial"/>
          <w:color w:val="222222"/>
          <w:lang w:eastAsia="en-GB"/>
        </w:rPr>
        <w:t>also involve other weather phenomena.</w:t>
      </w:r>
    </w:p>
    <w:p w14:paraId="651FCEA3" w14:textId="0673156E" w:rsidR="000521AC" w:rsidRPr="00FA2F54" w:rsidRDefault="000521AC" w:rsidP="00FA2F54">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Windstorm</w:t>
      </w:r>
      <w:r w:rsidRPr="000521AC">
        <w:rPr>
          <w:rFonts w:eastAsia="Times New Roman" w:cs="Arial"/>
          <w:color w:val="222222"/>
          <w:lang w:eastAsia="en-GB"/>
        </w:rPr>
        <w:t>: a storm in which the primary hazard comes from the wind speed. Three main categories may be iden</w:t>
      </w:r>
      <w:r w:rsidR="00FA2F54" w:rsidRPr="00FA2F54">
        <w:rPr>
          <w:rFonts w:eastAsia="Times New Roman" w:cs="Arial"/>
          <w:color w:val="222222"/>
          <w:lang w:eastAsia="en-GB"/>
        </w:rPr>
        <w:t xml:space="preserve">tified: </w:t>
      </w:r>
      <w:r w:rsidRPr="00FA2F54">
        <w:rPr>
          <w:rFonts w:eastAsia="Times New Roman" w:cs="Arial"/>
          <w:color w:val="222222"/>
          <w:lang w:eastAsia="en-GB"/>
        </w:rPr>
        <w:t>cyclones (including tropical and extra-tropical storms and polar lows), local windstorms (such as tornadoes) and downslope</w:t>
      </w:r>
      <w:r w:rsidR="00FA2F54">
        <w:rPr>
          <w:rFonts w:eastAsia="Times New Roman" w:cs="Arial"/>
          <w:color w:val="222222"/>
          <w:lang w:eastAsia="en-GB"/>
        </w:rPr>
        <w:t xml:space="preserve"> windstorms.</w:t>
      </w:r>
    </w:p>
    <w:p w14:paraId="6BD53B1E" w14:textId="2015E8AF" w:rsidR="00D83272"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642" w:name="_Toc493860715"/>
      <w:r w:rsidRPr="00651D24">
        <w:rPr>
          <w:rStyle w:val="Heading3Char"/>
        </w:rPr>
        <w:t>Health impacts</w:t>
      </w:r>
      <w:bookmarkEnd w:id="642"/>
    </w:p>
    <w:p w14:paraId="11191597" w14:textId="77777777" w:rsidR="00D83272" w:rsidRDefault="00D83272" w:rsidP="00FF69F5">
      <w:pPr>
        <w:shd w:val="clear" w:color="auto" w:fill="FFFFFF"/>
        <w:jc w:val="both"/>
      </w:pPr>
    </w:p>
    <w:p w14:paraId="038C4B88" w14:textId="0F208BE0" w:rsidR="00D83272" w:rsidRDefault="00D83272" w:rsidP="00FF69F5">
      <w:pPr>
        <w:shd w:val="clear" w:color="auto" w:fill="FFFFFF"/>
        <w:jc w:val="both"/>
        <w:rPr>
          <w:rStyle w:val="Heading3Char"/>
        </w:rPr>
      </w:pPr>
      <w:r w:rsidRPr="00C834C1">
        <w:rPr>
          <w:i/>
        </w:rPr>
        <w:t>Content from this section was largely taken from Goldman et al.</w:t>
      </w:r>
      <w:r>
        <w:fldChar w:fldCharType="begin" w:fldLock="1"/>
      </w:r>
      <w:r w:rsidR="00184868">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"&lt;sup&gt;43&lt;/sup&gt;", "plainTextFormattedCitation" : "43", "previouslyFormattedCitation" : "&lt;sup&gt;43&lt;/sup&gt;" }, "properties" : { "noteIndex" : 0 }, "schema" : "https://github.com/citation-style-language/schema/raw/master/csl-citation.json" }</w:instrText>
      </w:r>
      <w:r>
        <w:fldChar w:fldCharType="separate"/>
      </w:r>
      <w:r w:rsidR="00184868" w:rsidRPr="00184868">
        <w:rPr>
          <w:noProof/>
          <w:vertAlign w:val="superscript"/>
        </w:rPr>
        <w:t>43</w:t>
      </w:r>
      <w:r>
        <w:fldChar w:fldCharType="end"/>
      </w:r>
    </w:p>
    <w:p w14:paraId="13C03C03" w14:textId="77777777" w:rsidR="00D83272" w:rsidRDefault="00D83272" w:rsidP="00FF69F5">
      <w:pPr>
        <w:shd w:val="clear" w:color="auto" w:fill="FFFFFF"/>
        <w:jc w:val="both"/>
        <w:rPr>
          <w:rStyle w:val="Heading3Char"/>
        </w:rPr>
      </w:pPr>
    </w:p>
    <w:p w14:paraId="61B42490" w14:textId="23BEE5E9" w:rsidR="00D83272" w:rsidRPr="00D83272" w:rsidRDefault="006541A1" w:rsidP="00D83272">
      <w:pPr>
        <w:pStyle w:val="Heading4"/>
        <w:rPr>
          <w:rFonts w:eastAsia="Times New Roman"/>
          <w:lang w:eastAsia="en-GB"/>
        </w:rPr>
      </w:pPr>
      <w:r w:rsidRPr="00735E1A">
        <w:rPr>
          <w:rFonts w:eastAsia="Times New Roman"/>
          <w:lang w:eastAsia="en-GB"/>
        </w:rPr>
        <w:t>Immediate onset which can be informed by Public Weather Services</w:t>
      </w:r>
    </w:p>
    <w:p w14:paraId="7771BEDD" w14:textId="77777777" w:rsidR="00D83272" w:rsidRDefault="00D83272" w:rsidP="00AE33C3">
      <w:pPr>
        <w:rPr>
          <w:lang w:eastAsia="en-GB"/>
        </w:rPr>
      </w:pPr>
    </w:p>
    <w:p w14:paraId="0A90E9ED" w14:textId="424688F4" w:rsidR="00DF4110" w:rsidRDefault="00DF4110" w:rsidP="00DF4110">
      <w:pPr>
        <w:jc w:val="both"/>
      </w:pPr>
      <w:r>
        <w:rPr>
          <w:b/>
        </w:rPr>
        <w:t xml:space="preserve">Buildings. </w:t>
      </w:r>
      <w:r>
        <w:t>Living in mobile homes is a considerable risk factor for death or severe injury due to movement or overturning of the structure. The building could also collapse.</w:t>
      </w:r>
    </w:p>
    <w:p w14:paraId="06ABDED9" w14:textId="77777777" w:rsidR="00DF4110" w:rsidRDefault="00DF4110" w:rsidP="00AE33C3">
      <w:pPr>
        <w:rPr>
          <w:lang w:eastAsia="en-GB"/>
        </w:rPr>
      </w:pPr>
    </w:p>
    <w:p w14:paraId="6F4B7B6F" w14:textId="77777777" w:rsidR="00DF4110" w:rsidRPr="0072001C" w:rsidRDefault="00DF4110" w:rsidP="00DF4110">
      <w:pPr>
        <w:jc w:val="both"/>
      </w:pPr>
      <w:r>
        <w:rPr>
          <w:b/>
        </w:rPr>
        <w:t xml:space="preserve">Falling trees. </w:t>
      </w:r>
      <w:r>
        <w:t>Trees are a major source of danger during localised extreme wind. They are implicated in directly causing deaths by head injury, asphyxiation, or immediately by physical impact.</w:t>
      </w:r>
    </w:p>
    <w:p w14:paraId="3DCB4DEE" w14:textId="77777777" w:rsidR="00DF4110" w:rsidRDefault="00DF4110" w:rsidP="00DF4110">
      <w:pPr>
        <w:jc w:val="both"/>
        <w:rPr>
          <w:b/>
        </w:rPr>
      </w:pPr>
    </w:p>
    <w:p w14:paraId="095FA27C" w14:textId="3F303FFD" w:rsidR="00DF4110" w:rsidRDefault="00DF4110" w:rsidP="00DF4110">
      <w:pPr>
        <w:jc w:val="both"/>
      </w:pPr>
      <w:r>
        <w:rPr>
          <w:b/>
        </w:rPr>
        <w:t>Flying</w:t>
      </w:r>
      <w:r w:rsidRPr="00353192">
        <w:rPr>
          <w:b/>
        </w:rPr>
        <w:t xml:space="preserve"> debris</w:t>
      </w:r>
      <w:r>
        <w:rPr>
          <w:b/>
        </w:rPr>
        <w:t>.</w:t>
      </w:r>
      <w:r w:rsidRPr="00353192">
        <w:rPr>
          <w:b/>
        </w:rPr>
        <w:t xml:space="preserve"> </w:t>
      </w:r>
      <w:r>
        <w:t>Deaths and morbidity occur due to debris flying at speed causing penetrating or blunt trauma.</w:t>
      </w:r>
    </w:p>
    <w:p w14:paraId="34E9255F" w14:textId="77777777" w:rsidR="00DF4110" w:rsidRDefault="00DF4110" w:rsidP="00AE33C3">
      <w:pPr>
        <w:rPr>
          <w:lang w:eastAsia="en-GB"/>
        </w:rPr>
      </w:pPr>
    </w:p>
    <w:p w14:paraId="2CD2434A" w14:textId="52EAA07E" w:rsidR="008C544A" w:rsidRDefault="008C544A" w:rsidP="00AE33C3">
      <w:pPr>
        <w:rPr>
          <w:lang w:eastAsia="en-GB"/>
        </w:rPr>
      </w:pPr>
      <w:r>
        <w:rPr>
          <w:b/>
          <w:lang w:eastAsia="en-GB"/>
        </w:rPr>
        <w:t xml:space="preserve">Pre-impact health effects. </w:t>
      </w:r>
      <w:r w:rsidR="000E4A79">
        <w:rPr>
          <w:lang w:eastAsia="en-GB"/>
        </w:rPr>
        <w:t xml:space="preserve">Preparation for extreme wind can include installing plywood and metal shutters to secure buildings and reduce the risk of injury from projectiles. </w:t>
      </w:r>
      <w:r w:rsidR="00FB34EC">
        <w:rPr>
          <w:lang w:eastAsia="en-GB"/>
        </w:rPr>
        <w:t>Blunt trauma, falls, muscle strains lacerations and stress-induced cardiac incidents were reported to occur during preparation.</w:t>
      </w:r>
    </w:p>
    <w:p w14:paraId="42766417" w14:textId="77777777" w:rsidR="00FB34EC" w:rsidRDefault="00FB34EC" w:rsidP="00AE33C3">
      <w:pPr>
        <w:rPr>
          <w:lang w:eastAsia="en-GB"/>
        </w:rPr>
      </w:pPr>
    </w:p>
    <w:p w14:paraId="709C0755" w14:textId="3913AB65" w:rsidR="008C544A" w:rsidRPr="00AE33C3" w:rsidRDefault="00FB34EC" w:rsidP="00AE33C3">
      <w:pPr>
        <w:rPr>
          <w:lang w:eastAsia="en-GB"/>
        </w:rPr>
      </w:pPr>
      <w:r>
        <w:rPr>
          <w:lang w:eastAsia="en-GB"/>
        </w:rPr>
        <w:t>Elderly were also vulnerable given that they were often evacuated or moved to shelters in anticipation of the extreme wind event.</w:t>
      </w:r>
    </w:p>
    <w:p w14:paraId="16189FC1" w14:textId="77777777" w:rsidR="00AE33C3" w:rsidRPr="00353192" w:rsidRDefault="00AE33C3" w:rsidP="00AE33C3">
      <w:pPr>
        <w:jc w:val="both"/>
        <w:rPr>
          <w:b/>
        </w:rPr>
      </w:pPr>
    </w:p>
    <w:p w14:paraId="49B5619D" w14:textId="4DB71A79" w:rsidR="00AE33C3" w:rsidRPr="000070AC" w:rsidRDefault="00AE33C3" w:rsidP="00AE33C3">
      <w:pPr>
        <w:jc w:val="both"/>
      </w:pPr>
      <w:r w:rsidRPr="00353192">
        <w:rPr>
          <w:b/>
        </w:rPr>
        <w:t>Road accidents</w:t>
      </w:r>
      <w:r>
        <w:rPr>
          <w:b/>
        </w:rPr>
        <w:t>.</w:t>
      </w:r>
      <w:r w:rsidR="000070AC">
        <w:t xml:space="preserve"> Edwards states ‘Weather influences the frequency of road accidents by affecting not only the volume of traffic, and therefore the number of road users exposed to </w:t>
      </w:r>
      <w:r w:rsidR="000070AC">
        <w:lastRenderedPageBreak/>
        <w:t>risk, but also the risk per unit travel’</w:t>
      </w:r>
      <w:r w:rsidR="00CF592B">
        <w:t>. High-sided vehicles are at risk during strong cross-winds. Smaller vehicles are also at risk of being blown off-course when ex</w:t>
      </w:r>
      <w:r w:rsidR="001D6AFC">
        <w:t>posed to gusts.</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Default="00FF69F5" w:rsidP="00FF69F5">
      <w:pPr>
        <w:jc w:val="both"/>
        <w:rPr>
          <w:b/>
        </w:rPr>
      </w:pPr>
    </w:p>
    <w:p w14:paraId="7BA579BD" w14:textId="21307FF3" w:rsidR="00AE6E5D" w:rsidRPr="00AE6E5D" w:rsidRDefault="00AE6E5D" w:rsidP="00FF69F5">
      <w:pPr>
        <w:jc w:val="both"/>
      </w:pPr>
      <w:r>
        <w:rPr>
          <w:b/>
        </w:rPr>
        <w:t xml:space="preserve">Carbon monoxide poisoning. </w:t>
      </w:r>
      <w:r>
        <w:t>An increase in carbon monoxide (CO) poisoning has been seen following power outages caused by storms. Charcoal briquettes and gasoline-powered electrical generators are principal sources of CO, as well as portable generators being placed in poorly-ventilated spaces. Extreme wind in cold winter months increases the likelihood of portable generators being required for heating.</w:t>
      </w:r>
    </w:p>
    <w:p w14:paraId="6598CD1A" w14:textId="77777777" w:rsidR="00AE6E5D" w:rsidRDefault="00AE6E5D" w:rsidP="00FF69F5">
      <w:pPr>
        <w:jc w:val="both"/>
      </w:pPr>
    </w:p>
    <w:p w14:paraId="32013D4E" w14:textId="473C59DD" w:rsidR="00AE6E5D" w:rsidRDefault="00AE6E5D" w:rsidP="00FF69F5">
      <w:pPr>
        <w:jc w:val="both"/>
      </w:pPr>
      <w:r>
        <w:rPr>
          <w:b/>
        </w:rPr>
        <w:t xml:space="preserve">Fires/Burns. </w:t>
      </w:r>
      <w:r>
        <w:t>Candles are often used as alternative sources of light during power outages caused by extreme wind. This increases the risk of burns and death due to house fires.</w:t>
      </w:r>
    </w:p>
    <w:p w14:paraId="6616BB20" w14:textId="77777777" w:rsidR="00C01CA4" w:rsidRDefault="00C01CA4" w:rsidP="00FF69F5">
      <w:pPr>
        <w:jc w:val="both"/>
      </w:pPr>
    </w:p>
    <w:p w14:paraId="1978F79F" w14:textId="5E65B67E" w:rsidR="00937713" w:rsidRPr="00C01CA4" w:rsidRDefault="00937713" w:rsidP="00FF69F5">
      <w:pPr>
        <w:jc w:val="both"/>
      </w:pPr>
      <w:r>
        <w:rPr>
          <w:b/>
        </w:rPr>
        <w:t>Infections.</w:t>
      </w:r>
      <w:r w:rsidR="00C01CA4">
        <w:rPr>
          <w:b/>
        </w:rPr>
        <w:t xml:space="preserve"> </w:t>
      </w:r>
      <w:r w:rsidR="00C01CA4">
        <w:t xml:space="preserve">Higher rates of infections can result from a lack of electricity and water in the aftermath of an extreme wind event. </w:t>
      </w:r>
      <w:r w:rsidR="00F6322C">
        <w:t xml:space="preserve">Gram negative bacilli has been found to occur in victims of infections, due to </w:t>
      </w:r>
      <w:r w:rsidR="00116635">
        <w:t>mud being driven by rain into wounds.</w:t>
      </w:r>
    </w:p>
    <w:p w14:paraId="50C0606F" w14:textId="77777777" w:rsidR="00937713" w:rsidRDefault="00937713" w:rsidP="00FF69F5">
      <w:pPr>
        <w:jc w:val="both"/>
        <w:rPr>
          <w:b/>
        </w:rPr>
      </w:pPr>
    </w:p>
    <w:p w14:paraId="61ACAAB7" w14:textId="2EA7F651" w:rsidR="00C834C1" w:rsidRDefault="00937713" w:rsidP="00FF69F5">
      <w:pPr>
        <w:jc w:val="both"/>
      </w:pPr>
      <w:r>
        <w:rPr>
          <w:b/>
        </w:rPr>
        <w:t>Insect bites.</w:t>
      </w:r>
      <w:r w:rsidR="005F49CF">
        <w:rPr>
          <w:b/>
        </w:rPr>
        <w:t xml:space="preserve"> </w:t>
      </w:r>
      <w:r w:rsidR="001372E4">
        <w:t>Downed trees containing insect nests is thought to cause insects to travel and cause insect bites. 21% of patients during Hurricane Hugo were found to have suffered insect bites.</w:t>
      </w:r>
    </w:p>
    <w:p w14:paraId="32B0FF05" w14:textId="77777777" w:rsidR="00AE6E5D" w:rsidRDefault="00AE6E5D" w:rsidP="00FF69F5">
      <w:pPr>
        <w:jc w:val="both"/>
      </w:pPr>
    </w:p>
    <w:p w14:paraId="7CA1557E" w14:textId="75257D00" w:rsidR="00F25BEF" w:rsidRPr="00F25BEF" w:rsidRDefault="00AE6E5D" w:rsidP="00FF69F5">
      <w:pPr>
        <w:jc w:val="both"/>
      </w:pPr>
      <w:r w:rsidRPr="00353192">
        <w:rPr>
          <w:b/>
        </w:rPr>
        <w:t>Psychological distress</w:t>
      </w:r>
      <w:r>
        <w:rPr>
          <w:b/>
        </w:rPr>
        <w:t xml:space="preserve">. </w:t>
      </w:r>
      <w:r>
        <w:t>Damage to structures in homes, the need to relocate temporarily or permanently and homes needing extensive repairs have been risk factors associated with increase in mental health problems, affecting both children and adults alike. Notable increases of Post-Traumatic Stress Disorder were evident in participants of a survey after the impact of Hurricane Andrew. [ref]</w:t>
      </w:r>
    </w:p>
    <w:p w14:paraId="719D031A" w14:textId="77777777" w:rsidR="00327AC2" w:rsidRDefault="00327AC2" w:rsidP="00FF69F5">
      <w:pPr>
        <w:jc w:val="both"/>
        <w:rPr>
          <w:b/>
        </w:rPr>
      </w:pPr>
    </w:p>
    <w:p w14:paraId="4EC53E0D" w14:textId="05153A6A" w:rsidR="00327AC2" w:rsidRPr="00F25BEF" w:rsidRDefault="00327AC2" w:rsidP="00327AC2">
      <w:pPr>
        <w:jc w:val="both"/>
      </w:pPr>
      <w:r w:rsidRPr="00353192">
        <w:rPr>
          <w:b/>
        </w:rPr>
        <w:t>Sea spray</w:t>
      </w:r>
      <w:r>
        <w:rPr>
          <w:b/>
        </w:rPr>
        <w:t>.</w:t>
      </w:r>
      <w:r w:rsidR="00DD3118">
        <w:rPr>
          <w:b/>
        </w:rPr>
        <w:t xml:space="preserve"> </w:t>
      </w:r>
      <w:r w:rsidR="00117F22">
        <w:t>During windier conditions, higher aerosol loadings could have potential health impacts. During algae blooms, respiratory irritation can be experienced by people living near the shore and winds blow the toxic aerosol onshore.</w:t>
      </w:r>
    </w:p>
    <w:p w14:paraId="3A413E54" w14:textId="77777777" w:rsidR="000D4266" w:rsidRDefault="000D4266" w:rsidP="00FF69F5">
      <w:pPr>
        <w:jc w:val="both"/>
        <w:rPr>
          <w:b/>
        </w:rPr>
      </w:pPr>
    </w:p>
    <w:p w14:paraId="5FFAF5BB" w14:textId="77777777" w:rsidR="00F135E2" w:rsidRPr="00226FCD" w:rsidRDefault="00F135E2" w:rsidP="00F135E2">
      <w:pPr>
        <w:pStyle w:val="Heading3"/>
        <w:rPr>
          <w:rFonts w:eastAsia="Times New Roman"/>
          <w:lang w:eastAsia="en-GB"/>
        </w:rPr>
      </w:pPr>
      <w:bookmarkStart w:id="643" w:name="_Toc493860716"/>
      <w:r w:rsidRPr="00226FCD">
        <w:rPr>
          <w:rFonts w:eastAsia="Times New Roman"/>
          <w:lang w:eastAsia="en-GB"/>
        </w:rPr>
        <w:t>Key processes made in preparedness and action plans</w:t>
      </w:r>
      <w:bookmarkEnd w:id="643"/>
    </w:p>
    <w:p w14:paraId="39B1E4BF" w14:textId="77777777" w:rsidR="00F135E2" w:rsidRDefault="00F135E2" w:rsidP="00F135E2">
      <w:pPr>
        <w:shd w:val="clear" w:color="auto" w:fill="FFFFFF"/>
        <w:jc w:val="both"/>
        <w:rPr>
          <w:rFonts w:eastAsia="Times New Roman" w:cs="Times New Roman"/>
          <w:b/>
          <w:u w:val="single"/>
          <w:lang w:eastAsia="en-GB"/>
        </w:rPr>
      </w:pPr>
    </w:p>
    <w:p w14:paraId="78A136BE" w14:textId="77777777" w:rsidR="00F135E2" w:rsidRPr="00E42125" w:rsidRDefault="00F135E2" w:rsidP="00F135E2">
      <w:pPr>
        <w:pStyle w:val="Heading4"/>
        <w:rPr>
          <w:rFonts w:eastAsia="Times New Roman"/>
          <w:lang w:eastAsia="en-GB"/>
        </w:rPr>
      </w:pPr>
      <w:r>
        <w:rPr>
          <w:rFonts w:eastAsia="Times New Roman"/>
          <w:lang w:eastAsia="en-GB"/>
        </w:rPr>
        <w:t xml:space="preserve">Climate prediction (outside core interest of </w:t>
      </w:r>
      <w:proofErr w:type="spellStart"/>
      <w:r>
        <w:rPr>
          <w:rFonts w:eastAsia="Times New Roman"/>
          <w:lang w:eastAsia="en-GB"/>
        </w:rPr>
        <w:t>HIWeather</w:t>
      </w:r>
      <w:proofErr w:type="spellEnd"/>
      <w:r>
        <w:rPr>
          <w:rFonts w:eastAsia="Times New Roman"/>
          <w:lang w:eastAsia="en-GB"/>
        </w:rPr>
        <w:t xml:space="preserve"> but of interest to WCRP)</w:t>
      </w:r>
    </w:p>
    <w:p w14:paraId="5BBE228A"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283FEA5E" w14:textId="77777777" w:rsidR="00F135E2" w:rsidRDefault="00F135E2" w:rsidP="00F135E2">
      <w:pPr>
        <w:shd w:val="clear" w:color="auto" w:fill="FFFFFF"/>
        <w:jc w:val="both"/>
        <w:rPr>
          <w:rFonts w:eastAsia="Times New Roman" w:cs="Times New Roman"/>
          <w:u w:val="single"/>
          <w:lang w:eastAsia="en-GB"/>
        </w:rPr>
      </w:pPr>
    </w:p>
    <w:p w14:paraId="370ED0A5"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E672222" w14:textId="77777777" w:rsidR="00F135E2" w:rsidRPr="00330D38" w:rsidRDefault="00F135E2" w:rsidP="00F135E2">
      <w:pPr>
        <w:pStyle w:val="Heading4"/>
        <w:rPr>
          <w:rFonts w:eastAsia="Times New Roman"/>
          <w:lang w:eastAsia="en-GB"/>
        </w:rPr>
      </w:pPr>
      <w:r>
        <w:rPr>
          <w:rFonts w:eastAsia="Times New Roman"/>
          <w:lang w:eastAsia="en-GB"/>
        </w:rPr>
        <w:t xml:space="preserve">Weather prediction (in core interest of </w:t>
      </w:r>
      <w:proofErr w:type="spellStart"/>
      <w:r>
        <w:rPr>
          <w:rFonts w:eastAsia="Times New Roman"/>
          <w:lang w:eastAsia="en-GB"/>
        </w:rPr>
        <w:t>HIWeather</w:t>
      </w:r>
      <w:proofErr w:type="spellEnd"/>
      <w:r>
        <w:rPr>
          <w:rFonts w:eastAsia="Times New Roman"/>
          <w:lang w:eastAsia="en-GB"/>
        </w:rPr>
        <w:t xml:space="preserve"> and WWRP)</w:t>
      </w:r>
    </w:p>
    <w:p w14:paraId="6595442C"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400FBF9" w14:textId="77777777" w:rsidR="000D4266" w:rsidRPr="00353192" w:rsidRDefault="000D4266" w:rsidP="00FF69F5">
      <w:pPr>
        <w:jc w:val="both"/>
        <w:rPr>
          <w:b/>
        </w:rPr>
      </w:pP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644" w:name="_Toc493860717"/>
      <w:r w:rsidRPr="002B755B">
        <w:rPr>
          <w:lang w:val="en-US"/>
        </w:rPr>
        <w:t>Key gaps in</w:t>
      </w:r>
      <w:r>
        <w:rPr>
          <w:lang w:val="en-US"/>
        </w:rPr>
        <w:t xml:space="preserve"> real-time monitoring, forecasting and alert </w:t>
      </w:r>
      <w:r w:rsidRPr="002B755B">
        <w:rPr>
          <w:lang w:val="en-US"/>
        </w:rPr>
        <w:t>capabilities</w:t>
      </w:r>
      <w:bookmarkEnd w:id="644"/>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645" w:name="_Toc493860718"/>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645"/>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646" w:name="_Toc493860719"/>
      <w:r w:rsidRPr="00353192">
        <w:rPr>
          <w:rFonts w:eastAsia="Times New Roman"/>
          <w:lang w:eastAsia="en-GB"/>
        </w:rPr>
        <w:lastRenderedPageBreak/>
        <w:t>Potential projects with improved forecasting</w:t>
      </w:r>
      <w:bookmarkEnd w:id="646"/>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647" w:name="_Toc493860720"/>
      <w:r>
        <w:rPr>
          <w:rFonts w:eastAsia="Times New Roman"/>
          <w:lang w:eastAsia="en-GB"/>
        </w:rPr>
        <w:lastRenderedPageBreak/>
        <w:t xml:space="preserve">4. </w:t>
      </w:r>
      <w:r w:rsidR="00FF69F5" w:rsidRPr="00353192">
        <w:rPr>
          <w:rFonts w:eastAsia="Times New Roman"/>
          <w:lang w:eastAsia="en-GB"/>
        </w:rPr>
        <w:t>Disruptive Winter Weather</w:t>
      </w:r>
      <w:bookmarkEnd w:id="647"/>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Default="00651D24" w:rsidP="00651D24">
      <w:pPr>
        <w:pStyle w:val="Heading3"/>
        <w:rPr>
          <w:rFonts w:eastAsia="Times New Roman"/>
          <w:lang w:eastAsia="en-GB"/>
        </w:rPr>
      </w:pPr>
      <w:bookmarkStart w:id="648" w:name="_Toc493860721"/>
      <w:r w:rsidRPr="00353192">
        <w:rPr>
          <w:rFonts w:eastAsia="Times New Roman"/>
          <w:lang w:eastAsia="en-GB"/>
        </w:rPr>
        <w:t>Overview</w:t>
      </w:r>
      <w:bookmarkEnd w:id="648"/>
    </w:p>
    <w:p w14:paraId="582C40BD" w14:textId="77777777" w:rsidR="00D21B95" w:rsidRDefault="00D21B95" w:rsidP="00D21B95">
      <w:pPr>
        <w:rPr>
          <w:lang w:eastAsia="en-GB"/>
        </w:rPr>
      </w:pPr>
    </w:p>
    <w:p w14:paraId="34BC6755" w14:textId="6DACCE12" w:rsidR="00D21B95" w:rsidRPr="00D21B95" w:rsidRDefault="00FF3098" w:rsidP="00D21B95">
      <w:pPr>
        <w:rPr>
          <w:lang w:eastAsia="en-GB"/>
        </w:rPr>
      </w:pPr>
      <w:r>
        <w:rPr>
          <w:lang w:eastAsia="en-GB"/>
        </w:rPr>
        <w:t>During winter, disruption to transport, communications and energy can occur due to snow, ice, fog, and avalanches. It is a major source of social and economic disruption in mid- and high-latitude regions.</w:t>
      </w:r>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649" w:name="_Toc493860722"/>
      <w:r w:rsidRPr="00651D24">
        <w:rPr>
          <w:rStyle w:val="Heading3Char"/>
        </w:rPr>
        <w:t>Health impacts</w:t>
      </w:r>
      <w:bookmarkEnd w:id="649"/>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4B226F37" w14:textId="77777777" w:rsidR="004C4DA0" w:rsidRDefault="004C4DA0" w:rsidP="004C4DA0">
      <w:pPr>
        <w:rPr>
          <w:lang w:eastAsia="en-GB"/>
        </w:rPr>
      </w:pPr>
    </w:p>
    <w:p w14:paraId="6D58B532" w14:textId="184A406C" w:rsidR="007A4321" w:rsidRDefault="007A4321" w:rsidP="004C4DA0">
      <w:pPr>
        <w:rPr>
          <w:lang w:eastAsia="en-GB"/>
        </w:rPr>
      </w:pPr>
      <w:r>
        <w:rPr>
          <w:b/>
          <w:lang w:eastAsia="en-GB"/>
        </w:rPr>
        <w:t>Burial in snow.</w:t>
      </w:r>
      <w:r w:rsidR="00363BC2">
        <w:rPr>
          <w:b/>
          <w:lang w:eastAsia="en-GB"/>
        </w:rPr>
        <w:t xml:space="preserve"> </w:t>
      </w:r>
      <w:r w:rsidR="00363BC2">
        <w:rPr>
          <w:lang w:eastAsia="en-GB"/>
        </w:rPr>
        <w:t xml:space="preserve">During avalanches, </w:t>
      </w:r>
      <w:r w:rsidR="00FB4A56">
        <w:rPr>
          <w:lang w:eastAsia="en-GB"/>
        </w:rPr>
        <w:t>victims are trapped under a large mass of snow and other material, including soil. This can quickly lead to suffocation and crushing. [ref]</w:t>
      </w:r>
    </w:p>
    <w:p w14:paraId="22E9E83D" w14:textId="77777777" w:rsidR="00D21A3F" w:rsidRDefault="00D21A3F" w:rsidP="004C4DA0">
      <w:pPr>
        <w:rPr>
          <w:lang w:eastAsia="en-GB"/>
        </w:rPr>
      </w:pPr>
    </w:p>
    <w:p w14:paraId="027F2064" w14:textId="4C73C128" w:rsidR="00D21A3F" w:rsidRPr="00D21A3F" w:rsidRDefault="00D21A3F" w:rsidP="004C4DA0">
      <w:pPr>
        <w:rPr>
          <w:lang w:eastAsia="en-GB"/>
        </w:rPr>
      </w:pPr>
      <w:r>
        <w:rPr>
          <w:b/>
          <w:lang w:eastAsia="en-GB"/>
        </w:rPr>
        <w:t xml:space="preserve">Frost bite. </w:t>
      </w:r>
      <w:r>
        <w:rPr>
          <w:lang w:eastAsia="en-GB"/>
        </w:rPr>
        <w:t xml:space="preserve">During extreme cold, ice crystals can form inside body cells, killing them in the process. </w:t>
      </w:r>
      <w:r w:rsidR="00C10E32">
        <w:rPr>
          <w:lang w:eastAsia="en-GB"/>
        </w:rPr>
        <w:t>This can lead to loss of fingers, toes, and limbs in the worst cases.</w:t>
      </w:r>
      <w:r w:rsidR="00955129">
        <w:rPr>
          <w:lang w:eastAsia="en-GB"/>
        </w:rPr>
        <w:t>[ref]</w:t>
      </w:r>
    </w:p>
    <w:p w14:paraId="3654C6BB" w14:textId="77777777" w:rsidR="007A4321" w:rsidRDefault="007A4321" w:rsidP="004C4DA0">
      <w:pPr>
        <w:rPr>
          <w:lang w:eastAsia="en-GB"/>
        </w:rPr>
      </w:pPr>
    </w:p>
    <w:p w14:paraId="41836F59" w14:textId="302C4088" w:rsidR="007A4321" w:rsidRPr="00763AD0" w:rsidRDefault="007A4321" w:rsidP="004C4DA0">
      <w:pPr>
        <w:rPr>
          <w:lang w:eastAsia="en-GB"/>
        </w:rPr>
      </w:pPr>
      <w:r>
        <w:rPr>
          <w:b/>
          <w:lang w:eastAsia="en-GB"/>
        </w:rPr>
        <w:t>Hypothermia.</w:t>
      </w:r>
      <w:r w:rsidR="00763AD0">
        <w:rPr>
          <w:b/>
          <w:lang w:eastAsia="en-GB"/>
        </w:rPr>
        <w:t xml:space="preserve"> </w:t>
      </w:r>
      <w:r w:rsidR="00763AD0">
        <w:rPr>
          <w:lang w:eastAsia="en-GB"/>
        </w:rPr>
        <w:t>A potentially deadly drop in body temperature</w:t>
      </w:r>
      <w:r w:rsidR="00CE6BB0">
        <w:rPr>
          <w:lang w:eastAsia="en-GB"/>
        </w:rPr>
        <w:t xml:space="preserve"> (below 35.5C)</w:t>
      </w:r>
      <w:r w:rsidR="00763AD0">
        <w:rPr>
          <w:lang w:eastAsia="en-GB"/>
        </w:rPr>
        <w:t>.</w:t>
      </w:r>
      <w:r w:rsidR="00D10CC2">
        <w:rPr>
          <w:lang w:eastAsia="en-GB"/>
        </w:rPr>
        <w:t xml:space="preserve"> Arises due to </w:t>
      </w:r>
      <w:r w:rsidR="00A42653">
        <w:rPr>
          <w:lang w:eastAsia="en-GB"/>
        </w:rPr>
        <w:t>prolonged</w:t>
      </w:r>
      <w:r w:rsidR="000C1E45">
        <w:rPr>
          <w:lang w:eastAsia="en-GB"/>
        </w:rPr>
        <w:t xml:space="preserve"> exposure to cold temperatures.</w:t>
      </w:r>
      <w:r w:rsidR="00763AD0">
        <w:rPr>
          <w:lang w:eastAsia="en-GB"/>
        </w:rPr>
        <w:t xml:space="preserve"> </w:t>
      </w:r>
      <w:r w:rsidR="00F33ED6">
        <w:rPr>
          <w:lang w:eastAsia="en-GB"/>
        </w:rPr>
        <w:t>This results in the heart</w:t>
      </w:r>
      <w:r w:rsidR="001F3BCA">
        <w:rPr>
          <w:lang w:eastAsia="en-GB"/>
        </w:rPr>
        <w:t xml:space="preserve"> failure, decreased nervous system activity, cold diuresis, and non-cariogenic pulmonary </w:t>
      </w:r>
      <w:proofErr w:type="spellStart"/>
      <w:r w:rsidR="001F3BCA">
        <w:rPr>
          <w:lang w:eastAsia="en-GB"/>
        </w:rPr>
        <w:t>edema</w:t>
      </w:r>
      <w:proofErr w:type="spellEnd"/>
      <w:r w:rsidR="001F3BCA">
        <w:rPr>
          <w:lang w:eastAsia="en-GB"/>
        </w:rPr>
        <w:t>. [ref]</w:t>
      </w:r>
    </w:p>
    <w:p w14:paraId="6A538FE8" w14:textId="77777777" w:rsidR="007A4321" w:rsidRDefault="007A4321" w:rsidP="004C4DA0">
      <w:pPr>
        <w:rPr>
          <w:lang w:eastAsia="en-GB"/>
        </w:rPr>
      </w:pPr>
    </w:p>
    <w:p w14:paraId="42F365FE" w14:textId="012809C4" w:rsidR="00C7385F" w:rsidRDefault="002A5EEA" w:rsidP="00B34154">
      <w:pPr>
        <w:rPr>
          <w:lang w:eastAsia="en-GB"/>
        </w:rPr>
      </w:pPr>
      <w:r>
        <w:rPr>
          <w:b/>
          <w:lang w:eastAsia="en-GB"/>
        </w:rPr>
        <w:t>Ischaemic hear</w:t>
      </w:r>
      <w:r w:rsidR="0077799C">
        <w:rPr>
          <w:b/>
          <w:lang w:eastAsia="en-GB"/>
        </w:rPr>
        <w:t>t</w:t>
      </w:r>
      <w:r>
        <w:rPr>
          <w:b/>
          <w:lang w:eastAsia="en-GB"/>
        </w:rPr>
        <w:t xml:space="preserve"> disease (IHD) and cerebrovascular disease (CVD)</w:t>
      </w:r>
      <w:r w:rsidR="00F8331B">
        <w:rPr>
          <w:b/>
          <w:lang w:eastAsia="en-GB"/>
        </w:rPr>
        <w:t xml:space="preserve">. </w:t>
      </w:r>
      <w:r w:rsidR="00F04B9C">
        <w:rPr>
          <w:lang w:eastAsia="en-GB"/>
        </w:rPr>
        <w:t xml:space="preserve">These deaths ‘result from thrombosis due to </w:t>
      </w:r>
      <w:proofErr w:type="spellStart"/>
      <w:r w:rsidR="00F04B9C">
        <w:rPr>
          <w:lang w:eastAsia="en-GB"/>
        </w:rPr>
        <w:t>haemoconcentration</w:t>
      </w:r>
      <w:proofErr w:type="spellEnd"/>
      <w:r w:rsidR="00F04B9C">
        <w:rPr>
          <w:lang w:eastAsia="en-GB"/>
        </w:rPr>
        <w:t xml:space="preserve"> in the cold, and from other consequences of cardiovascular reflexes that are briefly induced by low temperatures’.</w:t>
      </w:r>
      <w:r w:rsidR="00C7385F">
        <w:rPr>
          <w:lang w:eastAsia="en-GB"/>
        </w:rPr>
        <w:fldChar w:fldCharType="begin" w:fldLock="1"/>
      </w:r>
      <w:r w:rsidR="00184868">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"&lt;sup&gt;44&lt;/sup&gt;", "plainTextFormattedCitation" : "44", "previouslyFormattedCitation" : "&lt;sup&gt;44&lt;/sup&gt;" }, "properties" : { "noteIndex" : 0 }, "schema" : "https://github.com/citation-style-language/schema/raw/master/csl-citation.json" }</w:instrText>
      </w:r>
      <w:r w:rsidR="00C7385F">
        <w:rPr>
          <w:lang w:eastAsia="en-GB"/>
        </w:rPr>
        <w:fldChar w:fldCharType="separate"/>
      </w:r>
      <w:r w:rsidR="00184868" w:rsidRPr="00184868">
        <w:rPr>
          <w:noProof/>
          <w:vertAlign w:val="superscript"/>
          <w:lang w:eastAsia="en-GB"/>
        </w:rPr>
        <w:t>44</w:t>
      </w:r>
      <w:r w:rsidR="00C7385F">
        <w:rPr>
          <w:lang w:eastAsia="en-GB"/>
        </w:rPr>
        <w:fldChar w:fldCharType="end"/>
      </w:r>
    </w:p>
    <w:p w14:paraId="2739ED41" w14:textId="77777777" w:rsidR="00C7385F" w:rsidRDefault="00C7385F" w:rsidP="00B34154">
      <w:pPr>
        <w:rPr>
          <w:lang w:eastAsia="en-GB"/>
        </w:rPr>
      </w:pPr>
    </w:p>
    <w:p w14:paraId="79044E6D" w14:textId="123ECFF8" w:rsidR="00B34154" w:rsidRPr="0077799C" w:rsidRDefault="00C7385F" w:rsidP="00B34154">
      <w:pPr>
        <w:rPr>
          <w:lang w:eastAsia="en-GB"/>
        </w:rPr>
      </w:pPr>
      <w:r>
        <w:rPr>
          <w:b/>
          <w:lang w:eastAsia="en-GB"/>
        </w:rPr>
        <w:t xml:space="preserve">Respiratory disease (RD). </w:t>
      </w:r>
      <w:r w:rsidR="00F04B9C">
        <w:rPr>
          <w:lang w:eastAsia="en-GB"/>
        </w:rPr>
        <w:t xml:space="preserve"> </w:t>
      </w:r>
      <w:r w:rsidR="00C77788">
        <w:rPr>
          <w:lang w:eastAsia="en-GB"/>
        </w:rPr>
        <w:t>Generally attributed to cross-infection from indoor crowding</w:t>
      </w:r>
      <w:r w:rsidR="00C73B53">
        <w:rPr>
          <w:lang w:eastAsia="en-GB"/>
        </w:rPr>
        <w:t xml:space="preserve">. This is exacerbated by the fact that low temperatures assist the survival of bacteria, </w:t>
      </w:r>
      <w:r w:rsidR="00DF4110">
        <w:rPr>
          <w:lang w:eastAsia="en-GB"/>
        </w:rPr>
        <w:t>as well as decreasing the human body’s ability to fight infections.</w:t>
      </w:r>
      <w:r w:rsidR="00DF4110">
        <w:rPr>
          <w:lang w:eastAsia="en-GB"/>
        </w:rPr>
        <w:fldChar w:fldCharType="begin" w:fldLock="1"/>
      </w:r>
      <w:r w:rsidR="00184868">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"&lt;sup&gt;44&lt;/sup&gt;", "plainTextFormattedCitation" : "44", "previouslyFormattedCitation" : "&lt;sup&gt;44&lt;/sup&gt;" }, "properties" : { "noteIndex" : 0 }, "schema" : "https://github.com/citation-style-language/schema/raw/master/csl-citation.json" }</w:instrText>
      </w:r>
      <w:r w:rsidR="00DF4110">
        <w:rPr>
          <w:lang w:eastAsia="en-GB"/>
        </w:rPr>
        <w:fldChar w:fldCharType="separate"/>
      </w:r>
      <w:r w:rsidR="00184868" w:rsidRPr="00184868">
        <w:rPr>
          <w:noProof/>
          <w:vertAlign w:val="superscript"/>
          <w:lang w:eastAsia="en-GB"/>
        </w:rPr>
        <w:t>44</w:t>
      </w:r>
      <w:r w:rsidR="00DF4110">
        <w:rPr>
          <w:lang w:eastAsia="en-GB"/>
        </w:rPr>
        <w:fldChar w:fldCharType="end"/>
      </w:r>
    </w:p>
    <w:p w14:paraId="0BC95E85" w14:textId="77777777" w:rsidR="004C4DA0" w:rsidRPr="004C4DA0" w:rsidRDefault="004C4DA0" w:rsidP="00B34154">
      <w:pPr>
        <w:rPr>
          <w:b/>
          <w:lang w:eastAsia="en-GB"/>
        </w:rPr>
      </w:pPr>
    </w:p>
    <w:p w14:paraId="3541B16C" w14:textId="61E16E73" w:rsidR="00B34154" w:rsidRPr="00AC6760" w:rsidRDefault="007035E4" w:rsidP="00B34154">
      <w:pPr>
        <w:rPr>
          <w:lang w:eastAsia="en-GB"/>
        </w:rPr>
      </w:pPr>
      <w:r>
        <w:rPr>
          <w:b/>
          <w:lang w:eastAsia="en-GB"/>
        </w:rPr>
        <w:t xml:space="preserve">Slipping on </w:t>
      </w:r>
      <w:r w:rsidR="00FB7954">
        <w:rPr>
          <w:b/>
          <w:lang w:eastAsia="en-GB"/>
        </w:rPr>
        <w:t xml:space="preserve">snow and </w:t>
      </w:r>
      <w:r>
        <w:rPr>
          <w:b/>
          <w:lang w:eastAsia="en-GB"/>
        </w:rPr>
        <w:t xml:space="preserve">ice. </w:t>
      </w:r>
      <w:r w:rsidR="00AC6760">
        <w:rPr>
          <w:lang w:eastAsia="en-GB"/>
        </w:rPr>
        <w:t xml:space="preserve">Snow and ice </w:t>
      </w:r>
      <w:r w:rsidR="00A73CFD">
        <w:rPr>
          <w:lang w:eastAsia="en-GB"/>
        </w:rPr>
        <w:t xml:space="preserve">are far more slippery than standard </w:t>
      </w:r>
      <w:r w:rsidR="009265AE">
        <w:rPr>
          <w:lang w:eastAsia="en-GB"/>
        </w:rPr>
        <w:t xml:space="preserve">paving and dry ground. </w:t>
      </w:r>
      <w:r w:rsidR="00C23B95">
        <w:rPr>
          <w:lang w:eastAsia="en-GB"/>
        </w:rPr>
        <w:t>This can potentially be very dangerous for those who are vulnerable and alone, especially the young and elderly.</w:t>
      </w:r>
      <w:r w:rsidR="00C23B95">
        <w:rPr>
          <w:lang w:eastAsia="en-GB"/>
        </w:rPr>
        <w:fldChar w:fldCharType="begin" w:fldLock="1"/>
      </w:r>
      <w:r w:rsidR="00184868">
        <w:rPr>
          <w:lang w:eastAsia="en-GB"/>
        </w:rPr>
        <w:instrText>ADDIN CSL_CITATION { "citationItems" : [ { "id" : "ITEM-1", "itemData" : { "DOI" : "10.1016/S0001-4575(96)00074-7", "ISSN" : "00014575", "PMID" : "9088360", "abstract" : "Slipping on ice or snow during winter caused 3.5 injuries per 1000 inhabitants per year in the Ume\u00e5 health district; the injury rate was highest among the elderly. Most injured were elderly women, but also many young men in the age group 20-29 years were injured. Half of all injuries were fractures; for women 50 years and over two-thirds were fractures, mostly of an upper extremity. The 'cost' of medical care of these slipping injuries was almost the same as the 'cost' of all traffic injuries in the area during the same time. Injury reducing measures, such as more effective snow clearing, sand and salt spreading in strategic areas, better slip preventive aids on shoes, and 'padding' of older women, would reduce the injuries and their consequences.", "author" : [ { "dropping-particle" : "", "family" : "Bj\u00f6rnstig", "given" : "Ulf", "non-dropping-particle" : "", "parse-names" : false, "suffix" : "" }, { "dropping-particle" : "", "family" : "Bj\u00f6rnstig", "given" : "Johanna", "non-dropping-particle" : "", "parse-names" : false, "suffix" : "" }, { "dropping-particle" : "", "family" : "Dahlgren", "given" : "Anna", "non-dropping-particle" : "", "parse-names" : false, "suffix" : "" } ], "container-title" : "Accident Analysis and Prevention", "id" : "ITEM-1", "issue" : "2", "issued" : { "date-parts" : [ [ "1997" ] ] }, "page" : "211-215", "title" : "Slipping on ice and snow - Elderly women and young men are typical victims", "type" : "article-journal", "volume" : "29" }, "uris" : [ "http://www.mendeley.com/documents/?uuid=d9a9cc44-20c1-45a5-984a-4696de4b8881" ] } ], "mendeley" : { "formattedCitation" : "&lt;sup&gt;45&lt;/sup&gt;", "plainTextFormattedCitation" : "45", "previouslyFormattedCitation" : "&lt;sup&gt;45&lt;/sup&gt;" }, "properties" : { "noteIndex" : 0 }, "schema" : "https://github.com/citation-style-language/schema/raw/master/csl-citation.json" }</w:instrText>
      </w:r>
      <w:r w:rsidR="00C23B95">
        <w:rPr>
          <w:lang w:eastAsia="en-GB"/>
        </w:rPr>
        <w:fldChar w:fldCharType="separate"/>
      </w:r>
      <w:r w:rsidR="00184868" w:rsidRPr="00184868">
        <w:rPr>
          <w:noProof/>
          <w:vertAlign w:val="superscript"/>
          <w:lang w:eastAsia="en-GB"/>
        </w:rPr>
        <w:t>45</w:t>
      </w:r>
      <w:r w:rsidR="00C23B95">
        <w:rPr>
          <w:lang w:eastAsia="en-GB"/>
        </w:rPr>
        <w:fldChar w:fldCharType="end"/>
      </w:r>
      <w:r w:rsidR="00AC6760">
        <w:rPr>
          <w:lang w:eastAsia="en-GB"/>
        </w:rPr>
        <w:t xml:space="preserve"> </w:t>
      </w:r>
    </w:p>
    <w:p w14:paraId="34403F99" w14:textId="77777777" w:rsidR="00B34154" w:rsidRDefault="00B34154" w:rsidP="00B34154">
      <w:pPr>
        <w:rPr>
          <w:b/>
          <w:lang w:eastAsia="en-GB"/>
        </w:rPr>
      </w:pPr>
    </w:p>
    <w:p w14:paraId="241BA48C" w14:textId="200E78A7" w:rsidR="00D26F05" w:rsidRDefault="00B34154" w:rsidP="00D26F05">
      <w:pPr>
        <w:rPr>
          <w:lang w:eastAsia="en-GB"/>
        </w:rPr>
      </w:pPr>
      <w:r>
        <w:rPr>
          <w:b/>
          <w:lang w:eastAsia="en-GB"/>
        </w:rPr>
        <w:t>Traffic accidents.</w:t>
      </w:r>
      <w:r w:rsidR="003C4A0B">
        <w:rPr>
          <w:b/>
          <w:lang w:eastAsia="en-GB"/>
        </w:rPr>
        <w:t xml:space="preserve"> </w:t>
      </w:r>
      <w:r w:rsidR="00470728">
        <w:rPr>
          <w:lang w:eastAsia="en-GB"/>
        </w:rPr>
        <w:t>Roads can become significantly m</w:t>
      </w:r>
      <w:r w:rsidR="00CE0064">
        <w:rPr>
          <w:lang w:eastAsia="en-GB"/>
        </w:rPr>
        <w:t xml:space="preserve">ore hazardous to drive on during disruptive winter weather, as the </w:t>
      </w:r>
      <w:r w:rsidR="006B2CDA">
        <w:rPr>
          <w:lang w:eastAsia="en-GB"/>
        </w:rPr>
        <w:t xml:space="preserve">surfaces become slippery due to ice or slush. </w:t>
      </w:r>
      <w:r w:rsidR="003C4A0B">
        <w:rPr>
          <w:lang w:eastAsia="en-GB"/>
        </w:rPr>
        <w:t xml:space="preserve">Driver awareness during disruptive </w:t>
      </w:r>
      <w:r w:rsidR="00FA0C7A">
        <w:rPr>
          <w:lang w:eastAsia="en-GB"/>
        </w:rPr>
        <w:t xml:space="preserve">winter weather is </w:t>
      </w:r>
      <w:r w:rsidR="000B75D5">
        <w:rPr>
          <w:lang w:eastAsia="en-GB"/>
        </w:rPr>
        <w:t>an issue</w:t>
      </w:r>
      <w:r w:rsidR="006B2CDA">
        <w:rPr>
          <w:lang w:eastAsia="en-GB"/>
        </w:rPr>
        <w:t xml:space="preserve"> if drivers do not slow down.</w:t>
      </w:r>
      <w:r w:rsidR="00470728">
        <w:rPr>
          <w:lang w:eastAsia="en-GB"/>
        </w:rPr>
        <w:fldChar w:fldCharType="begin" w:fldLock="1"/>
      </w:r>
      <w:r w:rsidR="00184868">
        <w:rPr>
          <w:lang w:eastAsia="en-GB"/>
        </w:rPr>
        <w:instrText>ADDIN CSL_CITATION { "citationItems" : [ { "id" : "ITEM-1", "itemData" : { "DOI" : "10.1029/2002JD002184.Woo", "ISBN" : "8862236336", "ISSN" : "1074-7427", "abstract" : "Weather-related crashes are those that occur in the presence of rain, sleet, snow, fog, wet pavement, snowy/slushy pavement, and/or icy pavement. Twenty-four percent of all crashes occur in adverse road weather conditions. Each year, nearly 7,400 people are killed and over 673,000 people are injured in these crashes. This paper presents statistics on weather-related crashes, injuries, and fatalities on U.S. highways from 1995 to 2005. The paper also examines weather exposure and severity, driver behavior and traffic flow in inclement weather, regional variance in crash types and rates, and the economic impacts of weather-related crashes. The paper concludes with a discussion of documented crash mitigation strategies that have safety benefits, as well as research needs to better understand the nature of the problem and explore improved mitigation strategies.", "author" : [ { "dropping-particle" : "", "family" : "Pisano", "given" : "Paul A.", "non-dropping-particle" : "", "parse-names" : false, "suffix" : "" }, { "dropping-particle" : "", "family" : "Goodwin", "given" : "Lynette C.", "non-dropping-particle" : "", "parse-names" : false, "suffix" : "" }, { "dropping-particle" : "", "family" : "Rossetti", "given" : "Michael A.", "non-dropping-particle" : "", "parse-names" : false, "suffix" : "" } ], "container-title" : "24th Conference on Institutional Information Processing System", "id" : "ITEM-1", "issued" : { "date-parts" : [ [ "2008" ] ] }, "page" : "1-15", "title" : "U.S. highway crashes in adverse road weather conditions", "type" : "article-journal" }, "uris" : [ "http://www.mendeley.com/documents/?uuid=f9236795-83ac-4398-a213-1a40aca300da" ] } ], "mendeley" : { "formattedCitation" : "&lt;sup&gt;46&lt;/sup&gt;", "plainTextFormattedCitation" : "46", "previouslyFormattedCitation" : "&lt;sup&gt;46&lt;/sup&gt;" }, "properties" : { "noteIndex" : 0 }, "schema" : "https://github.com/citation-style-language/schema/raw/master/csl-citation.json" }</w:instrText>
      </w:r>
      <w:r w:rsidR="00470728">
        <w:rPr>
          <w:lang w:eastAsia="en-GB"/>
        </w:rPr>
        <w:fldChar w:fldCharType="separate"/>
      </w:r>
      <w:r w:rsidR="00184868" w:rsidRPr="00184868">
        <w:rPr>
          <w:noProof/>
          <w:vertAlign w:val="superscript"/>
          <w:lang w:eastAsia="en-GB"/>
        </w:rPr>
        <w:t>46</w:t>
      </w:r>
      <w:r w:rsidR="00470728">
        <w:rPr>
          <w:lang w:eastAsia="en-GB"/>
        </w:rPr>
        <w:fldChar w:fldCharType="end"/>
      </w:r>
    </w:p>
    <w:p w14:paraId="5945F959" w14:textId="77777777" w:rsidR="007A4321" w:rsidRPr="00D26F05" w:rsidRDefault="007A4321" w:rsidP="00D26F05">
      <w:pPr>
        <w:rPr>
          <w:lang w:eastAsia="en-GB"/>
        </w:rPr>
      </w:pPr>
    </w:p>
    <w:p w14:paraId="4A547EA8" w14:textId="2E6DD95C" w:rsidR="00D26F05"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B1ECCFC" w14:textId="77777777" w:rsidR="00334932" w:rsidRDefault="00334932" w:rsidP="00334932">
      <w:pPr>
        <w:rPr>
          <w:lang w:eastAsia="en-GB"/>
        </w:rPr>
      </w:pPr>
    </w:p>
    <w:p w14:paraId="0EDBD402" w14:textId="631AE887" w:rsidR="004C26F1" w:rsidRPr="00364E1A" w:rsidRDefault="004C26F1" w:rsidP="00334932">
      <w:pPr>
        <w:rPr>
          <w:lang w:eastAsia="en-GB"/>
        </w:rPr>
      </w:pPr>
      <w:r>
        <w:rPr>
          <w:b/>
          <w:lang w:eastAsia="en-GB"/>
        </w:rPr>
        <w:t>Malnutrition.</w:t>
      </w:r>
      <w:r w:rsidR="002B0C3A">
        <w:rPr>
          <w:b/>
          <w:lang w:eastAsia="en-GB"/>
        </w:rPr>
        <w:t xml:space="preserve"> </w:t>
      </w:r>
      <w:r w:rsidR="00E271C1">
        <w:rPr>
          <w:lang w:eastAsia="en-GB"/>
        </w:rPr>
        <w:t xml:space="preserve">Disruption to transport and </w:t>
      </w:r>
      <w:r w:rsidR="005733B1">
        <w:rPr>
          <w:lang w:eastAsia="en-GB"/>
        </w:rPr>
        <w:t>blocking of routes outside of curr</w:t>
      </w:r>
      <w:r w:rsidR="002413B5">
        <w:rPr>
          <w:lang w:eastAsia="en-GB"/>
        </w:rPr>
        <w:t>ent accommodation can cause individuals to lose access to food and water.</w:t>
      </w:r>
      <w:r w:rsidR="000648ED">
        <w:rPr>
          <w:lang w:eastAsia="en-GB"/>
        </w:rPr>
        <w:t xml:space="preserve"> [ref]</w:t>
      </w:r>
      <w:r w:rsidR="00181F89">
        <w:rPr>
          <w:lang w:eastAsia="en-GB"/>
        </w:rPr>
        <w:t xml:space="preserve"> Weight loss can also result as the human body requires more fuel during cold weather to maintain its temperature.</w:t>
      </w:r>
    </w:p>
    <w:p w14:paraId="22610088" w14:textId="77777777" w:rsidR="004C26F1" w:rsidRDefault="004C26F1" w:rsidP="00334932">
      <w:pPr>
        <w:rPr>
          <w:lang w:eastAsia="en-GB"/>
        </w:rPr>
      </w:pPr>
    </w:p>
    <w:p w14:paraId="59AD7CAC" w14:textId="2CF9F91A" w:rsidR="00B34586" w:rsidRDefault="00334932" w:rsidP="00334932">
      <w:pPr>
        <w:rPr>
          <w:lang w:eastAsia="en-GB"/>
        </w:rPr>
      </w:pPr>
      <w:r>
        <w:rPr>
          <w:b/>
          <w:lang w:eastAsia="en-GB"/>
        </w:rPr>
        <w:t xml:space="preserve">Psychological distress. </w:t>
      </w:r>
      <w:r w:rsidR="00360EE6">
        <w:rPr>
          <w:lang w:eastAsia="en-GB"/>
        </w:rPr>
        <w:t xml:space="preserve">Isolation due to disruption of transport networks </w:t>
      </w:r>
      <w:r w:rsidR="00545C65">
        <w:rPr>
          <w:lang w:eastAsia="en-GB"/>
        </w:rPr>
        <w:t xml:space="preserve">can cause distress, due to </w:t>
      </w:r>
    </w:p>
    <w:p w14:paraId="226D4B95" w14:textId="77777777" w:rsidR="00060F45" w:rsidRDefault="00060F45" w:rsidP="00334932">
      <w:pPr>
        <w:rPr>
          <w:lang w:eastAsia="en-GB"/>
        </w:rPr>
      </w:pPr>
    </w:p>
    <w:p w14:paraId="5B802727" w14:textId="77777777" w:rsidR="00060F45" w:rsidRPr="00955129" w:rsidRDefault="00060F45" w:rsidP="00060F45">
      <w:pPr>
        <w:rPr>
          <w:lang w:eastAsia="en-GB"/>
        </w:rPr>
      </w:pPr>
      <w:r>
        <w:rPr>
          <w:b/>
          <w:lang w:eastAsia="en-GB"/>
        </w:rPr>
        <w:t>Trench foot.</w:t>
      </w:r>
      <w:r>
        <w:rPr>
          <w:lang w:eastAsia="en-GB"/>
        </w:rPr>
        <w:t xml:space="preserve"> Occurs when the feet are wet for long periods of time at low temperatures. Can be particularly dangerous for homeless population.</w:t>
      </w:r>
    </w:p>
    <w:p w14:paraId="55F9640D" w14:textId="77777777" w:rsidR="00060F45" w:rsidRPr="004C26F1" w:rsidRDefault="00060F45" w:rsidP="00334932">
      <w:pPr>
        <w:rPr>
          <w:lang w:eastAsia="en-GB"/>
        </w:rPr>
      </w:pPr>
    </w:p>
    <w:p w14:paraId="2A653350" w14:textId="77777777" w:rsidR="00F135E2" w:rsidRDefault="00F135E2" w:rsidP="00F135E2">
      <w:pPr>
        <w:rPr>
          <w:lang w:eastAsia="en-GB"/>
        </w:rPr>
      </w:pPr>
    </w:p>
    <w:p w14:paraId="2D1B7ADD" w14:textId="77777777" w:rsidR="00F135E2" w:rsidRPr="00226FCD" w:rsidRDefault="00F135E2" w:rsidP="00F135E2">
      <w:pPr>
        <w:pStyle w:val="Heading3"/>
        <w:rPr>
          <w:rFonts w:eastAsia="Times New Roman"/>
          <w:lang w:eastAsia="en-GB"/>
        </w:rPr>
      </w:pPr>
      <w:bookmarkStart w:id="650" w:name="_Toc493860723"/>
      <w:r w:rsidRPr="00226FCD">
        <w:rPr>
          <w:rFonts w:eastAsia="Times New Roman"/>
          <w:lang w:eastAsia="en-GB"/>
        </w:rPr>
        <w:t>Key processes made in preparedness and action plans</w:t>
      </w:r>
      <w:bookmarkEnd w:id="650"/>
    </w:p>
    <w:p w14:paraId="12453539" w14:textId="77777777" w:rsidR="00F135E2" w:rsidRDefault="00F135E2" w:rsidP="00F135E2">
      <w:pPr>
        <w:shd w:val="clear" w:color="auto" w:fill="FFFFFF"/>
        <w:jc w:val="both"/>
        <w:rPr>
          <w:rFonts w:eastAsia="Times New Roman" w:cs="Times New Roman"/>
          <w:b/>
          <w:u w:val="single"/>
          <w:lang w:eastAsia="en-GB"/>
        </w:rPr>
      </w:pPr>
    </w:p>
    <w:p w14:paraId="04178362" w14:textId="77777777" w:rsidR="00F135E2" w:rsidRPr="00E42125" w:rsidRDefault="00F135E2" w:rsidP="00F135E2">
      <w:pPr>
        <w:pStyle w:val="Heading4"/>
        <w:rPr>
          <w:rFonts w:eastAsia="Times New Roman"/>
          <w:lang w:eastAsia="en-GB"/>
        </w:rPr>
      </w:pPr>
      <w:r>
        <w:rPr>
          <w:rFonts w:eastAsia="Times New Roman"/>
          <w:lang w:eastAsia="en-GB"/>
        </w:rPr>
        <w:t xml:space="preserve">Climate prediction (outside core interest of </w:t>
      </w:r>
      <w:proofErr w:type="spellStart"/>
      <w:r>
        <w:rPr>
          <w:rFonts w:eastAsia="Times New Roman"/>
          <w:lang w:eastAsia="en-GB"/>
        </w:rPr>
        <w:t>HIWeather</w:t>
      </w:r>
      <w:proofErr w:type="spellEnd"/>
      <w:r>
        <w:rPr>
          <w:rFonts w:eastAsia="Times New Roman"/>
          <w:lang w:eastAsia="en-GB"/>
        </w:rPr>
        <w:t xml:space="preserve"> but of interest to WCRP)</w:t>
      </w:r>
    </w:p>
    <w:p w14:paraId="1517F882"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53A545A7" w14:textId="77777777" w:rsidR="00F135E2" w:rsidRDefault="00F135E2" w:rsidP="00F135E2">
      <w:pPr>
        <w:shd w:val="clear" w:color="auto" w:fill="FFFFFF"/>
        <w:jc w:val="both"/>
        <w:rPr>
          <w:rFonts w:eastAsia="Times New Roman" w:cs="Times New Roman"/>
          <w:u w:val="single"/>
          <w:lang w:eastAsia="en-GB"/>
        </w:rPr>
      </w:pPr>
    </w:p>
    <w:p w14:paraId="066DFAE0"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43E29BC" w14:textId="77777777" w:rsidR="00F135E2" w:rsidRPr="00330D38" w:rsidRDefault="00F135E2" w:rsidP="00F135E2">
      <w:pPr>
        <w:pStyle w:val="Heading4"/>
        <w:rPr>
          <w:rFonts w:eastAsia="Times New Roman"/>
          <w:lang w:eastAsia="en-GB"/>
        </w:rPr>
      </w:pPr>
      <w:r>
        <w:rPr>
          <w:rFonts w:eastAsia="Times New Roman"/>
          <w:lang w:eastAsia="en-GB"/>
        </w:rPr>
        <w:t xml:space="preserve">Weather prediction (in core interest of </w:t>
      </w:r>
      <w:proofErr w:type="spellStart"/>
      <w:r>
        <w:rPr>
          <w:rFonts w:eastAsia="Times New Roman"/>
          <w:lang w:eastAsia="en-GB"/>
        </w:rPr>
        <w:t>HIWeather</w:t>
      </w:r>
      <w:proofErr w:type="spellEnd"/>
      <w:r>
        <w:rPr>
          <w:rFonts w:eastAsia="Times New Roman"/>
          <w:lang w:eastAsia="en-GB"/>
        </w:rPr>
        <w:t xml:space="preserve"> and WWRP)</w:t>
      </w:r>
    </w:p>
    <w:p w14:paraId="1FD3DA48"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076E4A0D" w14:textId="77777777" w:rsidR="00F135E2" w:rsidRPr="00F135E2" w:rsidRDefault="00F135E2" w:rsidP="00F135E2">
      <w:pPr>
        <w:rPr>
          <w:lang w:eastAsia="en-GB"/>
        </w:rPr>
      </w:pP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651" w:name="_Toc493860724"/>
      <w:r w:rsidRPr="002B755B">
        <w:rPr>
          <w:lang w:val="en-US"/>
        </w:rPr>
        <w:t>Key gaps in</w:t>
      </w:r>
      <w:r>
        <w:rPr>
          <w:lang w:val="en-US"/>
        </w:rPr>
        <w:t xml:space="preserve"> real-time monitoring, forecasting and alert </w:t>
      </w:r>
      <w:r w:rsidRPr="002B755B">
        <w:rPr>
          <w:lang w:val="en-US"/>
        </w:rPr>
        <w:t>capabilities</w:t>
      </w:r>
      <w:bookmarkEnd w:id="651"/>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652" w:name="_Toc493860725"/>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652"/>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653" w:name="_Toc493860726"/>
      <w:r w:rsidRPr="00353192">
        <w:rPr>
          <w:rFonts w:eastAsia="Times New Roman"/>
          <w:lang w:eastAsia="en-GB"/>
        </w:rPr>
        <w:t>Potential projects with improved forecasting</w:t>
      </w:r>
      <w:bookmarkEnd w:id="653"/>
    </w:p>
    <w:p w14:paraId="25E36E41" w14:textId="77777777" w:rsidR="00FF69F5" w:rsidRDefault="00FF69F5" w:rsidP="00FF69F5">
      <w:pPr>
        <w:shd w:val="clear" w:color="auto" w:fill="FFFFFF"/>
        <w:jc w:val="both"/>
        <w:rPr>
          <w:rFonts w:eastAsia="Times New Roman" w:cs="Times New Roman"/>
          <w:b/>
          <w:lang w:eastAsia="en-GB"/>
        </w:rPr>
      </w:pPr>
    </w:p>
    <w:p w14:paraId="196A7DCE" w14:textId="256905A7" w:rsidR="00FF3098" w:rsidRPr="00353192" w:rsidRDefault="00FF3098" w:rsidP="00FF69F5">
      <w:pPr>
        <w:shd w:val="clear" w:color="auto" w:fill="FFFFFF"/>
        <w:jc w:val="both"/>
        <w:rPr>
          <w:rFonts w:eastAsia="Times New Roman" w:cs="Times New Roman"/>
          <w:b/>
          <w:lang w:eastAsia="en-GB"/>
        </w:rPr>
      </w:pPr>
      <w:r>
        <w:rPr>
          <w:rFonts w:eastAsia="Times New Roman" w:cs="Times New Roman"/>
          <w:b/>
          <w:lang w:eastAsia="en-GB"/>
        </w:rPr>
        <w:t>Polar Prediction Project.</w:t>
      </w: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654" w:name="_Toc493860727"/>
      <w:r w:rsidR="00DD3D22">
        <w:rPr>
          <w:rFonts w:eastAsia="Times New Roman"/>
          <w:lang w:eastAsia="en-GB"/>
        </w:rPr>
        <w:lastRenderedPageBreak/>
        <w:t xml:space="preserve">5. </w:t>
      </w:r>
      <w:r w:rsidRPr="00353192">
        <w:rPr>
          <w:rFonts w:eastAsia="Times New Roman"/>
          <w:lang w:eastAsia="en-GB"/>
        </w:rPr>
        <w:t>Urban Heat Waves and Air Pollution</w:t>
      </w:r>
      <w:bookmarkEnd w:id="654"/>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655" w:name="_Toc493860728"/>
      <w:r w:rsidRPr="00353192">
        <w:rPr>
          <w:rFonts w:eastAsia="Times New Roman"/>
          <w:lang w:eastAsia="en-GB"/>
        </w:rPr>
        <w:t>Overview</w:t>
      </w:r>
      <w:bookmarkEnd w:id="655"/>
    </w:p>
    <w:p w14:paraId="3A6E77AE" w14:textId="29CAF3C8"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184868">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"&lt;sup&gt;47&lt;/sup&gt;", "plainTextFormattedCitation" : "47", "previouslyFormattedCitation" : "&lt;sup&gt;47&lt;/sup&gt;" }, "properties" : { "noteIndex" : 0 }, "schema" : "https://github.com/citation-style-language/schema/raw/master/csl-citation.json" }</w:instrText>
      </w:r>
      <w:r w:rsidR="00421AF3">
        <w:fldChar w:fldCharType="separate"/>
      </w:r>
      <w:r w:rsidR="00184868" w:rsidRPr="00184868">
        <w:rPr>
          <w:noProof/>
          <w:vertAlign w:val="superscript"/>
        </w:rPr>
        <w:t>47</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656" w:name="_Ref316138548"/>
      <w:r w:rsidR="004341A5" w:rsidRPr="00C13FDC">
        <w:t>.</w:t>
      </w:r>
      <w:bookmarkEnd w:id="656"/>
      <w:r w:rsidR="004A3044">
        <w:fldChar w:fldCharType="begin" w:fldLock="1"/>
      </w:r>
      <w:r w:rsidR="00184868">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"http://www.mendeley.com/documents/?uuid=c81dc42c-167a-4449-ae7f-c0bf42788d6e" ] } ], "mendeley" : { "formattedCitation" : "&lt;sup&gt;48&lt;/sup&gt;", "plainTextFormattedCitation" : "48", "previouslyFormattedCitation" : "&lt;sup&gt;48&lt;/sup&gt;" }, "properties" : { "noteIndex" : 0 }, "schema" : "https://github.com/citation-style-language/schema/raw/master/csl-citation.json" }</w:instrText>
      </w:r>
      <w:r w:rsidR="004A3044">
        <w:fldChar w:fldCharType="separate"/>
      </w:r>
      <w:r w:rsidR="00184868" w:rsidRPr="00184868">
        <w:rPr>
          <w:noProof/>
          <w:vertAlign w:val="superscript"/>
        </w:rPr>
        <w:t>48</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184868">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"&lt;sup&gt;49&lt;/sup&gt;", "plainTextFormattedCitation" : "49", "previouslyFormattedCitation" : "&lt;sup&gt;49&lt;/sup&gt;" }, "properties" : { "noteIndex" : 0 }, "schema" : "https://github.com/citation-style-language/schema/raw/master/csl-citation.json" }</w:instrText>
      </w:r>
      <w:r w:rsidR="00B4101F">
        <w:fldChar w:fldCharType="separate"/>
      </w:r>
      <w:r w:rsidR="00184868" w:rsidRPr="00184868">
        <w:rPr>
          <w:noProof/>
          <w:vertAlign w:val="superscript"/>
        </w:rPr>
        <w:t>49</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184868">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"&lt;sup&gt;50&lt;/sup&gt;", "plainTextFormattedCitation" : "50", "previouslyFormattedCitation" : "&lt;sup&gt;50&lt;/sup&gt;" }, "properties" : { "noteIndex" : 0 }, "schema" : "https://github.com/citation-style-language/schema/raw/master/csl-citation.json" }</w:instrText>
      </w:r>
      <w:r w:rsidR="00C33692">
        <w:fldChar w:fldCharType="separate"/>
      </w:r>
      <w:r w:rsidR="00184868" w:rsidRPr="00184868">
        <w:rPr>
          <w:noProof/>
          <w:vertAlign w:val="superscript"/>
        </w:rPr>
        <w:t>50</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0521AC">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00837155">
        <w:fldChar w:fldCharType="separate"/>
      </w:r>
      <w:r w:rsidR="00B57F83" w:rsidRPr="00B57F83">
        <w:rPr>
          <w:noProof/>
          <w:vertAlign w:val="superscript"/>
        </w:rPr>
        <w:t>10</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184868">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"&lt;sup&gt;51&lt;/sup&gt;", "plainTextFormattedCitation" : "51", "previouslyFormattedCitation" : "&lt;sup&gt;51&lt;/sup&gt;" }, "properties" : { "noteIndex" : 0 }, "schema" : "https://github.com/citation-style-language/schema/raw/master/csl-citation.json" }</w:instrText>
      </w:r>
      <w:r w:rsidR="00845270">
        <w:fldChar w:fldCharType="separate"/>
      </w:r>
      <w:r w:rsidR="00184868" w:rsidRPr="00184868">
        <w:rPr>
          <w:noProof/>
          <w:vertAlign w:val="superscript"/>
        </w:rPr>
        <w:t>51</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5B078FB2"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184868">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"&lt;sup&gt;52&lt;/sup&gt;", "plainTextFormattedCitation" : "52", "previouslyFormattedCitation" : "&lt;sup&gt;52&lt;/sup&gt;" }, "properties" : { "noteIndex" : 0 }, "schema" : "https://github.com/citation-style-language/schema/raw/master/csl-citation.json" }</w:instrText>
      </w:r>
      <w:r w:rsidR="004E7881">
        <w:fldChar w:fldCharType="separate"/>
      </w:r>
      <w:r w:rsidR="00184868" w:rsidRPr="00184868">
        <w:rPr>
          <w:noProof/>
          <w:vertAlign w:val="superscript"/>
        </w:rPr>
        <w:t>52</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397E16DD"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184868">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"&lt;sup&gt;53,54&lt;/sup&gt;", "plainTextFormattedCitation" : "53,54", "previouslyFormattedCitation" : "&lt;sup&gt;53,54&lt;/sup&gt;" }, "properties" : { "noteIndex" : 0 }, "schema" : "https://github.com/citation-style-language/schema/raw/master/csl-citation.json" }</w:instrText>
      </w:r>
      <w:r w:rsidR="00575F80">
        <w:rPr>
          <w:rFonts w:eastAsia="Times New Roman" w:cs="Times New Roman"/>
          <w:lang w:val="en-US" w:eastAsia="en-GB"/>
        </w:rPr>
        <w:fldChar w:fldCharType="separate"/>
      </w:r>
      <w:r w:rsidR="00184868" w:rsidRPr="00184868">
        <w:rPr>
          <w:rFonts w:eastAsia="Times New Roman" w:cs="Times New Roman"/>
          <w:noProof/>
          <w:vertAlign w:val="superscript"/>
          <w:lang w:val="en-US" w:eastAsia="en-GB"/>
        </w:rPr>
        <w:t>53,54</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6BB0A3C6"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184868">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"&lt;sup&gt;55&lt;/sup&gt;", "plainTextFormattedCitation" : "55", "previouslyFormattedCitation" : "&lt;sup&gt;55&lt;/sup&gt;" }, "properties" : { "noteIndex" : 0 }, "schema" : "https://github.com/citation-style-language/schema/raw/master/csl-citation.json" }</w:instrText>
      </w:r>
      <w:r w:rsidR="003B32B9">
        <w:rPr>
          <w:rFonts w:eastAsia="Times New Roman" w:cs="Times New Roman"/>
          <w:lang w:val="en-US" w:eastAsia="en-GB"/>
        </w:rPr>
        <w:fldChar w:fldCharType="separate"/>
      </w:r>
      <w:r w:rsidR="00184868" w:rsidRPr="00184868">
        <w:rPr>
          <w:rFonts w:eastAsia="Times New Roman" w:cs="Times New Roman"/>
          <w:noProof/>
          <w:vertAlign w:val="superscript"/>
          <w:lang w:val="en-US" w:eastAsia="en-GB"/>
        </w:rPr>
        <w:t>55</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657" w:name="_Toc493860729"/>
      <w:r w:rsidRPr="00353192">
        <w:rPr>
          <w:rFonts w:eastAsia="Times New Roman"/>
          <w:lang w:eastAsia="en-GB"/>
        </w:rPr>
        <w:t>Health impacts</w:t>
      </w:r>
      <w:bookmarkEnd w:id="657"/>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672BD7F0"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sidR="00184868">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"&lt;sup&gt;56&lt;/sup&gt;", "plainTextFormattedCitation" : "56", "previouslyFormattedCitation" : "&lt;sup&gt;56&lt;/sup&gt;"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56</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2C8349F3"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sidR="00184868">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"&lt;sup&gt;57&lt;/sup&gt;", "plainTextFormattedCitation" : "57", "previouslyFormattedCitation" : "&lt;sup&gt;57&lt;/sup&gt;"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57</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62382B7C"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 xml:space="preserve">eat </w:t>
      </w:r>
      <w:proofErr w:type="spellStart"/>
      <w:r w:rsidRPr="002B360C">
        <w:rPr>
          <w:rFonts w:ascii="Calibri" w:hAnsi="Calibri"/>
          <w:b/>
        </w:rPr>
        <w:t>e</w:t>
      </w:r>
      <w:r>
        <w:rPr>
          <w:rFonts w:ascii="Calibri" w:hAnsi="Calibri"/>
          <w:b/>
        </w:rPr>
        <w:t>dema</w:t>
      </w:r>
      <w:proofErr w:type="spellEnd"/>
      <w:r>
        <w:rPr>
          <w:rFonts w:ascii="Calibri" w:hAnsi="Calibri"/>
          <w:b/>
        </w:rPr>
        <w:t xml:space="preserve">. </w:t>
      </w:r>
      <w:r>
        <w:rPr>
          <w:rFonts w:ascii="Calibri" w:hAnsi="Calibri"/>
        </w:rPr>
        <w:t>Manifests itself as soft tissue swelling in those who are less acclimatised to heat being experienced.</w:t>
      </w:r>
      <w:r>
        <w:rPr>
          <w:rFonts w:ascii="Calibri" w:hAnsi="Calibri"/>
        </w:rPr>
        <w:fldChar w:fldCharType="begin" w:fldLock="1"/>
      </w:r>
      <w:r w:rsidR="00184868">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"&lt;sup&gt;58&lt;/sup&gt;", "plainTextFormattedCitation" : "58", "previouslyFormattedCitation" : "&lt;sup&gt;58&lt;/sup&gt;"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58</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sidR="00184868">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59</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10A9D863"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sidR="00184868">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59</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740912FE"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w:t>
      </w:r>
      <w:proofErr w:type="spellStart"/>
      <w:r>
        <w:rPr>
          <w:rFonts w:ascii="Calibri" w:hAnsi="Calibri"/>
        </w:rPr>
        <w:t>milaria</w:t>
      </w:r>
      <w:proofErr w:type="spellEnd"/>
      <w:r>
        <w:rPr>
          <w:rFonts w:ascii="Calibri" w:hAnsi="Calibri"/>
        </w:rPr>
        <w:t xml:space="preserve"> </w:t>
      </w:r>
      <w:proofErr w:type="spellStart"/>
      <w:r>
        <w:rPr>
          <w:rFonts w:ascii="Calibri" w:hAnsi="Calibri"/>
        </w:rPr>
        <w:t>rubra</w:t>
      </w:r>
      <w:proofErr w:type="spellEnd"/>
      <w:r>
        <w:rPr>
          <w:rFonts w:ascii="Calibri" w:hAnsi="Calibri"/>
        </w:rPr>
        <w:t>’, heat rash results from sweating which saturates the skin surface, clogging the sweat ducts.</w:t>
      </w:r>
      <w:r>
        <w:rPr>
          <w:rFonts w:ascii="Calibri" w:hAnsi="Calibri"/>
        </w:rPr>
        <w:fldChar w:fldCharType="begin" w:fldLock="1"/>
      </w:r>
      <w:r w:rsidR="00184868">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"&lt;sup&gt;58&lt;/sup&gt;", "plainTextFormattedCitation" : "58", "previouslyFormattedCitation" : "&lt;sup&gt;58&lt;/sup&gt;"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58</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3519D01E"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sidR="00184868">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"&lt;sup&gt;60&lt;/sup&gt;", "plainTextFormattedCitation" : "60", "previouslyFormattedCitation" : "&lt;sup&gt;60&lt;/sup&gt;"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60</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sidR="00184868">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"&lt;sup&gt;61&lt;/sup&gt;", "plainTextFormattedCitation" : "61", "previouslyFormattedCitation" : "&lt;sup&gt;61&lt;/sup&gt;"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61</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4A65BF83"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sidR="00184868">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59</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1374A16F"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sidR="00184868">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184868" w:rsidRPr="00184868">
        <w:rPr>
          <w:rFonts w:ascii="Calibri" w:hAnsi="Calibri"/>
          <w:noProof/>
          <w:vertAlign w:val="superscript"/>
        </w:rPr>
        <w:t>59</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655DB6E8" w14:textId="77777777" w:rsidR="003858EB" w:rsidRDefault="003858EB" w:rsidP="003858EB">
      <w:pPr>
        <w:rPr>
          <w:lang w:eastAsia="en-GB"/>
        </w:rPr>
      </w:pPr>
    </w:p>
    <w:p w14:paraId="573ED0A6" w14:textId="23A0E766" w:rsidR="003858EB" w:rsidRPr="003858EB" w:rsidRDefault="003858EB" w:rsidP="001561BA">
      <w:pPr>
        <w:pStyle w:val="Heading3"/>
        <w:rPr>
          <w:lang w:eastAsia="en-GB"/>
        </w:rPr>
      </w:pPr>
      <w:bookmarkStart w:id="658" w:name="_Toc493860730"/>
      <w:r>
        <w:rPr>
          <w:lang w:eastAsia="en-GB"/>
        </w:rPr>
        <w:t>How f</w:t>
      </w:r>
      <w:r w:rsidR="00F919C2">
        <w:rPr>
          <w:lang w:eastAsia="en-GB"/>
        </w:rPr>
        <w:t xml:space="preserve">orecasting </w:t>
      </w:r>
      <w:r w:rsidR="001561BA">
        <w:rPr>
          <w:lang w:eastAsia="en-GB"/>
        </w:rPr>
        <w:t>informs</w:t>
      </w:r>
      <w:r w:rsidR="00B53C89">
        <w:rPr>
          <w:lang w:eastAsia="en-GB"/>
        </w:rPr>
        <w:t xml:space="preserve"> </w:t>
      </w:r>
      <w:r w:rsidR="001561BA">
        <w:rPr>
          <w:lang w:eastAsia="en-GB"/>
        </w:rPr>
        <w:t xml:space="preserve">heat wave and air pollution health </w:t>
      </w:r>
      <w:r w:rsidR="00F919C2">
        <w:rPr>
          <w:lang w:eastAsia="en-GB"/>
        </w:rPr>
        <w:t>action plans</w:t>
      </w:r>
      <w:bookmarkEnd w:id="658"/>
    </w:p>
    <w:p w14:paraId="1D69AC7D" w14:textId="77777777" w:rsidR="00F135E2" w:rsidRDefault="00F135E2" w:rsidP="00F135E2">
      <w:pPr>
        <w:rPr>
          <w:lang w:eastAsia="en-GB"/>
        </w:rPr>
      </w:pPr>
    </w:p>
    <w:p w14:paraId="10CAADAA" w14:textId="77777777" w:rsidR="00F135E2" w:rsidRPr="00226FCD" w:rsidRDefault="00F135E2" w:rsidP="00F135E2">
      <w:pPr>
        <w:pStyle w:val="Heading3"/>
        <w:rPr>
          <w:rFonts w:eastAsia="Times New Roman"/>
          <w:lang w:eastAsia="en-GB"/>
        </w:rPr>
      </w:pPr>
      <w:bookmarkStart w:id="659" w:name="_Toc493860731"/>
      <w:r w:rsidRPr="00226FCD">
        <w:rPr>
          <w:rFonts w:eastAsia="Times New Roman"/>
          <w:lang w:eastAsia="en-GB"/>
        </w:rPr>
        <w:t>Key processes made in preparedness and action plans</w:t>
      </w:r>
      <w:bookmarkEnd w:id="659"/>
    </w:p>
    <w:p w14:paraId="4A751153" w14:textId="77777777" w:rsidR="00F135E2" w:rsidRDefault="00F135E2" w:rsidP="00F135E2">
      <w:pPr>
        <w:shd w:val="clear" w:color="auto" w:fill="FFFFFF"/>
        <w:jc w:val="both"/>
        <w:rPr>
          <w:rFonts w:eastAsia="Times New Roman" w:cs="Times New Roman"/>
          <w:b/>
          <w:u w:val="single"/>
          <w:lang w:eastAsia="en-GB"/>
        </w:rPr>
      </w:pPr>
    </w:p>
    <w:p w14:paraId="08266A55" w14:textId="77777777" w:rsidR="00F135E2" w:rsidRPr="00E42125" w:rsidRDefault="00F135E2" w:rsidP="00F135E2">
      <w:pPr>
        <w:pStyle w:val="Heading4"/>
        <w:rPr>
          <w:rFonts w:eastAsia="Times New Roman"/>
          <w:lang w:eastAsia="en-GB"/>
        </w:rPr>
      </w:pPr>
      <w:r>
        <w:rPr>
          <w:rFonts w:eastAsia="Times New Roman"/>
          <w:lang w:eastAsia="en-GB"/>
        </w:rPr>
        <w:t xml:space="preserve">Climate prediction (outside core interest of </w:t>
      </w:r>
      <w:proofErr w:type="spellStart"/>
      <w:r>
        <w:rPr>
          <w:rFonts w:eastAsia="Times New Roman"/>
          <w:lang w:eastAsia="en-GB"/>
        </w:rPr>
        <w:t>HIWeather</w:t>
      </w:r>
      <w:proofErr w:type="spellEnd"/>
      <w:r>
        <w:rPr>
          <w:rFonts w:eastAsia="Times New Roman"/>
          <w:lang w:eastAsia="en-GB"/>
        </w:rPr>
        <w:t xml:space="preserve"> but of interest to WCRP)</w:t>
      </w:r>
    </w:p>
    <w:p w14:paraId="44C9F5CD"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12E798C9" w14:textId="77777777" w:rsidR="00F135E2" w:rsidRDefault="00F135E2" w:rsidP="00F135E2">
      <w:pPr>
        <w:shd w:val="clear" w:color="auto" w:fill="FFFFFF"/>
        <w:jc w:val="both"/>
        <w:rPr>
          <w:rFonts w:eastAsia="Times New Roman" w:cs="Times New Roman"/>
          <w:u w:val="single"/>
          <w:lang w:eastAsia="en-GB"/>
        </w:rPr>
      </w:pPr>
    </w:p>
    <w:p w14:paraId="59DD0C4B"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102D78B5" w14:textId="77777777" w:rsidR="00F135E2" w:rsidRPr="00330D38" w:rsidRDefault="00F135E2" w:rsidP="00F135E2">
      <w:pPr>
        <w:pStyle w:val="Heading4"/>
        <w:rPr>
          <w:rFonts w:eastAsia="Times New Roman"/>
          <w:lang w:eastAsia="en-GB"/>
        </w:rPr>
      </w:pPr>
      <w:r>
        <w:rPr>
          <w:rFonts w:eastAsia="Times New Roman"/>
          <w:lang w:eastAsia="en-GB"/>
        </w:rPr>
        <w:t xml:space="preserve">Weather prediction (in core interest of </w:t>
      </w:r>
      <w:proofErr w:type="spellStart"/>
      <w:r>
        <w:rPr>
          <w:rFonts w:eastAsia="Times New Roman"/>
          <w:lang w:eastAsia="en-GB"/>
        </w:rPr>
        <w:t>HIWeather</w:t>
      </w:r>
      <w:proofErr w:type="spellEnd"/>
      <w:r>
        <w:rPr>
          <w:rFonts w:eastAsia="Times New Roman"/>
          <w:lang w:eastAsia="en-GB"/>
        </w:rPr>
        <w:t xml:space="preserve"> and WWRP)</w:t>
      </w:r>
    </w:p>
    <w:p w14:paraId="3B7C7AF7"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A0AF0F4" w14:textId="77777777" w:rsidR="00F135E2" w:rsidRPr="00F135E2" w:rsidRDefault="00F135E2" w:rsidP="00F135E2">
      <w:pPr>
        <w:rPr>
          <w:lang w:eastAsia="en-GB"/>
        </w:rPr>
      </w:pP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660" w:name="_Toc493860732"/>
      <w:r w:rsidRPr="002B755B">
        <w:rPr>
          <w:lang w:val="en-US"/>
        </w:rPr>
        <w:t>Key gaps in</w:t>
      </w:r>
      <w:r>
        <w:rPr>
          <w:lang w:val="en-US"/>
        </w:rPr>
        <w:t xml:space="preserve"> real-time monitoring, forecasting and alert </w:t>
      </w:r>
      <w:r w:rsidRPr="002B755B">
        <w:rPr>
          <w:lang w:val="en-US"/>
        </w:rPr>
        <w:t>capabilities</w:t>
      </w:r>
      <w:bookmarkEnd w:id="660"/>
    </w:p>
    <w:p w14:paraId="03FE2968" w14:textId="77777777" w:rsidR="00487FB8" w:rsidRPr="00802B13" w:rsidRDefault="00487FB8" w:rsidP="00487FB8">
      <w:pPr>
        <w:rPr>
          <w:lang w:val="en-US"/>
        </w:rPr>
      </w:pPr>
    </w:p>
    <w:p w14:paraId="1F95DDBA"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xml:space="preserve">- probabilistic forecasting for heat waves </w:t>
      </w:r>
      <w:proofErr w:type="spellStart"/>
      <w:r w:rsidRPr="00487FB8">
        <w:rPr>
          <w:rFonts w:ascii="Calibri" w:eastAsia="Times New Roman" w:hAnsi="Calibri" w:cs="Arial"/>
          <w:color w:val="222222"/>
          <w:lang w:eastAsia="en-GB"/>
        </w:rPr>
        <w:t>esp</w:t>
      </w:r>
      <w:proofErr w:type="spellEnd"/>
      <w:r w:rsidRPr="00487FB8">
        <w:rPr>
          <w:rFonts w:ascii="Calibri" w:eastAsia="Times New Roman" w:hAnsi="Calibri" w:cs="Arial"/>
          <w:color w:val="222222"/>
          <w:lang w:eastAsia="en-GB"/>
        </w:rPr>
        <w:t xml:space="preserve"> in developing countries where deterministic forecasts are often used. </w:t>
      </w:r>
    </w:p>
    <w:p w14:paraId="5367E38A"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xml:space="preserve">- skill evaluation and recalibration of heat wave forecasts essential for decision making but still not common practice in many developing countries. Particularly important on longer lead times (S2S) that are being developed now and becoming operational in some places </w:t>
      </w:r>
      <w:proofErr w:type="spellStart"/>
      <w:r w:rsidRPr="00487FB8">
        <w:rPr>
          <w:rFonts w:ascii="Calibri" w:eastAsia="Times New Roman" w:hAnsi="Calibri" w:cs="Arial"/>
          <w:color w:val="222222"/>
          <w:lang w:eastAsia="en-GB"/>
        </w:rPr>
        <w:t>eg</w:t>
      </w:r>
      <w:proofErr w:type="spellEnd"/>
      <w:r w:rsidRPr="00487FB8">
        <w:rPr>
          <w:rFonts w:ascii="Calibri" w:eastAsia="Times New Roman" w:hAnsi="Calibri" w:cs="Arial"/>
          <w:color w:val="222222"/>
          <w:lang w:eastAsia="en-GB"/>
        </w:rPr>
        <w:t>. India (This would mean that when there is a forecast of 30% chance of heat wave, a heat wave occurs exactly 30% of the time. Otherwise users can’t trust the probabilities given in the forecast)</w:t>
      </w:r>
    </w:p>
    <w:p w14:paraId="5390FD19"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xml:space="preserve">- soil moisture is known to be a source of predictability for heat waves in several areas of the world. Challenge to realize this predictability gain in forecasts. Models need to assimilate soil moisture </w:t>
      </w:r>
      <w:proofErr w:type="spellStart"/>
      <w:r w:rsidRPr="00487FB8">
        <w:rPr>
          <w:rFonts w:ascii="Calibri" w:eastAsia="Times New Roman" w:hAnsi="Calibri" w:cs="Arial"/>
          <w:color w:val="222222"/>
          <w:lang w:eastAsia="en-GB"/>
        </w:rPr>
        <w:t>obs</w:t>
      </w:r>
      <w:proofErr w:type="spellEnd"/>
      <w:r w:rsidRPr="00487FB8">
        <w:rPr>
          <w:rFonts w:ascii="Calibri" w:eastAsia="Times New Roman" w:hAnsi="Calibri" w:cs="Arial"/>
          <w:color w:val="222222"/>
          <w:lang w:eastAsia="en-GB"/>
        </w:rPr>
        <w:t xml:space="preserve"> well in order to capitalize on this predictability. We need skill assessments of heat wave forecasts on </w:t>
      </w:r>
      <w:proofErr w:type="spellStart"/>
      <w:r w:rsidRPr="00487FB8">
        <w:rPr>
          <w:rFonts w:ascii="Calibri" w:eastAsia="Times New Roman" w:hAnsi="Calibri" w:cs="Arial"/>
          <w:color w:val="222222"/>
          <w:lang w:eastAsia="en-GB"/>
        </w:rPr>
        <w:t>weather</w:t>
      </w:r>
      <w:proofErr w:type="spellEnd"/>
      <w:r w:rsidRPr="00487FB8">
        <w:rPr>
          <w:rFonts w:ascii="Calibri" w:eastAsia="Times New Roman" w:hAnsi="Calibri" w:cs="Arial"/>
          <w:color w:val="222222"/>
          <w:lang w:eastAsia="en-GB"/>
        </w:rPr>
        <w:t xml:space="preserve"> to S2S timescales, and evaluation of how well models capture the influence of surface water availability on heat wave generation.</w:t>
      </w:r>
    </w:p>
    <w:p w14:paraId="488736F3" w14:textId="77777777" w:rsidR="00487FB8" w:rsidRPr="00802B13" w:rsidRDefault="00487FB8" w:rsidP="00487FB8">
      <w:pPr>
        <w:rPr>
          <w:rFonts w:ascii="Calibri" w:hAnsi="Calibri"/>
          <w:lang w:val="en-US"/>
        </w:rPr>
      </w:pPr>
    </w:p>
    <w:p w14:paraId="2D6A54E4" w14:textId="77777777" w:rsidR="00D62E90" w:rsidRPr="00802B13" w:rsidRDefault="00D62E90" w:rsidP="00D62E90">
      <w:pPr>
        <w:rPr>
          <w:rFonts w:ascii="Calibri" w:hAnsi="Calibri"/>
          <w:lang w:val="en-US"/>
        </w:rPr>
      </w:pPr>
    </w:p>
    <w:p w14:paraId="63478944" w14:textId="77777777" w:rsidR="00D62E90" w:rsidRPr="00802B13" w:rsidRDefault="00D62E90" w:rsidP="00802B13">
      <w:pPr>
        <w:pStyle w:val="Heading3"/>
        <w:rPr>
          <w:rFonts w:eastAsia="Times New Roman"/>
          <w:lang w:eastAsia="en-GB"/>
        </w:rPr>
      </w:pPr>
      <w:bookmarkStart w:id="661" w:name="_Toc493860733"/>
      <w:r w:rsidRPr="00802B13">
        <w:rPr>
          <w:rFonts w:eastAsia="Times New Roman"/>
          <w:lang w:eastAsia="en-GB"/>
        </w:rPr>
        <w:lastRenderedPageBreak/>
        <w:t>Key opportunities to develop or improve health relevant deliverables</w:t>
      </w:r>
      <w:bookmarkEnd w:id="661"/>
    </w:p>
    <w:p w14:paraId="4A69D8C2" w14:textId="77777777" w:rsidR="00D62E90" w:rsidRPr="00802B13" w:rsidRDefault="00D62E90" w:rsidP="00D62E90">
      <w:pPr>
        <w:jc w:val="both"/>
        <w:rPr>
          <w:rFonts w:ascii="Calibri" w:hAnsi="Calibri"/>
          <w:u w:val="single"/>
        </w:rPr>
      </w:pPr>
    </w:p>
    <w:p w14:paraId="59AD6942" w14:textId="77777777" w:rsidR="00D62E90" w:rsidRPr="00802B13" w:rsidRDefault="00D62E90" w:rsidP="00802B13">
      <w:pPr>
        <w:pStyle w:val="Heading3"/>
        <w:rPr>
          <w:rFonts w:eastAsia="Times New Roman"/>
          <w:lang w:eastAsia="en-GB"/>
        </w:rPr>
      </w:pPr>
      <w:bookmarkStart w:id="662" w:name="_Toc493860734"/>
      <w:r w:rsidRPr="00802B13">
        <w:rPr>
          <w:rFonts w:eastAsia="Times New Roman"/>
          <w:lang w:eastAsia="en-GB"/>
        </w:rPr>
        <w:t>Potential projects with improved forecasting</w:t>
      </w:r>
      <w:bookmarkEnd w:id="662"/>
    </w:p>
    <w:p w14:paraId="597AA6F0" w14:textId="5FEB7F2D" w:rsidR="007C3F55" w:rsidRPr="00802B13" w:rsidRDefault="007C3F55" w:rsidP="00FF69F5">
      <w:pPr>
        <w:shd w:val="clear" w:color="auto" w:fill="FFFFFF"/>
        <w:jc w:val="both"/>
        <w:outlineLvl w:val="0"/>
        <w:rPr>
          <w:rFonts w:ascii="Calibri" w:eastAsia="Times New Roman" w:hAnsi="Calibri" w:cs="Times New Roman"/>
          <w:b/>
          <w:lang w:eastAsia="en-GB"/>
        </w:rPr>
      </w:pPr>
    </w:p>
    <w:p w14:paraId="65D4D62B" w14:textId="783D6E94" w:rsidR="005247A0" w:rsidRPr="005247A0" w:rsidRDefault="005247A0" w:rsidP="005247A0">
      <w:pPr>
        <w:shd w:val="clear" w:color="auto" w:fill="FFFFFF"/>
        <w:rPr>
          <w:rFonts w:ascii="Calibri" w:eastAsia="Times New Roman" w:hAnsi="Calibri" w:cs="Arial"/>
          <w:color w:val="222222"/>
          <w:lang w:eastAsia="en-GB"/>
        </w:rPr>
      </w:pPr>
      <w:r w:rsidRPr="00802B13">
        <w:rPr>
          <w:rFonts w:ascii="Calibri" w:eastAsia="Times New Roman" w:hAnsi="Calibri" w:cs="Arial"/>
          <w:color w:val="222222"/>
          <w:lang w:eastAsia="en-GB"/>
        </w:rPr>
        <w:t xml:space="preserve">- </w:t>
      </w:r>
      <w:r w:rsidRPr="005247A0">
        <w:rPr>
          <w:rFonts w:ascii="Calibri" w:eastAsia="Times New Roman" w:hAnsi="Calibri" w:cs="Arial"/>
          <w:color w:val="222222"/>
          <w:lang w:eastAsia="en-GB"/>
        </w:rPr>
        <w:t xml:space="preserve">Potential projects serving as focused health outcome-based research for </w:t>
      </w:r>
      <w:proofErr w:type="spellStart"/>
      <w:r w:rsidRPr="005247A0">
        <w:rPr>
          <w:rFonts w:ascii="Calibri" w:eastAsia="Times New Roman" w:hAnsi="Calibri" w:cs="Arial"/>
          <w:color w:val="222222"/>
          <w:lang w:eastAsia="en-GB"/>
        </w:rPr>
        <w:t>HIWeather</w:t>
      </w:r>
      <w:proofErr w:type="spellEnd"/>
      <w:r w:rsidRPr="005247A0">
        <w:rPr>
          <w:rFonts w:ascii="Calibri" w:eastAsia="Times New Roman" w:hAnsi="Calibri" w:cs="Arial"/>
          <w:color w:val="222222"/>
          <w:lang w:eastAsia="en-GB"/>
        </w:rPr>
        <w:t>.</w:t>
      </w:r>
    </w:p>
    <w:p w14:paraId="31291A05"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understanding spatial variations in heat wave risk (vulnerability, exposure and hazard) within cities to better target intervention</w:t>
      </w:r>
    </w:p>
    <w:p w14:paraId="10D808F6"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evaluation of which heat early warning system interventions work and which do not (will be location/population specific to some extent, but are there some that can be generalised?). This piece would improve efficiency of early warning systems.</w:t>
      </w:r>
    </w:p>
    <w:p w14:paraId="4ADC825C"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xml:space="preserve">- adding warning tiers to alert more vulnerable groups earlier than full-scale alert is issued (this came from Kris </w:t>
      </w:r>
      <w:proofErr w:type="spellStart"/>
      <w:r w:rsidRPr="005247A0">
        <w:rPr>
          <w:rFonts w:ascii="Calibri" w:eastAsia="Times New Roman" w:hAnsi="Calibri" w:cs="Arial"/>
          <w:color w:val="222222"/>
          <w:shd w:val="clear" w:color="auto" w:fill="FFFFFF"/>
          <w:lang w:eastAsia="en-GB"/>
        </w:rPr>
        <w:t>Ebi’s</w:t>
      </w:r>
      <w:proofErr w:type="spellEnd"/>
      <w:r w:rsidRPr="005247A0">
        <w:rPr>
          <w:rFonts w:ascii="Calibri" w:eastAsia="Times New Roman" w:hAnsi="Calibri" w:cs="Arial"/>
          <w:color w:val="222222"/>
          <w:shd w:val="clear" w:color="auto" w:fill="FFFFFF"/>
          <w:lang w:eastAsia="en-GB"/>
        </w:rPr>
        <w:t xml:space="preserve"> work). Would need improvements in forecast lead time and skill for this to work, and recalibrate probabilistic forecasts since we’d be looking at earlier lead times. Needs research on heat-health thresholds for vulnerable groups separately from whole population to set the tiers.</w:t>
      </w:r>
    </w:p>
    <w:p w14:paraId="15720D3B" w14:textId="77777777" w:rsidR="00DD1467" w:rsidRPr="00802B13" w:rsidRDefault="00DD1467" w:rsidP="00FF69F5">
      <w:pPr>
        <w:shd w:val="clear" w:color="auto" w:fill="FFFFFF"/>
        <w:jc w:val="both"/>
        <w:outlineLvl w:val="0"/>
        <w:rPr>
          <w:rFonts w:ascii="Calibri" w:eastAsia="Times New Roman" w:hAnsi="Calibri" w:cs="Times New Roman"/>
          <w:b/>
          <w:lang w:eastAsia="en-GB"/>
        </w:rPr>
      </w:pPr>
    </w:p>
    <w:p w14:paraId="62B52707" w14:textId="77777777" w:rsidR="00DD1467" w:rsidRPr="00802B13" w:rsidRDefault="00DD1467" w:rsidP="00FF69F5">
      <w:pPr>
        <w:shd w:val="clear" w:color="auto" w:fill="FFFFFF"/>
        <w:jc w:val="both"/>
        <w:outlineLvl w:val="0"/>
        <w:rPr>
          <w:rFonts w:ascii="Calibri" w:eastAsia="Times New Roman" w:hAnsi="Calibri"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663" w:name="_Toc493860735"/>
      <w:r w:rsidRPr="00A618F9">
        <w:lastRenderedPageBreak/>
        <w:t>References</w:t>
      </w:r>
      <w:bookmarkEnd w:id="663"/>
    </w:p>
    <w:p w14:paraId="71D13549" w14:textId="77777777" w:rsidR="00FF69F5" w:rsidRPr="00A618F9" w:rsidRDefault="00FF69F5" w:rsidP="00FF69F5">
      <w:pPr>
        <w:widowControl w:val="0"/>
        <w:autoSpaceDE w:val="0"/>
        <w:autoSpaceDN w:val="0"/>
        <w:adjustRightInd w:val="0"/>
        <w:ind w:left="640" w:hanging="640"/>
        <w:jc w:val="both"/>
      </w:pPr>
    </w:p>
    <w:p w14:paraId="01040E86" w14:textId="39E7B4A0" w:rsidR="00282D5A" w:rsidRPr="00282D5A" w:rsidRDefault="00FF69F5" w:rsidP="00282D5A">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282D5A" w:rsidRPr="00282D5A">
        <w:rPr>
          <w:rFonts w:ascii="Calibri" w:eastAsia="Times New Roman" w:hAnsi="Calibri" w:cs="Times New Roman"/>
          <w:noProof/>
        </w:rPr>
        <w:t>1</w:t>
      </w:r>
      <w:r w:rsidR="00282D5A" w:rsidRPr="00282D5A">
        <w:rPr>
          <w:rFonts w:ascii="Calibri" w:eastAsia="Times New Roman" w:hAnsi="Calibri" w:cs="Times New Roman"/>
          <w:noProof/>
        </w:rPr>
        <w:tab/>
        <w:t>European Commission. Science for Disaster Risk Management 2017. 2017 http://drmkc.jrc.ec.europa.eu/.</w:t>
      </w:r>
    </w:p>
    <w:p w14:paraId="13ADD218"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w:t>
      </w:r>
      <w:r w:rsidRPr="00282D5A">
        <w:rPr>
          <w:rFonts w:ascii="Calibri" w:eastAsia="Times New Roman" w:hAnsi="Calibri" w:cs="Times New Roman"/>
          <w:noProof/>
        </w:rPr>
        <w:tab/>
        <w:t xml:space="preserve">UNISDR. Sendai Framework for Disaster Risk Reduction 2015 - 2030. </w:t>
      </w:r>
      <w:r w:rsidRPr="00282D5A">
        <w:rPr>
          <w:rFonts w:ascii="Calibri" w:eastAsia="Times New Roman" w:hAnsi="Calibri" w:cs="Times New Roman"/>
          <w:i/>
          <w:iCs/>
          <w:noProof/>
        </w:rPr>
        <w:t>Third World Conf Disaster Risk Reduction, Sendai, Japan, 14-18 March 2015</w:t>
      </w:r>
      <w:r w:rsidRPr="00282D5A">
        <w:rPr>
          <w:rFonts w:ascii="Calibri" w:eastAsia="Times New Roman" w:hAnsi="Calibri" w:cs="Times New Roman"/>
          <w:noProof/>
        </w:rPr>
        <w:t xml:space="preserve"> 2015; : 1–25.</w:t>
      </w:r>
    </w:p>
    <w:p w14:paraId="0E61AB07"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w:t>
      </w:r>
      <w:r w:rsidRPr="00282D5A">
        <w:rPr>
          <w:rFonts w:ascii="Calibri" w:eastAsia="Times New Roman" w:hAnsi="Calibri" w:cs="Times New Roman"/>
          <w:noProof/>
        </w:rPr>
        <w:tab/>
        <w:t xml:space="preserve">Recommendations for Action Heat: Action Plans to protect human health. </w:t>
      </w:r>
      <w:r w:rsidRPr="00282D5A">
        <w:rPr>
          <w:rFonts w:ascii="Calibri" w:eastAsia="Times New Roman" w:hAnsi="Calibri" w:cs="Times New Roman"/>
          <w:i/>
          <w:iCs/>
          <w:noProof/>
        </w:rPr>
        <w:t>Bundesministerium für Umwelt, Naturschutz, Bau und Reakt</w:t>
      </w:r>
      <w:r w:rsidRPr="00282D5A">
        <w:rPr>
          <w:rFonts w:ascii="Calibri" w:eastAsia="Times New Roman" w:hAnsi="Calibri" w:cs="Times New Roman"/>
          <w:noProof/>
        </w:rPr>
        <w:t xml:space="preserve"> 2017; : 1–32.</w:t>
      </w:r>
    </w:p>
    <w:p w14:paraId="53EAF562"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w:t>
      </w:r>
      <w:r w:rsidRPr="00282D5A">
        <w:rPr>
          <w:rFonts w:ascii="Calibri" w:eastAsia="Times New Roman" w:hAnsi="Calibri" w:cs="Times New Roman"/>
          <w:noProof/>
        </w:rPr>
        <w:tab/>
        <w:t>World Health Organization Country Office for Thailand. Development of framework on heat-health warning system in Thailand. .</w:t>
      </w:r>
    </w:p>
    <w:p w14:paraId="77D49DE2"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w:t>
      </w:r>
      <w:r w:rsidRPr="00282D5A">
        <w:rPr>
          <w:rFonts w:ascii="Calibri" w:eastAsia="Times New Roman" w:hAnsi="Calibri" w:cs="Times New Roman"/>
          <w:noProof/>
        </w:rPr>
        <w:tab/>
        <w:t>Hess JJ, Ebi KL. Iterative management of heat early warning systems in a changing climate. Ann. N. Y. Acad. Sci. 2016; : 21–30.</w:t>
      </w:r>
    </w:p>
    <w:p w14:paraId="32B9D133"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6</w:t>
      </w:r>
      <w:r w:rsidRPr="00282D5A">
        <w:rPr>
          <w:rFonts w:ascii="Calibri" w:eastAsia="Times New Roman" w:hAnsi="Calibri" w:cs="Times New Roman"/>
          <w:noProof/>
        </w:rPr>
        <w:tab/>
        <w:t xml:space="preserve">Matthies F, Bickler G, Marin N, Hales S. Heat–health action plans. </w:t>
      </w:r>
      <w:r w:rsidRPr="00282D5A">
        <w:rPr>
          <w:rFonts w:ascii="Calibri" w:eastAsia="Times New Roman" w:hAnsi="Calibri" w:cs="Times New Roman"/>
          <w:i/>
          <w:iCs/>
          <w:noProof/>
        </w:rPr>
        <w:t>WHO Eur</w:t>
      </w:r>
      <w:r w:rsidRPr="00282D5A">
        <w:rPr>
          <w:rFonts w:ascii="Calibri" w:eastAsia="Times New Roman" w:hAnsi="Calibri" w:cs="Times New Roman"/>
          <w:noProof/>
        </w:rPr>
        <w:t xml:space="preserve"> 2008; : 45.</w:t>
      </w:r>
    </w:p>
    <w:p w14:paraId="1D9B7329"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7</w:t>
      </w:r>
      <w:r w:rsidRPr="00282D5A">
        <w:rPr>
          <w:rFonts w:ascii="Calibri" w:eastAsia="Times New Roman" w:hAnsi="Calibri" w:cs="Times New Roman"/>
          <w:noProof/>
        </w:rPr>
        <w:tab/>
        <w:t xml:space="preserve">Watts N, Adger WN, Ayeb-Karlsson S,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The Lancet Countdown: tracking progress on health and climate change. </w:t>
      </w:r>
      <w:r w:rsidRPr="00282D5A">
        <w:rPr>
          <w:rFonts w:ascii="Calibri" w:eastAsia="Times New Roman" w:hAnsi="Calibri" w:cs="Times New Roman"/>
          <w:i/>
          <w:iCs/>
          <w:noProof/>
        </w:rPr>
        <w:t>Lancet</w:t>
      </w:r>
      <w:r w:rsidRPr="00282D5A">
        <w:rPr>
          <w:rFonts w:ascii="Calibri" w:eastAsia="Times New Roman" w:hAnsi="Calibri" w:cs="Times New Roman"/>
          <w:noProof/>
        </w:rPr>
        <w:t xml:space="preserve"> 2017; </w:t>
      </w:r>
      <w:r w:rsidRPr="00282D5A">
        <w:rPr>
          <w:rFonts w:ascii="Calibri" w:eastAsia="Times New Roman" w:hAnsi="Calibri" w:cs="Times New Roman"/>
          <w:b/>
          <w:bCs/>
          <w:noProof/>
        </w:rPr>
        <w:t>389</w:t>
      </w:r>
      <w:r w:rsidRPr="00282D5A">
        <w:rPr>
          <w:rFonts w:ascii="Calibri" w:eastAsia="Times New Roman" w:hAnsi="Calibri" w:cs="Times New Roman"/>
          <w:noProof/>
        </w:rPr>
        <w:t>: 1151–64.</w:t>
      </w:r>
    </w:p>
    <w:p w14:paraId="6F9DB95E"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8</w:t>
      </w:r>
      <w:r w:rsidRPr="00282D5A">
        <w:rPr>
          <w:rFonts w:ascii="Calibri" w:eastAsia="Times New Roman" w:hAnsi="Calibri" w:cs="Times New Roman"/>
          <w:noProof/>
        </w:rPr>
        <w:tab/>
        <w:t>World Health Organization. Climate and Health Country Profiles 2015. 2015.</w:t>
      </w:r>
    </w:p>
    <w:p w14:paraId="10DD445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9</w:t>
      </w:r>
      <w:r w:rsidRPr="00282D5A">
        <w:rPr>
          <w:rFonts w:ascii="Calibri" w:eastAsia="Times New Roman" w:hAnsi="Calibri" w:cs="Times New Roman"/>
          <w:noProof/>
        </w:rPr>
        <w:tab/>
        <w:t xml:space="preserve">Hajat S, Ebi KL, Kovats RS, Menne B, Edwards S, Haines A. The human health consequences of flooding in Europe: A review. </w:t>
      </w:r>
      <w:r w:rsidRPr="00282D5A">
        <w:rPr>
          <w:rFonts w:ascii="Calibri" w:eastAsia="Times New Roman" w:hAnsi="Calibri" w:cs="Times New Roman"/>
          <w:i/>
          <w:iCs/>
          <w:noProof/>
        </w:rPr>
        <w:t>Extrem Weather Events Public Heal Responses</w:t>
      </w:r>
      <w:r w:rsidRPr="00282D5A">
        <w:rPr>
          <w:rFonts w:ascii="Calibri" w:eastAsia="Times New Roman" w:hAnsi="Calibri" w:cs="Times New Roman"/>
          <w:noProof/>
        </w:rPr>
        <w:t xml:space="preserve"> 2005; : 185–96.</w:t>
      </w:r>
    </w:p>
    <w:p w14:paraId="1392599A"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10</w:t>
      </w:r>
      <w:r w:rsidRPr="00282D5A">
        <w:rPr>
          <w:rFonts w:ascii="Calibri" w:eastAsia="Times New Roman" w:hAnsi="Calibri" w:cs="Times New Roman"/>
          <w:noProof/>
        </w:rPr>
        <w:tab/>
        <w:t xml:space="preserve">UNISDR, CRED. The human cost of weather-related disasters 1995-2015. </w:t>
      </w:r>
      <w:r w:rsidRPr="00282D5A">
        <w:rPr>
          <w:rFonts w:ascii="Calibri" w:eastAsia="Times New Roman" w:hAnsi="Calibri" w:cs="Times New Roman"/>
          <w:i/>
          <w:iCs/>
          <w:noProof/>
        </w:rPr>
        <w:t>UNISDR Publ</w:t>
      </w:r>
      <w:r w:rsidRPr="00282D5A">
        <w:rPr>
          <w:rFonts w:ascii="Calibri" w:eastAsia="Times New Roman" w:hAnsi="Calibri" w:cs="Times New Roman"/>
          <w:noProof/>
        </w:rPr>
        <w:t xml:space="preserve"> 2015; </w:t>
      </w:r>
      <w:r w:rsidRPr="00282D5A">
        <w:rPr>
          <w:rFonts w:ascii="Calibri" w:eastAsia="Times New Roman" w:hAnsi="Calibri" w:cs="Times New Roman"/>
          <w:b/>
          <w:bCs/>
          <w:noProof/>
        </w:rPr>
        <w:t>1</w:t>
      </w:r>
      <w:r w:rsidRPr="00282D5A">
        <w:rPr>
          <w:rFonts w:ascii="Calibri" w:eastAsia="Times New Roman" w:hAnsi="Calibri" w:cs="Times New Roman"/>
          <w:noProof/>
        </w:rPr>
        <w:t>: 30.</w:t>
      </w:r>
    </w:p>
    <w:p w14:paraId="708426AF"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11</w:t>
      </w:r>
      <w:r w:rsidRPr="00282D5A">
        <w:rPr>
          <w:rFonts w:ascii="Calibri" w:eastAsia="Times New Roman" w:hAnsi="Calibri" w:cs="Times New Roman"/>
          <w:noProof/>
        </w:rPr>
        <w:tab/>
        <w:t xml:space="preserve">EMDAT. Cred Crunch. </w:t>
      </w:r>
      <w:r w:rsidRPr="00282D5A">
        <w:rPr>
          <w:rFonts w:ascii="Calibri" w:eastAsia="Times New Roman" w:hAnsi="Calibri" w:cs="Times New Roman"/>
          <w:i/>
          <w:iCs/>
          <w:noProof/>
        </w:rPr>
        <w:t>Earthquake</w:t>
      </w:r>
      <w:r w:rsidRPr="00282D5A">
        <w:rPr>
          <w:rFonts w:ascii="Calibri" w:eastAsia="Times New Roman" w:hAnsi="Calibri" w:cs="Times New Roman"/>
          <w:noProof/>
        </w:rPr>
        <w:t xml:space="preserve"> 2017; : 1–2.</w:t>
      </w:r>
    </w:p>
    <w:p w14:paraId="18CCFB31"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12</w:t>
      </w:r>
      <w:r w:rsidRPr="00282D5A">
        <w:rPr>
          <w:rFonts w:ascii="Calibri" w:eastAsia="Times New Roman" w:hAnsi="Calibri" w:cs="Times New Roman"/>
          <w:noProof/>
        </w:rPr>
        <w:tab/>
        <w:t xml:space="preserve">Bennet G. Bristol floods 1968. Controlled survey of effects on health of local community disaster. </w:t>
      </w:r>
      <w:r w:rsidRPr="00282D5A">
        <w:rPr>
          <w:rFonts w:ascii="Calibri" w:eastAsia="Times New Roman" w:hAnsi="Calibri" w:cs="Times New Roman"/>
          <w:i/>
          <w:iCs/>
          <w:noProof/>
        </w:rPr>
        <w:t>Br Med J</w:t>
      </w:r>
      <w:r w:rsidRPr="00282D5A">
        <w:rPr>
          <w:rFonts w:ascii="Calibri" w:eastAsia="Times New Roman" w:hAnsi="Calibri" w:cs="Times New Roman"/>
          <w:noProof/>
        </w:rPr>
        <w:t xml:space="preserve"> 1970; </w:t>
      </w:r>
      <w:r w:rsidRPr="00282D5A">
        <w:rPr>
          <w:rFonts w:ascii="Calibri" w:eastAsia="Times New Roman" w:hAnsi="Calibri" w:cs="Times New Roman"/>
          <w:b/>
          <w:bCs/>
          <w:noProof/>
        </w:rPr>
        <w:t>3</w:t>
      </w:r>
      <w:r w:rsidRPr="00282D5A">
        <w:rPr>
          <w:rFonts w:ascii="Calibri" w:eastAsia="Times New Roman" w:hAnsi="Calibri" w:cs="Times New Roman"/>
          <w:noProof/>
        </w:rPr>
        <w:t>: 454–8.</w:t>
      </w:r>
    </w:p>
    <w:p w14:paraId="0ACD44C5"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13</w:t>
      </w:r>
      <w:r w:rsidRPr="00282D5A">
        <w:rPr>
          <w:rFonts w:ascii="Calibri" w:eastAsia="Times New Roman" w:hAnsi="Calibri" w:cs="Times New Roman"/>
          <w:noProof/>
        </w:rPr>
        <w:tab/>
        <w:t xml:space="preserve">Ochi S, Hodgson S, Landeg O, Mayner L, Murray V. Disaster-Driven Evacuation and Medication Loss: a Systematic Literature Review. </w:t>
      </w:r>
      <w:r w:rsidRPr="00282D5A">
        <w:rPr>
          <w:rFonts w:ascii="Calibri" w:eastAsia="Times New Roman" w:hAnsi="Calibri" w:cs="Times New Roman"/>
          <w:i/>
          <w:iCs/>
          <w:noProof/>
        </w:rPr>
        <w:t>PLoS Curr</w:t>
      </w:r>
      <w:r w:rsidRPr="00282D5A">
        <w:rPr>
          <w:rFonts w:ascii="Calibri" w:eastAsia="Times New Roman" w:hAnsi="Calibri" w:cs="Times New Roman"/>
          <w:noProof/>
        </w:rPr>
        <w:t xml:space="preserve"> 2014; : 1–24.</w:t>
      </w:r>
    </w:p>
    <w:p w14:paraId="7FD3F55B"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14</w:t>
      </w:r>
      <w:r w:rsidRPr="00282D5A">
        <w:rPr>
          <w:rFonts w:ascii="Calibri" w:eastAsia="Times New Roman" w:hAnsi="Calibri" w:cs="Times New Roman"/>
          <w:noProof/>
        </w:rPr>
        <w:tab/>
        <w:t xml:space="preserve">Kajitani Y, Chang SE, M.EERI, Tatano H. Economic Impacts of the 2011 Tohoku-Oki Earthquake and Tsunami. </w:t>
      </w:r>
      <w:r w:rsidRPr="00282D5A">
        <w:rPr>
          <w:rFonts w:ascii="Calibri" w:eastAsia="Times New Roman" w:hAnsi="Calibri" w:cs="Times New Roman"/>
          <w:i/>
          <w:iCs/>
          <w:noProof/>
        </w:rPr>
        <w:t>Earthq Spectra</w:t>
      </w:r>
      <w:r w:rsidRPr="00282D5A">
        <w:rPr>
          <w:rFonts w:ascii="Calibri" w:eastAsia="Times New Roman" w:hAnsi="Calibri" w:cs="Times New Roman"/>
          <w:noProof/>
        </w:rPr>
        <w:t xml:space="preserve"> 2013; </w:t>
      </w:r>
      <w:r w:rsidRPr="00282D5A">
        <w:rPr>
          <w:rFonts w:ascii="Calibri" w:eastAsia="Times New Roman" w:hAnsi="Calibri" w:cs="Times New Roman"/>
          <w:b/>
          <w:bCs/>
          <w:noProof/>
        </w:rPr>
        <w:t>29</w:t>
      </w:r>
      <w:r w:rsidRPr="00282D5A">
        <w:rPr>
          <w:rFonts w:ascii="Calibri" w:eastAsia="Times New Roman" w:hAnsi="Calibri" w:cs="Times New Roman"/>
          <w:noProof/>
        </w:rPr>
        <w:t>.</w:t>
      </w:r>
    </w:p>
    <w:p w14:paraId="0178A251"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15</w:t>
      </w:r>
      <w:r w:rsidRPr="00282D5A">
        <w:rPr>
          <w:rFonts w:ascii="Calibri" w:eastAsia="Times New Roman" w:hAnsi="Calibri" w:cs="Times New Roman"/>
          <w:noProof/>
        </w:rPr>
        <w:tab/>
        <w:t xml:space="preserve">French J, Ing R, Von Allmen S, Wood R. Mortality from flash floods: a review of national weather service reports, 1969-81. </w:t>
      </w:r>
      <w:r w:rsidRPr="00282D5A">
        <w:rPr>
          <w:rFonts w:ascii="Calibri" w:eastAsia="Times New Roman" w:hAnsi="Calibri" w:cs="Times New Roman"/>
          <w:i/>
          <w:iCs/>
          <w:noProof/>
        </w:rPr>
        <w:t>Public Health Rep</w:t>
      </w:r>
      <w:r w:rsidRPr="00282D5A">
        <w:rPr>
          <w:rFonts w:ascii="Calibri" w:eastAsia="Times New Roman" w:hAnsi="Calibri" w:cs="Times New Roman"/>
          <w:noProof/>
        </w:rPr>
        <w:t xml:space="preserve"> 1983; </w:t>
      </w:r>
      <w:r w:rsidRPr="00282D5A">
        <w:rPr>
          <w:rFonts w:ascii="Calibri" w:eastAsia="Times New Roman" w:hAnsi="Calibri" w:cs="Times New Roman"/>
          <w:b/>
          <w:bCs/>
          <w:noProof/>
        </w:rPr>
        <w:t>98</w:t>
      </w:r>
      <w:r w:rsidRPr="00282D5A">
        <w:rPr>
          <w:rFonts w:ascii="Calibri" w:eastAsia="Times New Roman" w:hAnsi="Calibri" w:cs="Times New Roman"/>
          <w:noProof/>
        </w:rPr>
        <w:t>: 584–8.</w:t>
      </w:r>
    </w:p>
    <w:p w14:paraId="0BF7B374"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16</w:t>
      </w:r>
      <w:r w:rsidRPr="00282D5A">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282D5A">
        <w:rPr>
          <w:rFonts w:ascii="Calibri" w:eastAsia="Times New Roman" w:hAnsi="Calibri" w:cs="Times New Roman"/>
          <w:i/>
          <w:iCs/>
          <w:noProof/>
        </w:rPr>
        <w:t>CDC</w:t>
      </w:r>
      <w:r w:rsidRPr="00282D5A">
        <w:rPr>
          <w:rFonts w:ascii="Calibri" w:eastAsia="Times New Roman" w:hAnsi="Calibri" w:cs="Times New Roman"/>
          <w:noProof/>
        </w:rPr>
        <w:t xml:space="preserve"> 2011; : 2011.</w:t>
      </w:r>
    </w:p>
    <w:p w14:paraId="38AC1B32"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17</w:t>
      </w:r>
      <w:r w:rsidRPr="00282D5A">
        <w:rPr>
          <w:rFonts w:ascii="Calibri" w:eastAsia="Times New Roman" w:hAnsi="Calibri" w:cs="Times New Roman"/>
          <w:noProof/>
        </w:rPr>
        <w:tab/>
        <w:t xml:space="preserve">Miettinen IT, Zacheus O, Bonsdorff C-H von, Vartiainen T. Waterborne epidemics in Finland in 1998-1999. </w:t>
      </w:r>
      <w:r w:rsidRPr="00282D5A">
        <w:rPr>
          <w:rFonts w:ascii="Calibri" w:eastAsia="Times New Roman" w:hAnsi="Calibri" w:cs="Times New Roman"/>
          <w:i/>
          <w:iCs/>
          <w:noProof/>
        </w:rPr>
        <w:t>Water Sci Technol</w:t>
      </w:r>
      <w:r w:rsidRPr="00282D5A">
        <w:rPr>
          <w:rFonts w:ascii="Calibri" w:eastAsia="Times New Roman" w:hAnsi="Calibri" w:cs="Times New Roman"/>
          <w:noProof/>
        </w:rPr>
        <w:t xml:space="preserve"> 2001; </w:t>
      </w:r>
      <w:r w:rsidRPr="00282D5A">
        <w:rPr>
          <w:rFonts w:ascii="Calibri" w:eastAsia="Times New Roman" w:hAnsi="Calibri" w:cs="Times New Roman"/>
          <w:b/>
          <w:bCs/>
          <w:noProof/>
        </w:rPr>
        <w:t>43</w:t>
      </w:r>
      <w:r w:rsidRPr="00282D5A">
        <w:rPr>
          <w:rFonts w:ascii="Calibri" w:eastAsia="Times New Roman" w:hAnsi="Calibri" w:cs="Times New Roman"/>
          <w:noProof/>
        </w:rPr>
        <w:t>: 67–71.</w:t>
      </w:r>
    </w:p>
    <w:p w14:paraId="3D9C1908"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18</w:t>
      </w:r>
      <w:r w:rsidRPr="00282D5A">
        <w:rPr>
          <w:rFonts w:ascii="Calibri" w:eastAsia="Times New Roman" w:hAnsi="Calibri" w:cs="Times New Roman"/>
          <w:noProof/>
        </w:rPr>
        <w:tab/>
        <w:t xml:space="preserve">Watson JT, Gayer M, Connolly MA. Epidemics after Natural Disasters. </w:t>
      </w:r>
      <w:r w:rsidRPr="00282D5A">
        <w:rPr>
          <w:rFonts w:ascii="Calibri" w:eastAsia="Times New Roman" w:hAnsi="Calibri" w:cs="Times New Roman"/>
          <w:i/>
          <w:iCs/>
          <w:noProof/>
        </w:rPr>
        <w:t>Emerg Infect Dis</w:t>
      </w:r>
      <w:r w:rsidRPr="00282D5A">
        <w:rPr>
          <w:rFonts w:ascii="Calibri" w:eastAsia="Times New Roman" w:hAnsi="Calibri" w:cs="Times New Roman"/>
          <w:noProof/>
        </w:rPr>
        <w:t xml:space="preserve"> 2007; </w:t>
      </w:r>
      <w:r w:rsidRPr="00282D5A">
        <w:rPr>
          <w:rFonts w:ascii="Calibri" w:eastAsia="Times New Roman" w:hAnsi="Calibri" w:cs="Times New Roman"/>
          <w:b/>
          <w:bCs/>
          <w:noProof/>
        </w:rPr>
        <w:t>13</w:t>
      </w:r>
      <w:r w:rsidRPr="00282D5A">
        <w:rPr>
          <w:rFonts w:ascii="Calibri" w:eastAsia="Times New Roman" w:hAnsi="Calibri" w:cs="Times New Roman"/>
          <w:noProof/>
        </w:rPr>
        <w:t>: 1–5.</w:t>
      </w:r>
    </w:p>
    <w:p w14:paraId="28790B32"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19</w:t>
      </w:r>
      <w:r w:rsidRPr="00282D5A">
        <w:rPr>
          <w:rFonts w:ascii="Calibri" w:eastAsia="Times New Roman" w:hAnsi="Calibri" w:cs="Times New Roman"/>
          <w:noProof/>
        </w:rPr>
        <w:tab/>
        <w:t xml:space="preserve">Munckhof WJ, Mayo MJ, Scott I, Currie BJ. Fatal human melioidosis acquired in a subtropical australian city. </w:t>
      </w:r>
      <w:r w:rsidRPr="00282D5A">
        <w:rPr>
          <w:rFonts w:ascii="Calibri" w:eastAsia="Times New Roman" w:hAnsi="Calibri" w:cs="Times New Roman"/>
          <w:i/>
          <w:iCs/>
          <w:noProof/>
        </w:rPr>
        <w:t>Am J Trop Med Hyg</w:t>
      </w:r>
      <w:r w:rsidRPr="00282D5A">
        <w:rPr>
          <w:rFonts w:ascii="Calibri" w:eastAsia="Times New Roman" w:hAnsi="Calibri" w:cs="Times New Roman"/>
          <w:noProof/>
        </w:rPr>
        <w:t xml:space="preserve"> 2001; </w:t>
      </w:r>
      <w:r w:rsidRPr="00282D5A">
        <w:rPr>
          <w:rFonts w:ascii="Calibri" w:eastAsia="Times New Roman" w:hAnsi="Calibri" w:cs="Times New Roman"/>
          <w:b/>
          <w:bCs/>
          <w:noProof/>
        </w:rPr>
        <w:t>65</w:t>
      </w:r>
      <w:r w:rsidRPr="00282D5A">
        <w:rPr>
          <w:rFonts w:ascii="Calibri" w:eastAsia="Times New Roman" w:hAnsi="Calibri" w:cs="Times New Roman"/>
          <w:noProof/>
        </w:rPr>
        <w:t>: 325–8.</w:t>
      </w:r>
    </w:p>
    <w:p w14:paraId="46AF34FC" w14:textId="77777777" w:rsidR="00282D5A" w:rsidRPr="003631E6" w:rsidRDefault="00282D5A" w:rsidP="00282D5A">
      <w:pPr>
        <w:widowControl w:val="0"/>
        <w:autoSpaceDE w:val="0"/>
        <w:autoSpaceDN w:val="0"/>
        <w:adjustRightInd w:val="0"/>
        <w:ind w:left="640" w:hanging="640"/>
        <w:rPr>
          <w:rFonts w:ascii="Calibri" w:eastAsia="Times New Roman" w:hAnsi="Calibri" w:cs="Times New Roman"/>
          <w:noProof/>
          <w:lang w:val="fr-CH"/>
          <w:rPrChange w:id="664" w:author="Joy Shumake-Guillemot" w:date="2017-09-23T09:11:00Z">
            <w:rPr>
              <w:rFonts w:ascii="Calibri" w:eastAsia="Times New Roman" w:hAnsi="Calibri" w:cs="Times New Roman"/>
              <w:noProof/>
            </w:rPr>
          </w:rPrChange>
        </w:rPr>
      </w:pPr>
      <w:r w:rsidRPr="00282D5A">
        <w:rPr>
          <w:rFonts w:ascii="Calibri" w:eastAsia="Times New Roman" w:hAnsi="Calibri" w:cs="Times New Roman"/>
          <w:noProof/>
        </w:rPr>
        <w:t>20</w:t>
      </w:r>
      <w:r w:rsidRPr="00282D5A">
        <w:rPr>
          <w:rFonts w:ascii="Calibri" w:eastAsia="Times New Roman" w:hAnsi="Calibri" w:cs="Times New Roman"/>
          <w:noProof/>
        </w:rPr>
        <w:tab/>
        <w:t xml:space="preserve">Baqir M, Sobani ZA, Bhamani A,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Infectious diseases in the aftermath of monsoon flooding in Pakistan. </w:t>
      </w:r>
      <w:r w:rsidRPr="003631E6">
        <w:rPr>
          <w:rFonts w:ascii="Calibri" w:eastAsia="Times New Roman" w:hAnsi="Calibri" w:cs="Times New Roman"/>
          <w:i/>
          <w:iCs/>
          <w:noProof/>
          <w:lang w:val="fr-CH"/>
          <w:rPrChange w:id="665" w:author="Joy Shumake-Guillemot" w:date="2017-09-23T09:11:00Z">
            <w:rPr>
              <w:rFonts w:ascii="Calibri" w:eastAsia="Times New Roman" w:hAnsi="Calibri" w:cs="Times New Roman"/>
              <w:i/>
              <w:iCs/>
              <w:noProof/>
            </w:rPr>
          </w:rPrChange>
        </w:rPr>
        <w:t>Asian Pac J Trop Biomed</w:t>
      </w:r>
      <w:r w:rsidRPr="003631E6">
        <w:rPr>
          <w:rFonts w:ascii="Calibri" w:eastAsia="Times New Roman" w:hAnsi="Calibri" w:cs="Times New Roman"/>
          <w:noProof/>
          <w:lang w:val="fr-CH"/>
          <w:rPrChange w:id="666" w:author="Joy Shumake-Guillemot" w:date="2017-09-23T09:11:00Z">
            <w:rPr>
              <w:rFonts w:ascii="Calibri" w:eastAsia="Times New Roman" w:hAnsi="Calibri" w:cs="Times New Roman"/>
              <w:noProof/>
            </w:rPr>
          </w:rPrChange>
        </w:rPr>
        <w:t xml:space="preserve"> 2012; </w:t>
      </w:r>
      <w:r w:rsidRPr="003631E6">
        <w:rPr>
          <w:rFonts w:ascii="Calibri" w:eastAsia="Times New Roman" w:hAnsi="Calibri" w:cs="Times New Roman"/>
          <w:b/>
          <w:bCs/>
          <w:noProof/>
          <w:lang w:val="fr-CH"/>
          <w:rPrChange w:id="667" w:author="Joy Shumake-Guillemot" w:date="2017-09-23T09:11:00Z">
            <w:rPr>
              <w:rFonts w:ascii="Calibri" w:eastAsia="Times New Roman" w:hAnsi="Calibri" w:cs="Times New Roman"/>
              <w:b/>
              <w:bCs/>
              <w:noProof/>
            </w:rPr>
          </w:rPrChange>
        </w:rPr>
        <w:t>2</w:t>
      </w:r>
      <w:r w:rsidRPr="003631E6">
        <w:rPr>
          <w:rFonts w:ascii="Calibri" w:eastAsia="Times New Roman" w:hAnsi="Calibri" w:cs="Times New Roman"/>
          <w:noProof/>
          <w:lang w:val="fr-CH"/>
          <w:rPrChange w:id="668" w:author="Joy Shumake-Guillemot" w:date="2017-09-23T09:11:00Z">
            <w:rPr>
              <w:rFonts w:ascii="Calibri" w:eastAsia="Times New Roman" w:hAnsi="Calibri" w:cs="Times New Roman"/>
              <w:noProof/>
            </w:rPr>
          </w:rPrChange>
        </w:rPr>
        <w:t>: 76–9.</w:t>
      </w:r>
    </w:p>
    <w:p w14:paraId="4A908DC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3631E6">
        <w:rPr>
          <w:rFonts w:ascii="Calibri" w:eastAsia="Times New Roman" w:hAnsi="Calibri" w:cs="Times New Roman"/>
          <w:noProof/>
          <w:lang w:val="fr-CH"/>
          <w:rPrChange w:id="669" w:author="Joy Shumake-Guillemot" w:date="2017-09-23T09:11:00Z">
            <w:rPr>
              <w:rFonts w:ascii="Calibri" w:eastAsia="Times New Roman" w:hAnsi="Calibri" w:cs="Times New Roman"/>
              <w:noProof/>
            </w:rPr>
          </w:rPrChange>
        </w:rPr>
        <w:t>21</w:t>
      </w:r>
      <w:r w:rsidRPr="003631E6">
        <w:rPr>
          <w:rFonts w:ascii="Calibri" w:eastAsia="Times New Roman" w:hAnsi="Calibri" w:cs="Times New Roman"/>
          <w:noProof/>
          <w:lang w:val="fr-CH"/>
          <w:rPrChange w:id="670" w:author="Joy Shumake-Guillemot" w:date="2017-09-23T09:11:00Z">
            <w:rPr>
              <w:rFonts w:ascii="Calibri" w:eastAsia="Times New Roman" w:hAnsi="Calibri" w:cs="Times New Roman"/>
              <w:noProof/>
            </w:rPr>
          </w:rPrChange>
        </w:rPr>
        <w:tab/>
        <w:t xml:space="preserve">Srivastava A, Nagpal BN, Saxena R, </w:t>
      </w:r>
      <w:r w:rsidRPr="003631E6">
        <w:rPr>
          <w:rFonts w:ascii="Calibri" w:eastAsia="Times New Roman" w:hAnsi="Calibri" w:cs="Times New Roman"/>
          <w:i/>
          <w:iCs/>
          <w:noProof/>
          <w:lang w:val="fr-CH"/>
          <w:rPrChange w:id="671" w:author="Joy Shumake-Guillemot" w:date="2017-09-23T09:11:00Z">
            <w:rPr>
              <w:rFonts w:ascii="Calibri" w:eastAsia="Times New Roman" w:hAnsi="Calibri" w:cs="Times New Roman"/>
              <w:i/>
              <w:iCs/>
              <w:noProof/>
            </w:rPr>
          </w:rPrChange>
        </w:rPr>
        <w:t>et al.</w:t>
      </w:r>
      <w:r w:rsidRPr="003631E6">
        <w:rPr>
          <w:rFonts w:ascii="Calibri" w:eastAsia="Times New Roman" w:hAnsi="Calibri" w:cs="Times New Roman"/>
          <w:noProof/>
          <w:lang w:val="fr-CH"/>
          <w:rPrChange w:id="672" w:author="Joy Shumake-Guillemot" w:date="2017-09-23T09:11:00Z">
            <w:rPr>
              <w:rFonts w:ascii="Calibri" w:eastAsia="Times New Roman" w:hAnsi="Calibri" w:cs="Times New Roman"/>
              <w:noProof/>
            </w:rPr>
          </w:rPrChange>
        </w:rPr>
        <w:t xml:space="preserve"> </w:t>
      </w:r>
      <w:r w:rsidRPr="00282D5A">
        <w:rPr>
          <w:rFonts w:ascii="Calibri" w:eastAsia="Times New Roman" w:hAnsi="Calibri" w:cs="Times New Roman"/>
          <w:noProof/>
        </w:rPr>
        <w:t xml:space="preserve">Malaria epidemicity of Mewat region, District Gurgaon, Haryana, India: A GIS-based study. </w:t>
      </w:r>
      <w:r w:rsidRPr="00282D5A">
        <w:rPr>
          <w:rFonts w:ascii="Calibri" w:eastAsia="Times New Roman" w:hAnsi="Calibri" w:cs="Times New Roman"/>
          <w:i/>
          <w:iCs/>
          <w:noProof/>
        </w:rPr>
        <w:t>Curr Sci</w:t>
      </w:r>
      <w:r w:rsidRPr="00282D5A">
        <w:rPr>
          <w:rFonts w:ascii="Calibri" w:eastAsia="Times New Roman" w:hAnsi="Calibri" w:cs="Times New Roman"/>
          <w:noProof/>
        </w:rPr>
        <w:t xml:space="preserve"> 2004; </w:t>
      </w:r>
      <w:r w:rsidRPr="00282D5A">
        <w:rPr>
          <w:rFonts w:ascii="Calibri" w:eastAsia="Times New Roman" w:hAnsi="Calibri" w:cs="Times New Roman"/>
          <w:b/>
          <w:bCs/>
          <w:noProof/>
        </w:rPr>
        <w:t>86</w:t>
      </w:r>
      <w:r w:rsidRPr="00282D5A">
        <w:rPr>
          <w:rFonts w:ascii="Calibri" w:eastAsia="Times New Roman" w:hAnsi="Calibri" w:cs="Times New Roman"/>
          <w:noProof/>
        </w:rPr>
        <w:t>: 1297–303.</w:t>
      </w:r>
    </w:p>
    <w:p w14:paraId="269ACF4D"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22</w:t>
      </w:r>
      <w:r w:rsidRPr="00282D5A">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1C0F7A91"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23</w:t>
      </w:r>
      <w:r w:rsidRPr="00282D5A">
        <w:rPr>
          <w:rFonts w:ascii="Calibri" w:eastAsia="Times New Roman" w:hAnsi="Calibri" w:cs="Times New Roman"/>
          <w:noProof/>
        </w:rPr>
        <w:tab/>
        <w:t xml:space="preserve">Munro A, Kovats RS, Rubin GJ,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Effect of evacuation and displacement on the association between flooding and mental health outcomes: a cross-sectional analysis </w:t>
      </w:r>
      <w:r w:rsidRPr="00282D5A">
        <w:rPr>
          <w:rFonts w:ascii="Calibri" w:eastAsia="Times New Roman" w:hAnsi="Calibri" w:cs="Times New Roman"/>
          <w:noProof/>
        </w:rPr>
        <w:lastRenderedPageBreak/>
        <w:t xml:space="preserve">of UK survey data. </w:t>
      </w:r>
      <w:r w:rsidRPr="00282D5A">
        <w:rPr>
          <w:rFonts w:ascii="Calibri" w:eastAsia="Times New Roman" w:hAnsi="Calibri" w:cs="Times New Roman"/>
          <w:i/>
          <w:iCs/>
          <w:noProof/>
        </w:rPr>
        <w:t>Lancet Planet Heal</w:t>
      </w:r>
      <w:r w:rsidRPr="00282D5A">
        <w:rPr>
          <w:rFonts w:ascii="Calibri" w:eastAsia="Times New Roman" w:hAnsi="Calibri" w:cs="Times New Roman"/>
          <w:noProof/>
        </w:rPr>
        <w:t xml:space="preserve"> 2017; </w:t>
      </w:r>
      <w:r w:rsidRPr="00282D5A">
        <w:rPr>
          <w:rFonts w:ascii="Calibri" w:eastAsia="Times New Roman" w:hAnsi="Calibri" w:cs="Times New Roman"/>
          <w:b/>
          <w:bCs/>
          <w:noProof/>
        </w:rPr>
        <w:t>1</w:t>
      </w:r>
      <w:r w:rsidRPr="00282D5A">
        <w:rPr>
          <w:rFonts w:ascii="Calibri" w:eastAsia="Times New Roman" w:hAnsi="Calibri" w:cs="Times New Roman"/>
          <w:noProof/>
        </w:rPr>
        <w:t>: e134–41.</w:t>
      </w:r>
    </w:p>
    <w:p w14:paraId="18DDCBFE"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24</w:t>
      </w:r>
      <w:r w:rsidRPr="00282D5A">
        <w:rPr>
          <w:rFonts w:ascii="Calibri" w:eastAsia="Times New Roman" w:hAnsi="Calibri" w:cs="Times New Roman"/>
          <w:noProof/>
        </w:rPr>
        <w:tab/>
        <w:t xml:space="preserve">Waite TD, Chaintarli K, Beck CR,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The English national cohort study of flooding and health: cross-sectional analysis of mental health outcomes at year one. </w:t>
      </w:r>
      <w:r w:rsidRPr="00282D5A">
        <w:rPr>
          <w:rFonts w:ascii="Calibri" w:eastAsia="Times New Roman" w:hAnsi="Calibri" w:cs="Times New Roman"/>
          <w:i/>
          <w:iCs/>
          <w:noProof/>
        </w:rPr>
        <w:t>BMC Public Health</w:t>
      </w:r>
      <w:r w:rsidRPr="00282D5A">
        <w:rPr>
          <w:rFonts w:ascii="Calibri" w:eastAsia="Times New Roman" w:hAnsi="Calibri" w:cs="Times New Roman"/>
          <w:noProof/>
        </w:rPr>
        <w:t xml:space="preserve"> 2017; </w:t>
      </w:r>
      <w:r w:rsidRPr="00282D5A">
        <w:rPr>
          <w:rFonts w:ascii="Calibri" w:eastAsia="Times New Roman" w:hAnsi="Calibri" w:cs="Times New Roman"/>
          <w:b/>
          <w:bCs/>
          <w:noProof/>
        </w:rPr>
        <w:t>17</w:t>
      </w:r>
      <w:r w:rsidRPr="00282D5A">
        <w:rPr>
          <w:rFonts w:ascii="Calibri" w:eastAsia="Times New Roman" w:hAnsi="Calibri" w:cs="Times New Roman"/>
          <w:noProof/>
        </w:rPr>
        <w:t>: 129.</w:t>
      </w:r>
    </w:p>
    <w:p w14:paraId="0FE79569"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25</w:t>
      </w:r>
      <w:r w:rsidRPr="00282D5A">
        <w:rPr>
          <w:rFonts w:ascii="Calibri" w:eastAsia="Times New Roman" w:hAnsi="Calibri" w:cs="Times New Roman"/>
          <w:noProof/>
        </w:rPr>
        <w:tab/>
        <w:t xml:space="preserve">Government of the UK. The National Flood Emergency Framework for England. </w:t>
      </w:r>
      <w:r w:rsidRPr="00282D5A">
        <w:rPr>
          <w:rFonts w:ascii="Calibri" w:eastAsia="Times New Roman" w:hAnsi="Calibri" w:cs="Times New Roman"/>
          <w:i/>
          <w:iCs/>
          <w:noProof/>
        </w:rPr>
        <w:t>Contin Cent</w:t>
      </w:r>
      <w:r w:rsidRPr="00282D5A">
        <w:rPr>
          <w:rFonts w:ascii="Calibri" w:eastAsia="Times New Roman" w:hAnsi="Calibri" w:cs="Times New Roman"/>
          <w:noProof/>
        </w:rPr>
        <w:t xml:space="preserve"> 2014; : 1–2.</w:t>
      </w:r>
    </w:p>
    <w:p w14:paraId="425B9138"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26</w:t>
      </w:r>
      <w:r w:rsidRPr="00282D5A">
        <w:rPr>
          <w:rFonts w:ascii="Calibri" w:eastAsia="Times New Roman" w:hAnsi="Calibri" w:cs="Times New Roman"/>
          <w:noProof/>
        </w:rPr>
        <w:tab/>
        <w:t>IFRC. Community early warning systems. Guiding principles. 2012; : 84.</w:t>
      </w:r>
    </w:p>
    <w:p w14:paraId="4DDEF466"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27</w:t>
      </w:r>
      <w:r w:rsidRPr="00282D5A">
        <w:rPr>
          <w:rFonts w:ascii="Calibri" w:eastAsia="Times New Roman" w:hAnsi="Calibri" w:cs="Times New Roman"/>
          <w:noProof/>
        </w:rPr>
        <w:tab/>
        <w:t xml:space="preserve">Wisner B, Adams J. Chapter 7. Water supply. </w:t>
      </w:r>
      <w:r w:rsidRPr="00282D5A">
        <w:rPr>
          <w:rFonts w:ascii="Calibri" w:eastAsia="Times New Roman" w:hAnsi="Calibri" w:cs="Times New Roman"/>
          <w:i/>
          <w:iCs/>
          <w:noProof/>
        </w:rPr>
        <w:t>Environ Heal Emergencies Disasters a Pract Guid</w:t>
      </w:r>
      <w:r w:rsidRPr="00282D5A">
        <w:rPr>
          <w:rFonts w:ascii="Calibri" w:eastAsia="Times New Roman" w:hAnsi="Calibri" w:cs="Times New Roman"/>
          <w:noProof/>
        </w:rPr>
        <w:t xml:space="preserve"> 2003; : 92–126.</w:t>
      </w:r>
    </w:p>
    <w:p w14:paraId="7D52CBD6"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28</w:t>
      </w:r>
      <w:r w:rsidRPr="00282D5A">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282D5A">
        <w:rPr>
          <w:rFonts w:ascii="Calibri" w:eastAsia="Times New Roman" w:hAnsi="Calibri" w:cs="Times New Roman"/>
          <w:i/>
          <w:iCs/>
          <w:noProof/>
        </w:rPr>
        <w:t>Int J Water Resour Dev</w:t>
      </w:r>
      <w:r w:rsidRPr="00282D5A">
        <w:rPr>
          <w:rFonts w:ascii="Calibri" w:eastAsia="Times New Roman" w:hAnsi="Calibri" w:cs="Times New Roman"/>
          <w:noProof/>
        </w:rPr>
        <w:t xml:space="preserve"> 2007; </w:t>
      </w:r>
      <w:r w:rsidRPr="00282D5A">
        <w:rPr>
          <w:rFonts w:ascii="Calibri" w:eastAsia="Times New Roman" w:hAnsi="Calibri" w:cs="Times New Roman"/>
          <w:b/>
          <w:bCs/>
          <w:noProof/>
        </w:rPr>
        <w:t>21</w:t>
      </w:r>
      <w:r w:rsidRPr="00282D5A">
        <w:rPr>
          <w:rFonts w:ascii="Calibri" w:eastAsia="Times New Roman" w:hAnsi="Calibri" w:cs="Times New Roman"/>
          <w:noProof/>
        </w:rPr>
        <w:t>: 577–91.</w:t>
      </w:r>
    </w:p>
    <w:p w14:paraId="6C62C853"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29</w:t>
      </w:r>
      <w:r w:rsidRPr="00282D5A">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282D5A">
        <w:rPr>
          <w:rFonts w:ascii="Calibri" w:eastAsia="Times New Roman" w:hAnsi="Calibri" w:cs="Times New Roman"/>
          <w:i/>
          <w:iCs/>
          <w:noProof/>
        </w:rPr>
        <w:t>J Hydrol</w:t>
      </w:r>
      <w:r w:rsidRPr="00282D5A">
        <w:rPr>
          <w:rFonts w:ascii="Calibri" w:eastAsia="Times New Roman" w:hAnsi="Calibri" w:cs="Times New Roman"/>
          <w:noProof/>
        </w:rPr>
        <w:t xml:space="preserve"> 2016; </w:t>
      </w:r>
      <w:r w:rsidRPr="00282D5A">
        <w:rPr>
          <w:rFonts w:ascii="Calibri" w:eastAsia="Times New Roman" w:hAnsi="Calibri" w:cs="Times New Roman"/>
          <w:b/>
          <w:bCs/>
          <w:noProof/>
        </w:rPr>
        <w:t>541</w:t>
      </w:r>
      <w:r w:rsidRPr="00282D5A">
        <w:rPr>
          <w:rFonts w:ascii="Calibri" w:eastAsia="Times New Roman" w:hAnsi="Calibri" w:cs="Times New Roman"/>
          <w:noProof/>
        </w:rPr>
        <w:t>: 649–64.</w:t>
      </w:r>
    </w:p>
    <w:p w14:paraId="24AC1476"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30</w:t>
      </w:r>
      <w:r w:rsidRPr="00282D5A">
        <w:rPr>
          <w:rFonts w:ascii="Calibri" w:eastAsia="Times New Roman" w:hAnsi="Calibri" w:cs="Times New Roman"/>
          <w:noProof/>
        </w:rPr>
        <w:tab/>
        <w:t xml:space="preserve">Lazo JK, Bostrom A, Morss RE, Demuth JL, Lazrus H. Factors Affecting Hurricane Evacuation Intentions. </w:t>
      </w:r>
      <w:r w:rsidRPr="00282D5A">
        <w:rPr>
          <w:rFonts w:ascii="Calibri" w:eastAsia="Times New Roman" w:hAnsi="Calibri" w:cs="Times New Roman"/>
          <w:i/>
          <w:iCs/>
          <w:noProof/>
        </w:rPr>
        <w:t>Risk Anal</w:t>
      </w:r>
      <w:r w:rsidRPr="00282D5A">
        <w:rPr>
          <w:rFonts w:ascii="Calibri" w:eastAsia="Times New Roman" w:hAnsi="Calibri" w:cs="Times New Roman"/>
          <w:noProof/>
        </w:rPr>
        <w:t xml:space="preserve"> 2015; </w:t>
      </w:r>
      <w:r w:rsidRPr="00282D5A">
        <w:rPr>
          <w:rFonts w:ascii="Calibri" w:eastAsia="Times New Roman" w:hAnsi="Calibri" w:cs="Times New Roman"/>
          <w:b/>
          <w:bCs/>
          <w:noProof/>
        </w:rPr>
        <w:t>35</w:t>
      </w:r>
      <w:r w:rsidRPr="00282D5A">
        <w:rPr>
          <w:rFonts w:ascii="Calibri" w:eastAsia="Times New Roman" w:hAnsi="Calibri" w:cs="Times New Roman"/>
          <w:noProof/>
        </w:rPr>
        <w:t>: 1837–57.</w:t>
      </w:r>
    </w:p>
    <w:p w14:paraId="7899B387"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31</w:t>
      </w:r>
      <w:r w:rsidRPr="00282D5A">
        <w:rPr>
          <w:rFonts w:ascii="Calibri" w:eastAsia="Times New Roman" w:hAnsi="Calibri" w:cs="Times New Roman"/>
          <w:noProof/>
        </w:rPr>
        <w:tab/>
        <w:t xml:space="preserve">Rufat S, Tate E, Burton CG, Maroof AS. Social vulnerability to floods: Review of case studies and implications for measurement. </w:t>
      </w:r>
      <w:r w:rsidRPr="00282D5A">
        <w:rPr>
          <w:rFonts w:ascii="Calibri" w:eastAsia="Times New Roman" w:hAnsi="Calibri" w:cs="Times New Roman"/>
          <w:i/>
          <w:iCs/>
          <w:noProof/>
        </w:rPr>
        <w:t>Int J Disaster Risk Reduct</w:t>
      </w:r>
      <w:r w:rsidRPr="00282D5A">
        <w:rPr>
          <w:rFonts w:ascii="Calibri" w:eastAsia="Times New Roman" w:hAnsi="Calibri" w:cs="Times New Roman"/>
          <w:noProof/>
        </w:rPr>
        <w:t xml:space="preserve"> 2015; </w:t>
      </w:r>
      <w:r w:rsidRPr="00282D5A">
        <w:rPr>
          <w:rFonts w:ascii="Calibri" w:eastAsia="Times New Roman" w:hAnsi="Calibri" w:cs="Times New Roman"/>
          <w:b/>
          <w:bCs/>
          <w:noProof/>
        </w:rPr>
        <w:t>14</w:t>
      </w:r>
      <w:r w:rsidRPr="00282D5A">
        <w:rPr>
          <w:rFonts w:ascii="Calibri" w:eastAsia="Times New Roman" w:hAnsi="Calibri" w:cs="Times New Roman"/>
          <w:noProof/>
        </w:rPr>
        <w:t>: 470–86.</w:t>
      </w:r>
    </w:p>
    <w:p w14:paraId="3B8938E1"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32</w:t>
      </w:r>
      <w:r w:rsidRPr="00282D5A">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282D5A">
        <w:rPr>
          <w:rFonts w:ascii="Calibri" w:eastAsia="Times New Roman" w:hAnsi="Calibri" w:cs="Times New Roman"/>
          <w:b/>
          <w:bCs/>
          <w:noProof/>
        </w:rPr>
        <w:t>0</w:t>
      </w:r>
      <w:r w:rsidRPr="00282D5A">
        <w:rPr>
          <w:rFonts w:ascii="Calibri" w:eastAsia="Times New Roman" w:hAnsi="Calibri" w:cs="Times New Roman"/>
          <w:noProof/>
        </w:rPr>
        <w:t>: 1–12.</w:t>
      </w:r>
    </w:p>
    <w:p w14:paraId="1A57ECE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33</w:t>
      </w:r>
      <w:r w:rsidRPr="00282D5A">
        <w:rPr>
          <w:rFonts w:ascii="Calibri" w:eastAsia="Times New Roman" w:hAnsi="Calibri" w:cs="Times New Roman"/>
          <w:noProof/>
        </w:rPr>
        <w:tab/>
        <w:t xml:space="preserve">Yu W, Nakakita E, Jung K. Flood Forecast and Early Warning with High-Resolution Ensemble Rainfall from Numerical Weather Prediction Model. </w:t>
      </w:r>
      <w:r w:rsidRPr="00282D5A">
        <w:rPr>
          <w:rFonts w:ascii="Calibri" w:eastAsia="Times New Roman" w:hAnsi="Calibri" w:cs="Times New Roman"/>
          <w:i/>
          <w:iCs/>
          <w:noProof/>
        </w:rPr>
        <w:t>Procedia Eng</w:t>
      </w:r>
      <w:r w:rsidRPr="00282D5A">
        <w:rPr>
          <w:rFonts w:ascii="Calibri" w:eastAsia="Times New Roman" w:hAnsi="Calibri" w:cs="Times New Roman"/>
          <w:noProof/>
        </w:rPr>
        <w:t xml:space="preserve"> 2016; </w:t>
      </w:r>
      <w:r w:rsidRPr="00282D5A">
        <w:rPr>
          <w:rFonts w:ascii="Calibri" w:eastAsia="Times New Roman" w:hAnsi="Calibri" w:cs="Times New Roman"/>
          <w:b/>
          <w:bCs/>
          <w:noProof/>
        </w:rPr>
        <w:t>154</w:t>
      </w:r>
      <w:r w:rsidRPr="00282D5A">
        <w:rPr>
          <w:rFonts w:ascii="Calibri" w:eastAsia="Times New Roman" w:hAnsi="Calibri" w:cs="Times New Roman"/>
          <w:noProof/>
        </w:rPr>
        <w:t>: 498–503.</w:t>
      </w:r>
    </w:p>
    <w:p w14:paraId="3A271EBF"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34</w:t>
      </w:r>
      <w:r w:rsidRPr="00282D5A">
        <w:rPr>
          <w:rFonts w:ascii="Calibri" w:eastAsia="Times New Roman" w:hAnsi="Calibri" w:cs="Times New Roman"/>
          <w:noProof/>
        </w:rPr>
        <w:tab/>
        <w:t xml:space="preserve">Chen CF, Liu CM. The definition of urban stormwater tolerance threshold and its conceptual estimation: An example from Taiwan. </w:t>
      </w:r>
      <w:r w:rsidRPr="00282D5A">
        <w:rPr>
          <w:rFonts w:ascii="Calibri" w:eastAsia="Times New Roman" w:hAnsi="Calibri" w:cs="Times New Roman"/>
          <w:i/>
          <w:iCs/>
          <w:noProof/>
        </w:rPr>
        <w:t>Nat Hazards</w:t>
      </w:r>
      <w:r w:rsidRPr="00282D5A">
        <w:rPr>
          <w:rFonts w:ascii="Calibri" w:eastAsia="Times New Roman" w:hAnsi="Calibri" w:cs="Times New Roman"/>
          <w:noProof/>
        </w:rPr>
        <w:t xml:space="preserve"> 2014; </w:t>
      </w:r>
      <w:r w:rsidRPr="00282D5A">
        <w:rPr>
          <w:rFonts w:ascii="Calibri" w:eastAsia="Times New Roman" w:hAnsi="Calibri" w:cs="Times New Roman"/>
          <w:b/>
          <w:bCs/>
          <w:noProof/>
        </w:rPr>
        <w:t>73</w:t>
      </w:r>
      <w:r w:rsidRPr="00282D5A">
        <w:rPr>
          <w:rFonts w:ascii="Calibri" w:eastAsia="Times New Roman" w:hAnsi="Calibri" w:cs="Times New Roman"/>
          <w:noProof/>
        </w:rPr>
        <w:t>: 173–90.</w:t>
      </w:r>
    </w:p>
    <w:p w14:paraId="09D36945"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35</w:t>
      </w:r>
      <w:r w:rsidRPr="00282D5A">
        <w:rPr>
          <w:rFonts w:ascii="Calibri" w:eastAsia="Times New Roman" w:hAnsi="Calibri" w:cs="Times New Roman"/>
          <w:noProof/>
        </w:rPr>
        <w:tab/>
        <w:t xml:space="preserve">Finlay SE, Moffat A, Gazzard R, Baker D, Murray V. Health impacts of wildfires. </w:t>
      </w:r>
      <w:r w:rsidRPr="00282D5A">
        <w:rPr>
          <w:rFonts w:ascii="Calibri" w:eastAsia="Times New Roman" w:hAnsi="Calibri" w:cs="Times New Roman"/>
          <w:i/>
          <w:iCs/>
          <w:noProof/>
        </w:rPr>
        <w:t>PLoS Curr</w:t>
      </w:r>
      <w:r w:rsidRPr="00282D5A">
        <w:rPr>
          <w:rFonts w:ascii="Calibri" w:eastAsia="Times New Roman" w:hAnsi="Calibri" w:cs="Times New Roman"/>
          <w:noProof/>
        </w:rPr>
        <w:t xml:space="preserve"> 2012; : 1–23.</w:t>
      </w:r>
    </w:p>
    <w:p w14:paraId="0E7A346A"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36</w:t>
      </w:r>
      <w:r w:rsidRPr="00282D5A">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282D5A">
        <w:rPr>
          <w:rFonts w:ascii="Calibri" w:eastAsia="Times New Roman" w:hAnsi="Calibri" w:cs="Times New Roman"/>
          <w:i/>
          <w:iCs/>
          <w:noProof/>
        </w:rPr>
        <w:t>J Expo Sci Environ Epidemiol</w:t>
      </w:r>
      <w:r w:rsidRPr="00282D5A">
        <w:rPr>
          <w:rFonts w:ascii="Calibri" w:eastAsia="Times New Roman" w:hAnsi="Calibri" w:cs="Times New Roman"/>
          <w:noProof/>
        </w:rPr>
        <w:t xml:space="preserve"> 2009; </w:t>
      </w:r>
      <w:r w:rsidRPr="00282D5A">
        <w:rPr>
          <w:rFonts w:ascii="Calibri" w:eastAsia="Times New Roman" w:hAnsi="Calibri" w:cs="Times New Roman"/>
          <w:b/>
          <w:bCs/>
          <w:noProof/>
        </w:rPr>
        <w:t>19</w:t>
      </w:r>
      <w:r w:rsidRPr="00282D5A">
        <w:rPr>
          <w:rFonts w:ascii="Calibri" w:eastAsia="Times New Roman" w:hAnsi="Calibri" w:cs="Times New Roman"/>
          <w:noProof/>
        </w:rPr>
        <w:t>: 414–22.</w:t>
      </w:r>
    </w:p>
    <w:p w14:paraId="013990C4"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37</w:t>
      </w:r>
      <w:r w:rsidRPr="00282D5A">
        <w:rPr>
          <w:rFonts w:ascii="Calibri" w:eastAsia="Times New Roman" w:hAnsi="Calibri" w:cs="Times New Roman"/>
          <w:noProof/>
        </w:rPr>
        <w:tab/>
        <w:t xml:space="preserve">Shustermann D, Kaplan JZ, Canabarro C. Immediate Health-Effects of an Urban Wildfire. </w:t>
      </w:r>
      <w:r w:rsidRPr="00282D5A">
        <w:rPr>
          <w:rFonts w:ascii="Calibri" w:eastAsia="Times New Roman" w:hAnsi="Calibri" w:cs="Times New Roman"/>
          <w:i/>
          <w:iCs/>
          <w:noProof/>
        </w:rPr>
        <w:t>West J Med</w:t>
      </w:r>
      <w:r w:rsidRPr="00282D5A">
        <w:rPr>
          <w:rFonts w:ascii="Calibri" w:eastAsia="Times New Roman" w:hAnsi="Calibri" w:cs="Times New Roman"/>
          <w:noProof/>
        </w:rPr>
        <w:t xml:space="preserve"> 1993; </w:t>
      </w:r>
      <w:r w:rsidRPr="00282D5A">
        <w:rPr>
          <w:rFonts w:ascii="Calibri" w:eastAsia="Times New Roman" w:hAnsi="Calibri" w:cs="Times New Roman"/>
          <w:b/>
          <w:bCs/>
          <w:noProof/>
        </w:rPr>
        <w:t>158</w:t>
      </w:r>
      <w:r w:rsidRPr="00282D5A">
        <w:rPr>
          <w:rFonts w:ascii="Calibri" w:eastAsia="Times New Roman" w:hAnsi="Calibri" w:cs="Times New Roman"/>
          <w:noProof/>
        </w:rPr>
        <w:t>: 133–8.</w:t>
      </w:r>
    </w:p>
    <w:p w14:paraId="187362E8"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38</w:t>
      </w:r>
      <w:r w:rsidRPr="00282D5A">
        <w:rPr>
          <w:rFonts w:ascii="Calibri" w:eastAsia="Times New Roman" w:hAnsi="Calibri" w:cs="Times New Roman"/>
          <w:noProof/>
        </w:rPr>
        <w:tab/>
        <w:t xml:space="preserve">Morgan G, Sheppeard V, Khalaj B,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Effects of bushfire smoke on daily mortality and hospital admissions in Sydney, Australia. </w:t>
      </w:r>
      <w:r w:rsidRPr="00282D5A">
        <w:rPr>
          <w:rFonts w:ascii="Calibri" w:eastAsia="Times New Roman" w:hAnsi="Calibri" w:cs="Times New Roman"/>
          <w:i/>
          <w:iCs/>
          <w:noProof/>
        </w:rPr>
        <w:t>Epidemiology</w:t>
      </w:r>
      <w:r w:rsidRPr="00282D5A">
        <w:rPr>
          <w:rFonts w:ascii="Calibri" w:eastAsia="Times New Roman" w:hAnsi="Calibri" w:cs="Times New Roman"/>
          <w:noProof/>
        </w:rPr>
        <w:t xml:space="preserve"> 2010; </w:t>
      </w:r>
      <w:r w:rsidRPr="00282D5A">
        <w:rPr>
          <w:rFonts w:ascii="Calibri" w:eastAsia="Times New Roman" w:hAnsi="Calibri" w:cs="Times New Roman"/>
          <w:b/>
          <w:bCs/>
          <w:noProof/>
        </w:rPr>
        <w:t>21</w:t>
      </w:r>
      <w:r w:rsidRPr="00282D5A">
        <w:rPr>
          <w:rFonts w:ascii="Calibri" w:eastAsia="Times New Roman" w:hAnsi="Calibri" w:cs="Times New Roman"/>
          <w:noProof/>
        </w:rPr>
        <w:t>: 47–55.</w:t>
      </w:r>
    </w:p>
    <w:p w14:paraId="1DA61E8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39</w:t>
      </w:r>
      <w:r w:rsidRPr="00282D5A">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282D5A">
        <w:rPr>
          <w:rFonts w:ascii="Calibri" w:eastAsia="Times New Roman" w:hAnsi="Calibri" w:cs="Times New Roman"/>
          <w:i/>
          <w:iCs/>
          <w:noProof/>
        </w:rPr>
        <w:t>J Am Med Assoc</w:t>
      </w:r>
      <w:r w:rsidRPr="00282D5A">
        <w:rPr>
          <w:rFonts w:ascii="Calibri" w:eastAsia="Times New Roman" w:hAnsi="Calibri" w:cs="Times New Roman"/>
          <w:noProof/>
        </w:rPr>
        <w:t xml:space="preserve"> 2002; </w:t>
      </w:r>
      <w:r w:rsidRPr="00282D5A">
        <w:rPr>
          <w:rFonts w:ascii="Calibri" w:eastAsia="Times New Roman" w:hAnsi="Calibri" w:cs="Times New Roman"/>
          <w:b/>
          <w:bCs/>
          <w:noProof/>
        </w:rPr>
        <w:t>287</w:t>
      </w:r>
      <w:r w:rsidRPr="00282D5A">
        <w:rPr>
          <w:rFonts w:ascii="Calibri" w:eastAsia="Times New Roman" w:hAnsi="Calibri" w:cs="Times New Roman"/>
          <w:noProof/>
        </w:rPr>
        <w:t>: 1132–41.</w:t>
      </w:r>
    </w:p>
    <w:p w14:paraId="08ECC6AB"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40</w:t>
      </w:r>
      <w:r w:rsidRPr="00282D5A">
        <w:rPr>
          <w:rFonts w:ascii="Calibri" w:eastAsia="Times New Roman" w:hAnsi="Calibri" w:cs="Times New Roman"/>
          <w:noProof/>
        </w:rPr>
        <w:tab/>
        <w:t xml:space="preserve">Katsouyanni K, Touloumi G, Spix C,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282D5A">
        <w:rPr>
          <w:rFonts w:ascii="Calibri" w:eastAsia="Times New Roman" w:hAnsi="Calibri" w:cs="Times New Roman"/>
          <w:i/>
          <w:iCs/>
          <w:noProof/>
        </w:rPr>
        <w:t>BMJ</w:t>
      </w:r>
      <w:r w:rsidRPr="00282D5A">
        <w:rPr>
          <w:rFonts w:ascii="Calibri" w:eastAsia="Times New Roman" w:hAnsi="Calibri" w:cs="Times New Roman"/>
          <w:noProof/>
        </w:rPr>
        <w:t xml:space="preserve"> 1997; </w:t>
      </w:r>
      <w:r w:rsidRPr="00282D5A">
        <w:rPr>
          <w:rFonts w:ascii="Calibri" w:eastAsia="Times New Roman" w:hAnsi="Calibri" w:cs="Times New Roman"/>
          <w:b/>
          <w:bCs/>
          <w:noProof/>
        </w:rPr>
        <w:t>314</w:t>
      </w:r>
      <w:r w:rsidRPr="00282D5A">
        <w:rPr>
          <w:rFonts w:ascii="Calibri" w:eastAsia="Times New Roman" w:hAnsi="Calibri" w:cs="Times New Roman"/>
          <w:noProof/>
        </w:rPr>
        <w:t>: 1658–63.</w:t>
      </w:r>
    </w:p>
    <w:p w14:paraId="7E8E45C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41</w:t>
      </w:r>
      <w:r w:rsidRPr="00282D5A">
        <w:rPr>
          <w:rFonts w:ascii="Calibri" w:eastAsia="Times New Roman" w:hAnsi="Calibri" w:cs="Times New Roman"/>
          <w:noProof/>
        </w:rPr>
        <w:tab/>
        <w:t>American Psychological Association. Recovering From Wildfires. 2011. http://www.apa.org/helpcenter/wildfire.aspx.</w:t>
      </w:r>
    </w:p>
    <w:p w14:paraId="3316E514"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lastRenderedPageBreak/>
        <w:t>42</w:t>
      </w:r>
      <w:r w:rsidRPr="00282D5A">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282D5A">
        <w:rPr>
          <w:rFonts w:ascii="Calibri" w:eastAsia="Times New Roman" w:hAnsi="Calibri" w:cs="Times New Roman"/>
          <w:i/>
          <w:iCs/>
          <w:noProof/>
        </w:rPr>
        <w:t>Epidemiology</w:t>
      </w:r>
      <w:r w:rsidRPr="00282D5A">
        <w:rPr>
          <w:rFonts w:ascii="Calibri" w:eastAsia="Times New Roman" w:hAnsi="Calibri" w:cs="Times New Roman"/>
          <w:noProof/>
        </w:rPr>
        <w:t xml:space="preserve"> 2008; </w:t>
      </w:r>
      <w:r w:rsidRPr="00282D5A">
        <w:rPr>
          <w:rFonts w:ascii="Calibri" w:eastAsia="Times New Roman" w:hAnsi="Calibri" w:cs="Times New Roman"/>
          <w:b/>
          <w:bCs/>
          <w:noProof/>
        </w:rPr>
        <w:t>19</w:t>
      </w:r>
      <w:r w:rsidRPr="00282D5A">
        <w:rPr>
          <w:rFonts w:ascii="Calibri" w:eastAsia="Times New Roman" w:hAnsi="Calibri" w:cs="Times New Roman"/>
          <w:noProof/>
        </w:rPr>
        <w:t>: S207.</w:t>
      </w:r>
    </w:p>
    <w:p w14:paraId="105EF7FA"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43</w:t>
      </w:r>
      <w:r w:rsidRPr="00282D5A">
        <w:rPr>
          <w:rFonts w:ascii="Calibri" w:eastAsia="Times New Roman" w:hAnsi="Calibri" w:cs="Times New Roman"/>
          <w:noProof/>
        </w:rPr>
        <w:tab/>
        <w:t xml:space="preserve">Goldman A, Eggen B, Golding B, Murray V. The health impacts of windstorms: A systematic literature review. </w:t>
      </w:r>
      <w:r w:rsidRPr="00282D5A">
        <w:rPr>
          <w:rFonts w:ascii="Calibri" w:eastAsia="Times New Roman" w:hAnsi="Calibri" w:cs="Times New Roman"/>
          <w:i/>
          <w:iCs/>
          <w:noProof/>
        </w:rPr>
        <w:t>Public Health</w:t>
      </w:r>
      <w:r w:rsidRPr="00282D5A">
        <w:rPr>
          <w:rFonts w:ascii="Calibri" w:eastAsia="Times New Roman" w:hAnsi="Calibri" w:cs="Times New Roman"/>
          <w:noProof/>
        </w:rPr>
        <w:t xml:space="preserve"> 2014; </w:t>
      </w:r>
      <w:r w:rsidRPr="00282D5A">
        <w:rPr>
          <w:rFonts w:ascii="Calibri" w:eastAsia="Times New Roman" w:hAnsi="Calibri" w:cs="Times New Roman"/>
          <w:b/>
          <w:bCs/>
          <w:noProof/>
        </w:rPr>
        <w:t>128</w:t>
      </w:r>
      <w:r w:rsidRPr="00282D5A">
        <w:rPr>
          <w:rFonts w:ascii="Calibri" w:eastAsia="Times New Roman" w:hAnsi="Calibri" w:cs="Times New Roman"/>
          <w:noProof/>
        </w:rPr>
        <w:t>: 3–28.</w:t>
      </w:r>
    </w:p>
    <w:p w14:paraId="265BDEC7"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44</w:t>
      </w:r>
      <w:r w:rsidRPr="00282D5A">
        <w:rPr>
          <w:rFonts w:ascii="Calibri" w:eastAsia="Times New Roman" w:hAnsi="Calibri" w:cs="Times New Roman"/>
          <w:noProof/>
        </w:rPr>
        <w:tab/>
        <w:t xml:space="preserve">The Eurowinter Group. Cold exposure and winter mortality from ischaemic heart disease, cerebrovascular disease, respiratory disease, and all causes in warm and cold regions of Europe. </w:t>
      </w:r>
      <w:r w:rsidRPr="00282D5A">
        <w:rPr>
          <w:rFonts w:ascii="Calibri" w:eastAsia="Times New Roman" w:hAnsi="Calibri" w:cs="Times New Roman"/>
          <w:i/>
          <w:iCs/>
          <w:noProof/>
        </w:rPr>
        <w:t>Lancet</w:t>
      </w:r>
      <w:r w:rsidRPr="00282D5A">
        <w:rPr>
          <w:rFonts w:ascii="Calibri" w:eastAsia="Times New Roman" w:hAnsi="Calibri" w:cs="Times New Roman"/>
          <w:noProof/>
        </w:rPr>
        <w:t xml:space="preserve"> 1997; </w:t>
      </w:r>
      <w:r w:rsidRPr="00282D5A">
        <w:rPr>
          <w:rFonts w:ascii="Calibri" w:eastAsia="Times New Roman" w:hAnsi="Calibri" w:cs="Times New Roman"/>
          <w:b/>
          <w:bCs/>
          <w:noProof/>
        </w:rPr>
        <w:t>349</w:t>
      </w:r>
      <w:r w:rsidRPr="00282D5A">
        <w:rPr>
          <w:rFonts w:ascii="Calibri" w:eastAsia="Times New Roman" w:hAnsi="Calibri" w:cs="Times New Roman"/>
          <w:noProof/>
        </w:rPr>
        <w:t>: 1341–6.</w:t>
      </w:r>
    </w:p>
    <w:p w14:paraId="2D7E5189"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45</w:t>
      </w:r>
      <w:r w:rsidRPr="00282D5A">
        <w:rPr>
          <w:rFonts w:ascii="Calibri" w:eastAsia="Times New Roman" w:hAnsi="Calibri" w:cs="Times New Roman"/>
          <w:noProof/>
        </w:rPr>
        <w:tab/>
        <w:t xml:space="preserve">Björnstig U, Björnstig J, Dahlgren A. Slipping on ice and snow - Elderly women and young men are typical victims. </w:t>
      </w:r>
      <w:r w:rsidRPr="00282D5A">
        <w:rPr>
          <w:rFonts w:ascii="Calibri" w:eastAsia="Times New Roman" w:hAnsi="Calibri" w:cs="Times New Roman"/>
          <w:i/>
          <w:iCs/>
          <w:noProof/>
        </w:rPr>
        <w:t>Accid Anal Prev</w:t>
      </w:r>
      <w:r w:rsidRPr="00282D5A">
        <w:rPr>
          <w:rFonts w:ascii="Calibri" w:eastAsia="Times New Roman" w:hAnsi="Calibri" w:cs="Times New Roman"/>
          <w:noProof/>
        </w:rPr>
        <w:t xml:space="preserve"> 1997; </w:t>
      </w:r>
      <w:r w:rsidRPr="00282D5A">
        <w:rPr>
          <w:rFonts w:ascii="Calibri" w:eastAsia="Times New Roman" w:hAnsi="Calibri" w:cs="Times New Roman"/>
          <w:b/>
          <w:bCs/>
          <w:noProof/>
        </w:rPr>
        <w:t>29</w:t>
      </w:r>
      <w:r w:rsidRPr="00282D5A">
        <w:rPr>
          <w:rFonts w:ascii="Calibri" w:eastAsia="Times New Roman" w:hAnsi="Calibri" w:cs="Times New Roman"/>
          <w:noProof/>
        </w:rPr>
        <w:t>: 211–5.</w:t>
      </w:r>
    </w:p>
    <w:p w14:paraId="620AB50E"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46</w:t>
      </w:r>
      <w:r w:rsidRPr="00282D5A">
        <w:rPr>
          <w:rFonts w:ascii="Calibri" w:eastAsia="Times New Roman" w:hAnsi="Calibri" w:cs="Times New Roman"/>
          <w:noProof/>
        </w:rPr>
        <w:tab/>
        <w:t xml:space="preserve">Pisano PA, Goodwin LC, Rossetti MA. U.S. highway crashes in adverse road weather conditions. </w:t>
      </w:r>
      <w:r w:rsidRPr="00282D5A">
        <w:rPr>
          <w:rFonts w:ascii="Calibri" w:eastAsia="Times New Roman" w:hAnsi="Calibri" w:cs="Times New Roman"/>
          <w:i/>
          <w:iCs/>
          <w:noProof/>
        </w:rPr>
        <w:t>24th Conf Institutional Inf Process Syst</w:t>
      </w:r>
      <w:r w:rsidRPr="00282D5A">
        <w:rPr>
          <w:rFonts w:ascii="Calibri" w:eastAsia="Times New Roman" w:hAnsi="Calibri" w:cs="Times New Roman"/>
          <w:noProof/>
        </w:rPr>
        <w:t xml:space="preserve"> 2008; : 1–15.</w:t>
      </w:r>
    </w:p>
    <w:p w14:paraId="4FD0D471"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47</w:t>
      </w:r>
      <w:r w:rsidRPr="00282D5A">
        <w:rPr>
          <w:rFonts w:ascii="Calibri" w:eastAsia="Times New Roman" w:hAnsi="Calibri" w:cs="Times New Roman"/>
          <w:noProof/>
        </w:rPr>
        <w:tab/>
        <w:t xml:space="preserve">Robinson PJ. On the definition of a heat wave. </w:t>
      </w:r>
      <w:r w:rsidRPr="00282D5A">
        <w:rPr>
          <w:rFonts w:ascii="Calibri" w:eastAsia="Times New Roman" w:hAnsi="Calibri" w:cs="Times New Roman"/>
          <w:i/>
          <w:iCs/>
          <w:noProof/>
        </w:rPr>
        <w:t>J Appl Meteorol</w:t>
      </w:r>
      <w:r w:rsidRPr="00282D5A">
        <w:rPr>
          <w:rFonts w:ascii="Calibri" w:eastAsia="Times New Roman" w:hAnsi="Calibri" w:cs="Times New Roman"/>
          <w:noProof/>
        </w:rPr>
        <w:t xml:space="preserve"> 2001; </w:t>
      </w:r>
      <w:r w:rsidRPr="00282D5A">
        <w:rPr>
          <w:rFonts w:ascii="Calibri" w:eastAsia="Times New Roman" w:hAnsi="Calibri" w:cs="Times New Roman"/>
          <w:b/>
          <w:bCs/>
          <w:noProof/>
        </w:rPr>
        <w:t>40</w:t>
      </w:r>
      <w:r w:rsidRPr="00282D5A">
        <w:rPr>
          <w:rFonts w:ascii="Calibri" w:eastAsia="Times New Roman" w:hAnsi="Calibri" w:cs="Times New Roman"/>
          <w:noProof/>
        </w:rPr>
        <w:t>: 762–75.</w:t>
      </w:r>
    </w:p>
    <w:p w14:paraId="1972E4A5"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48</w:t>
      </w:r>
      <w:r w:rsidRPr="00282D5A">
        <w:rPr>
          <w:rFonts w:ascii="Calibri" w:eastAsia="Times New Roman" w:hAnsi="Calibri" w:cs="Times New Roman"/>
          <w:noProof/>
        </w:rPr>
        <w:tab/>
        <w:t xml:space="preserve">Baccini M, Kosatsky T, Analitis A,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Impact of heat on mortality in 15 European cities: attributable deaths under different weather scenarios. </w:t>
      </w:r>
      <w:r w:rsidRPr="00282D5A">
        <w:rPr>
          <w:rFonts w:ascii="Calibri" w:eastAsia="Times New Roman" w:hAnsi="Calibri" w:cs="Times New Roman"/>
          <w:i/>
          <w:iCs/>
          <w:noProof/>
        </w:rPr>
        <w:t>J Epidemiol Community Heal</w:t>
      </w:r>
      <w:r w:rsidRPr="00282D5A">
        <w:rPr>
          <w:rFonts w:ascii="Calibri" w:eastAsia="Times New Roman" w:hAnsi="Calibri" w:cs="Times New Roman"/>
          <w:noProof/>
        </w:rPr>
        <w:t xml:space="preserve"> 2011; </w:t>
      </w:r>
      <w:r w:rsidRPr="00282D5A">
        <w:rPr>
          <w:rFonts w:ascii="Calibri" w:eastAsia="Times New Roman" w:hAnsi="Calibri" w:cs="Times New Roman"/>
          <w:b/>
          <w:bCs/>
          <w:noProof/>
        </w:rPr>
        <w:t>65</w:t>
      </w:r>
      <w:r w:rsidRPr="00282D5A">
        <w:rPr>
          <w:rFonts w:ascii="Calibri" w:eastAsia="Times New Roman" w:hAnsi="Calibri" w:cs="Times New Roman"/>
          <w:noProof/>
        </w:rPr>
        <w:t>: 64–70.</w:t>
      </w:r>
    </w:p>
    <w:p w14:paraId="67BA4F80"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49</w:t>
      </w:r>
      <w:r w:rsidRPr="00282D5A">
        <w:rPr>
          <w:rFonts w:ascii="Calibri" w:eastAsia="Times New Roman" w:hAnsi="Calibri" w:cs="Times New Roman"/>
          <w:noProof/>
        </w:rPr>
        <w:tab/>
        <w:t xml:space="preserve">Fouillet A, Rey G, Laurent F,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Excess mortality related to the August 2003 heat wave in France. </w:t>
      </w:r>
      <w:r w:rsidRPr="00282D5A">
        <w:rPr>
          <w:rFonts w:ascii="Calibri" w:eastAsia="Times New Roman" w:hAnsi="Calibri" w:cs="Times New Roman"/>
          <w:i/>
          <w:iCs/>
          <w:noProof/>
        </w:rPr>
        <w:t>Int Arch Occup Environ Health</w:t>
      </w:r>
      <w:r w:rsidRPr="00282D5A">
        <w:rPr>
          <w:rFonts w:ascii="Calibri" w:eastAsia="Times New Roman" w:hAnsi="Calibri" w:cs="Times New Roman"/>
          <w:noProof/>
        </w:rPr>
        <w:t xml:space="preserve"> 2006; </w:t>
      </w:r>
      <w:r w:rsidRPr="00282D5A">
        <w:rPr>
          <w:rFonts w:ascii="Calibri" w:eastAsia="Times New Roman" w:hAnsi="Calibri" w:cs="Times New Roman"/>
          <w:b/>
          <w:bCs/>
          <w:noProof/>
        </w:rPr>
        <w:t>80</w:t>
      </w:r>
      <w:r w:rsidRPr="00282D5A">
        <w:rPr>
          <w:rFonts w:ascii="Calibri" w:eastAsia="Times New Roman" w:hAnsi="Calibri" w:cs="Times New Roman"/>
          <w:noProof/>
        </w:rPr>
        <w:t>: 16–24.</w:t>
      </w:r>
    </w:p>
    <w:p w14:paraId="7188DF3A"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50</w:t>
      </w:r>
      <w:r w:rsidRPr="00282D5A">
        <w:rPr>
          <w:rFonts w:ascii="Calibri" w:eastAsia="Times New Roman" w:hAnsi="Calibri" w:cs="Times New Roman"/>
          <w:noProof/>
        </w:rPr>
        <w:tab/>
        <w:t xml:space="preserve">Azhar GS, Mavalankar D, Nori-Sarma A,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Heat-related mortality in India: Excess all-cause mortality associated with the 2010 Ahmedabad heat wave. </w:t>
      </w:r>
      <w:r w:rsidRPr="00282D5A">
        <w:rPr>
          <w:rFonts w:ascii="Calibri" w:eastAsia="Times New Roman" w:hAnsi="Calibri" w:cs="Times New Roman"/>
          <w:i/>
          <w:iCs/>
          <w:noProof/>
        </w:rPr>
        <w:t>PLoS One</w:t>
      </w:r>
      <w:r w:rsidRPr="00282D5A">
        <w:rPr>
          <w:rFonts w:ascii="Calibri" w:eastAsia="Times New Roman" w:hAnsi="Calibri" w:cs="Times New Roman"/>
          <w:noProof/>
        </w:rPr>
        <w:t xml:space="preserve"> 2014; </w:t>
      </w:r>
      <w:r w:rsidRPr="00282D5A">
        <w:rPr>
          <w:rFonts w:ascii="Calibri" w:eastAsia="Times New Roman" w:hAnsi="Calibri" w:cs="Times New Roman"/>
          <w:b/>
          <w:bCs/>
          <w:noProof/>
        </w:rPr>
        <w:t>9</w:t>
      </w:r>
      <w:r w:rsidRPr="00282D5A">
        <w:rPr>
          <w:rFonts w:ascii="Calibri" w:eastAsia="Times New Roman" w:hAnsi="Calibri" w:cs="Times New Roman"/>
          <w:noProof/>
        </w:rPr>
        <w:t>. DOI:10.1371/journal.pone.0091831.</w:t>
      </w:r>
    </w:p>
    <w:p w14:paraId="2AE8AC55" w14:textId="77777777" w:rsidR="00282D5A" w:rsidRPr="003631E6" w:rsidRDefault="00282D5A" w:rsidP="00282D5A">
      <w:pPr>
        <w:widowControl w:val="0"/>
        <w:autoSpaceDE w:val="0"/>
        <w:autoSpaceDN w:val="0"/>
        <w:adjustRightInd w:val="0"/>
        <w:ind w:left="640" w:hanging="640"/>
        <w:rPr>
          <w:rFonts w:ascii="Calibri" w:eastAsia="Times New Roman" w:hAnsi="Calibri" w:cs="Times New Roman"/>
          <w:noProof/>
          <w:lang w:val="fr-CH"/>
          <w:rPrChange w:id="673" w:author="Joy Shumake-Guillemot" w:date="2017-09-23T09:11:00Z">
            <w:rPr>
              <w:rFonts w:ascii="Calibri" w:eastAsia="Times New Roman" w:hAnsi="Calibri" w:cs="Times New Roman"/>
              <w:noProof/>
            </w:rPr>
          </w:rPrChange>
        </w:rPr>
      </w:pPr>
      <w:r w:rsidRPr="00282D5A">
        <w:rPr>
          <w:rFonts w:ascii="Calibri" w:eastAsia="Times New Roman" w:hAnsi="Calibri" w:cs="Times New Roman"/>
          <w:noProof/>
        </w:rPr>
        <w:t>51</w:t>
      </w:r>
      <w:r w:rsidRPr="00282D5A">
        <w:rPr>
          <w:rFonts w:ascii="Calibri" w:eastAsia="Times New Roman" w:hAnsi="Calibri" w:cs="Times New Roman"/>
          <w:noProof/>
        </w:rPr>
        <w:tab/>
        <w:t xml:space="preserve">Jones B, O’Neill BC, McDaniel L, McGinnis S, Mearns LO, Tebaldi C. Future population exposure to US heat extremes. </w:t>
      </w:r>
      <w:r w:rsidRPr="003631E6">
        <w:rPr>
          <w:rFonts w:ascii="Calibri" w:eastAsia="Times New Roman" w:hAnsi="Calibri" w:cs="Times New Roman"/>
          <w:i/>
          <w:iCs/>
          <w:noProof/>
          <w:lang w:val="fr-CH"/>
          <w:rPrChange w:id="674" w:author="Joy Shumake-Guillemot" w:date="2017-09-23T09:11:00Z">
            <w:rPr>
              <w:rFonts w:ascii="Calibri" w:eastAsia="Times New Roman" w:hAnsi="Calibri" w:cs="Times New Roman"/>
              <w:i/>
              <w:iCs/>
              <w:noProof/>
            </w:rPr>
          </w:rPrChange>
        </w:rPr>
        <w:t>Nat Clim Chang</w:t>
      </w:r>
      <w:r w:rsidRPr="003631E6">
        <w:rPr>
          <w:rFonts w:ascii="Calibri" w:eastAsia="Times New Roman" w:hAnsi="Calibri" w:cs="Times New Roman"/>
          <w:noProof/>
          <w:lang w:val="fr-CH"/>
          <w:rPrChange w:id="675" w:author="Joy Shumake-Guillemot" w:date="2017-09-23T09:11:00Z">
            <w:rPr>
              <w:rFonts w:ascii="Calibri" w:eastAsia="Times New Roman" w:hAnsi="Calibri" w:cs="Times New Roman"/>
              <w:noProof/>
            </w:rPr>
          </w:rPrChange>
        </w:rPr>
        <w:t xml:space="preserve"> 2015; </w:t>
      </w:r>
      <w:r w:rsidRPr="003631E6">
        <w:rPr>
          <w:rFonts w:ascii="Calibri" w:eastAsia="Times New Roman" w:hAnsi="Calibri" w:cs="Times New Roman"/>
          <w:b/>
          <w:bCs/>
          <w:noProof/>
          <w:lang w:val="fr-CH"/>
          <w:rPrChange w:id="676" w:author="Joy Shumake-Guillemot" w:date="2017-09-23T09:11:00Z">
            <w:rPr>
              <w:rFonts w:ascii="Calibri" w:eastAsia="Times New Roman" w:hAnsi="Calibri" w:cs="Times New Roman"/>
              <w:b/>
              <w:bCs/>
              <w:noProof/>
            </w:rPr>
          </w:rPrChange>
        </w:rPr>
        <w:t>5</w:t>
      </w:r>
      <w:r w:rsidRPr="003631E6">
        <w:rPr>
          <w:rFonts w:ascii="Calibri" w:eastAsia="Times New Roman" w:hAnsi="Calibri" w:cs="Times New Roman"/>
          <w:noProof/>
          <w:lang w:val="fr-CH"/>
          <w:rPrChange w:id="677" w:author="Joy Shumake-Guillemot" w:date="2017-09-23T09:11:00Z">
            <w:rPr>
              <w:rFonts w:ascii="Calibri" w:eastAsia="Times New Roman" w:hAnsi="Calibri" w:cs="Times New Roman"/>
              <w:noProof/>
            </w:rPr>
          </w:rPrChange>
        </w:rPr>
        <w:t>: 652–5.</w:t>
      </w:r>
    </w:p>
    <w:p w14:paraId="3B2800E3"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3631E6">
        <w:rPr>
          <w:rFonts w:ascii="Calibri" w:eastAsia="Times New Roman" w:hAnsi="Calibri" w:cs="Times New Roman"/>
          <w:noProof/>
          <w:lang w:val="fr-CH"/>
          <w:rPrChange w:id="678" w:author="Joy Shumake-Guillemot" w:date="2017-09-23T09:11:00Z">
            <w:rPr>
              <w:rFonts w:ascii="Calibri" w:eastAsia="Times New Roman" w:hAnsi="Calibri" w:cs="Times New Roman"/>
              <w:noProof/>
            </w:rPr>
          </w:rPrChange>
        </w:rPr>
        <w:t>52</w:t>
      </w:r>
      <w:r w:rsidRPr="003631E6">
        <w:rPr>
          <w:rFonts w:ascii="Calibri" w:eastAsia="Times New Roman" w:hAnsi="Calibri" w:cs="Times New Roman"/>
          <w:noProof/>
          <w:lang w:val="fr-CH"/>
          <w:rPrChange w:id="679" w:author="Joy Shumake-Guillemot" w:date="2017-09-23T09:11:00Z">
            <w:rPr>
              <w:rFonts w:ascii="Calibri" w:eastAsia="Times New Roman" w:hAnsi="Calibri" w:cs="Times New Roman"/>
              <w:noProof/>
            </w:rPr>
          </w:rPrChange>
        </w:rPr>
        <w:tab/>
        <w:t xml:space="preserve">Tan J, Zheng Y, Tang X, </w:t>
      </w:r>
      <w:r w:rsidRPr="003631E6">
        <w:rPr>
          <w:rFonts w:ascii="Calibri" w:eastAsia="Times New Roman" w:hAnsi="Calibri" w:cs="Times New Roman"/>
          <w:i/>
          <w:iCs/>
          <w:noProof/>
          <w:lang w:val="fr-CH"/>
          <w:rPrChange w:id="680" w:author="Joy Shumake-Guillemot" w:date="2017-09-23T09:11:00Z">
            <w:rPr>
              <w:rFonts w:ascii="Calibri" w:eastAsia="Times New Roman" w:hAnsi="Calibri" w:cs="Times New Roman"/>
              <w:i/>
              <w:iCs/>
              <w:noProof/>
            </w:rPr>
          </w:rPrChange>
        </w:rPr>
        <w:t>et al.</w:t>
      </w:r>
      <w:r w:rsidRPr="003631E6">
        <w:rPr>
          <w:rFonts w:ascii="Calibri" w:eastAsia="Times New Roman" w:hAnsi="Calibri" w:cs="Times New Roman"/>
          <w:noProof/>
          <w:lang w:val="fr-CH"/>
          <w:rPrChange w:id="681" w:author="Joy Shumake-Guillemot" w:date="2017-09-23T09:11:00Z">
            <w:rPr>
              <w:rFonts w:ascii="Calibri" w:eastAsia="Times New Roman" w:hAnsi="Calibri" w:cs="Times New Roman"/>
              <w:noProof/>
            </w:rPr>
          </w:rPrChange>
        </w:rPr>
        <w:t xml:space="preserve"> </w:t>
      </w:r>
      <w:r w:rsidRPr="00282D5A">
        <w:rPr>
          <w:rFonts w:ascii="Calibri" w:eastAsia="Times New Roman" w:hAnsi="Calibri" w:cs="Times New Roman"/>
          <w:noProof/>
        </w:rPr>
        <w:t xml:space="preserve">The urban heat island and its impact on heat waves and human health in Shanghai. </w:t>
      </w:r>
      <w:r w:rsidRPr="00282D5A">
        <w:rPr>
          <w:rFonts w:ascii="Calibri" w:eastAsia="Times New Roman" w:hAnsi="Calibri" w:cs="Times New Roman"/>
          <w:i/>
          <w:iCs/>
          <w:noProof/>
        </w:rPr>
        <w:t>Int J Biometeorol</w:t>
      </w:r>
      <w:r w:rsidRPr="00282D5A">
        <w:rPr>
          <w:rFonts w:ascii="Calibri" w:eastAsia="Times New Roman" w:hAnsi="Calibri" w:cs="Times New Roman"/>
          <w:noProof/>
        </w:rPr>
        <w:t xml:space="preserve"> 2010; </w:t>
      </w:r>
      <w:r w:rsidRPr="00282D5A">
        <w:rPr>
          <w:rFonts w:ascii="Calibri" w:eastAsia="Times New Roman" w:hAnsi="Calibri" w:cs="Times New Roman"/>
          <w:b/>
          <w:bCs/>
          <w:noProof/>
        </w:rPr>
        <w:t>54</w:t>
      </w:r>
      <w:r w:rsidRPr="00282D5A">
        <w:rPr>
          <w:rFonts w:ascii="Calibri" w:eastAsia="Times New Roman" w:hAnsi="Calibri" w:cs="Times New Roman"/>
          <w:noProof/>
        </w:rPr>
        <w:t>: 75–84.</w:t>
      </w:r>
    </w:p>
    <w:p w14:paraId="08B6CD4D"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53</w:t>
      </w:r>
      <w:r w:rsidRPr="00282D5A">
        <w:rPr>
          <w:rFonts w:ascii="Calibri" w:eastAsia="Times New Roman" w:hAnsi="Calibri" w:cs="Times New Roman"/>
          <w:noProof/>
        </w:rPr>
        <w:tab/>
        <w:t xml:space="preserve">Shaposhnikov D, Revich B, Bellander T,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Mortality related to air pollution with the moscow heat wave and wildfire of 2010. </w:t>
      </w:r>
      <w:r w:rsidRPr="00282D5A">
        <w:rPr>
          <w:rFonts w:ascii="Calibri" w:eastAsia="Times New Roman" w:hAnsi="Calibri" w:cs="Times New Roman"/>
          <w:i/>
          <w:iCs/>
          <w:noProof/>
        </w:rPr>
        <w:t>Epidemiology</w:t>
      </w:r>
      <w:r w:rsidRPr="00282D5A">
        <w:rPr>
          <w:rFonts w:ascii="Calibri" w:eastAsia="Times New Roman" w:hAnsi="Calibri" w:cs="Times New Roman"/>
          <w:noProof/>
        </w:rPr>
        <w:t xml:space="preserve"> 2014; </w:t>
      </w:r>
      <w:r w:rsidRPr="00282D5A">
        <w:rPr>
          <w:rFonts w:ascii="Calibri" w:eastAsia="Times New Roman" w:hAnsi="Calibri" w:cs="Times New Roman"/>
          <w:b/>
          <w:bCs/>
          <w:noProof/>
        </w:rPr>
        <w:t>25</w:t>
      </w:r>
      <w:r w:rsidRPr="00282D5A">
        <w:rPr>
          <w:rFonts w:ascii="Calibri" w:eastAsia="Times New Roman" w:hAnsi="Calibri" w:cs="Times New Roman"/>
          <w:noProof/>
        </w:rPr>
        <w:t>: 359–64.</w:t>
      </w:r>
    </w:p>
    <w:p w14:paraId="67EEA55D" w14:textId="77777777" w:rsidR="00282D5A" w:rsidRPr="003631E6" w:rsidRDefault="00282D5A" w:rsidP="00282D5A">
      <w:pPr>
        <w:widowControl w:val="0"/>
        <w:autoSpaceDE w:val="0"/>
        <w:autoSpaceDN w:val="0"/>
        <w:adjustRightInd w:val="0"/>
        <w:ind w:left="640" w:hanging="640"/>
        <w:rPr>
          <w:rFonts w:ascii="Calibri" w:eastAsia="Times New Roman" w:hAnsi="Calibri" w:cs="Times New Roman"/>
          <w:noProof/>
          <w:lang w:val="fr-CH"/>
          <w:rPrChange w:id="682" w:author="Joy Shumake-Guillemot" w:date="2017-09-23T09:11:00Z">
            <w:rPr>
              <w:rFonts w:ascii="Calibri" w:eastAsia="Times New Roman" w:hAnsi="Calibri" w:cs="Times New Roman"/>
              <w:noProof/>
            </w:rPr>
          </w:rPrChange>
        </w:rPr>
      </w:pPr>
      <w:r w:rsidRPr="00282D5A">
        <w:rPr>
          <w:rFonts w:ascii="Calibri" w:eastAsia="Times New Roman" w:hAnsi="Calibri" w:cs="Times New Roman"/>
          <w:noProof/>
        </w:rPr>
        <w:t>54</w:t>
      </w:r>
      <w:r w:rsidRPr="00282D5A">
        <w:rPr>
          <w:rFonts w:ascii="Calibri" w:eastAsia="Times New Roman" w:hAnsi="Calibri" w:cs="Times New Roman"/>
          <w:noProof/>
        </w:rPr>
        <w:tab/>
        <w:t xml:space="preserve">Fischer PH, Brunekreef B, Lebret E. Air pollution related deaths during the 2003 heat wave in the Netherlands. </w:t>
      </w:r>
      <w:r w:rsidRPr="003631E6">
        <w:rPr>
          <w:rFonts w:ascii="Calibri" w:eastAsia="Times New Roman" w:hAnsi="Calibri" w:cs="Times New Roman"/>
          <w:i/>
          <w:iCs/>
          <w:noProof/>
          <w:lang w:val="fr-CH"/>
          <w:rPrChange w:id="683" w:author="Joy Shumake-Guillemot" w:date="2017-09-23T09:11:00Z">
            <w:rPr>
              <w:rFonts w:ascii="Calibri" w:eastAsia="Times New Roman" w:hAnsi="Calibri" w:cs="Times New Roman"/>
              <w:i/>
              <w:iCs/>
              <w:noProof/>
            </w:rPr>
          </w:rPrChange>
        </w:rPr>
        <w:t>Atmos Environ</w:t>
      </w:r>
      <w:r w:rsidRPr="003631E6">
        <w:rPr>
          <w:rFonts w:ascii="Calibri" w:eastAsia="Times New Roman" w:hAnsi="Calibri" w:cs="Times New Roman"/>
          <w:noProof/>
          <w:lang w:val="fr-CH"/>
          <w:rPrChange w:id="684" w:author="Joy Shumake-Guillemot" w:date="2017-09-23T09:11:00Z">
            <w:rPr>
              <w:rFonts w:ascii="Calibri" w:eastAsia="Times New Roman" w:hAnsi="Calibri" w:cs="Times New Roman"/>
              <w:noProof/>
            </w:rPr>
          </w:rPrChange>
        </w:rPr>
        <w:t xml:space="preserve"> 2004; </w:t>
      </w:r>
      <w:r w:rsidRPr="003631E6">
        <w:rPr>
          <w:rFonts w:ascii="Calibri" w:eastAsia="Times New Roman" w:hAnsi="Calibri" w:cs="Times New Roman"/>
          <w:b/>
          <w:bCs/>
          <w:noProof/>
          <w:lang w:val="fr-CH"/>
          <w:rPrChange w:id="685" w:author="Joy Shumake-Guillemot" w:date="2017-09-23T09:11:00Z">
            <w:rPr>
              <w:rFonts w:ascii="Calibri" w:eastAsia="Times New Roman" w:hAnsi="Calibri" w:cs="Times New Roman"/>
              <w:b/>
              <w:bCs/>
              <w:noProof/>
            </w:rPr>
          </w:rPrChange>
        </w:rPr>
        <w:t>38</w:t>
      </w:r>
      <w:r w:rsidRPr="003631E6">
        <w:rPr>
          <w:rFonts w:ascii="Calibri" w:eastAsia="Times New Roman" w:hAnsi="Calibri" w:cs="Times New Roman"/>
          <w:noProof/>
          <w:lang w:val="fr-CH"/>
          <w:rPrChange w:id="686" w:author="Joy Shumake-Guillemot" w:date="2017-09-23T09:11:00Z">
            <w:rPr>
              <w:rFonts w:ascii="Calibri" w:eastAsia="Times New Roman" w:hAnsi="Calibri" w:cs="Times New Roman"/>
              <w:noProof/>
            </w:rPr>
          </w:rPrChange>
        </w:rPr>
        <w:t>: 1083–5.</w:t>
      </w:r>
    </w:p>
    <w:p w14:paraId="494AC8EF"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3631E6">
        <w:rPr>
          <w:rFonts w:ascii="Calibri" w:eastAsia="Times New Roman" w:hAnsi="Calibri" w:cs="Times New Roman"/>
          <w:noProof/>
          <w:lang w:val="fr-CH"/>
          <w:rPrChange w:id="687" w:author="Joy Shumake-Guillemot" w:date="2017-09-23T09:11:00Z">
            <w:rPr>
              <w:rFonts w:ascii="Calibri" w:eastAsia="Times New Roman" w:hAnsi="Calibri" w:cs="Times New Roman"/>
              <w:noProof/>
            </w:rPr>
          </w:rPrChange>
        </w:rPr>
        <w:t>55</w:t>
      </w:r>
      <w:r w:rsidRPr="003631E6">
        <w:rPr>
          <w:rFonts w:ascii="Calibri" w:eastAsia="Times New Roman" w:hAnsi="Calibri" w:cs="Times New Roman"/>
          <w:noProof/>
          <w:lang w:val="fr-CH"/>
          <w:rPrChange w:id="688" w:author="Joy Shumake-Guillemot" w:date="2017-09-23T09:11:00Z">
            <w:rPr>
              <w:rFonts w:ascii="Calibri" w:eastAsia="Times New Roman" w:hAnsi="Calibri" w:cs="Times New Roman"/>
              <w:noProof/>
            </w:rPr>
          </w:rPrChange>
        </w:rPr>
        <w:tab/>
        <w:t xml:space="preserve">Filleul L, Cassadou S, Médina S, </w:t>
      </w:r>
      <w:r w:rsidRPr="003631E6">
        <w:rPr>
          <w:rFonts w:ascii="Calibri" w:eastAsia="Times New Roman" w:hAnsi="Calibri" w:cs="Times New Roman"/>
          <w:i/>
          <w:iCs/>
          <w:noProof/>
          <w:lang w:val="fr-CH"/>
          <w:rPrChange w:id="689" w:author="Joy Shumake-Guillemot" w:date="2017-09-23T09:11:00Z">
            <w:rPr>
              <w:rFonts w:ascii="Calibri" w:eastAsia="Times New Roman" w:hAnsi="Calibri" w:cs="Times New Roman"/>
              <w:i/>
              <w:iCs/>
              <w:noProof/>
            </w:rPr>
          </w:rPrChange>
        </w:rPr>
        <w:t>et al.</w:t>
      </w:r>
      <w:r w:rsidRPr="003631E6">
        <w:rPr>
          <w:rFonts w:ascii="Calibri" w:eastAsia="Times New Roman" w:hAnsi="Calibri" w:cs="Times New Roman"/>
          <w:noProof/>
          <w:lang w:val="fr-CH"/>
          <w:rPrChange w:id="690" w:author="Joy Shumake-Guillemot" w:date="2017-09-23T09:11:00Z">
            <w:rPr>
              <w:rFonts w:ascii="Calibri" w:eastAsia="Times New Roman" w:hAnsi="Calibri" w:cs="Times New Roman"/>
              <w:noProof/>
            </w:rPr>
          </w:rPrChange>
        </w:rPr>
        <w:t xml:space="preserve"> </w:t>
      </w:r>
      <w:r w:rsidRPr="00282D5A">
        <w:rPr>
          <w:rFonts w:ascii="Calibri" w:eastAsia="Times New Roman" w:hAnsi="Calibri" w:cs="Times New Roman"/>
          <w:noProof/>
        </w:rPr>
        <w:t xml:space="preserve">The relation between temperature, ozone, and mortality in nine French cities during the heat wave of 2003. </w:t>
      </w:r>
      <w:r w:rsidRPr="00282D5A">
        <w:rPr>
          <w:rFonts w:ascii="Calibri" w:eastAsia="Times New Roman" w:hAnsi="Calibri" w:cs="Times New Roman"/>
          <w:i/>
          <w:iCs/>
          <w:noProof/>
        </w:rPr>
        <w:t>Environ Health Perspect</w:t>
      </w:r>
      <w:r w:rsidRPr="00282D5A">
        <w:rPr>
          <w:rFonts w:ascii="Calibri" w:eastAsia="Times New Roman" w:hAnsi="Calibri" w:cs="Times New Roman"/>
          <w:noProof/>
        </w:rPr>
        <w:t xml:space="preserve"> 2006; </w:t>
      </w:r>
      <w:r w:rsidRPr="00282D5A">
        <w:rPr>
          <w:rFonts w:ascii="Calibri" w:eastAsia="Times New Roman" w:hAnsi="Calibri" w:cs="Times New Roman"/>
          <w:b/>
          <w:bCs/>
          <w:noProof/>
        </w:rPr>
        <w:t>114</w:t>
      </w:r>
      <w:r w:rsidRPr="00282D5A">
        <w:rPr>
          <w:rFonts w:ascii="Calibri" w:eastAsia="Times New Roman" w:hAnsi="Calibri" w:cs="Times New Roman"/>
          <w:noProof/>
        </w:rPr>
        <w:t>: 1344–7.</w:t>
      </w:r>
    </w:p>
    <w:p w14:paraId="550B6518"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56</w:t>
      </w:r>
      <w:r w:rsidRPr="00282D5A">
        <w:rPr>
          <w:rFonts w:ascii="Calibri" w:eastAsia="Times New Roman" w:hAnsi="Calibri" w:cs="Times New Roman"/>
          <w:noProof/>
        </w:rPr>
        <w:tab/>
        <w:t xml:space="preserve">Semenza JC, McCullough JE, Flanders WD, McGeehin MA, Lumpkin JR. Excess hospital admissions during the July 1995 heat wave in Chicago. </w:t>
      </w:r>
      <w:r w:rsidRPr="00282D5A">
        <w:rPr>
          <w:rFonts w:ascii="Calibri" w:eastAsia="Times New Roman" w:hAnsi="Calibri" w:cs="Times New Roman"/>
          <w:i/>
          <w:iCs/>
          <w:noProof/>
        </w:rPr>
        <w:t>Am J Prev Med</w:t>
      </w:r>
      <w:r w:rsidRPr="00282D5A">
        <w:rPr>
          <w:rFonts w:ascii="Calibri" w:eastAsia="Times New Roman" w:hAnsi="Calibri" w:cs="Times New Roman"/>
          <w:noProof/>
        </w:rPr>
        <w:t xml:space="preserve"> 1999; </w:t>
      </w:r>
      <w:r w:rsidRPr="00282D5A">
        <w:rPr>
          <w:rFonts w:ascii="Calibri" w:eastAsia="Times New Roman" w:hAnsi="Calibri" w:cs="Times New Roman"/>
          <w:b/>
          <w:bCs/>
          <w:noProof/>
        </w:rPr>
        <w:t>16</w:t>
      </w:r>
      <w:r w:rsidRPr="00282D5A">
        <w:rPr>
          <w:rFonts w:ascii="Calibri" w:eastAsia="Times New Roman" w:hAnsi="Calibri" w:cs="Times New Roman"/>
          <w:noProof/>
        </w:rPr>
        <w:t>: 269–77.</w:t>
      </w:r>
    </w:p>
    <w:p w14:paraId="3132359E"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57</w:t>
      </w:r>
      <w:r w:rsidRPr="00282D5A">
        <w:rPr>
          <w:rFonts w:ascii="Calibri" w:eastAsia="Times New Roman" w:hAnsi="Calibri" w:cs="Times New Roman"/>
          <w:noProof/>
        </w:rPr>
        <w:tab/>
        <w:t xml:space="preserve">Le Tertre A, Lefranc A, Eilstein D, </w:t>
      </w:r>
      <w:r w:rsidRPr="00282D5A">
        <w:rPr>
          <w:rFonts w:ascii="Calibri" w:eastAsia="Times New Roman" w:hAnsi="Calibri" w:cs="Times New Roman"/>
          <w:i/>
          <w:iCs/>
          <w:noProof/>
        </w:rPr>
        <w:t>et al.</w:t>
      </w:r>
      <w:r w:rsidRPr="00282D5A">
        <w:rPr>
          <w:rFonts w:ascii="Calibri" w:eastAsia="Times New Roman" w:hAnsi="Calibri" w:cs="Times New Roman"/>
          <w:noProof/>
        </w:rPr>
        <w:t xml:space="preserve"> Impact of the 2003 heatwave on all-cause mortality in 9 French cities. </w:t>
      </w:r>
      <w:r w:rsidRPr="00282D5A">
        <w:rPr>
          <w:rFonts w:ascii="Calibri" w:eastAsia="Times New Roman" w:hAnsi="Calibri" w:cs="Times New Roman"/>
          <w:i/>
          <w:iCs/>
          <w:noProof/>
        </w:rPr>
        <w:t>Epidemiology</w:t>
      </w:r>
      <w:r w:rsidRPr="00282D5A">
        <w:rPr>
          <w:rFonts w:ascii="Calibri" w:eastAsia="Times New Roman" w:hAnsi="Calibri" w:cs="Times New Roman"/>
          <w:noProof/>
        </w:rPr>
        <w:t xml:space="preserve"> 2006; </w:t>
      </w:r>
      <w:r w:rsidRPr="00282D5A">
        <w:rPr>
          <w:rFonts w:ascii="Calibri" w:eastAsia="Times New Roman" w:hAnsi="Calibri" w:cs="Times New Roman"/>
          <w:b/>
          <w:bCs/>
          <w:noProof/>
        </w:rPr>
        <w:t>17</w:t>
      </w:r>
      <w:r w:rsidRPr="00282D5A">
        <w:rPr>
          <w:rFonts w:ascii="Calibri" w:eastAsia="Times New Roman" w:hAnsi="Calibri" w:cs="Times New Roman"/>
          <w:noProof/>
        </w:rPr>
        <w:t>: 75–9.</w:t>
      </w:r>
    </w:p>
    <w:p w14:paraId="6E3FB773"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58</w:t>
      </w:r>
      <w:r w:rsidRPr="00282D5A">
        <w:rPr>
          <w:rFonts w:ascii="Calibri" w:eastAsia="Times New Roman" w:hAnsi="Calibri" w:cs="Times New Roman"/>
          <w:noProof/>
        </w:rPr>
        <w:tab/>
        <w:t xml:space="preserve">Howe AS, Boden BP. Heat-related illness in athletes. </w:t>
      </w:r>
      <w:r w:rsidRPr="00282D5A">
        <w:rPr>
          <w:rFonts w:ascii="Calibri" w:eastAsia="Times New Roman" w:hAnsi="Calibri" w:cs="Times New Roman"/>
          <w:i/>
          <w:iCs/>
          <w:noProof/>
        </w:rPr>
        <w:t>Am J Sports Med</w:t>
      </w:r>
      <w:r w:rsidRPr="00282D5A">
        <w:rPr>
          <w:rFonts w:ascii="Calibri" w:eastAsia="Times New Roman" w:hAnsi="Calibri" w:cs="Times New Roman"/>
          <w:noProof/>
        </w:rPr>
        <w:t xml:space="preserve"> 2007; </w:t>
      </w:r>
      <w:r w:rsidRPr="00282D5A">
        <w:rPr>
          <w:rFonts w:ascii="Calibri" w:eastAsia="Times New Roman" w:hAnsi="Calibri" w:cs="Times New Roman"/>
          <w:b/>
          <w:bCs/>
          <w:noProof/>
        </w:rPr>
        <w:t>35</w:t>
      </w:r>
      <w:r w:rsidRPr="00282D5A">
        <w:rPr>
          <w:rFonts w:ascii="Calibri" w:eastAsia="Times New Roman" w:hAnsi="Calibri" w:cs="Times New Roman"/>
          <w:noProof/>
        </w:rPr>
        <w:t>: 1384–95.</w:t>
      </w:r>
    </w:p>
    <w:p w14:paraId="1D6DBACE"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59</w:t>
      </w:r>
      <w:r w:rsidRPr="00282D5A">
        <w:rPr>
          <w:rFonts w:ascii="Calibri" w:eastAsia="Times New Roman" w:hAnsi="Calibri" w:cs="Times New Roman"/>
          <w:noProof/>
        </w:rPr>
        <w:tab/>
        <w:t xml:space="preserve">Beltran GW. Heat-related illness. </w:t>
      </w:r>
      <w:r w:rsidRPr="00282D5A">
        <w:rPr>
          <w:rFonts w:ascii="Calibri" w:eastAsia="Times New Roman" w:hAnsi="Calibri" w:cs="Times New Roman"/>
          <w:i/>
          <w:iCs/>
          <w:noProof/>
        </w:rPr>
        <w:t>Emerg Med Serv Clin Pract Syst Overs Second Ed</w:t>
      </w:r>
      <w:r w:rsidRPr="00282D5A">
        <w:rPr>
          <w:rFonts w:ascii="Calibri" w:eastAsia="Times New Roman" w:hAnsi="Calibri" w:cs="Times New Roman"/>
          <w:noProof/>
        </w:rPr>
        <w:t xml:space="preserve"> 2015; </w:t>
      </w:r>
      <w:r w:rsidRPr="00282D5A">
        <w:rPr>
          <w:rFonts w:ascii="Calibri" w:eastAsia="Times New Roman" w:hAnsi="Calibri" w:cs="Times New Roman"/>
          <w:b/>
          <w:bCs/>
          <w:noProof/>
        </w:rPr>
        <w:t>1</w:t>
      </w:r>
      <w:r w:rsidRPr="00282D5A">
        <w:rPr>
          <w:rFonts w:ascii="Calibri" w:eastAsia="Times New Roman" w:hAnsi="Calibri" w:cs="Times New Roman"/>
          <w:noProof/>
        </w:rPr>
        <w:t>: 358–62.</w:t>
      </w:r>
    </w:p>
    <w:p w14:paraId="15A4266A" w14:textId="77777777" w:rsidR="00282D5A" w:rsidRPr="00282D5A" w:rsidRDefault="00282D5A" w:rsidP="00282D5A">
      <w:pPr>
        <w:widowControl w:val="0"/>
        <w:autoSpaceDE w:val="0"/>
        <w:autoSpaceDN w:val="0"/>
        <w:adjustRightInd w:val="0"/>
        <w:ind w:left="640" w:hanging="640"/>
        <w:rPr>
          <w:rFonts w:ascii="Calibri" w:eastAsia="Times New Roman" w:hAnsi="Calibri" w:cs="Times New Roman"/>
          <w:noProof/>
        </w:rPr>
      </w:pPr>
      <w:r w:rsidRPr="00282D5A">
        <w:rPr>
          <w:rFonts w:ascii="Calibri" w:eastAsia="Times New Roman" w:hAnsi="Calibri" w:cs="Times New Roman"/>
          <w:noProof/>
        </w:rPr>
        <w:t>60</w:t>
      </w:r>
      <w:r w:rsidRPr="00282D5A">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282D5A">
        <w:rPr>
          <w:rFonts w:ascii="Calibri" w:eastAsia="Times New Roman" w:hAnsi="Calibri" w:cs="Times New Roman"/>
          <w:i/>
          <w:iCs/>
          <w:noProof/>
        </w:rPr>
        <w:t>Am J Forensic Med Pathol</w:t>
      </w:r>
      <w:r w:rsidRPr="00282D5A">
        <w:rPr>
          <w:rFonts w:ascii="Calibri" w:eastAsia="Times New Roman" w:hAnsi="Calibri" w:cs="Times New Roman"/>
          <w:noProof/>
        </w:rPr>
        <w:t xml:space="preserve"> 1997; </w:t>
      </w:r>
      <w:r w:rsidRPr="00282D5A">
        <w:rPr>
          <w:rFonts w:ascii="Calibri" w:eastAsia="Times New Roman" w:hAnsi="Calibri" w:cs="Times New Roman"/>
          <w:b/>
          <w:bCs/>
          <w:noProof/>
        </w:rPr>
        <w:t>18</w:t>
      </w:r>
      <w:r w:rsidRPr="00282D5A">
        <w:rPr>
          <w:rFonts w:ascii="Calibri" w:eastAsia="Times New Roman" w:hAnsi="Calibri" w:cs="Times New Roman"/>
          <w:noProof/>
        </w:rPr>
        <w:t>.</w:t>
      </w:r>
    </w:p>
    <w:p w14:paraId="55625F1D" w14:textId="77777777" w:rsidR="00282D5A" w:rsidRPr="00282D5A" w:rsidRDefault="00282D5A" w:rsidP="00282D5A">
      <w:pPr>
        <w:widowControl w:val="0"/>
        <w:autoSpaceDE w:val="0"/>
        <w:autoSpaceDN w:val="0"/>
        <w:adjustRightInd w:val="0"/>
        <w:ind w:left="640" w:hanging="640"/>
        <w:rPr>
          <w:rFonts w:ascii="Calibri" w:hAnsi="Calibri"/>
          <w:noProof/>
        </w:rPr>
      </w:pPr>
      <w:r w:rsidRPr="00282D5A">
        <w:rPr>
          <w:rFonts w:ascii="Calibri" w:eastAsia="Times New Roman" w:hAnsi="Calibri" w:cs="Times New Roman"/>
          <w:noProof/>
        </w:rPr>
        <w:t>61</w:t>
      </w:r>
      <w:r w:rsidRPr="00282D5A">
        <w:rPr>
          <w:rFonts w:ascii="Calibri" w:eastAsia="Times New Roman" w:hAnsi="Calibri" w:cs="Times New Roman"/>
          <w:noProof/>
        </w:rPr>
        <w:tab/>
        <w:t xml:space="preserve">Leon LR, Bouchama A. Heat stroke. </w:t>
      </w:r>
      <w:r w:rsidRPr="00282D5A">
        <w:rPr>
          <w:rFonts w:ascii="Calibri" w:eastAsia="Times New Roman" w:hAnsi="Calibri" w:cs="Times New Roman"/>
          <w:i/>
          <w:iCs/>
          <w:noProof/>
        </w:rPr>
        <w:t>Compr Physiol</w:t>
      </w:r>
      <w:r w:rsidRPr="00282D5A">
        <w:rPr>
          <w:rFonts w:ascii="Calibri" w:eastAsia="Times New Roman" w:hAnsi="Calibri" w:cs="Times New Roman"/>
          <w:noProof/>
        </w:rPr>
        <w:t xml:space="preserve"> 2015; </w:t>
      </w:r>
      <w:r w:rsidRPr="00282D5A">
        <w:rPr>
          <w:rFonts w:ascii="Calibri" w:eastAsia="Times New Roman" w:hAnsi="Calibri" w:cs="Times New Roman"/>
          <w:b/>
          <w:bCs/>
          <w:noProof/>
        </w:rPr>
        <w:t>5</w:t>
      </w:r>
      <w:r w:rsidRPr="00282D5A">
        <w:rPr>
          <w:rFonts w:ascii="Calibri" w:eastAsia="Times New Roman" w:hAnsi="Calibri" w:cs="Times New Roman"/>
          <w:noProof/>
        </w:rPr>
        <w:t>: 611–47.</w:t>
      </w:r>
    </w:p>
    <w:p w14:paraId="0A9840E3" w14:textId="135B9C93" w:rsidR="00FF69F5" w:rsidRPr="00A618F9" w:rsidRDefault="00FF69F5" w:rsidP="00282D5A">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8"/>
      <w:footerReference w:type="default" r:id="rId19"/>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Joy Shumake-Guillemot" w:date="2017-09-23T11:45:00Z" w:initials="JS">
    <w:p w14:paraId="3E90320E" w14:textId="5445784A" w:rsidR="00916C26" w:rsidRDefault="00916C26">
      <w:pPr>
        <w:pStyle w:val="CommentText"/>
      </w:pPr>
      <w:r>
        <w:rPr>
          <w:rStyle w:val="CommentReference"/>
        </w:rPr>
        <w:annotationRef/>
      </w:r>
      <w:r>
        <w:t xml:space="preserve">could merge next section about this report – here. </w:t>
      </w:r>
    </w:p>
  </w:comment>
  <w:comment w:id="21" w:author="Joy Shumake-Guillemot" w:date="2017-09-23T11:45:00Z" w:initials="JS">
    <w:p w14:paraId="05E8E362" w14:textId="77777777" w:rsidR="003631E6" w:rsidRDefault="003631E6">
      <w:pPr>
        <w:pStyle w:val="CommentText"/>
      </w:pPr>
      <w:r>
        <w:rPr>
          <w:rStyle w:val="CommentReference"/>
        </w:rPr>
        <w:annotationRef/>
      </w:r>
      <w:r>
        <w:t xml:space="preserve">I suggest a 1pg overview of hi-weather is added – as this does not give a health reader much to go on.  </w:t>
      </w:r>
    </w:p>
    <w:p w14:paraId="5267DC79" w14:textId="77777777" w:rsidR="003631E6" w:rsidRDefault="003631E6">
      <w:pPr>
        <w:pStyle w:val="CommentText"/>
      </w:pPr>
    </w:p>
    <w:p w14:paraId="7581FECC" w14:textId="3857BA8B" w:rsidR="003631E6" w:rsidRDefault="003631E6" w:rsidP="003631E6">
      <w:pPr>
        <w:pStyle w:val="CommentText"/>
      </w:pPr>
      <w:r>
        <w:t>As mentioned – I would focus on describing how it will</w:t>
      </w:r>
      <w:r w:rsidRPr="003631E6">
        <w:rPr>
          <w:b/>
          <w:bCs/>
        </w:rPr>
        <w:t xml:space="preserve"> improve extreme weather event forecasting, both in spatial resolution and predictive lead time, from two mins to two weeks</w:t>
      </w:r>
      <w:r>
        <w:t xml:space="preserve">. </w:t>
      </w:r>
    </w:p>
    <w:p w14:paraId="1718C715" w14:textId="77777777" w:rsidR="003631E6" w:rsidRDefault="003631E6">
      <w:pPr>
        <w:pStyle w:val="CommentText"/>
      </w:pPr>
    </w:p>
    <w:p w14:paraId="189C3D1E" w14:textId="3CE15A7A" w:rsidR="003631E6" w:rsidRDefault="003631E6">
      <w:pPr>
        <w:pStyle w:val="CommentText"/>
      </w:pPr>
      <w:r>
        <w:t xml:space="preserve">Recognizing front and </w:t>
      </w:r>
      <w:proofErr w:type="spellStart"/>
      <w:r>
        <w:t>center</w:t>
      </w:r>
      <w:proofErr w:type="spellEnd"/>
      <w:r>
        <w:t xml:space="preserve"> this is already the critical planning/response period for all health risks. </w:t>
      </w:r>
    </w:p>
    <w:p w14:paraId="79CB1B15" w14:textId="3734F6B2" w:rsidR="003631E6" w:rsidRDefault="003631E6">
      <w:pPr>
        <w:pStyle w:val="CommentText"/>
      </w:pPr>
    </w:p>
  </w:comment>
  <w:comment w:id="60" w:author="Joy Shumake-Guillemot" w:date="2017-09-23T11:45:00Z" w:initials="JS">
    <w:p w14:paraId="2FC6269B" w14:textId="742472E3" w:rsidR="00570F11" w:rsidRDefault="00570F11">
      <w:pPr>
        <w:pStyle w:val="CommentText"/>
      </w:pPr>
      <w:r>
        <w:rPr>
          <w:rStyle w:val="CommentReference"/>
        </w:rPr>
        <w:annotationRef/>
      </w:r>
      <w:r>
        <w:t>see suggestions for more actionable titles in flood section</w:t>
      </w:r>
    </w:p>
  </w:comment>
  <w:comment w:id="98" w:author="Joy Shumake-Guillemot" w:date="2017-09-23T11:45:00Z" w:initials="JS">
    <w:p w14:paraId="36899996" w14:textId="0C36A343" w:rsidR="00EE7D2F" w:rsidRDefault="00EE7D2F">
      <w:pPr>
        <w:pStyle w:val="CommentText"/>
      </w:pPr>
      <w:r>
        <w:rPr>
          <w:rStyle w:val="CommentReference"/>
        </w:rPr>
        <w:annotationRef/>
      </w:r>
      <w:r>
        <w:t>This is a message that should probably resonate throughout</w:t>
      </w:r>
    </w:p>
  </w:comment>
  <w:comment w:id="141" w:author="Joy Shumake-Guillemot" w:date="2017-09-23T11:45:00Z" w:initials="JS">
    <w:p w14:paraId="3963B469" w14:textId="689BA2EF" w:rsidR="00EE7D2F" w:rsidRDefault="00EE7D2F" w:rsidP="00EE7D2F">
      <w:pPr>
        <w:pStyle w:val="CommentText"/>
      </w:pPr>
      <w:r>
        <w:rPr>
          <w:rStyle w:val="CommentReference"/>
        </w:rPr>
        <w:annotationRef/>
      </w:r>
      <w:r>
        <w:t xml:space="preserve">Suggest a different figure – that is more linear, and one that shows an </w:t>
      </w:r>
      <w:proofErr w:type="spellStart"/>
      <w:r>
        <w:t>outreak</w:t>
      </w:r>
      <w:proofErr w:type="spellEnd"/>
      <w:r>
        <w:t xml:space="preserve"> curve – where we are trying to move the response time before an event.  Do you know this figure? </w:t>
      </w:r>
    </w:p>
  </w:comment>
  <w:comment w:id="151" w:author="Joy Shumake-Guillemot" w:date="2017-09-23T11:45:00Z" w:initials="JS">
    <w:p w14:paraId="581F3CCF" w14:textId="4019A1A8" w:rsidR="005E1813" w:rsidRDefault="005E1813" w:rsidP="005E1813">
      <w:pPr>
        <w:pStyle w:val="CommentText"/>
      </w:pPr>
      <w:r>
        <w:rPr>
          <w:rStyle w:val="CommentReference"/>
        </w:rPr>
        <w:annotationRef/>
      </w:r>
      <w:r>
        <w:t xml:space="preserve">I am not </w:t>
      </w:r>
      <w:r w:rsidR="005E29B7">
        <w:t xml:space="preserve">totally </w:t>
      </w:r>
      <w:r>
        <w:t xml:space="preserve">sure what this adds to the paper. Suggest moving it to an annex. These are international ways of tracking impacts – but not reflective of how local impacts are captured. </w:t>
      </w:r>
    </w:p>
  </w:comment>
  <w:comment w:id="171" w:author="Joy Shumake-Guillemot" w:date="2017-09-23T11:45:00Z" w:initials="JS">
    <w:p w14:paraId="7EFE3E45" w14:textId="1A673680" w:rsidR="005E29B7" w:rsidRDefault="005E29B7">
      <w:pPr>
        <w:pStyle w:val="CommentText"/>
      </w:pPr>
      <w:r>
        <w:rPr>
          <w:rStyle w:val="CommentReference"/>
        </w:rPr>
        <w:annotationRef/>
      </w:r>
      <w:r>
        <w:t xml:space="preserve">Probably need to provide links to these monitors – as readers likely unfamiliar with them. Should add CRED to this list. </w:t>
      </w:r>
    </w:p>
  </w:comment>
  <w:comment w:id="180" w:author="Joy Shumake-Guillemot" w:date="2017-09-23T11:45:00Z" w:initials="JS">
    <w:p w14:paraId="04A29B41" w14:textId="53619349" w:rsidR="005E29B7" w:rsidRDefault="005E29B7">
      <w:pPr>
        <w:pStyle w:val="CommentText"/>
      </w:pPr>
      <w:r>
        <w:rPr>
          <w:rStyle w:val="CommentReference"/>
        </w:rPr>
        <w:annotationRef/>
      </w:r>
      <w:r>
        <w:t>not sure this captures fire or air quality.  Suggest adding WHO Platform for Air Quality</w:t>
      </w:r>
    </w:p>
  </w:comment>
  <w:comment w:id="232" w:author="Joy Shumake-Guillemot" w:date="2017-09-23T11:45:00Z" w:initials="JS">
    <w:p w14:paraId="18140B19" w14:textId="3F0BFA99" w:rsidR="00EE2063" w:rsidRDefault="00EE2063">
      <w:pPr>
        <w:pStyle w:val="CommentText"/>
      </w:pPr>
      <w:r>
        <w:rPr>
          <w:rStyle w:val="CommentReference"/>
        </w:rPr>
        <w:annotationRef/>
      </w:r>
      <w:r>
        <w:t xml:space="preserve">what about cyclones, tidal surges etc.  Reasons of urban design, drainage, topography that can make flood extent particularly difficult in urban settings? </w:t>
      </w:r>
    </w:p>
  </w:comment>
  <w:comment w:id="259" w:author="Joy Shumake-Guillemot" w:date="2017-09-23T11:45:00Z" w:initials="JS">
    <w:p w14:paraId="3D4EBA7E" w14:textId="5519D37E" w:rsidR="00570F11" w:rsidRDefault="00570F11">
      <w:pPr>
        <w:pStyle w:val="CommentText"/>
      </w:pPr>
      <w:r>
        <w:rPr>
          <w:rStyle w:val="CommentReference"/>
        </w:rPr>
        <w:annotationRef/>
      </w:r>
      <w:r>
        <w:t xml:space="preserve">risks occur in the future, impacts are what have already happened. </w:t>
      </w:r>
      <w:proofErr w:type="spellStart"/>
      <w:r>
        <w:t>its</w:t>
      </w:r>
      <w:proofErr w:type="spellEnd"/>
      <w:r>
        <w:t xml:space="preserve"> generally risks we are talking about managing. </w:t>
      </w:r>
    </w:p>
  </w:comment>
  <w:comment w:id="320" w:author="Joy Shumake-Guillemot" w:date="2017-09-23T11:45:00Z" w:initials="JS">
    <w:p w14:paraId="33094240" w14:textId="5C5E4AD4" w:rsidR="00AF0456" w:rsidRDefault="00AF0456">
      <w:pPr>
        <w:pStyle w:val="CommentText"/>
      </w:pPr>
      <w:r>
        <w:rPr>
          <w:rStyle w:val="CommentReference"/>
        </w:rPr>
        <w:annotationRef/>
      </w:r>
      <w:r>
        <w:t xml:space="preserve">not sure what this reference is – but ground water is </w:t>
      </w:r>
      <w:proofErr w:type="spellStart"/>
      <w:r>
        <w:t>generaly</w:t>
      </w:r>
      <w:proofErr w:type="spellEnd"/>
      <w:r>
        <w:t xml:space="preserve"> protected from flooding. its surface waters, and the flood water itself that gets contaminated.</w:t>
      </w:r>
    </w:p>
  </w:comment>
  <w:comment w:id="331" w:author="Joy Shumake-Guillemot" w:date="2017-09-23T11:45:00Z" w:initials="JS">
    <w:p w14:paraId="28031640" w14:textId="5CCDA3E8" w:rsidR="00EE2063" w:rsidRDefault="00EE2063">
      <w:pPr>
        <w:pStyle w:val="CommentText"/>
      </w:pPr>
      <w:r>
        <w:rPr>
          <w:rStyle w:val="CommentReference"/>
        </w:rPr>
        <w:annotationRef/>
      </w:r>
      <w:r>
        <w:t xml:space="preserve">might want to get some actual facts on this – but we shouldn't omit. </w:t>
      </w:r>
    </w:p>
  </w:comment>
  <w:comment w:id="351" w:author="Joy Shumake-Guillemot" w:date="2017-09-23T11:45:00Z" w:initials="JS">
    <w:p w14:paraId="37B12243" w14:textId="273C6864" w:rsidR="005E29B7" w:rsidRDefault="005E29B7" w:rsidP="005E29B7">
      <w:pPr>
        <w:pStyle w:val="CommentText"/>
      </w:pPr>
      <w:r>
        <w:rPr>
          <w:rStyle w:val="CommentReference"/>
        </w:rPr>
        <w:annotationRef/>
      </w:r>
      <w:proofErr w:type="spellStart"/>
      <w:r>
        <w:t>aedes</w:t>
      </w:r>
      <w:proofErr w:type="spellEnd"/>
      <w:r>
        <w:t xml:space="preserve"> as a container breeder is more of a problem, in both flood/drought conditions </w:t>
      </w:r>
    </w:p>
  </w:comment>
  <w:comment w:id="349" w:author="Joy Shumake-Guillemot" w:date="2017-09-23T11:45:00Z" w:initials="JS">
    <w:p w14:paraId="1E6E7A5E" w14:textId="68B398BA" w:rsidR="00FD486D" w:rsidRDefault="00FD486D">
      <w:pPr>
        <w:pStyle w:val="CommentText"/>
      </w:pPr>
      <w:r>
        <w:rPr>
          <w:rStyle w:val="CommentReference"/>
        </w:rPr>
        <w:annotationRef/>
      </w:r>
      <w:r>
        <w:t>floods can also drive down malaria because they wash away vector breeding sites</w:t>
      </w:r>
    </w:p>
  </w:comment>
  <w:comment w:id="357" w:author="Joy Shumake-Guillemot" w:date="2017-09-23T11:45:00Z" w:initials="JS">
    <w:p w14:paraId="3385A77C" w14:textId="0C40C2B2" w:rsidR="005E29B7" w:rsidRDefault="005E29B7">
      <w:pPr>
        <w:pStyle w:val="CommentText"/>
      </w:pPr>
      <w:r>
        <w:rPr>
          <w:rStyle w:val="CommentReference"/>
        </w:rPr>
        <w:annotationRef/>
      </w:r>
      <w:r>
        <w:t>don't think it matters if you are not self sufficient</w:t>
      </w:r>
    </w:p>
  </w:comment>
  <w:comment w:id="360" w:author="Joy Shumake-Guillemot" w:date="2017-09-23T11:45:00Z" w:initials="JS">
    <w:p w14:paraId="5AD362D6" w14:textId="403C8724" w:rsidR="00570F11" w:rsidRDefault="00570F11">
      <w:pPr>
        <w:pStyle w:val="CommentText"/>
      </w:pPr>
      <w:r>
        <w:rPr>
          <w:rStyle w:val="CommentReference"/>
        </w:rPr>
        <w:annotationRef/>
      </w:r>
      <w:r>
        <w:t xml:space="preserve">think </w:t>
      </w:r>
      <w:proofErr w:type="spellStart"/>
      <w:r>
        <w:t>its</w:t>
      </w:r>
      <w:proofErr w:type="spellEnd"/>
      <w:r>
        <w:t xml:space="preserve"> good to mention vulnerability factors, we can use another table that is more complete from the VA assessments, which also mentioned exposure conditions – related to where people live </w:t>
      </w:r>
    </w:p>
  </w:comment>
  <w:comment w:id="361" w:author="Joy Shumake-Guillemot" w:date="2017-09-23T11:45:00Z" w:initials="JS">
    <w:p w14:paraId="5815D964" w14:textId="4AEBEC5F" w:rsidR="00EE2063" w:rsidRDefault="00EE2063">
      <w:pPr>
        <w:pStyle w:val="CommentText"/>
      </w:pPr>
      <w:r>
        <w:rPr>
          <w:rStyle w:val="CommentReference"/>
        </w:rPr>
        <w:annotationRef/>
      </w:r>
      <w:r>
        <w:t xml:space="preserve">See table in VA assessment guide – both by Geography socio-economic and demographic conditions. </w:t>
      </w:r>
    </w:p>
  </w:comment>
  <w:comment w:id="379" w:author="Joy Shumake-Guillemot" w:date="2017-09-23T11:45:00Z" w:initials="JS">
    <w:p w14:paraId="6F840E3D" w14:textId="3AC5E98E" w:rsidR="0084537B" w:rsidRDefault="0084537B">
      <w:pPr>
        <w:pStyle w:val="CommentText"/>
      </w:pPr>
      <w:r>
        <w:rPr>
          <w:rStyle w:val="CommentReference"/>
        </w:rPr>
        <w:annotationRef/>
      </w:r>
      <w:r>
        <w:t>I have a feeling this is the kind of logic they may find most useful and able to connect to? what do you think</w:t>
      </w:r>
    </w:p>
  </w:comment>
  <w:comment w:id="427" w:author="Joy Shumake-Guillemot" w:date="2017-09-23T11:45:00Z" w:initials="JS">
    <w:p w14:paraId="5DB6A3AF" w14:textId="13B57F3F" w:rsidR="003D7572" w:rsidRDefault="003D7572">
      <w:pPr>
        <w:pStyle w:val="CommentText"/>
      </w:pPr>
      <w:r>
        <w:rPr>
          <w:rStyle w:val="CommentReference"/>
        </w:rPr>
        <w:annotationRef/>
      </w:r>
      <w:r>
        <w:t xml:space="preserve">So this is a formal decision process, but we  should think about operational decisions of those responsible for areas of PH protection – such as ambulatory care, facilities management </w:t>
      </w:r>
    </w:p>
  </w:comment>
  <w:comment w:id="435" w:author="Joy Shumake-Guillemot" w:date="2017-09-23T11:45:00Z" w:initials="JS">
    <w:p w14:paraId="12F332C4" w14:textId="542F9C85" w:rsidR="00EE2063" w:rsidRDefault="00EE2063">
      <w:pPr>
        <w:pStyle w:val="CommentText"/>
      </w:pPr>
      <w:r>
        <w:rPr>
          <w:rStyle w:val="CommentReference"/>
        </w:rPr>
        <w:annotationRef/>
      </w:r>
      <w:r>
        <w:t xml:space="preserve">NMHS generally only have something to say about precipitation when </w:t>
      </w:r>
      <w:proofErr w:type="spellStart"/>
      <w:r>
        <w:t>its</w:t>
      </w:r>
      <w:proofErr w:type="spellEnd"/>
      <w:r>
        <w:t xml:space="preserve"> in the atmosphere – once it hits the ground hydro or disaster management authorities are generally the ones to issue an actual FLOOD WARNING.</w:t>
      </w:r>
    </w:p>
  </w:comment>
  <w:comment w:id="520" w:author="Joy Shumake-Guillemot" w:date="2017-09-23T11:45:00Z" w:initials="JS">
    <w:p w14:paraId="4C27464D" w14:textId="1295018A" w:rsidR="00570F11" w:rsidRDefault="00570F11">
      <w:pPr>
        <w:pStyle w:val="CommentText"/>
      </w:pPr>
      <w:r>
        <w:rPr>
          <w:rStyle w:val="CommentReference"/>
        </w:rPr>
        <w:annotationRef/>
      </w:r>
      <w:r>
        <w:t>I agree it is all three – and perhaps we can draw out the monitoring aspects – previous section really focuses on forecasting</w:t>
      </w:r>
    </w:p>
  </w:comment>
  <w:comment w:id="527" w:author="Joy Shumake-Guillemot" w:date="2017-09-23T11:45:00Z" w:initials="JS">
    <w:p w14:paraId="49F71BF2" w14:textId="6D92F629" w:rsidR="000D7494" w:rsidRDefault="000D7494">
      <w:pPr>
        <w:pStyle w:val="CommentText"/>
      </w:pPr>
      <w:r>
        <w:rPr>
          <w:rStyle w:val="CommentReference"/>
        </w:rPr>
        <w:annotationRef/>
      </w:r>
      <w:r>
        <w:t xml:space="preserve">Suggest making the title just a little catchier - </w:t>
      </w:r>
    </w:p>
  </w:comment>
  <w:comment w:id="537" w:author="Joy Shumake-Guillemot" w:date="2017-09-23T11:45:00Z" w:initials="JS">
    <w:p w14:paraId="3BEC83B7" w14:textId="4A04BB58" w:rsidR="009D0AE4" w:rsidRDefault="009D0AE4">
      <w:pPr>
        <w:pStyle w:val="CommentText"/>
      </w:pPr>
      <w:r>
        <w:rPr>
          <w:rStyle w:val="CommentReference"/>
        </w:rPr>
        <w:annotationRef/>
      </w:r>
      <w:r>
        <w:t xml:space="preserve">I feel these are the real asks – and the below are the </w:t>
      </w:r>
      <w:r w:rsidR="00916C26">
        <w:t xml:space="preserve">hypothetical/common </w:t>
      </w:r>
      <w:r>
        <w:t xml:space="preserve">opportunities for application that would help health folks - </w:t>
      </w:r>
    </w:p>
  </w:comment>
  <w:comment w:id="613" w:author="Joy Shumake-Guillemot" w:date="2017-09-23T11:45:00Z" w:initials="JS">
    <w:p w14:paraId="0CF7F013" w14:textId="33115B68" w:rsidR="009D0AE4" w:rsidRDefault="009D0AE4">
      <w:pPr>
        <w:pStyle w:val="CommentText"/>
      </w:pPr>
      <w:r>
        <w:rPr>
          <w:rStyle w:val="CommentReference"/>
        </w:rPr>
        <w:annotationRef/>
      </w:r>
      <w:r>
        <w:t xml:space="preserve">Can you organize these by timeline – far before, right before, during, after event? </w:t>
      </w:r>
    </w:p>
  </w:comment>
  <w:comment w:id="618" w:author="Joy Shumake-Guillemot" w:date="2017-09-23T11:45:00Z" w:initials="JS">
    <w:p w14:paraId="09863BA0" w14:textId="00604569" w:rsidR="00916C26" w:rsidRDefault="00916C26">
      <w:pPr>
        <w:pStyle w:val="CommentText"/>
      </w:pPr>
      <w:r>
        <w:rPr>
          <w:rStyle w:val="CommentReference"/>
        </w:rPr>
        <w:annotationRef/>
      </w:r>
      <w:r>
        <w:t xml:space="preserve">I think this is the message to get across </w:t>
      </w:r>
    </w:p>
  </w:comment>
  <w:comment w:id="632" w:author="Joy Shumake-Guillemot" w:date="2017-09-23T11:45:00Z" w:initials="JS">
    <w:p w14:paraId="60A11E9B" w14:textId="0AB47CF7" w:rsidR="00771545" w:rsidRDefault="00771545">
      <w:pPr>
        <w:pStyle w:val="CommentText"/>
      </w:pPr>
      <w:r>
        <w:rPr>
          <w:rStyle w:val="CommentReference"/>
        </w:rPr>
        <w:annotationRef/>
      </w:r>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831729" w14:textId="77777777" w:rsidR="00EC57BC" w:rsidRDefault="00EC57BC" w:rsidP="004341A5">
      <w:r>
        <w:separator/>
      </w:r>
    </w:p>
  </w:endnote>
  <w:endnote w:type="continuationSeparator" w:id="0">
    <w:p w14:paraId="3865FF0E" w14:textId="77777777" w:rsidR="00EC57BC" w:rsidRDefault="00EC57BC"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29C9E" w14:textId="77777777" w:rsidR="003631E6" w:rsidRDefault="003631E6"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3631E6" w:rsidRDefault="003631E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AF3AC" w14:textId="77777777" w:rsidR="003631E6" w:rsidRDefault="003631E6"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4537B">
      <w:rPr>
        <w:rStyle w:val="PageNumber"/>
        <w:noProof/>
      </w:rPr>
      <w:t>15</w:t>
    </w:r>
    <w:r>
      <w:rPr>
        <w:rStyle w:val="PageNumber"/>
      </w:rPr>
      <w:fldChar w:fldCharType="end"/>
    </w:r>
  </w:p>
  <w:p w14:paraId="149A3B8B" w14:textId="77777777" w:rsidR="003631E6" w:rsidRDefault="003631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8BD962" w14:textId="77777777" w:rsidR="00EC57BC" w:rsidRDefault="00EC57BC" w:rsidP="004341A5">
      <w:r>
        <w:separator/>
      </w:r>
    </w:p>
  </w:footnote>
  <w:footnote w:type="continuationSeparator" w:id="0">
    <w:p w14:paraId="2A8E6838" w14:textId="77777777" w:rsidR="00EC57BC" w:rsidRDefault="00EC57BC" w:rsidP="004341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0691350"/>
    <w:multiLevelType w:val="hybridMultilevel"/>
    <w:tmpl w:val="32F65756"/>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4BA1F95"/>
    <w:multiLevelType w:val="hybridMultilevel"/>
    <w:tmpl w:val="A95004B8"/>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6642660"/>
    <w:multiLevelType w:val="hybridMultilevel"/>
    <w:tmpl w:val="E376EC02"/>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5"/>
  </w:num>
  <w:num w:numId="4">
    <w:abstractNumId w:val="4"/>
  </w:num>
  <w:num w:numId="5">
    <w:abstractNumId w:val="10"/>
  </w:num>
  <w:num w:numId="6">
    <w:abstractNumId w:val="2"/>
  </w:num>
  <w:num w:numId="7">
    <w:abstractNumId w:val="0"/>
  </w:num>
  <w:num w:numId="8">
    <w:abstractNumId w:val="11"/>
  </w:num>
  <w:num w:numId="9">
    <w:abstractNumId w:val="14"/>
  </w:num>
  <w:num w:numId="10">
    <w:abstractNumId w:val="13"/>
  </w:num>
  <w:num w:numId="11">
    <w:abstractNumId w:val="7"/>
  </w:num>
  <w:num w:numId="12">
    <w:abstractNumId w:val="9"/>
  </w:num>
  <w:num w:numId="13">
    <w:abstractNumId w:val="12"/>
  </w:num>
  <w:num w:numId="14">
    <w:abstractNumId w:val="15"/>
  </w:num>
  <w:num w:numId="15">
    <w:abstractNumId w:val="3"/>
  </w:num>
  <w:num w:numId="16">
    <w:abstractNumId w:val="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070AC"/>
    <w:rsid w:val="00010AD3"/>
    <w:rsid w:val="00011508"/>
    <w:rsid w:val="000157FF"/>
    <w:rsid w:val="00015F70"/>
    <w:rsid w:val="00016198"/>
    <w:rsid w:val="000251D7"/>
    <w:rsid w:val="00026DCE"/>
    <w:rsid w:val="00033B77"/>
    <w:rsid w:val="0003657E"/>
    <w:rsid w:val="00036FFA"/>
    <w:rsid w:val="000407DA"/>
    <w:rsid w:val="00042A07"/>
    <w:rsid w:val="000521AC"/>
    <w:rsid w:val="00052A40"/>
    <w:rsid w:val="000544A3"/>
    <w:rsid w:val="00056D75"/>
    <w:rsid w:val="00060F45"/>
    <w:rsid w:val="0006283D"/>
    <w:rsid w:val="000634A0"/>
    <w:rsid w:val="000648ED"/>
    <w:rsid w:val="00065EAB"/>
    <w:rsid w:val="00066C53"/>
    <w:rsid w:val="000753F7"/>
    <w:rsid w:val="00081013"/>
    <w:rsid w:val="00081881"/>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5D5"/>
    <w:rsid w:val="000B7625"/>
    <w:rsid w:val="000B7933"/>
    <w:rsid w:val="000C1E45"/>
    <w:rsid w:val="000C2C43"/>
    <w:rsid w:val="000C7277"/>
    <w:rsid w:val="000D0249"/>
    <w:rsid w:val="000D181C"/>
    <w:rsid w:val="000D195B"/>
    <w:rsid w:val="000D4266"/>
    <w:rsid w:val="000D6EFA"/>
    <w:rsid w:val="000D7494"/>
    <w:rsid w:val="000D7E06"/>
    <w:rsid w:val="000E223D"/>
    <w:rsid w:val="000E37D7"/>
    <w:rsid w:val="000E4A79"/>
    <w:rsid w:val="000F56D3"/>
    <w:rsid w:val="00103068"/>
    <w:rsid w:val="00105AE0"/>
    <w:rsid w:val="001068EC"/>
    <w:rsid w:val="00112026"/>
    <w:rsid w:val="00116635"/>
    <w:rsid w:val="00117F22"/>
    <w:rsid w:val="00120595"/>
    <w:rsid w:val="00124C98"/>
    <w:rsid w:val="001279B7"/>
    <w:rsid w:val="00132C6C"/>
    <w:rsid w:val="00135CD9"/>
    <w:rsid w:val="001372E4"/>
    <w:rsid w:val="00140B00"/>
    <w:rsid w:val="00140B8A"/>
    <w:rsid w:val="00141B16"/>
    <w:rsid w:val="001429D2"/>
    <w:rsid w:val="001466D8"/>
    <w:rsid w:val="0014778F"/>
    <w:rsid w:val="001520B6"/>
    <w:rsid w:val="001540CE"/>
    <w:rsid w:val="001561BA"/>
    <w:rsid w:val="0015637C"/>
    <w:rsid w:val="00156FC7"/>
    <w:rsid w:val="00160524"/>
    <w:rsid w:val="001607E2"/>
    <w:rsid w:val="00161E98"/>
    <w:rsid w:val="00162082"/>
    <w:rsid w:val="00167BD7"/>
    <w:rsid w:val="00171048"/>
    <w:rsid w:val="001725D2"/>
    <w:rsid w:val="00176AB2"/>
    <w:rsid w:val="0018013D"/>
    <w:rsid w:val="00181F89"/>
    <w:rsid w:val="00182286"/>
    <w:rsid w:val="00183578"/>
    <w:rsid w:val="00183ED4"/>
    <w:rsid w:val="00184733"/>
    <w:rsid w:val="00184868"/>
    <w:rsid w:val="00187BD2"/>
    <w:rsid w:val="00190ED9"/>
    <w:rsid w:val="001928EC"/>
    <w:rsid w:val="00196099"/>
    <w:rsid w:val="00196D1D"/>
    <w:rsid w:val="001A1F00"/>
    <w:rsid w:val="001A39E7"/>
    <w:rsid w:val="001A417A"/>
    <w:rsid w:val="001A4FD4"/>
    <w:rsid w:val="001A79B1"/>
    <w:rsid w:val="001B0EFF"/>
    <w:rsid w:val="001B1652"/>
    <w:rsid w:val="001B23D1"/>
    <w:rsid w:val="001B77DD"/>
    <w:rsid w:val="001C4634"/>
    <w:rsid w:val="001C613C"/>
    <w:rsid w:val="001C7AF2"/>
    <w:rsid w:val="001D12CA"/>
    <w:rsid w:val="001D2691"/>
    <w:rsid w:val="001D2F0D"/>
    <w:rsid w:val="001D6AFC"/>
    <w:rsid w:val="001D6CB7"/>
    <w:rsid w:val="001D6F32"/>
    <w:rsid w:val="001E03C8"/>
    <w:rsid w:val="001E09E4"/>
    <w:rsid w:val="001E1E5B"/>
    <w:rsid w:val="001E2916"/>
    <w:rsid w:val="001E2969"/>
    <w:rsid w:val="001E4959"/>
    <w:rsid w:val="001F0FFF"/>
    <w:rsid w:val="001F3B4E"/>
    <w:rsid w:val="001F3BCA"/>
    <w:rsid w:val="001F6E3B"/>
    <w:rsid w:val="001F7D80"/>
    <w:rsid w:val="00200D2C"/>
    <w:rsid w:val="002037A7"/>
    <w:rsid w:val="00207B1C"/>
    <w:rsid w:val="00213615"/>
    <w:rsid w:val="00213CBB"/>
    <w:rsid w:val="002160F0"/>
    <w:rsid w:val="00217432"/>
    <w:rsid w:val="002200CA"/>
    <w:rsid w:val="00220510"/>
    <w:rsid w:val="00220C4B"/>
    <w:rsid w:val="00221B31"/>
    <w:rsid w:val="002226D5"/>
    <w:rsid w:val="002231AC"/>
    <w:rsid w:val="00223498"/>
    <w:rsid w:val="00225A15"/>
    <w:rsid w:val="002267F7"/>
    <w:rsid w:val="00226FCD"/>
    <w:rsid w:val="00236E29"/>
    <w:rsid w:val="002413B5"/>
    <w:rsid w:val="00242D81"/>
    <w:rsid w:val="002448B8"/>
    <w:rsid w:val="00246638"/>
    <w:rsid w:val="002547E5"/>
    <w:rsid w:val="0026033D"/>
    <w:rsid w:val="00260B02"/>
    <w:rsid w:val="002616FC"/>
    <w:rsid w:val="00263757"/>
    <w:rsid w:val="00263CE7"/>
    <w:rsid w:val="002644FF"/>
    <w:rsid w:val="00265696"/>
    <w:rsid w:val="002742DD"/>
    <w:rsid w:val="00281489"/>
    <w:rsid w:val="00281FD0"/>
    <w:rsid w:val="00282D5A"/>
    <w:rsid w:val="002849AC"/>
    <w:rsid w:val="002879F0"/>
    <w:rsid w:val="002907AE"/>
    <w:rsid w:val="00290C5B"/>
    <w:rsid w:val="00290D8F"/>
    <w:rsid w:val="002950A2"/>
    <w:rsid w:val="00296A5E"/>
    <w:rsid w:val="002979A1"/>
    <w:rsid w:val="002A542C"/>
    <w:rsid w:val="002A5EEA"/>
    <w:rsid w:val="002B0C3A"/>
    <w:rsid w:val="002B0C5E"/>
    <w:rsid w:val="002B1061"/>
    <w:rsid w:val="002B1609"/>
    <w:rsid w:val="002B360C"/>
    <w:rsid w:val="002B755B"/>
    <w:rsid w:val="002C40C8"/>
    <w:rsid w:val="002C4CDA"/>
    <w:rsid w:val="002C71D0"/>
    <w:rsid w:val="002C77A5"/>
    <w:rsid w:val="002D07A4"/>
    <w:rsid w:val="002D1381"/>
    <w:rsid w:val="002D1DE0"/>
    <w:rsid w:val="002D4FBC"/>
    <w:rsid w:val="002D524F"/>
    <w:rsid w:val="002E3D64"/>
    <w:rsid w:val="002E658D"/>
    <w:rsid w:val="002E7E6D"/>
    <w:rsid w:val="002F3FBC"/>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27AC2"/>
    <w:rsid w:val="00330D38"/>
    <w:rsid w:val="00334932"/>
    <w:rsid w:val="00337820"/>
    <w:rsid w:val="0034084E"/>
    <w:rsid w:val="00345CFA"/>
    <w:rsid w:val="00346158"/>
    <w:rsid w:val="003516D2"/>
    <w:rsid w:val="0035190B"/>
    <w:rsid w:val="00353192"/>
    <w:rsid w:val="00360EE6"/>
    <w:rsid w:val="003617C7"/>
    <w:rsid w:val="003631E6"/>
    <w:rsid w:val="00363BC2"/>
    <w:rsid w:val="00364E1A"/>
    <w:rsid w:val="00365645"/>
    <w:rsid w:val="00365D52"/>
    <w:rsid w:val="003660A7"/>
    <w:rsid w:val="003673C8"/>
    <w:rsid w:val="00375AEE"/>
    <w:rsid w:val="00375F29"/>
    <w:rsid w:val="00376759"/>
    <w:rsid w:val="00376B34"/>
    <w:rsid w:val="003858EB"/>
    <w:rsid w:val="003906D7"/>
    <w:rsid w:val="00391E5E"/>
    <w:rsid w:val="00392122"/>
    <w:rsid w:val="00393BC3"/>
    <w:rsid w:val="0039751B"/>
    <w:rsid w:val="003A3266"/>
    <w:rsid w:val="003A3A3F"/>
    <w:rsid w:val="003B0361"/>
    <w:rsid w:val="003B32B9"/>
    <w:rsid w:val="003B47E8"/>
    <w:rsid w:val="003B797B"/>
    <w:rsid w:val="003B7B81"/>
    <w:rsid w:val="003C13F2"/>
    <w:rsid w:val="003C153C"/>
    <w:rsid w:val="003C27C6"/>
    <w:rsid w:val="003C328E"/>
    <w:rsid w:val="003C3C4D"/>
    <w:rsid w:val="003C4A0B"/>
    <w:rsid w:val="003C4F0E"/>
    <w:rsid w:val="003C52AF"/>
    <w:rsid w:val="003D47CB"/>
    <w:rsid w:val="003D7572"/>
    <w:rsid w:val="003D75C9"/>
    <w:rsid w:val="003E4C9F"/>
    <w:rsid w:val="003E6251"/>
    <w:rsid w:val="003F039C"/>
    <w:rsid w:val="003F22B3"/>
    <w:rsid w:val="003F60EA"/>
    <w:rsid w:val="003F66D5"/>
    <w:rsid w:val="004007D7"/>
    <w:rsid w:val="0040177A"/>
    <w:rsid w:val="004018CB"/>
    <w:rsid w:val="00401D78"/>
    <w:rsid w:val="004022B7"/>
    <w:rsid w:val="00402D6F"/>
    <w:rsid w:val="00405727"/>
    <w:rsid w:val="00405DD5"/>
    <w:rsid w:val="004060EF"/>
    <w:rsid w:val="00411633"/>
    <w:rsid w:val="00416FAA"/>
    <w:rsid w:val="00421AF3"/>
    <w:rsid w:val="00421D9F"/>
    <w:rsid w:val="00423C32"/>
    <w:rsid w:val="00426CB5"/>
    <w:rsid w:val="00430B94"/>
    <w:rsid w:val="00430ED9"/>
    <w:rsid w:val="00432A75"/>
    <w:rsid w:val="00433EDB"/>
    <w:rsid w:val="004341A5"/>
    <w:rsid w:val="004353B3"/>
    <w:rsid w:val="00437E72"/>
    <w:rsid w:val="004404CA"/>
    <w:rsid w:val="0044363A"/>
    <w:rsid w:val="00443A89"/>
    <w:rsid w:val="00450182"/>
    <w:rsid w:val="004536F2"/>
    <w:rsid w:val="00453E9D"/>
    <w:rsid w:val="0045667E"/>
    <w:rsid w:val="00457DF5"/>
    <w:rsid w:val="00461997"/>
    <w:rsid w:val="00470728"/>
    <w:rsid w:val="0047213D"/>
    <w:rsid w:val="004735E1"/>
    <w:rsid w:val="00475C48"/>
    <w:rsid w:val="00475F7D"/>
    <w:rsid w:val="00476271"/>
    <w:rsid w:val="00480091"/>
    <w:rsid w:val="00480ACC"/>
    <w:rsid w:val="00483010"/>
    <w:rsid w:val="00483B7C"/>
    <w:rsid w:val="004875FA"/>
    <w:rsid w:val="00487FB8"/>
    <w:rsid w:val="004904A3"/>
    <w:rsid w:val="004918A8"/>
    <w:rsid w:val="00497FA1"/>
    <w:rsid w:val="004A2C4D"/>
    <w:rsid w:val="004A3044"/>
    <w:rsid w:val="004A5369"/>
    <w:rsid w:val="004B2D47"/>
    <w:rsid w:val="004B4B69"/>
    <w:rsid w:val="004B54E9"/>
    <w:rsid w:val="004B71E2"/>
    <w:rsid w:val="004C140E"/>
    <w:rsid w:val="004C26F1"/>
    <w:rsid w:val="004C3449"/>
    <w:rsid w:val="004C4921"/>
    <w:rsid w:val="004C4DA0"/>
    <w:rsid w:val="004D08C6"/>
    <w:rsid w:val="004D4DE7"/>
    <w:rsid w:val="004D77E6"/>
    <w:rsid w:val="004E36B5"/>
    <w:rsid w:val="004E6A87"/>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47A0"/>
    <w:rsid w:val="00525BFF"/>
    <w:rsid w:val="0052696F"/>
    <w:rsid w:val="00526BE2"/>
    <w:rsid w:val="00530EF0"/>
    <w:rsid w:val="005325B5"/>
    <w:rsid w:val="005332EE"/>
    <w:rsid w:val="0053376D"/>
    <w:rsid w:val="00534A9D"/>
    <w:rsid w:val="005425A0"/>
    <w:rsid w:val="00542FE4"/>
    <w:rsid w:val="00545C65"/>
    <w:rsid w:val="005525CF"/>
    <w:rsid w:val="00553AE3"/>
    <w:rsid w:val="005546F4"/>
    <w:rsid w:val="0055527C"/>
    <w:rsid w:val="0056070E"/>
    <w:rsid w:val="00561F2E"/>
    <w:rsid w:val="00562345"/>
    <w:rsid w:val="00562884"/>
    <w:rsid w:val="00563BC3"/>
    <w:rsid w:val="00563F55"/>
    <w:rsid w:val="00565475"/>
    <w:rsid w:val="00565B41"/>
    <w:rsid w:val="0056790E"/>
    <w:rsid w:val="00570F11"/>
    <w:rsid w:val="005733B1"/>
    <w:rsid w:val="00574D5C"/>
    <w:rsid w:val="005753B9"/>
    <w:rsid w:val="00575F80"/>
    <w:rsid w:val="005808F3"/>
    <w:rsid w:val="0059049D"/>
    <w:rsid w:val="00591360"/>
    <w:rsid w:val="0059357D"/>
    <w:rsid w:val="00593888"/>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1813"/>
    <w:rsid w:val="005E29B7"/>
    <w:rsid w:val="005E3580"/>
    <w:rsid w:val="005E49C2"/>
    <w:rsid w:val="005E7F1A"/>
    <w:rsid w:val="005F34A4"/>
    <w:rsid w:val="005F3963"/>
    <w:rsid w:val="005F49CF"/>
    <w:rsid w:val="005F5217"/>
    <w:rsid w:val="005F7D2B"/>
    <w:rsid w:val="00600CD2"/>
    <w:rsid w:val="00603DC7"/>
    <w:rsid w:val="006124E6"/>
    <w:rsid w:val="00617E55"/>
    <w:rsid w:val="00631181"/>
    <w:rsid w:val="006327D9"/>
    <w:rsid w:val="00634114"/>
    <w:rsid w:val="00640985"/>
    <w:rsid w:val="00641AF0"/>
    <w:rsid w:val="00642227"/>
    <w:rsid w:val="006505FF"/>
    <w:rsid w:val="00650EC2"/>
    <w:rsid w:val="00651D24"/>
    <w:rsid w:val="00653214"/>
    <w:rsid w:val="006541A1"/>
    <w:rsid w:val="00655025"/>
    <w:rsid w:val="00656140"/>
    <w:rsid w:val="006633AD"/>
    <w:rsid w:val="0066616F"/>
    <w:rsid w:val="0068466F"/>
    <w:rsid w:val="006863B2"/>
    <w:rsid w:val="0069284E"/>
    <w:rsid w:val="006934E5"/>
    <w:rsid w:val="00695B8E"/>
    <w:rsid w:val="006970A9"/>
    <w:rsid w:val="006A0B1B"/>
    <w:rsid w:val="006A12C4"/>
    <w:rsid w:val="006A5B04"/>
    <w:rsid w:val="006A7A64"/>
    <w:rsid w:val="006B113B"/>
    <w:rsid w:val="006B1903"/>
    <w:rsid w:val="006B2CDA"/>
    <w:rsid w:val="006B2E60"/>
    <w:rsid w:val="006B3BDF"/>
    <w:rsid w:val="006B52DE"/>
    <w:rsid w:val="006B6A88"/>
    <w:rsid w:val="006C0D41"/>
    <w:rsid w:val="006C2081"/>
    <w:rsid w:val="006C46F1"/>
    <w:rsid w:val="006C4F04"/>
    <w:rsid w:val="006C50E6"/>
    <w:rsid w:val="006C5330"/>
    <w:rsid w:val="006D3F7E"/>
    <w:rsid w:val="006E3146"/>
    <w:rsid w:val="006E3397"/>
    <w:rsid w:val="006F1CAD"/>
    <w:rsid w:val="006F2AAC"/>
    <w:rsid w:val="006F382C"/>
    <w:rsid w:val="006F6819"/>
    <w:rsid w:val="006F76D8"/>
    <w:rsid w:val="00701530"/>
    <w:rsid w:val="00701F22"/>
    <w:rsid w:val="007035E4"/>
    <w:rsid w:val="00705C33"/>
    <w:rsid w:val="00712527"/>
    <w:rsid w:val="00712E39"/>
    <w:rsid w:val="00714582"/>
    <w:rsid w:val="0072001C"/>
    <w:rsid w:val="007219CD"/>
    <w:rsid w:val="00722EB7"/>
    <w:rsid w:val="0072334E"/>
    <w:rsid w:val="007275B1"/>
    <w:rsid w:val="00727944"/>
    <w:rsid w:val="00730990"/>
    <w:rsid w:val="00730CE1"/>
    <w:rsid w:val="00731716"/>
    <w:rsid w:val="00734269"/>
    <w:rsid w:val="00734B9E"/>
    <w:rsid w:val="00735E1A"/>
    <w:rsid w:val="00736DEE"/>
    <w:rsid w:val="00740BDB"/>
    <w:rsid w:val="00743BFB"/>
    <w:rsid w:val="00745688"/>
    <w:rsid w:val="00745A2B"/>
    <w:rsid w:val="00750310"/>
    <w:rsid w:val="00755B4B"/>
    <w:rsid w:val="0076179A"/>
    <w:rsid w:val="00763AD0"/>
    <w:rsid w:val="00765545"/>
    <w:rsid w:val="007657EB"/>
    <w:rsid w:val="007679E4"/>
    <w:rsid w:val="00767DC4"/>
    <w:rsid w:val="0077060D"/>
    <w:rsid w:val="00771545"/>
    <w:rsid w:val="007750C7"/>
    <w:rsid w:val="007770AB"/>
    <w:rsid w:val="0077799C"/>
    <w:rsid w:val="00780A56"/>
    <w:rsid w:val="00786E71"/>
    <w:rsid w:val="00793644"/>
    <w:rsid w:val="00795E96"/>
    <w:rsid w:val="007A11B2"/>
    <w:rsid w:val="007A1C4E"/>
    <w:rsid w:val="007A4321"/>
    <w:rsid w:val="007A44DB"/>
    <w:rsid w:val="007A5196"/>
    <w:rsid w:val="007A62F5"/>
    <w:rsid w:val="007B2116"/>
    <w:rsid w:val="007B270E"/>
    <w:rsid w:val="007B4B89"/>
    <w:rsid w:val="007B545A"/>
    <w:rsid w:val="007C0604"/>
    <w:rsid w:val="007C18AD"/>
    <w:rsid w:val="007C281F"/>
    <w:rsid w:val="007C33E1"/>
    <w:rsid w:val="007C3F55"/>
    <w:rsid w:val="007D3D61"/>
    <w:rsid w:val="007D4B10"/>
    <w:rsid w:val="007D543F"/>
    <w:rsid w:val="007E13E7"/>
    <w:rsid w:val="007E747E"/>
    <w:rsid w:val="007E7DB0"/>
    <w:rsid w:val="007F218A"/>
    <w:rsid w:val="007F2E1E"/>
    <w:rsid w:val="007F3A0D"/>
    <w:rsid w:val="007F5A5A"/>
    <w:rsid w:val="007F70B2"/>
    <w:rsid w:val="00800663"/>
    <w:rsid w:val="00802B13"/>
    <w:rsid w:val="008067DB"/>
    <w:rsid w:val="00811049"/>
    <w:rsid w:val="0081132E"/>
    <w:rsid w:val="00814BDC"/>
    <w:rsid w:val="00820BED"/>
    <w:rsid w:val="00823CA8"/>
    <w:rsid w:val="00825538"/>
    <w:rsid w:val="00825CE3"/>
    <w:rsid w:val="00826105"/>
    <w:rsid w:val="00832B62"/>
    <w:rsid w:val="008338E7"/>
    <w:rsid w:val="00834C11"/>
    <w:rsid w:val="00837155"/>
    <w:rsid w:val="00845270"/>
    <w:rsid w:val="0084537B"/>
    <w:rsid w:val="00850435"/>
    <w:rsid w:val="00852248"/>
    <w:rsid w:val="00857D19"/>
    <w:rsid w:val="00861422"/>
    <w:rsid w:val="008632BF"/>
    <w:rsid w:val="00863397"/>
    <w:rsid w:val="00864E09"/>
    <w:rsid w:val="00866101"/>
    <w:rsid w:val="008664D9"/>
    <w:rsid w:val="00866AD7"/>
    <w:rsid w:val="00871E05"/>
    <w:rsid w:val="00875752"/>
    <w:rsid w:val="00876074"/>
    <w:rsid w:val="008825BD"/>
    <w:rsid w:val="008843EB"/>
    <w:rsid w:val="00892A67"/>
    <w:rsid w:val="008A2080"/>
    <w:rsid w:val="008A6465"/>
    <w:rsid w:val="008B5BFE"/>
    <w:rsid w:val="008B7DDD"/>
    <w:rsid w:val="008C1638"/>
    <w:rsid w:val="008C2072"/>
    <w:rsid w:val="008C2B0C"/>
    <w:rsid w:val="008C4931"/>
    <w:rsid w:val="008C4B74"/>
    <w:rsid w:val="008C544A"/>
    <w:rsid w:val="008C751D"/>
    <w:rsid w:val="008D151B"/>
    <w:rsid w:val="008D68C4"/>
    <w:rsid w:val="008E4E9A"/>
    <w:rsid w:val="008E6C2E"/>
    <w:rsid w:val="008F0E09"/>
    <w:rsid w:val="008F16FF"/>
    <w:rsid w:val="008F1934"/>
    <w:rsid w:val="008F2AD7"/>
    <w:rsid w:val="008F3F81"/>
    <w:rsid w:val="008F6845"/>
    <w:rsid w:val="0090427E"/>
    <w:rsid w:val="0090449B"/>
    <w:rsid w:val="00904731"/>
    <w:rsid w:val="0090798F"/>
    <w:rsid w:val="00911549"/>
    <w:rsid w:val="00911EE8"/>
    <w:rsid w:val="009138AC"/>
    <w:rsid w:val="009147E4"/>
    <w:rsid w:val="0091552C"/>
    <w:rsid w:val="00916C05"/>
    <w:rsid w:val="00916C26"/>
    <w:rsid w:val="009225E0"/>
    <w:rsid w:val="009237C6"/>
    <w:rsid w:val="00925E3A"/>
    <w:rsid w:val="009265AE"/>
    <w:rsid w:val="009268DD"/>
    <w:rsid w:val="00931643"/>
    <w:rsid w:val="00932631"/>
    <w:rsid w:val="00932BD5"/>
    <w:rsid w:val="009340AE"/>
    <w:rsid w:val="009357C9"/>
    <w:rsid w:val="00936203"/>
    <w:rsid w:val="00937713"/>
    <w:rsid w:val="00937AF1"/>
    <w:rsid w:val="0094377C"/>
    <w:rsid w:val="009451FC"/>
    <w:rsid w:val="00950E1C"/>
    <w:rsid w:val="00952FBE"/>
    <w:rsid w:val="00954845"/>
    <w:rsid w:val="00955129"/>
    <w:rsid w:val="00955C86"/>
    <w:rsid w:val="00963CDD"/>
    <w:rsid w:val="00964429"/>
    <w:rsid w:val="00966B55"/>
    <w:rsid w:val="009676C8"/>
    <w:rsid w:val="00972F64"/>
    <w:rsid w:val="00973231"/>
    <w:rsid w:val="00974800"/>
    <w:rsid w:val="00974995"/>
    <w:rsid w:val="0098603C"/>
    <w:rsid w:val="00986803"/>
    <w:rsid w:val="00987824"/>
    <w:rsid w:val="009902F2"/>
    <w:rsid w:val="009910C5"/>
    <w:rsid w:val="009924EA"/>
    <w:rsid w:val="00993593"/>
    <w:rsid w:val="0099555F"/>
    <w:rsid w:val="0099718B"/>
    <w:rsid w:val="009A03B5"/>
    <w:rsid w:val="009A219F"/>
    <w:rsid w:val="009A475F"/>
    <w:rsid w:val="009A4D56"/>
    <w:rsid w:val="009A6F69"/>
    <w:rsid w:val="009A7670"/>
    <w:rsid w:val="009B18FA"/>
    <w:rsid w:val="009B275D"/>
    <w:rsid w:val="009C0840"/>
    <w:rsid w:val="009C2546"/>
    <w:rsid w:val="009C5745"/>
    <w:rsid w:val="009C641C"/>
    <w:rsid w:val="009D0AE4"/>
    <w:rsid w:val="009D3CB4"/>
    <w:rsid w:val="009D5647"/>
    <w:rsid w:val="009E1540"/>
    <w:rsid w:val="009E25B4"/>
    <w:rsid w:val="009E2EE3"/>
    <w:rsid w:val="009E450A"/>
    <w:rsid w:val="009E7795"/>
    <w:rsid w:val="009F2B98"/>
    <w:rsid w:val="009F2BED"/>
    <w:rsid w:val="009F30DB"/>
    <w:rsid w:val="009F3103"/>
    <w:rsid w:val="009F3436"/>
    <w:rsid w:val="009F3AEF"/>
    <w:rsid w:val="00A013F5"/>
    <w:rsid w:val="00A02284"/>
    <w:rsid w:val="00A05968"/>
    <w:rsid w:val="00A10491"/>
    <w:rsid w:val="00A158BA"/>
    <w:rsid w:val="00A17E4A"/>
    <w:rsid w:val="00A25BFD"/>
    <w:rsid w:val="00A30E2C"/>
    <w:rsid w:val="00A324A5"/>
    <w:rsid w:val="00A41AF0"/>
    <w:rsid w:val="00A42653"/>
    <w:rsid w:val="00A439F9"/>
    <w:rsid w:val="00A443E7"/>
    <w:rsid w:val="00A55A47"/>
    <w:rsid w:val="00A60327"/>
    <w:rsid w:val="00A618F9"/>
    <w:rsid w:val="00A640A3"/>
    <w:rsid w:val="00A709BE"/>
    <w:rsid w:val="00A71215"/>
    <w:rsid w:val="00A718C6"/>
    <w:rsid w:val="00A7294A"/>
    <w:rsid w:val="00A73CFD"/>
    <w:rsid w:val="00A752EC"/>
    <w:rsid w:val="00A75574"/>
    <w:rsid w:val="00A81911"/>
    <w:rsid w:val="00A85B7A"/>
    <w:rsid w:val="00A91607"/>
    <w:rsid w:val="00AA1780"/>
    <w:rsid w:val="00AA1ED6"/>
    <w:rsid w:val="00AA3E75"/>
    <w:rsid w:val="00AA5A9F"/>
    <w:rsid w:val="00AA6782"/>
    <w:rsid w:val="00AB196D"/>
    <w:rsid w:val="00AB2577"/>
    <w:rsid w:val="00AB3F57"/>
    <w:rsid w:val="00AB6237"/>
    <w:rsid w:val="00AB7D1E"/>
    <w:rsid w:val="00AC0B60"/>
    <w:rsid w:val="00AC36DC"/>
    <w:rsid w:val="00AC4A69"/>
    <w:rsid w:val="00AC6760"/>
    <w:rsid w:val="00AC6A7C"/>
    <w:rsid w:val="00AD1581"/>
    <w:rsid w:val="00AD2DD2"/>
    <w:rsid w:val="00AD4C52"/>
    <w:rsid w:val="00AD5015"/>
    <w:rsid w:val="00AD6443"/>
    <w:rsid w:val="00AD6DC1"/>
    <w:rsid w:val="00AD73AD"/>
    <w:rsid w:val="00AE0BE7"/>
    <w:rsid w:val="00AE33C3"/>
    <w:rsid w:val="00AE59C6"/>
    <w:rsid w:val="00AE6761"/>
    <w:rsid w:val="00AE6E5D"/>
    <w:rsid w:val="00AF0456"/>
    <w:rsid w:val="00AF50F8"/>
    <w:rsid w:val="00AF592D"/>
    <w:rsid w:val="00AF59A5"/>
    <w:rsid w:val="00AF69F6"/>
    <w:rsid w:val="00B005E9"/>
    <w:rsid w:val="00B00A93"/>
    <w:rsid w:val="00B00C64"/>
    <w:rsid w:val="00B03B8F"/>
    <w:rsid w:val="00B04ADC"/>
    <w:rsid w:val="00B118B2"/>
    <w:rsid w:val="00B1290B"/>
    <w:rsid w:val="00B14C27"/>
    <w:rsid w:val="00B2018C"/>
    <w:rsid w:val="00B21E49"/>
    <w:rsid w:val="00B234B5"/>
    <w:rsid w:val="00B27621"/>
    <w:rsid w:val="00B30B0E"/>
    <w:rsid w:val="00B30BE2"/>
    <w:rsid w:val="00B31EF0"/>
    <w:rsid w:val="00B33F10"/>
    <w:rsid w:val="00B340CE"/>
    <w:rsid w:val="00B34154"/>
    <w:rsid w:val="00B34586"/>
    <w:rsid w:val="00B37B2D"/>
    <w:rsid w:val="00B40A5E"/>
    <w:rsid w:val="00B4101F"/>
    <w:rsid w:val="00B413EA"/>
    <w:rsid w:val="00B526C6"/>
    <w:rsid w:val="00B53C89"/>
    <w:rsid w:val="00B53DC7"/>
    <w:rsid w:val="00B55EE5"/>
    <w:rsid w:val="00B57F83"/>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1DEB"/>
    <w:rsid w:val="00B9471C"/>
    <w:rsid w:val="00B97883"/>
    <w:rsid w:val="00BA1040"/>
    <w:rsid w:val="00BA146E"/>
    <w:rsid w:val="00BA1C11"/>
    <w:rsid w:val="00BA1E93"/>
    <w:rsid w:val="00BA4DD8"/>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11DC"/>
    <w:rsid w:val="00C01CA4"/>
    <w:rsid w:val="00C02149"/>
    <w:rsid w:val="00C02B6F"/>
    <w:rsid w:val="00C06A29"/>
    <w:rsid w:val="00C10E32"/>
    <w:rsid w:val="00C1141B"/>
    <w:rsid w:val="00C13FDC"/>
    <w:rsid w:val="00C15D83"/>
    <w:rsid w:val="00C178DF"/>
    <w:rsid w:val="00C218EE"/>
    <w:rsid w:val="00C2365F"/>
    <w:rsid w:val="00C23B95"/>
    <w:rsid w:val="00C25541"/>
    <w:rsid w:val="00C32ED3"/>
    <w:rsid w:val="00C32ED8"/>
    <w:rsid w:val="00C33692"/>
    <w:rsid w:val="00C33AE4"/>
    <w:rsid w:val="00C42C79"/>
    <w:rsid w:val="00C4447B"/>
    <w:rsid w:val="00C50469"/>
    <w:rsid w:val="00C5210A"/>
    <w:rsid w:val="00C5415A"/>
    <w:rsid w:val="00C560BF"/>
    <w:rsid w:val="00C623C8"/>
    <w:rsid w:val="00C63326"/>
    <w:rsid w:val="00C66CFD"/>
    <w:rsid w:val="00C67805"/>
    <w:rsid w:val="00C70384"/>
    <w:rsid w:val="00C7097B"/>
    <w:rsid w:val="00C7385F"/>
    <w:rsid w:val="00C73B53"/>
    <w:rsid w:val="00C77788"/>
    <w:rsid w:val="00C77FA7"/>
    <w:rsid w:val="00C834C1"/>
    <w:rsid w:val="00C85B38"/>
    <w:rsid w:val="00C9108E"/>
    <w:rsid w:val="00C96737"/>
    <w:rsid w:val="00C97522"/>
    <w:rsid w:val="00CA0A99"/>
    <w:rsid w:val="00CA0C4D"/>
    <w:rsid w:val="00CA1D76"/>
    <w:rsid w:val="00CA219C"/>
    <w:rsid w:val="00CA5244"/>
    <w:rsid w:val="00CA5716"/>
    <w:rsid w:val="00CB4BBE"/>
    <w:rsid w:val="00CB4D6E"/>
    <w:rsid w:val="00CB62F6"/>
    <w:rsid w:val="00CB7EBC"/>
    <w:rsid w:val="00CC1E58"/>
    <w:rsid w:val="00CC214B"/>
    <w:rsid w:val="00CC732F"/>
    <w:rsid w:val="00CC76D9"/>
    <w:rsid w:val="00CD0FE2"/>
    <w:rsid w:val="00CD1260"/>
    <w:rsid w:val="00CD5313"/>
    <w:rsid w:val="00CD6339"/>
    <w:rsid w:val="00CE0064"/>
    <w:rsid w:val="00CE1A37"/>
    <w:rsid w:val="00CE1DCB"/>
    <w:rsid w:val="00CE3E2E"/>
    <w:rsid w:val="00CE4610"/>
    <w:rsid w:val="00CE5E8D"/>
    <w:rsid w:val="00CE6BB0"/>
    <w:rsid w:val="00CF1045"/>
    <w:rsid w:val="00CF1E9B"/>
    <w:rsid w:val="00CF318B"/>
    <w:rsid w:val="00CF4741"/>
    <w:rsid w:val="00CF592B"/>
    <w:rsid w:val="00CF5E5A"/>
    <w:rsid w:val="00CF6644"/>
    <w:rsid w:val="00D00531"/>
    <w:rsid w:val="00D010BA"/>
    <w:rsid w:val="00D02DE3"/>
    <w:rsid w:val="00D05764"/>
    <w:rsid w:val="00D10CC2"/>
    <w:rsid w:val="00D117B9"/>
    <w:rsid w:val="00D142B5"/>
    <w:rsid w:val="00D20172"/>
    <w:rsid w:val="00D20DCE"/>
    <w:rsid w:val="00D216D2"/>
    <w:rsid w:val="00D21A3F"/>
    <w:rsid w:val="00D21B95"/>
    <w:rsid w:val="00D228B9"/>
    <w:rsid w:val="00D23EF1"/>
    <w:rsid w:val="00D24809"/>
    <w:rsid w:val="00D24DC4"/>
    <w:rsid w:val="00D25279"/>
    <w:rsid w:val="00D26F05"/>
    <w:rsid w:val="00D27415"/>
    <w:rsid w:val="00D322AB"/>
    <w:rsid w:val="00D32CC2"/>
    <w:rsid w:val="00D349E0"/>
    <w:rsid w:val="00D35F12"/>
    <w:rsid w:val="00D372D8"/>
    <w:rsid w:val="00D435B3"/>
    <w:rsid w:val="00D43FFB"/>
    <w:rsid w:val="00D445C7"/>
    <w:rsid w:val="00D44C4B"/>
    <w:rsid w:val="00D5045D"/>
    <w:rsid w:val="00D53913"/>
    <w:rsid w:val="00D55740"/>
    <w:rsid w:val="00D56CDF"/>
    <w:rsid w:val="00D57ED3"/>
    <w:rsid w:val="00D60B22"/>
    <w:rsid w:val="00D61960"/>
    <w:rsid w:val="00D622D5"/>
    <w:rsid w:val="00D62E90"/>
    <w:rsid w:val="00D62FAA"/>
    <w:rsid w:val="00D64CF4"/>
    <w:rsid w:val="00D71215"/>
    <w:rsid w:val="00D7364D"/>
    <w:rsid w:val="00D75325"/>
    <w:rsid w:val="00D76373"/>
    <w:rsid w:val="00D76CEC"/>
    <w:rsid w:val="00D7717E"/>
    <w:rsid w:val="00D83272"/>
    <w:rsid w:val="00D84BCB"/>
    <w:rsid w:val="00D85077"/>
    <w:rsid w:val="00D92672"/>
    <w:rsid w:val="00D92A88"/>
    <w:rsid w:val="00D93D57"/>
    <w:rsid w:val="00D95042"/>
    <w:rsid w:val="00DA0FD4"/>
    <w:rsid w:val="00DA2645"/>
    <w:rsid w:val="00DB06B4"/>
    <w:rsid w:val="00DB1F98"/>
    <w:rsid w:val="00DB42DB"/>
    <w:rsid w:val="00DB6047"/>
    <w:rsid w:val="00DC1680"/>
    <w:rsid w:val="00DC179C"/>
    <w:rsid w:val="00DC21DD"/>
    <w:rsid w:val="00DD1467"/>
    <w:rsid w:val="00DD3118"/>
    <w:rsid w:val="00DD3D22"/>
    <w:rsid w:val="00DD57C4"/>
    <w:rsid w:val="00DE01DF"/>
    <w:rsid w:val="00DE3827"/>
    <w:rsid w:val="00DE4084"/>
    <w:rsid w:val="00DE7474"/>
    <w:rsid w:val="00DF4110"/>
    <w:rsid w:val="00E00783"/>
    <w:rsid w:val="00E02999"/>
    <w:rsid w:val="00E060CF"/>
    <w:rsid w:val="00E06535"/>
    <w:rsid w:val="00E1526C"/>
    <w:rsid w:val="00E23836"/>
    <w:rsid w:val="00E24125"/>
    <w:rsid w:val="00E26048"/>
    <w:rsid w:val="00E26B9F"/>
    <w:rsid w:val="00E271C1"/>
    <w:rsid w:val="00E27AF3"/>
    <w:rsid w:val="00E30348"/>
    <w:rsid w:val="00E4059D"/>
    <w:rsid w:val="00E42125"/>
    <w:rsid w:val="00E42E99"/>
    <w:rsid w:val="00E44DE5"/>
    <w:rsid w:val="00E44DE6"/>
    <w:rsid w:val="00E474DA"/>
    <w:rsid w:val="00E4763C"/>
    <w:rsid w:val="00E61AF2"/>
    <w:rsid w:val="00E63B39"/>
    <w:rsid w:val="00E63C5F"/>
    <w:rsid w:val="00E6466B"/>
    <w:rsid w:val="00E64CFA"/>
    <w:rsid w:val="00E7026C"/>
    <w:rsid w:val="00E70E4F"/>
    <w:rsid w:val="00E71F62"/>
    <w:rsid w:val="00E74545"/>
    <w:rsid w:val="00E7661E"/>
    <w:rsid w:val="00E80DEF"/>
    <w:rsid w:val="00E82296"/>
    <w:rsid w:val="00E827DA"/>
    <w:rsid w:val="00E8373D"/>
    <w:rsid w:val="00E83E6D"/>
    <w:rsid w:val="00E85580"/>
    <w:rsid w:val="00E85B65"/>
    <w:rsid w:val="00E869AC"/>
    <w:rsid w:val="00E873BD"/>
    <w:rsid w:val="00E90094"/>
    <w:rsid w:val="00E92FF6"/>
    <w:rsid w:val="00E9449B"/>
    <w:rsid w:val="00EA2FBF"/>
    <w:rsid w:val="00EA4788"/>
    <w:rsid w:val="00EB23EC"/>
    <w:rsid w:val="00EB442C"/>
    <w:rsid w:val="00EB577D"/>
    <w:rsid w:val="00EB7434"/>
    <w:rsid w:val="00EB7CA2"/>
    <w:rsid w:val="00EC144A"/>
    <w:rsid w:val="00EC1604"/>
    <w:rsid w:val="00EC57BC"/>
    <w:rsid w:val="00ED0111"/>
    <w:rsid w:val="00ED04AA"/>
    <w:rsid w:val="00ED0D3F"/>
    <w:rsid w:val="00ED3138"/>
    <w:rsid w:val="00ED3EB5"/>
    <w:rsid w:val="00ED71DF"/>
    <w:rsid w:val="00ED7392"/>
    <w:rsid w:val="00EE07E5"/>
    <w:rsid w:val="00EE2063"/>
    <w:rsid w:val="00EE2C47"/>
    <w:rsid w:val="00EE34B8"/>
    <w:rsid w:val="00EE3B93"/>
    <w:rsid w:val="00EE7D2F"/>
    <w:rsid w:val="00EF062C"/>
    <w:rsid w:val="00EF0DEC"/>
    <w:rsid w:val="00EF1DD4"/>
    <w:rsid w:val="00EF50FB"/>
    <w:rsid w:val="00EF79ED"/>
    <w:rsid w:val="00F01B41"/>
    <w:rsid w:val="00F02233"/>
    <w:rsid w:val="00F04B9C"/>
    <w:rsid w:val="00F04E4E"/>
    <w:rsid w:val="00F1123A"/>
    <w:rsid w:val="00F135E2"/>
    <w:rsid w:val="00F147B2"/>
    <w:rsid w:val="00F16780"/>
    <w:rsid w:val="00F16BE0"/>
    <w:rsid w:val="00F1712E"/>
    <w:rsid w:val="00F175D4"/>
    <w:rsid w:val="00F17F8A"/>
    <w:rsid w:val="00F22725"/>
    <w:rsid w:val="00F22901"/>
    <w:rsid w:val="00F24578"/>
    <w:rsid w:val="00F25BEF"/>
    <w:rsid w:val="00F30BFD"/>
    <w:rsid w:val="00F33ED6"/>
    <w:rsid w:val="00F34689"/>
    <w:rsid w:val="00F35C6E"/>
    <w:rsid w:val="00F37747"/>
    <w:rsid w:val="00F40035"/>
    <w:rsid w:val="00F40CDE"/>
    <w:rsid w:val="00F421C3"/>
    <w:rsid w:val="00F43484"/>
    <w:rsid w:val="00F458B3"/>
    <w:rsid w:val="00F50811"/>
    <w:rsid w:val="00F6322C"/>
    <w:rsid w:val="00F636D9"/>
    <w:rsid w:val="00F6732C"/>
    <w:rsid w:val="00F71DBD"/>
    <w:rsid w:val="00F727DD"/>
    <w:rsid w:val="00F7355A"/>
    <w:rsid w:val="00F73C36"/>
    <w:rsid w:val="00F73CE1"/>
    <w:rsid w:val="00F76930"/>
    <w:rsid w:val="00F7712B"/>
    <w:rsid w:val="00F8331B"/>
    <w:rsid w:val="00F919C2"/>
    <w:rsid w:val="00F96DB3"/>
    <w:rsid w:val="00F9750B"/>
    <w:rsid w:val="00FA0251"/>
    <w:rsid w:val="00FA0C7A"/>
    <w:rsid w:val="00FA166B"/>
    <w:rsid w:val="00FA17F5"/>
    <w:rsid w:val="00FA2F54"/>
    <w:rsid w:val="00FA45C2"/>
    <w:rsid w:val="00FA5FA5"/>
    <w:rsid w:val="00FA7FB1"/>
    <w:rsid w:val="00FB162A"/>
    <w:rsid w:val="00FB34EC"/>
    <w:rsid w:val="00FB3A54"/>
    <w:rsid w:val="00FB4A56"/>
    <w:rsid w:val="00FB6151"/>
    <w:rsid w:val="00FB6FD9"/>
    <w:rsid w:val="00FB7954"/>
    <w:rsid w:val="00FC0D6A"/>
    <w:rsid w:val="00FC1D7D"/>
    <w:rsid w:val="00FC3E09"/>
    <w:rsid w:val="00FD080D"/>
    <w:rsid w:val="00FD0B99"/>
    <w:rsid w:val="00FD2C5B"/>
    <w:rsid w:val="00FD2F75"/>
    <w:rsid w:val="00FD486D"/>
    <w:rsid w:val="00FD750F"/>
    <w:rsid w:val="00FD7ABC"/>
    <w:rsid w:val="00FD7C6D"/>
    <w:rsid w:val="00FE1F79"/>
    <w:rsid w:val="00FE2A6D"/>
    <w:rsid w:val="00FE5FE6"/>
    <w:rsid w:val="00FF084A"/>
    <w:rsid w:val="00FF1ED6"/>
    <w:rsid w:val="00FF3098"/>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ec.europa.eu/eurostat/data/database)" TargetMode="External"/><Relationship Id="rId2" Type="http://schemas.openxmlformats.org/officeDocument/2006/relationships/numbering" Target="numbering.xml"/><Relationship Id="rId16" Type="http://schemas.openxmlformats.org/officeDocument/2006/relationships/hyperlink" Target="https://coast.noaa.gov/floodexposur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C6792DF-2018-468C-BF08-14DBBBCA3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33</Pages>
  <Words>44813</Words>
  <Characters>255438</Characters>
  <Application>Microsoft Office Word</Application>
  <DocSecurity>0</DocSecurity>
  <Lines>2128</Lines>
  <Paragraphs>599</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299652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Joy Shumake-Guillemot</cp:lastModifiedBy>
  <cp:revision>9</cp:revision>
  <cp:lastPrinted>2017-08-10T08:31:00Z</cp:lastPrinted>
  <dcterms:created xsi:type="dcterms:W3CDTF">2017-09-23T07:53:00Z</dcterms:created>
  <dcterms:modified xsi:type="dcterms:W3CDTF">2017-09-23T09:45:00Z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