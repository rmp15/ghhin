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bookmarkStart w:id="0" w:name="_GoBack"/>
      <w:bookmarkEnd w:id="0"/>
      <w:r>
        <w:rPr>
          <w:b/>
          <w:sz w:val="30"/>
          <w:szCs w:val="30"/>
        </w:rPr>
        <w:t xml:space="preserve">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14F2E50F" w14:textId="77777777" w:rsidR="00282D5A"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82D5A">
        <w:rPr>
          <w:noProof/>
        </w:rPr>
        <w:t>Figures and tables</w:t>
      </w:r>
      <w:r w:rsidR="00282D5A">
        <w:rPr>
          <w:noProof/>
        </w:rPr>
        <w:tab/>
      </w:r>
      <w:r w:rsidR="00282D5A">
        <w:rPr>
          <w:noProof/>
        </w:rPr>
        <w:fldChar w:fldCharType="begin"/>
      </w:r>
      <w:r w:rsidR="00282D5A">
        <w:rPr>
          <w:noProof/>
        </w:rPr>
        <w:instrText xml:space="preserve"> PAGEREF _Toc493860688 \h </w:instrText>
      </w:r>
      <w:r w:rsidR="00282D5A">
        <w:rPr>
          <w:noProof/>
        </w:rPr>
      </w:r>
      <w:r w:rsidR="00282D5A">
        <w:rPr>
          <w:noProof/>
        </w:rPr>
        <w:fldChar w:fldCharType="separate"/>
      </w:r>
      <w:r w:rsidR="00282D5A">
        <w:rPr>
          <w:noProof/>
        </w:rPr>
        <w:t>3</w:t>
      </w:r>
      <w:r w:rsidR="00282D5A">
        <w:rPr>
          <w:noProof/>
        </w:rPr>
        <w:fldChar w:fldCharType="end"/>
      </w:r>
    </w:p>
    <w:p w14:paraId="454A2F04"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_Toc493860689 \h </w:instrText>
      </w:r>
      <w:r>
        <w:rPr>
          <w:noProof/>
        </w:rPr>
      </w:r>
      <w:r>
        <w:rPr>
          <w:noProof/>
        </w:rPr>
        <w:fldChar w:fldCharType="separate"/>
      </w:r>
      <w:r>
        <w:rPr>
          <w:noProof/>
        </w:rPr>
        <w:t>4</w:t>
      </w:r>
      <w:r>
        <w:rPr>
          <w:noProof/>
        </w:rPr>
        <w:fldChar w:fldCharType="end"/>
      </w:r>
    </w:p>
    <w:p w14:paraId="49FA79A1"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_Toc493860690 \h </w:instrText>
      </w:r>
      <w:r>
        <w:rPr>
          <w:noProof/>
        </w:rPr>
      </w:r>
      <w:r>
        <w:rPr>
          <w:noProof/>
        </w:rPr>
        <w:fldChar w:fldCharType="separate"/>
      </w:r>
      <w:r>
        <w:rPr>
          <w:noProof/>
        </w:rPr>
        <w:t>5</w:t>
      </w:r>
      <w:r>
        <w:rPr>
          <w:noProof/>
        </w:rPr>
        <w:fldChar w:fldCharType="end"/>
      </w:r>
    </w:p>
    <w:p w14:paraId="2918F2C7"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_Toc493860691 \h </w:instrText>
      </w:r>
      <w:r>
        <w:rPr>
          <w:noProof/>
        </w:rPr>
      </w:r>
      <w:r>
        <w:rPr>
          <w:noProof/>
        </w:rPr>
        <w:fldChar w:fldCharType="separate"/>
      </w:r>
      <w:r>
        <w:rPr>
          <w:noProof/>
        </w:rPr>
        <w:t>6</w:t>
      </w:r>
      <w:r>
        <w:rPr>
          <w:noProof/>
        </w:rPr>
        <w:fldChar w:fldCharType="end"/>
      </w:r>
    </w:p>
    <w:p w14:paraId="3D26753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_Toc493860692 \h </w:instrText>
      </w:r>
      <w:r>
        <w:rPr>
          <w:noProof/>
        </w:rPr>
      </w:r>
      <w:r>
        <w:rPr>
          <w:noProof/>
        </w:rPr>
        <w:fldChar w:fldCharType="separate"/>
      </w:r>
      <w:r>
        <w:rPr>
          <w:noProof/>
        </w:rPr>
        <w:t>6</w:t>
      </w:r>
      <w:r>
        <w:rPr>
          <w:noProof/>
        </w:rPr>
        <w:fldChar w:fldCharType="end"/>
      </w:r>
    </w:p>
    <w:p w14:paraId="076C80C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2.</w:t>
      </w:r>
      <w:r>
        <w:rPr>
          <w:rFonts w:eastAsiaTheme="minorEastAsia"/>
          <w:b w:val="0"/>
          <w:bCs w:val="0"/>
          <w:smallCaps w:val="0"/>
          <w:noProof/>
          <w:sz w:val="24"/>
          <w:szCs w:val="24"/>
          <w:lang w:eastAsia="en-GB"/>
        </w:rPr>
        <w:tab/>
      </w:r>
      <w:r w:rsidRPr="008A3A30">
        <w:rPr>
          <w:rFonts w:eastAsia="Times New Roman"/>
          <w:noProof/>
          <w:lang w:eastAsia="en-GB"/>
        </w:rPr>
        <w:t>Iterative management of decision-making structure</w:t>
      </w:r>
      <w:r>
        <w:rPr>
          <w:noProof/>
        </w:rPr>
        <w:tab/>
      </w:r>
      <w:r>
        <w:rPr>
          <w:noProof/>
        </w:rPr>
        <w:fldChar w:fldCharType="begin"/>
      </w:r>
      <w:r>
        <w:rPr>
          <w:noProof/>
        </w:rPr>
        <w:instrText xml:space="preserve"> PAGEREF _Toc493860693 \h </w:instrText>
      </w:r>
      <w:r>
        <w:rPr>
          <w:noProof/>
        </w:rPr>
      </w:r>
      <w:r>
        <w:rPr>
          <w:noProof/>
        </w:rPr>
        <w:fldChar w:fldCharType="separate"/>
      </w:r>
      <w:r>
        <w:rPr>
          <w:noProof/>
        </w:rPr>
        <w:t>6</w:t>
      </w:r>
      <w:r>
        <w:rPr>
          <w:noProof/>
        </w:rPr>
        <w:fldChar w:fldCharType="end"/>
      </w:r>
    </w:p>
    <w:p w14:paraId="6895F191"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3.</w:t>
      </w:r>
      <w:r>
        <w:rPr>
          <w:rFonts w:eastAsiaTheme="minorEastAsia"/>
          <w:b w:val="0"/>
          <w:bCs w:val="0"/>
          <w:smallCaps w:val="0"/>
          <w:noProof/>
          <w:sz w:val="24"/>
          <w:szCs w:val="24"/>
          <w:lang w:eastAsia="en-GB"/>
        </w:rPr>
        <w:tab/>
      </w:r>
      <w:r w:rsidRPr="008A3A30">
        <w:rPr>
          <w:rFonts w:eastAsia="Times New Roman"/>
          <w:noProof/>
          <w:lang w:eastAsia="en-GB"/>
        </w:rPr>
        <w:t>Identity of decision makers</w:t>
      </w:r>
      <w:r>
        <w:rPr>
          <w:noProof/>
        </w:rPr>
        <w:tab/>
      </w:r>
      <w:r>
        <w:rPr>
          <w:noProof/>
        </w:rPr>
        <w:fldChar w:fldCharType="begin"/>
      </w:r>
      <w:r>
        <w:rPr>
          <w:noProof/>
        </w:rPr>
        <w:instrText xml:space="preserve"> PAGEREF _Toc493860694 \h </w:instrText>
      </w:r>
      <w:r>
        <w:rPr>
          <w:noProof/>
        </w:rPr>
      </w:r>
      <w:r>
        <w:rPr>
          <w:noProof/>
        </w:rPr>
        <w:fldChar w:fldCharType="separate"/>
      </w:r>
      <w:r>
        <w:rPr>
          <w:noProof/>
        </w:rPr>
        <w:t>8</w:t>
      </w:r>
      <w:r>
        <w:rPr>
          <w:noProof/>
        </w:rPr>
        <w:fldChar w:fldCharType="end"/>
      </w:r>
    </w:p>
    <w:p w14:paraId="5B613140"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4.</w:t>
      </w:r>
      <w:r>
        <w:rPr>
          <w:rFonts w:eastAsiaTheme="minorEastAsia"/>
          <w:b w:val="0"/>
          <w:bCs w:val="0"/>
          <w:smallCaps w:val="0"/>
          <w:noProof/>
          <w:sz w:val="24"/>
          <w:szCs w:val="24"/>
          <w:lang w:eastAsia="en-GB"/>
        </w:rPr>
        <w:tab/>
      </w:r>
      <w:r w:rsidRPr="008A3A30">
        <w:rPr>
          <w:rFonts w:eastAsia="Times New Roman"/>
          <w:noProof/>
          <w:lang w:eastAsia="en-GB"/>
        </w:rPr>
        <w:t>Timeline of key decisions and processes</w:t>
      </w:r>
      <w:r>
        <w:rPr>
          <w:noProof/>
        </w:rPr>
        <w:tab/>
      </w:r>
      <w:r>
        <w:rPr>
          <w:noProof/>
        </w:rPr>
        <w:fldChar w:fldCharType="begin"/>
      </w:r>
      <w:r>
        <w:rPr>
          <w:noProof/>
        </w:rPr>
        <w:instrText xml:space="preserve"> PAGEREF _Toc493860695 \h </w:instrText>
      </w:r>
      <w:r>
        <w:rPr>
          <w:noProof/>
        </w:rPr>
      </w:r>
      <w:r>
        <w:rPr>
          <w:noProof/>
        </w:rPr>
        <w:fldChar w:fldCharType="separate"/>
      </w:r>
      <w:r>
        <w:rPr>
          <w:noProof/>
        </w:rPr>
        <w:t>8</w:t>
      </w:r>
      <w:r>
        <w:rPr>
          <w:noProof/>
        </w:rPr>
        <w:fldChar w:fldCharType="end"/>
      </w:r>
    </w:p>
    <w:p w14:paraId="3AAB3B78"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_Toc493860696 \h </w:instrText>
      </w:r>
      <w:r>
        <w:rPr>
          <w:noProof/>
        </w:rPr>
      </w:r>
      <w:r>
        <w:rPr>
          <w:noProof/>
        </w:rPr>
        <w:fldChar w:fldCharType="separate"/>
      </w:r>
      <w:r>
        <w:rPr>
          <w:noProof/>
        </w:rPr>
        <w:t>9</w:t>
      </w:r>
      <w:r>
        <w:rPr>
          <w:noProof/>
        </w:rPr>
        <w:fldChar w:fldCharType="end"/>
      </w:r>
    </w:p>
    <w:p w14:paraId="56152E8D" w14:textId="77777777" w:rsidR="00282D5A" w:rsidRDefault="00282D5A">
      <w:pPr>
        <w:pStyle w:val="TOC1"/>
        <w:tabs>
          <w:tab w:val="right" w:pos="9010"/>
        </w:tabs>
        <w:rPr>
          <w:rFonts w:eastAsiaTheme="minorEastAsia"/>
          <w:b w:val="0"/>
          <w:bCs w:val="0"/>
          <w:caps w:val="0"/>
          <w:noProof/>
          <w:sz w:val="24"/>
          <w:szCs w:val="24"/>
          <w:u w:val="none"/>
          <w:lang w:eastAsia="en-GB"/>
        </w:rPr>
      </w:pPr>
      <w:r w:rsidRPr="008A3A30">
        <w:rPr>
          <w:rFonts w:eastAsia="Times New Roman"/>
          <w:noProof/>
          <w:lang w:eastAsia="en-GB"/>
        </w:rPr>
        <w:t>Outlines of HIWeather focus areas</w:t>
      </w:r>
      <w:r>
        <w:rPr>
          <w:noProof/>
        </w:rPr>
        <w:tab/>
      </w:r>
      <w:r>
        <w:rPr>
          <w:noProof/>
        </w:rPr>
        <w:fldChar w:fldCharType="begin"/>
      </w:r>
      <w:r>
        <w:rPr>
          <w:noProof/>
        </w:rPr>
        <w:instrText xml:space="preserve"> PAGEREF _Toc493860697 \h </w:instrText>
      </w:r>
      <w:r>
        <w:rPr>
          <w:noProof/>
        </w:rPr>
      </w:r>
      <w:r>
        <w:rPr>
          <w:noProof/>
        </w:rPr>
        <w:fldChar w:fldCharType="separate"/>
      </w:r>
      <w:r>
        <w:rPr>
          <w:noProof/>
        </w:rPr>
        <w:t>10</w:t>
      </w:r>
      <w:r>
        <w:rPr>
          <w:noProof/>
        </w:rPr>
        <w:fldChar w:fldCharType="end"/>
      </w:r>
    </w:p>
    <w:p w14:paraId="05A7CDC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1. Urban Flood</w:t>
      </w:r>
      <w:r>
        <w:rPr>
          <w:noProof/>
        </w:rPr>
        <w:tab/>
      </w:r>
      <w:r>
        <w:rPr>
          <w:noProof/>
        </w:rPr>
        <w:fldChar w:fldCharType="begin"/>
      </w:r>
      <w:r>
        <w:rPr>
          <w:noProof/>
        </w:rPr>
        <w:instrText xml:space="preserve"> PAGEREF _Toc493860698 \h </w:instrText>
      </w:r>
      <w:r>
        <w:rPr>
          <w:noProof/>
        </w:rPr>
      </w:r>
      <w:r>
        <w:rPr>
          <w:noProof/>
        </w:rPr>
        <w:fldChar w:fldCharType="separate"/>
      </w:r>
      <w:r>
        <w:rPr>
          <w:noProof/>
        </w:rPr>
        <w:t>10</w:t>
      </w:r>
      <w:r>
        <w:rPr>
          <w:noProof/>
        </w:rPr>
        <w:fldChar w:fldCharType="end"/>
      </w:r>
    </w:p>
    <w:p w14:paraId="118D72F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_Toc493860699 \h </w:instrText>
      </w:r>
      <w:r>
        <w:rPr>
          <w:noProof/>
        </w:rPr>
      </w:r>
      <w:r>
        <w:rPr>
          <w:noProof/>
        </w:rPr>
        <w:fldChar w:fldCharType="separate"/>
      </w:r>
      <w:r>
        <w:rPr>
          <w:noProof/>
        </w:rPr>
        <w:t>10</w:t>
      </w:r>
      <w:r>
        <w:rPr>
          <w:noProof/>
        </w:rPr>
        <w:fldChar w:fldCharType="end"/>
      </w:r>
    </w:p>
    <w:p w14:paraId="7A7FCE8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_Toc493860700 \h </w:instrText>
      </w:r>
      <w:r>
        <w:rPr>
          <w:noProof/>
        </w:rPr>
      </w:r>
      <w:r>
        <w:rPr>
          <w:noProof/>
        </w:rPr>
        <w:fldChar w:fldCharType="separate"/>
      </w:r>
      <w:r>
        <w:rPr>
          <w:noProof/>
        </w:rPr>
        <w:t>10</w:t>
      </w:r>
      <w:r>
        <w:rPr>
          <w:noProof/>
        </w:rPr>
        <w:fldChar w:fldCharType="end"/>
      </w:r>
    </w:p>
    <w:p w14:paraId="14242E9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_Toc493860701 \h </w:instrText>
      </w:r>
      <w:r>
        <w:rPr>
          <w:noProof/>
        </w:rPr>
      </w:r>
      <w:r>
        <w:rPr>
          <w:noProof/>
        </w:rPr>
        <w:fldChar w:fldCharType="separate"/>
      </w:r>
      <w:r>
        <w:rPr>
          <w:noProof/>
        </w:rPr>
        <w:t>11</w:t>
      </w:r>
      <w:r>
        <w:rPr>
          <w:noProof/>
        </w:rPr>
        <w:fldChar w:fldCharType="end"/>
      </w:r>
    </w:p>
    <w:p w14:paraId="4B1B832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_Toc493860702 \h </w:instrText>
      </w:r>
      <w:r>
        <w:rPr>
          <w:noProof/>
        </w:rPr>
      </w:r>
      <w:r>
        <w:rPr>
          <w:noProof/>
        </w:rPr>
        <w:fldChar w:fldCharType="separate"/>
      </w:r>
      <w:r>
        <w:rPr>
          <w:noProof/>
        </w:rPr>
        <w:t>13</w:t>
      </w:r>
      <w:r>
        <w:rPr>
          <w:noProof/>
        </w:rPr>
        <w:fldChar w:fldCharType="end"/>
      </w:r>
    </w:p>
    <w:p w14:paraId="798399D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_Toc493860703 \h </w:instrText>
      </w:r>
      <w:r>
        <w:rPr>
          <w:noProof/>
        </w:rPr>
      </w:r>
      <w:r>
        <w:rPr>
          <w:noProof/>
        </w:rPr>
        <w:fldChar w:fldCharType="separate"/>
      </w:r>
      <w:r>
        <w:rPr>
          <w:noProof/>
        </w:rPr>
        <w:t>14</w:t>
      </w:r>
      <w:r>
        <w:rPr>
          <w:noProof/>
        </w:rPr>
        <w:fldChar w:fldCharType="end"/>
      </w:r>
    </w:p>
    <w:p w14:paraId="48B237D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_Toc493860704 \h </w:instrText>
      </w:r>
      <w:r>
        <w:rPr>
          <w:noProof/>
        </w:rPr>
      </w:r>
      <w:r>
        <w:rPr>
          <w:noProof/>
        </w:rPr>
        <w:fldChar w:fldCharType="separate"/>
      </w:r>
      <w:r>
        <w:rPr>
          <w:noProof/>
        </w:rPr>
        <w:t>14</w:t>
      </w:r>
      <w:r>
        <w:rPr>
          <w:noProof/>
        </w:rPr>
        <w:fldChar w:fldCharType="end"/>
      </w:r>
    </w:p>
    <w:p w14:paraId="7815A98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pilot projects with improved forecasting</w:t>
      </w:r>
      <w:r>
        <w:rPr>
          <w:noProof/>
        </w:rPr>
        <w:tab/>
      </w:r>
      <w:r>
        <w:rPr>
          <w:noProof/>
        </w:rPr>
        <w:fldChar w:fldCharType="begin"/>
      </w:r>
      <w:r>
        <w:rPr>
          <w:noProof/>
        </w:rPr>
        <w:instrText xml:space="preserve"> PAGEREF _Toc493860705 \h </w:instrText>
      </w:r>
      <w:r>
        <w:rPr>
          <w:noProof/>
        </w:rPr>
      </w:r>
      <w:r>
        <w:rPr>
          <w:noProof/>
        </w:rPr>
        <w:fldChar w:fldCharType="separate"/>
      </w:r>
      <w:r>
        <w:rPr>
          <w:noProof/>
        </w:rPr>
        <w:t>15</w:t>
      </w:r>
      <w:r>
        <w:rPr>
          <w:noProof/>
        </w:rPr>
        <w:fldChar w:fldCharType="end"/>
      </w:r>
    </w:p>
    <w:p w14:paraId="7216234B"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2. Wildfire</w:t>
      </w:r>
      <w:r>
        <w:rPr>
          <w:noProof/>
        </w:rPr>
        <w:tab/>
      </w:r>
      <w:r>
        <w:rPr>
          <w:noProof/>
        </w:rPr>
        <w:fldChar w:fldCharType="begin"/>
      </w:r>
      <w:r>
        <w:rPr>
          <w:noProof/>
        </w:rPr>
        <w:instrText xml:space="preserve"> PAGEREF _Toc493860706 \h </w:instrText>
      </w:r>
      <w:r>
        <w:rPr>
          <w:noProof/>
        </w:rPr>
      </w:r>
      <w:r>
        <w:rPr>
          <w:noProof/>
        </w:rPr>
        <w:fldChar w:fldCharType="separate"/>
      </w:r>
      <w:r>
        <w:rPr>
          <w:noProof/>
        </w:rPr>
        <w:t>17</w:t>
      </w:r>
      <w:r>
        <w:rPr>
          <w:noProof/>
        </w:rPr>
        <w:fldChar w:fldCharType="end"/>
      </w:r>
    </w:p>
    <w:p w14:paraId="5654E05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_Toc493860707 \h </w:instrText>
      </w:r>
      <w:r>
        <w:rPr>
          <w:noProof/>
        </w:rPr>
      </w:r>
      <w:r>
        <w:rPr>
          <w:noProof/>
        </w:rPr>
        <w:fldChar w:fldCharType="separate"/>
      </w:r>
      <w:r>
        <w:rPr>
          <w:noProof/>
        </w:rPr>
        <w:t>17</w:t>
      </w:r>
      <w:r>
        <w:rPr>
          <w:noProof/>
        </w:rPr>
        <w:fldChar w:fldCharType="end"/>
      </w:r>
    </w:p>
    <w:p w14:paraId="11305430"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_Toc493860708 \h </w:instrText>
      </w:r>
      <w:r>
        <w:rPr>
          <w:noProof/>
        </w:rPr>
      </w:r>
      <w:r>
        <w:rPr>
          <w:noProof/>
        </w:rPr>
        <w:fldChar w:fldCharType="separate"/>
      </w:r>
      <w:r>
        <w:rPr>
          <w:noProof/>
        </w:rPr>
        <w:t>17</w:t>
      </w:r>
      <w:r>
        <w:rPr>
          <w:noProof/>
        </w:rPr>
        <w:fldChar w:fldCharType="end"/>
      </w:r>
    </w:p>
    <w:p w14:paraId="061A6758"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_Toc493860709 \h </w:instrText>
      </w:r>
      <w:r>
        <w:rPr>
          <w:noProof/>
        </w:rPr>
      </w:r>
      <w:r>
        <w:rPr>
          <w:noProof/>
        </w:rPr>
        <w:fldChar w:fldCharType="separate"/>
      </w:r>
      <w:r>
        <w:rPr>
          <w:noProof/>
        </w:rPr>
        <w:t>18</w:t>
      </w:r>
      <w:r>
        <w:rPr>
          <w:noProof/>
        </w:rPr>
        <w:fldChar w:fldCharType="end"/>
      </w:r>
    </w:p>
    <w:p w14:paraId="3DFB4D65"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_Toc493860710 \h </w:instrText>
      </w:r>
      <w:r>
        <w:rPr>
          <w:noProof/>
        </w:rPr>
      </w:r>
      <w:r>
        <w:rPr>
          <w:noProof/>
        </w:rPr>
        <w:fldChar w:fldCharType="separate"/>
      </w:r>
      <w:r>
        <w:rPr>
          <w:noProof/>
        </w:rPr>
        <w:t>18</w:t>
      </w:r>
      <w:r>
        <w:rPr>
          <w:noProof/>
        </w:rPr>
        <w:fldChar w:fldCharType="end"/>
      </w:r>
    </w:p>
    <w:p w14:paraId="6CD4FEE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_Toc493860711 \h </w:instrText>
      </w:r>
      <w:r>
        <w:rPr>
          <w:noProof/>
        </w:rPr>
      </w:r>
      <w:r>
        <w:rPr>
          <w:noProof/>
        </w:rPr>
        <w:fldChar w:fldCharType="separate"/>
      </w:r>
      <w:r>
        <w:rPr>
          <w:noProof/>
        </w:rPr>
        <w:t>18</w:t>
      </w:r>
      <w:r>
        <w:rPr>
          <w:noProof/>
        </w:rPr>
        <w:fldChar w:fldCharType="end"/>
      </w:r>
    </w:p>
    <w:p w14:paraId="424383E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_Toc493860712 \h </w:instrText>
      </w:r>
      <w:r>
        <w:rPr>
          <w:noProof/>
        </w:rPr>
      </w:r>
      <w:r>
        <w:rPr>
          <w:noProof/>
        </w:rPr>
        <w:fldChar w:fldCharType="separate"/>
      </w:r>
      <w:r>
        <w:rPr>
          <w:noProof/>
        </w:rPr>
        <w:t>18</w:t>
      </w:r>
      <w:r>
        <w:rPr>
          <w:noProof/>
        </w:rPr>
        <w:fldChar w:fldCharType="end"/>
      </w:r>
    </w:p>
    <w:p w14:paraId="33287110"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3. Localised Extreme Wind</w:t>
      </w:r>
      <w:r>
        <w:rPr>
          <w:noProof/>
        </w:rPr>
        <w:tab/>
      </w:r>
      <w:r>
        <w:rPr>
          <w:noProof/>
        </w:rPr>
        <w:fldChar w:fldCharType="begin"/>
      </w:r>
      <w:r>
        <w:rPr>
          <w:noProof/>
        </w:rPr>
        <w:instrText xml:space="preserve"> PAGEREF _Toc493860713 \h </w:instrText>
      </w:r>
      <w:r>
        <w:rPr>
          <w:noProof/>
        </w:rPr>
      </w:r>
      <w:r>
        <w:rPr>
          <w:noProof/>
        </w:rPr>
        <w:fldChar w:fldCharType="separate"/>
      </w:r>
      <w:r>
        <w:rPr>
          <w:noProof/>
        </w:rPr>
        <w:t>19</w:t>
      </w:r>
      <w:r>
        <w:rPr>
          <w:noProof/>
        </w:rPr>
        <w:fldChar w:fldCharType="end"/>
      </w:r>
    </w:p>
    <w:p w14:paraId="3186507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_Toc493860714 \h </w:instrText>
      </w:r>
      <w:r>
        <w:rPr>
          <w:noProof/>
        </w:rPr>
      </w:r>
      <w:r>
        <w:rPr>
          <w:noProof/>
        </w:rPr>
        <w:fldChar w:fldCharType="separate"/>
      </w:r>
      <w:r>
        <w:rPr>
          <w:noProof/>
        </w:rPr>
        <w:t>19</w:t>
      </w:r>
      <w:r>
        <w:rPr>
          <w:noProof/>
        </w:rPr>
        <w:fldChar w:fldCharType="end"/>
      </w:r>
    </w:p>
    <w:p w14:paraId="08CA0DBF"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_Toc493860715 \h </w:instrText>
      </w:r>
      <w:r>
        <w:rPr>
          <w:noProof/>
        </w:rPr>
      </w:r>
      <w:r>
        <w:rPr>
          <w:noProof/>
        </w:rPr>
        <w:fldChar w:fldCharType="separate"/>
      </w:r>
      <w:r>
        <w:rPr>
          <w:noProof/>
        </w:rPr>
        <w:t>19</w:t>
      </w:r>
      <w:r>
        <w:rPr>
          <w:noProof/>
        </w:rPr>
        <w:fldChar w:fldCharType="end"/>
      </w:r>
    </w:p>
    <w:p w14:paraId="4A7E1F6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_Toc493860716 \h </w:instrText>
      </w:r>
      <w:r>
        <w:rPr>
          <w:noProof/>
        </w:rPr>
      </w:r>
      <w:r>
        <w:rPr>
          <w:noProof/>
        </w:rPr>
        <w:fldChar w:fldCharType="separate"/>
      </w:r>
      <w:r>
        <w:rPr>
          <w:noProof/>
        </w:rPr>
        <w:t>20</w:t>
      </w:r>
      <w:r>
        <w:rPr>
          <w:noProof/>
        </w:rPr>
        <w:fldChar w:fldCharType="end"/>
      </w:r>
    </w:p>
    <w:p w14:paraId="63882D3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_Toc493860717 \h </w:instrText>
      </w:r>
      <w:r>
        <w:rPr>
          <w:noProof/>
        </w:rPr>
      </w:r>
      <w:r>
        <w:rPr>
          <w:noProof/>
        </w:rPr>
        <w:fldChar w:fldCharType="separate"/>
      </w:r>
      <w:r>
        <w:rPr>
          <w:noProof/>
        </w:rPr>
        <w:t>20</w:t>
      </w:r>
      <w:r>
        <w:rPr>
          <w:noProof/>
        </w:rPr>
        <w:fldChar w:fldCharType="end"/>
      </w:r>
    </w:p>
    <w:p w14:paraId="7A3AFBD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_Toc493860718 \h </w:instrText>
      </w:r>
      <w:r>
        <w:rPr>
          <w:noProof/>
        </w:rPr>
      </w:r>
      <w:r>
        <w:rPr>
          <w:noProof/>
        </w:rPr>
        <w:fldChar w:fldCharType="separate"/>
      </w:r>
      <w:r>
        <w:rPr>
          <w:noProof/>
        </w:rPr>
        <w:t>20</w:t>
      </w:r>
      <w:r>
        <w:rPr>
          <w:noProof/>
        </w:rPr>
        <w:fldChar w:fldCharType="end"/>
      </w:r>
    </w:p>
    <w:p w14:paraId="43DCE3D7"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_Toc493860719 \h </w:instrText>
      </w:r>
      <w:r>
        <w:rPr>
          <w:noProof/>
        </w:rPr>
      </w:r>
      <w:r>
        <w:rPr>
          <w:noProof/>
        </w:rPr>
        <w:fldChar w:fldCharType="separate"/>
      </w:r>
      <w:r>
        <w:rPr>
          <w:noProof/>
        </w:rPr>
        <w:t>21</w:t>
      </w:r>
      <w:r>
        <w:rPr>
          <w:noProof/>
        </w:rPr>
        <w:fldChar w:fldCharType="end"/>
      </w:r>
    </w:p>
    <w:p w14:paraId="0C1D7C8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4. Disruptive Winter Weather</w:t>
      </w:r>
      <w:r>
        <w:rPr>
          <w:noProof/>
        </w:rPr>
        <w:tab/>
      </w:r>
      <w:r>
        <w:rPr>
          <w:noProof/>
        </w:rPr>
        <w:fldChar w:fldCharType="begin"/>
      </w:r>
      <w:r>
        <w:rPr>
          <w:noProof/>
        </w:rPr>
        <w:instrText xml:space="preserve"> PAGEREF _Toc493860720 \h </w:instrText>
      </w:r>
      <w:r>
        <w:rPr>
          <w:noProof/>
        </w:rPr>
      </w:r>
      <w:r>
        <w:rPr>
          <w:noProof/>
        </w:rPr>
        <w:fldChar w:fldCharType="separate"/>
      </w:r>
      <w:r>
        <w:rPr>
          <w:noProof/>
        </w:rPr>
        <w:t>22</w:t>
      </w:r>
      <w:r>
        <w:rPr>
          <w:noProof/>
        </w:rPr>
        <w:fldChar w:fldCharType="end"/>
      </w:r>
    </w:p>
    <w:p w14:paraId="623E530D"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_Toc493860721 \h </w:instrText>
      </w:r>
      <w:r>
        <w:rPr>
          <w:noProof/>
        </w:rPr>
      </w:r>
      <w:r>
        <w:rPr>
          <w:noProof/>
        </w:rPr>
        <w:fldChar w:fldCharType="separate"/>
      </w:r>
      <w:r>
        <w:rPr>
          <w:noProof/>
        </w:rPr>
        <w:t>22</w:t>
      </w:r>
      <w:r>
        <w:rPr>
          <w:noProof/>
        </w:rPr>
        <w:fldChar w:fldCharType="end"/>
      </w:r>
    </w:p>
    <w:p w14:paraId="0C051309"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_Toc493860722 \h </w:instrText>
      </w:r>
      <w:r>
        <w:rPr>
          <w:noProof/>
        </w:rPr>
      </w:r>
      <w:r>
        <w:rPr>
          <w:noProof/>
        </w:rPr>
        <w:fldChar w:fldCharType="separate"/>
      </w:r>
      <w:r>
        <w:rPr>
          <w:noProof/>
        </w:rPr>
        <w:t>22</w:t>
      </w:r>
      <w:r>
        <w:rPr>
          <w:noProof/>
        </w:rPr>
        <w:fldChar w:fldCharType="end"/>
      </w:r>
    </w:p>
    <w:p w14:paraId="39B7F6A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_Toc493860723 \h </w:instrText>
      </w:r>
      <w:r>
        <w:rPr>
          <w:noProof/>
        </w:rPr>
      </w:r>
      <w:r>
        <w:rPr>
          <w:noProof/>
        </w:rPr>
        <w:fldChar w:fldCharType="separate"/>
      </w:r>
      <w:r>
        <w:rPr>
          <w:noProof/>
        </w:rPr>
        <w:t>23</w:t>
      </w:r>
      <w:r>
        <w:rPr>
          <w:noProof/>
        </w:rPr>
        <w:fldChar w:fldCharType="end"/>
      </w:r>
    </w:p>
    <w:p w14:paraId="617ED30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_Toc493860724 \h </w:instrText>
      </w:r>
      <w:r>
        <w:rPr>
          <w:noProof/>
        </w:rPr>
      </w:r>
      <w:r>
        <w:rPr>
          <w:noProof/>
        </w:rPr>
        <w:fldChar w:fldCharType="separate"/>
      </w:r>
      <w:r>
        <w:rPr>
          <w:noProof/>
        </w:rPr>
        <w:t>23</w:t>
      </w:r>
      <w:r>
        <w:rPr>
          <w:noProof/>
        </w:rPr>
        <w:fldChar w:fldCharType="end"/>
      </w:r>
    </w:p>
    <w:p w14:paraId="59721293"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_Toc493860725 \h </w:instrText>
      </w:r>
      <w:r>
        <w:rPr>
          <w:noProof/>
        </w:rPr>
      </w:r>
      <w:r>
        <w:rPr>
          <w:noProof/>
        </w:rPr>
        <w:fldChar w:fldCharType="separate"/>
      </w:r>
      <w:r>
        <w:rPr>
          <w:noProof/>
        </w:rPr>
        <w:t>23</w:t>
      </w:r>
      <w:r>
        <w:rPr>
          <w:noProof/>
        </w:rPr>
        <w:fldChar w:fldCharType="end"/>
      </w:r>
    </w:p>
    <w:p w14:paraId="083F6E3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_Toc493860726 \h </w:instrText>
      </w:r>
      <w:r>
        <w:rPr>
          <w:noProof/>
        </w:rPr>
      </w:r>
      <w:r>
        <w:rPr>
          <w:noProof/>
        </w:rPr>
        <w:fldChar w:fldCharType="separate"/>
      </w:r>
      <w:r>
        <w:rPr>
          <w:noProof/>
        </w:rPr>
        <w:t>23</w:t>
      </w:r>
      <w:r>
        <w:rPr>
          <w:noProof/>
        </w:rPr>
        <w:fldChar w:fldCharType="end"/>
      </w:r>
    </w:p>
    <w:p w14:paraId="0474F607"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5. Urban Heat Waves and Air Pollution</w:t>
      </w:r>
      <w:r>
        <w:rPr>
          <w:noProof/>
        </w:rPr>
        <w:tab/>
      </w:r>
      <w:r>
        <w:rPr>
          <w:noProof/>
        </w:rPr>
        <w:fldChar w:fldCharType="begin"/>
      </w:r>
      <w:r>
        <w:rPr>
          <w:noProof/>
        </w:rPr>
        <w:instrText xml:space="preserve"> PAGEREF _Toc493860727 \h </w:instrText>
      </w:r>
      <w:r>
        <w:rPr>
          <w:noProof/>
        </w:rPr>
      </w:r>
      <w:r>
        <w:rPr>
          <w:noProof/>
        </w:rPr>
        <w:fldChar w:fldCharType="separate"/>
      </w:r>
      <w:r>
        <w:rPr>
          <w:noProof/>
        </w:rPr>
        <w:t>24</w:t>
      </w:r>
      <w:r>
        <w:rPr>
          <w:noProof/>
        </w:rPr>
        <w:fldChar w:fldCharType="end"/>
      </w:r>
    </w:p>
    <w:p w14:paraId="160F122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_Toc493860728 \h </w:instrText>
      </w:r>
      <w:r>
        <w:rPr>
          <w:noProof/>
        </w:rPr>
      </w:r>
      <w:r>
        <w:rPr>
          <w:noProof/>
        </w:rPr>
        <w:fldChar w:fldCharType="separate"/>
      </w:r>
      <w:r>
        <w:rPr>
          <w:noProof/>
        </w:rPr>
        <w:t>24</w:t>
      </w:r>
      <w:r>
        <w:rPr>
          <w:noProof/>
        </w:rPr>
        <w:fldChar w:fldCharType="end"/>
      </w:r>
    </w:p>
    <w:p w14:paraId="5B394BEC"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_Toc493860729 \h </w:instrText>
      </w:r>
      <w:r>
        <w:rPr>
          <w:noProof/>
        </w:rPr>
      </w:r>
      <w:r>
        <w:rPr>
          <w:noProof/>
        </w:rPr>
        <w:fldChar w:fldCharType="separate"/>
      </w:r>
      <w:r>
        <w:rPr>
          <w:noProof/>
        </w:rPr>
        <w:t>24</w:t>
      </w:r>
      <w:r>
        <w:rPr>
          <w:noProof/>
        </w:rPr>
        <w:fldChar w:fldCharType="end"/>
      </w:r>
    </w:p>
    <w:p w14:paraId="4022751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_Toc493860730 \h </w:instrText>
      </w:r>
      <w:r>
        <w:rPr>
          <w:noProof/>
        </w:rPr>
      </w:r>
      <w:r>
        <w:rPr>
          <w:noProof/>
        </w:rPr>
        <w:fldChar w:fldCharType="separate"/>
      </w:r>
      <w:r>
        <w:rPr>
          <w:noProof/>
        </w:rPr>
        <w:t>25</w:t>
      </w:r>
      <w:r>
        <w:rPr>
          <w:noProof/>
        </w:rPr>
        <w:fldChar w:fldCharType="end"/>
      </w:r>
    </w:p>
    <w:p w14:paraId="04F239A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_Toc493860731 \h </w:instrText>
      </w:r>
      <w:r>
        <w:rPr>
          <w:noProof/>
        </w:rPr>
      </w:r>
      <w:r>
        <w:rPr>
          <w:noProof/>
        </w:rPr>
        <w:fldChar w:fldCharType="separate"/>
      </w:r>
      <w:r>
        <w:rPr>
          <w:noProof/>
        </w:rPr>
        <w:t>25</w:t>
      </w:r>
      <w:r>
        <w:rPr>
          <w:noProof/>
        </w:rPr>
        <w:fldChar w:fldCharType="end"/>
      </w:r>
    </w:p>
    <w:p w14:paraId="5B9AE77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lastRenderedPageBreak/>
        <w:t>Key gaps in real-time monitoring, forecasting and alert capabilities</w:t>
      </w:r>
      <w:r>
        <w:rPr>
          <w:noProof/>
        </w:rPr>
        <w:tab/>
      </w:r>
      <w:r>
        <w:rPr>
          <w:noProof/>
        </w:rPr>
        <w:fldChar w:fldCharType="begin"/>
      </w:r>
      <w:r>
        <w:rPr>
          <w:noProof/>
        </w:rPr>
        <w:instrText xml:space="preserve"> PAGEREF _Toc493860732 \h </w:instrText>
      </w:r>
      <w:r>
        <w:rPr>
          <w:noProof/>
        </w:rPr>
      </w:r>
      <w:r>
        <w:rPr>
          <w:noProof/>
        </w:rPr>
        <w:fldChar w:fldCharType="separate"/>
      </w:r>
      <w:r>
        <w:rPr>
          <w:noProof/>
        </w:rPr>
        <w:t>25</w:t>
      </w:r>
      <w:r>
        <w:rPr>
          <w:noProof/>
        </w:rPr>
        <w:fldChar w:fldCharType="end"/>
      </w:r>
    </w:p>
    <w:p w14:paraId="60AF206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_Toc493860733 \h </w:instrText>
      </w:r>
      <w:r>
        <w:rPr>
          <w:noProof/>
        </w:rPr>
      </w:r>
      <w:r>
        <w:rPr>
          <w:noProof/>
        </w:rPr>
        <w:fldChar w:fldCharType="separate"/>
      </w:r>
      <w:r>
        <w:rPr>
          <w:noProof/>
        </w:rPr>
        <w:t>26</w:t>
      </w:r>
      <w:r>
        <w:rPr>
          <w:noProof/>
        </w:rPr>
        <w:fldChar w:fldCharType="end"/>
      </w:r>
    </w:p>
    <w:p w14:paraId="397B6E5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_Toc493860734 \h </w:instrText>
      </w:r>
      <w:r>
        <w:rPr>
          <w:noProof/>
        </w:rPr>
      </w:r>
      <w:r>
        <w:rPr>
          <w:noProof/>
        </w:rPr>
        <w:fldChar w:fldCharType="separate"/>
      </w:r>
      <w:r>
        <w:rPr>
          <w:noProof/>
        </w:rPr>
        <w:t>26</w:t>
      </w:r>
      <w:r>
        <w:rPr>
          <w:noProof/>
        </w:rPr>
        <w:fldChar w:fldCharType="end"/>
      </w:r>
    </w:p>
    <w:p w14:paraId="4F4474F7" w14:textId="77777777" w:rsidR="00282D5A" w:rsidRDefault="00282D5A">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_Toc493860735 \h </w:instrText>
      </w:r>
      <w:r>
        <w:rPr>
          <w:noProof/>
        </w:rPr>
      </w:r>
      <w:r>
        <w:rPr>
          <w:noProof/>
        </w:rPr>
        <w:fldChar w:fldCharType="separate"/>
      </w:r>
      <w:r>
        <w:rPr>
          <w:noProof/>
        </w:rPr>
        <w:t>27</w:t>
      </w:r>
      <w:r>
        <w:rPr>
          <w:noProof/>
        </w:rPr>
        <w:fldChar w:fldCharType="end"/>
      </w:r>
    </w:p>
    <w:p w14:paraId="39602AFE" w14:textId="2101226B" w:rsidR="00CA5244" w:rsidRDefault="00135CD9" w:rsidP="00C15D83">
      <w:pPr>
        <w:pStyle w:val="Heading1"/>
      </w:pPr>
      <w:r>
        <w:fldChar w:fldCharType="end"/>
      </w:r>
      <w:bookmarkStart w:id="1" w:name="_Toc493860688"/>
      <w:r w:rsidR="00196099">
        <w:t>Figures and tables</w:t>
      </w:r>
      <w:bookmarkEnd w:id="1"/>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2" w:name="_Toc493860689"/>
      <w:r w:rsidRPr="00CA5716">
        <w:lastRenderedPageBreak/>
        <w:t>Introduction</w:t>
      </w:r>
      <w:bookmarkEnd w:id="2"/>
    </w:p>
    <w:p w14:paraId="0B88027C" w14:textId="4AE12995"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casting, both in spatial resolution and predictive lead time</w:t>
      </w:r>
      <w:r w:rsidR="004D4DE7">
        <w:t>,</w:t>
      </w:r>
      <w:r w:rsidR="00365D52">
        <w:t xml:space="preserve"> from two mins to two</w:t>
      </w:r>
      <w:r w:rsidR="007A5196">
        <w:t xml:space="preserve"> weeks</w:t>
      </w:r>
      <w:r w:rsidR="000818E6">
        <w:t xml:space="preserv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4E6A87">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"&lt;sup&gt;2&lt;/sup&gt;", "plainTextFormattedCitation" : "2", "previouslyFormattedCitation" : "&lt;sup&gt;2&lt;/sup&gt;" }, "properties" : { "noteIndex" : 4 }, "schema" : "https://github.com/citation-style-language/schema/raw/master/csl-citation.json" }</w:instrText>
      </w:r>
      <w:r w:rsidR="004E6A87">
        <w:fldChar w:fldCharType="separate"/>
      </w:r>
      <w:r w:rsidR="004E6A87" w:rsidRPr="004E6A87">
        <w:rPr>
          <w:noProof/>
          <w:vertAlign w:val="superscript"/>
        </w:rPr>
        <w:t>2</w:t>
      </w:r>
      <w:r w:rsidR="004E6A87">
        <w:fldChar w:fldCharType="end"/>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0F5A227"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190787E9" w14:textId="7E1EC161" w:rsidR="008843EB" w:rsidRDefault="0066616F" w:rsidP="0066616F">
      <w:r>
        <w:br w:type="page"/>
      </w:r>
    </w:p>
    <w:p w14:paraId="609AA395" w14:textId="670784B9" w:rsidR="0030389A" w:rsidRPr="00E1526C" w:rsidRDefault="00187BD2" w:rsidP="00B03B8F">
      <w:pPr>
        <w:pStyle w:val="Heading1"/>
        <w:numPr>
          <w:ilvl w:val="0"/>
          <w:numId w:val="11"/>
        </w:numPr>
      </w:pPr>
      <w:bookmarkStart w:id="3" w:name="_Toc493860690"/>
      <w:r w:rsidRPr="00E1526C">
        <w:lastRenderedPageBreak/>
        <w:t>Structure</w:t>
      </w:r>
      <w:r w:rsidR="005332EE">
        <w:t xml:space="preserve"> of </w:t>
      </w:r>
      <w:r w:rsidR="006E3146">
        <w:t>white paper</w:t>
      </w:r>
      <w:bookmarkEnd w:id="3"/>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59D3EA7D" w14:textId="77777777" w:rsidR="00E24125" w:rsidRDefault="00E24125" w:rsidP="003C27C6">
      <w:pPr>
        <w:jc w:val="both"/>
      </w:pP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4" w:name="_Ref491178940"/>
      <w:bookmarkStart w:id="5" w:name="_Toc491339554"/>
      <w:r>
        <w:t xml:space="preserve">Table </w:t>
      </w:r>
      <w:r>
        <w:fldChar w:fldCharType="begin"/>
      </w:r>
      <w:r>
        <w:instrText xml:space="preserve"> SEQ Table \* ARABIC </w:instrText>
      </w:r>
      <w:r>
        <w:fldChar w:fldCharType="separate"/>
      </w:r>
      <w:r w:rsidR="006327D9">
        <w:rPr>
          <w:noProof/>
        </w:rPr>
        <w:t>1</w:t>
      </w:r>
      <w:r>
        <w:fldChar w:fldCharType="end"/>
      </w:r>
      <w:bookmarkEnd w:id="4"/>
      <w:r>
        <w:t xml:space="preserve">. Key focal areas of HIWeather and the outline in </w:t>
      </w:r>
      <w:r w:rsidR="00BE0C64">
        <w:t>white p</w:t>
      </w:r>
      <w:r w:rsidR="005A4CAC">
        <w:t>ape</w:t>
      </w:r>
      <w:r w:rsidR="003238A5">
        <w:t>r</w:t>
      </w:r>
      <w:r>
        <w:t xml:space="preserve"> for each</w:t>
      </w:r>
      <w:r w:rsidR="009D3CB4">
        <w:t xml:space="preserve"> area</w:t>
      </w:r>
      <w:r>
        <w:t>.</w:t>
      </w:r>
      <w:bookmarkEnd w:id="5"/>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E6A87">
        <w:trPr>
          <w:trHeight w:val="1817"/>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3A62C7C0"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w:t>
            </w:r>
            <w:r w:rsidR="00183578">
              <w:t xml:space="preserve"> hazard area, with key vulnerabilities highlighted</w:t>
            </w:r>
          </w:p>
          <w:p w14:paraId="358BC16D" w14:textId="62C7CE0A" w:rsidR="00563F55" w:rsidRPr="00563F55" w:rsidRDefault="00563F55" w:rsidP="00563F55">
            <w:pPr>
              <w:pStyle w:val="ListParagraph"/>
              <w:numPr>
                <w:ilvl w:val="0"/>
                <w:numId w:val="1"/>
              </w:numPr>
              <w:shd w:val="clear" w:color="auto" w:fill="FFFFFF"/>
              <w:ind w:left="317" w:hanging="141"/>
              <w:jc w:val="both"/>
              <w:outlineLvl w:val="0"/>
              <w:rPr>
                <w:rFonts w:eastAsia="Times New Roman" w:cs="Times New Roman"/>
                <w:b/>
                <w:u w:val="single"/>
                <w:lang w:eastAsia="en-GB"/>
              </w:rPr>
            </w:pPr>
            <w:r>
              <w:rPr>
                <w:rFonts w:eastAsia="Times New Roman" w:cs="Times New Roman"/>
                <w:b/>
                <w:lang w:eastAsia="en-GB"/>
              </w:rPr>
              <w:t>How forecasting plugs into action plans</w:t>
            </w:r>
            <w:r w:rsidRPr="003C27C6">
              <w:rPr>
                <w:rFonts w:eastAsia="Times New Roman" w:cs="Times New Roman"/>
                <w:b/>
                <w:lang w:eastAsia="en-GB"/>
              </w:rPr>
              <w:t xml:space="preserve">. </w:t>
            </w:r>
            <w:r>
              <w:rPr>
                <w:rFonts w:eastAsia="Times New Roman" w:cs="Times New Roman"/>
                <w:lang w:eastAsia="en-GB"/>
              </w:rPr>
              <w:t>The current ways in which forecasting is beneficial to decision makers</w:t>
            </w:r>
          </w:p>
          <w:p w14:paraId="06446447" w14:textId="77777777" w:rsidR="003C27C6" w:rsidRPr="00B31EF0" w:rsidRDefault="003C27C6" w:rsidP="003C27C6">
            <w:pPr>
              <w:pStyle w:val="ListParagraph"/>
              <w:numPr>
                <w:ilvl w:val="0"/>
                <w:numId w:val="1"/>
              </w:numPr>
              <w:shd w:val="clear" w:color="auto" w:fill="FFFFFF"/>
              <w:ind w:left="317" w:hanging="141"/>
              <w:jc w:val="both"/>
              <w:outlineLvl w:val="0"/>
              <w:rPr>
                <w:ins w:id="6" w:author="Parks, Robbie M" w:date="2017-09-21T14:05:00Z"/>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50C8EC4C" w14:textId="77777777" w:rsidR="003C27C6" w:rsidRDefault="003C27C6" w:rsidP="00475F7D">
            <w:pPr>
              <w:shd w:val="clear" w:color="auto" w:fill="FFFFFF"/>
              <w:ind w:left="317" w:hanging="141"/>
              <w:jc w:val="both"/>
              <w:outlineLvl w:val="0"/>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7" w:name="_Toc493860691"/>
      <w:r w:rsidRPr="00E1526C">
        <w:lastRenderedPageBreak/>
        <w:t>Decision-making processes in disaster action plans</w:t>
      </w:r>
      <w:bookmarkEnd w:id="7"/>
    </w:p>
    <w:p w14:paraId="4E46DD25" w14:textId="3718CCCB" w:rsidR="00171048" w:rsidRPr="00086B52" w:rsidRDefault="00086B52" w:rsidP="00562345">
      <w:pPr>
        <w:pStyle w:val="Heading2"/>
        <w:numPr>
          <w:ilvl w:val="0"/>
          <w:numId w:val="13"/>
        </w:numPr>
      </w:pPr>
      <w:bookmarkStart w:id="8" w:name="_Toc493860692"/>
      <w:r w:rsidRPr="00086B52">
        <w:t>Decision-making structure</w:t>
      </w:r>
      <w:bookmarkEnd w:id="8"/>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 w:name="_Ref491173665"/>
      <w:bookmarkStart w:id="10" w:name="_Ref491173640"/>
      <w:bookmarkStart w:id="11"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9"/>
      <w:r>
        <w:t xml:space="preserve">. </w:t>
      </w:r>
      <w:r w:rsidRPr="00BE3C85">
        <w:t>Potential flow of information between a lead body and other actors invo</w:t>
      </w:r>
      <w:r>
        <w:t>lved in heat action plans.</w:t>
      </w:r>
      <w:bookmarkEnd w:id="10"/>
      <w:bookmarkEnd w:id="11"/>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2" w:name="_Toc493860693"/>
      <w:r>
        <w:rPr>
          <w:rFonts w:eastAsia="Times New Roman"/>
          <w:lang w:eastAsia="en-GB"/>
        </w:rPr>
        <w:t>Iterative management of decision-making structure</w:t>
      </w:r>
      <w:bookmarkEnd w:id="12"/>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3" w:name="_Ref491336742"/>
      <w:bookmarkStart w:id="14"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3"/>
      <w:r>
        <w:t>. Communications plan for Ahmedabad Heat Action Plan</w:t>
      </w:r>
      <w:bookmarkEnd w:id="14"/>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15" w:name="_Ref491702736"/>
      <w:r>
        <w:t xml:space="preserve">Figure </w:t>
      </w:r>
      <w:r>
        <w:fldChar w:fldCharType="begin"/>
      </w:r>
      <w:r>
        <w:instrText xml:space="preserve"> SEQ Figure \* ARABIC </w:instrText>
      </w:r>
      <w:r>
        <w:fldChar w:fldCharType="separate"/>
      </w:r>
      <w:r>
        <w:rPr>
          <w:noProof/>
        </w:rPr>
        <w:t>3</w:t>
      </w:r>
      <w:r>
        <w:fldChar w:fldCharType="end"/>
      </w:r>
      <w:bookmarkEnd w:id="15"/>
      <w:r>
        <w:t>. The proposed mechanism for heat health warning system in Thailand.</w:t>
      </w:r>
    </w:p>
    <w:p w14:paraId="6BB8CF38" w14:textId="4AB0FB4C" w:rsidR="00086FC3" w:rsidRPr="000009C0" w:rsidRDefault="005E7F1A" w:rsidP="00562345">
      <w:pPr>
        <w:pStyle w:val="Heading2"/>
        <w:numPr>
          <w:ilvl w:val="0"/>
          <w:numId w:val="13"/>
        </w:numPr>
        <w:rPr>
          <w:rFonts w:eastAsia="Times New Roman"/>
          <w:lang w:eastAsia="en-GB"/>
        </w:rPr>
      </w:pPr>
      <w:bookmarkStart w:id="16" w:name="_Toc493860694"/>
      <w:r>
        <w:rPr>
          <w:rFonts w:eastAsia="Times New Roman"/>
          <w:lang w:eastAsia="en-GB"/>
        </w:rPr>
        <w:lastRenderedPageBreak/>
        <w:t>Identity of d</w:t>
      </w:r>
      <w:r w:rsidR="002037A7">
        <w:rPr>
          <w:rFonts w:eastAsia="Times New Roman"/>
          <w:lang w:eastAsia="en-GB"/>
        </w:rPr>
        <w:t>ecision makers</w:t>
      </w:r>
      <w:bookmarkEnd w:id="16"/>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7" w:name="_Toc493860695"/>
      <w:r w:rsidRPr="00086B52">
        <w:rPr>
          <w:rFonts w:eastAsia="Times New Roman"/>
          <w:lang w:eastAsia="en-GB"/>
        </w:rPr>
        <w:t>Timeline of key decisions and processes</w:t>
      </w:r>
      <w:bookmarkEnd w:id="17"/>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8" w:name="_Ref491177607"/>
      <w:bookmarkStart w:id="19"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8"/>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9"/>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0" w:name="_Toc493860696"/>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0"/>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1" w:name="_Ref491180457"/>
      <w:bookmarkStart w:id="22" w:name="_Toc491339555"/>
      <w:r>
        <w:t xml:space="preserve">Table </w:t>
      </w:r>
      <w:r>
        <w:fldChar w:fldCharType="begin"/>
      </w:r>
      <w:r>
        <w:instrText xml:space="preserve"> SEQ Table \* ARABIC </w:instrText>
      </w:r>
      <w:r>
        <w:fldChar w:fldCharType="separate"/>
      </w:r>
      <w:r>
        <w:rPr>
          <w:noProof/>
        </w:rPr>
        <w:t>2</w:t>
      </w:r>
      <w:r>
        <w:fldChar w:fldCharType="end"/>
      </w:r>
      <w:bookmarkEnd w:id="21"/>
      <w:r>
        <w:t xml:space="preserve">. </w:t>
      </w:r>
      <w:r w:rsidR="00506498">
        <w:t xml:space="preserve">Indicators from monitoring processes relevant to </w:t>
      </w:r>
      <w:r w:rsidR="00863397">
        <w:t>disasters.</w:t>
      </w:r>
      <w:bookmarkEnd w:id="22"/>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3" w:name="_Toc493860697"/>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3"/>
    </w:p>
    <w:p w14:paraId="641B2BFC" w14:textId="6844C459" w:rsidR="00FF69F5" w:rsidRPr="005C6AE1" w:rsidRDefault="00A618F9" w:rsidP="006A7A64">
      <w:pPr>
        <w:pStyle w:val="Heading2"/>
        <w:rPr>
          <w:rFonts w:eastAsia="Times New Roman" w:cs="Times New Roman"/>
          <w:color w:val="351C75"/>
          <w:lang w:eastAsia="en-GB"/>
        </w:rPr>
      </w:pPr>
      <w:bookmarkStart w:id="24" w:name="_Toc493860698"/>
      <w:r w:rsidRPr="005C6AE1">
        <w:rPr>
          <w:rFonts w:eastAsia="Times New Roman"/>
          <w:lang w:eastAsia="en-GB"/>
        </w:rPr>
        <w:t xml:space="preserve">1. </w:t>
      </w:r>
      <w:r w:rsidR="00FF69F5" w:rsidRPr="005C6AE1">
        <w:rPr>
          <w:rFonts w:eastAsia="Times New Roman"/>
          <w:lang w:eastAsia="en-GB"/>
        </w:rPr>
        <w:t>Urban Flood</w:t>
      </w:r>
      <w:bookmarkEnd w:id="24"/>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5" w:name="_Toc493860699"/>
      <w:r w:rsidRPr="00353192">
        <w:rPr>
          <w:rFonts w:eastAsia="Times New Roman"/>
          <w:lang w:eastAsia="en-GB"/>
        </w:rPr>
        <w:t>Overview</w:t>
      </w:r>
      <w:bookmarkEnd w:id="25"/>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5B7A471" w14:textId="77777777" w:rsidR="00E4059D"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3FBD7416" w14:textId="77777777" w:rsidR="00E4059D" w:rsidRDefault="00E4059D" w:rsidP="00FF69F5">
      <w:pPr>
        <w:shd w:val="clear" w:color="auto" w:fill="FFFFFF"/>
        <w:jc w:val="both"/>
        <w:rPr>
          <w:rFonts w:eastAsia="Times New Roman" w:cs="Arial"/>
          <w:color w:val="222222"/>
          <w:lang w:eastAsia="en-GB"/>
        </w:rPr>
      </w:pPr>
    </w:p>
    <w:p w14:paraId="2F60871A" w14:textId="15A8B137" w:rsidR="00E24125"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sidR="00E24125">
        <w:rPr>
          <w:rFonts w:eastAsia="Times New Roman" w:cs="Arial"/>
          <w:color w:val="222222"/>
          <w:lang w:eastAsia="en-GB"/>
        </w:rPr>
        <w:t xml:space="preserve">In </w:t>
      </w:r>
      <w:r w:rsidR="00972F64">
        <w:rPr>
          <w:rFonts w:eastAsia="Times New Roman" w:cs="Arial"/>
          <w:color w:val="222222"/>
          <w:lang w:eastAsia="en-GB"/>
        </w:rPr>
        <w:t xml:space="preserve">the first half of </w:t>
      </w:r>
      <w:r w:rsidR="00E24125">
        <w:rPr>
          <w:rFonts w:eastAsia="Times New Roman" w:cs="Arial"/>
          <w:color w:val="222222"/>
          <w:lang w:eastAsia="en-GB"/>
        </w:rPr>
        <w:t>2017,</w:t>
      </w:r>
      <w:r w:rsidR="00972F64">
        <w:rPr>
          <w:rFonts w:eastAsia="Times New Roman" w:cs="Arial"/>
          <w:color w:val="222222"/>
          <w:lang w:eastAsia="en-GB"/>
        </w:rPr>
        <w:t xml:space="preserve"> </w:t>
      </w:r>
      <w:r w:rsidR="00D372D8">
        <w:rPr>
          <w:rFonts w:eastAsia="Times New Roman" w:cs="Arial"/>
          <w:color w:val="222222"/>
          <w:lang w:eastAsia="en-GB"/>
        </w:rPr>
        <w:t>flo</w:t>
      </w:r>
      <w:r w:rsidR="00D32CC2">
        <w:rPr>
          <w:rFonts w:eastAsia="Times New Roman" w:cs="Arial"/>
          <w:color w:val="222222"/>
          <w:lang w:eastAsia="en-GB"/>
        </w:rPr>
        <w:t xml:space="preserve">ods were reported as 44% </w:t>
      </w:r>
      <w:r w:rsidR="005325B5">
        <w:rPr>
          <w:rFonts w:eastAsia="Times New Roman" w:cs="Arial"/>
          <w:color w:val="222222"/>
          <w:lang w:eastAsia="en-GB"/>
        </w:rPr>
        <w:t xml:space="preserve">(66) </w:t>
      </w:r>
      <w:r w:rsidR="00D32CC2">
        <w:rPr>
          <w:rFonts w:eastAsia="Times New Roman" w:cs="Arial"/>
          <w:color w:val="222222"/>
          <w:lang w:eastAsia="en-GB"/>
        </w:rPr>
        <w:t xml:space="preserve">of 149 </w:t>
      </w:r>
      <w:r w:rsidR="00D372D8">
        <w:rPr>
          <w:rFonts w:eastAsia="Times New Roman" w:cs="Arial"/>
          <w:color w:val="222222"/>
          <w:lang w:eastAsia="en-GB"/>
        </w:rPr>
        <w:t xml:space="preserve">disasters worldwide, with 52% </w:t>
      </w:r>
      <w:r w:rsidR="005325B5">
        <w:rPr>
          <w:rFonts w:eastAsia="Times New Roman" w:cs="Arial"/>
          <w:color w:val="222222"/>
          <w:lang w:eastAsia="en-GB"/>
        </w:rPr>
        <w:t xml:space="preserve">(1,644) </w:t>
      </w:r>
      <w:r w:rsidR="00D372D8">
        <w:rPr>
          <w:rFonts w:eastAsia="Times New Roman" w:cs="Arial"/>
          <w:color w:val="222222"/>
          <w:lang w:eastAsia="en-GB"/>
        </w:rPr>
        <w:t xml:space="preserve">of the </w:t>
      </w:r>
      <w:r w:rsidR="00D32CC2">
        <w:rPr>
          <w:rFonts w:eastAsia="Times New Roman" w:cs="Arial"/>
          <w:color w:val="222222"/>
          <w:lang w:eastAsia="en-GB"/>
        </w:rPr>
        <w:t xml:space="preserve">3,162 </w:t>
      </w:r>
      <w:r w:rsidR="00D372D8">
        <w:rPr>
          <w:rFonts w:eastAsia="Times New Roman" w:cs="Arial"/>
          <w:color w:val="222222"/>
          <w:lang w:eastAsia="en-GB"/>
        </w:rPr>
        <w:t>deaths</w:t>
      </w:r>
      <w:r w:rsidR="005325B5">
        <w:rPr>
          <w:rFonts w:eastAsia="Times New Roman" w:cs="Arial"/>
          <w:color w:val="222222"/>
          <w:lang w:eastAsia="en-GB"/>
        </w:rPr>
        <w:t xml:space="preserve"> during the period.</w:t>
      </w:r>
      <w:r w:rsidR="008E4E9A">
        <w:rPr>
          <w:rFonts w:eastAsia="Times New Roman" w:cs="Arial"/>
          <w:color w:val="222222"/>
          <w:lang w:eastAsia="en-GB"/>
        </w:rPr>
        <w:t xml:space="preserve"> </w:t>
      </w:r>
      <w:r w:rsidR="00184868">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sidR="00184868">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11</w:t>
      </w:r>
      <w:r w:rsidR="00184868">
        <w:rPr>
          <w:rFonts w:eastAsia="Times New Roman" w:cs="Arial"/>
          <w:color w:val="222222"/>
          <w:lang w:eastAsia="en-GB"/>
        </w:rPr>
        <w:fldChar w:fldCharType="end"/>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6" w:name="_Toc493860700"/>
      <w:r w:rsidRPr="00353192">
        <w:rPr>
          <w:rFonts w:eastAsia="Times New Roman"/>
          <w:lang w:eastAsia="en-GB"/>
        </w:rPr>
        <w:t>Health impacts</w:t>
      </w:r>
      <w:bookmarkEnd w:id="26"/>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460AFCA4"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02FADFC3" w:rsidR="00FA45C2" w:rsidRPr="0035319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"&lt;sup&gt;14&lt;/sup&gt;", "plainTextFormattedCitation" : "14", "previouslyFormattedCitation" : "&lt;sup&gt;14&lt;/sup&gt;" }, "properties" : { "noteIndex" : 9 }, "schema" : "https://github.com/citation-style-language/schema/raw/master/csl-citation.json" }</w:instrText>
      </w:r>
      <w:r w:rsidR="00411633">
        <w:rPr>
          <w:rFonts w:eastAsia="Times New Roman" w:cs="Times New Roman"/>
          <w:lang w:eastAsia="en-GB"/>
        </w:rPr>
        <w:fldChar w:fldCharType="separate"/>
      </w:r>
      <w:r w:rsidR="00184868" w:rsidRPr="00184868">
        <w:rPr>
          <w:rFonts w:eastAsia="Times New Roman" w:cs="Times New Roman"/>
          <w:noProof/>
          <w:vertAlign w:val="superscript"/>
          <w:lang w:eastAsia="en-GB"/>
        </w:rPr>
        <w:t>14</w:t>
      </w:r>
      <w:r w:rsidR="00411633">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666C9D3C" w:rsidR="00FF69F5"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72C052B" w14:textId="77777777" w:rsidR="00E85580" w:rsidRDefault="00E85580" w:rsidP="00391E5E">
      <w:pPr>
        <w:shd w:val="clear" w:color="auto" w:fill="FFFFFF"/>
        <w:jc w:val="both"/>
        <w:rPr>
          <w:rFonts w:eastAsia="Times New Roman" w:cs="Times New Roman"/>
          <w:lang w:eastAsia="en-GB"/>
        </w:rPr>
      </w:pPr>
    </w:p>
    <w:p w14:paraId="7ECF15DD" w14:textId="09B447D2"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346E3BBA" w:rsidR="00FF69F5" w:rsidRPr="00353192" w:rsidRDefault="00E7026C" w:rsidP="00391E5E">
      <w:pPr>
        <w:shd w:val="clear" w:color="auto" w:fill="FFFFFF"/>
        <w:jc w:val="both"/>
        <w:rPr>
          <w:rFonts w:eastAsia="Times New Roman" w:cs="Times New Roman"/>
          <w:lang w:eastAsia="en-GB"/>
        </w:rPr>
      </w:pPr>
      <w:r>
        <w:rPr>
          <w:rFonts w:eastAsia="Times New Roman" w:cs="Times New Roman"/>
          <w:b/>
          <w:lang w:eastAsia="en-GB"/>
        </w:rPr>
        <w:t>Facilitating 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hepatitis A and E</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6DDA788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20,21</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535E431A"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7704AB3"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068475EB" w14:textId="7BE0623A" w:rsidR="00FD750F" w:rsidRPr="007C18AD" w:rsidRDefault="00426CB5" w:rsidP="007C18AD">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10 }, "schema" : "https://github.com/citation-style-language/schema/raw/master/csl-citation.json" }</w:instrText>
      </w:r>
      <w:r w:rsidR="00B21E49">
        <w:rPr>
          <w:lang w:eastAsia="en-GB"/>
        </w:rPr>
        <w:fldChar w:fldCharType="separate"/>
      </w:r>
      <w:r w:rsidR="00184868" w:rsidRPr="00184868">
        <w:rPr>
          <w:noProof/>
          <w:vertAlign w:val="superscript"/>
          <w:lang w:eastAsia="en-GB"/>
        </w:rPr>
        <w:t>25</w:t>
      </w:r>
      <w:r w:rsidR="00B21E49">
        <w:rPr>
          <w:lang w:eastAsia="en-GB"/>
        </w:rPr>
        <w:fldChar w:fldCharType="end"/>
      </w:r>
    </w:p>
    <w:p w14:paraId="0758FFFC" w14:textId="77777777" w:rsidR="00ED7392" w:rsidRDefault="00ED7392" w:rsidP="00ED7392">
      <w:pPr>
        <w:rPr>
          <w:lang w:eastAsia="en-GB"/>
        </w:rPr>
      </w:pPr>
    </w:p>
    <w:p w14:paraId="4E4E278B" w14:textId="1FA44230" w:rsidR="00F35C6E" w:rsidRPr="00F35C6E" w:rsidRDefault="00F35C6E" w:rsidP="00ED7392">
      <w:pPr>
        <w:rPr>
          <w:b/>
          <w:lang w:eastAsia="en-GB"/>
        </w:rPr>
      </w:pPr>
      <w:r w:rsidRPr="00F35C6E">
        <w:rPr>
          <w:b/>
          <w:lang w:eastAsia="en-GB"/>
        </w:rPr>
        <w:t>Children</w:t>
      </w:r>
      <w:r>
        <w:rPr>
          <w:b/>
          <w:lang w:eastAsia="en-GB"/>
        </w:rPr>
        <w:t>.</w:t>
      </w:r>
    </w:p>
    <w:p w14:paraId="3D8267B7" w14:textId="77777777" w:rsidR="00F35C6E" w:rsidRPr="00F35C6E" w:rsidRDefault="00F35C6E" w:rsidP="00ED7392">
      <w:pPr>
        <w:rPr>
          <w:b/>
          <w:lang w:eastAsia="en-GB"/>
        </w:rPr>
      </w:pPr>
    </w:p>
    <w:p w14:paraId="4ED1B78A" w14:textId="7B8BF65D" w:rsidR="00F35C6E" w:rsidRPr="00F35C6E" w:rsidRDefault="00F35C6E" w:rsidP="00ED7392">
      <w:pPr>
        <w:rPr>
          <w:b/>
          <w:lang w:eastAsia="en-GB"/>
        </w:rPr>
      </w:pPr>
      <w:r w:rsidRPr="00F35C6E">
        <w:rPr>
          <w:b/>
          <w:lang w:eastAsia="en-GB"/>
        </w:rPr>
        <w:t>Pregnant women</w:t>
      </w:r>
      <w:r>
        <w:rPr>
          <w:b/>
          <w:lang w:eastAsia="en-GB"/>
        </w:rPr>
        <w:t>.</w:t>
      </w:r>
    </w:p>
    <w:p w14:paraId="2F64A52F" w14:textId="77777777" w:rsidR="00F35C6E" w:rsidRPr="00F35C6E" w:rsidRDefault="00F35C6E" w:rsidP="00ED7392">
      <w:pPr>
        <w:rPr>
          <w:b/>
          <w:lang w:eastAsia="en-GB"/>
        </w:rPr>
      </w:pPr>
    </w:p>
    <w:p w14:paraId="4321C308" w14:textId="43774033" w:rsidR="00F35C6E" w:rsidRPr="00F35C6E" w:rsidRDefault="00F35C6E" w:rsidP="00ED7392">
      <w:pPr>
        <w:rPr>
          <w:b/>
          <w:lang w:eastAsia="en-GB"/>
        </w:rPr>
      </w:pPr>
      <w:r w:rsidRPr="00F35C6E">
        <w:rPr>
          <w:b/>
          <w:lang w:eastAsia="en-GB"/>
        </w:rPr>
        <w:t>The elderly</w:t>
      </w:r>
      <w:r>
        <w:rPr>
          <w:b/>
          <w:lang w:eastAsia="en-GB"/>
        </w:rPr>
        <w:t>.</w:t>
      </w:r>
    </w:p>
    <w:p w14:paraId="24990728" w14:textId="77777777" w:rsidR="00F35C6E" w:rsidRPr="00F35C6E" w:rsidRDefault="00F35C6E" w:rsidP="00ED7392">
      <w:pPr>
        <w:rPr>
          <w:b/>
          <w:lang w:eastAsia="en-GB"/>
        </w:rPr>
      </w:pPr>
    </w:p>
    <w:p w14:paraId="7C612243" w14:textId="50E6CC74" w:rsidR="00ED7392" w:rsidRPr="00F35C6E" w:rsidRDefault="00F35C6E" w:rsidP="00ED7392">
      <w:pPr>
        <w:rPr>
          <w:b/>
          <w:lang w:eastAsia="en-GB"/>
        </w:rPr>
      </w:pPr>
      <w:r w:rsidRPr="00F35C6E">
        <w:rPr>
          <w:b/>
          <w:lang w:eastAsia="en-GB"/>
        </w:rPr>
        <w:t>People with physical, sensory and cognitive impairments</w:t>
      </w:r>
      <w:r>
        <w:rPr>
          <w:b/>
          <w:lang w:eastAsia="en-GB"/>
        </w:rPr>
        <w:t>.</w:t>
      </w:r>
    </w:p>
    <w:p w14:paraId="128DCE25" w14:textId="77777777" w:rsidR="00F35C6E" w:rsidRPr="00F35C6E" w:rsidRDefault="00F35C6E" w:rsidP="00ED7392">
      <w:pPr>
        <w:rPr>
          <w:b/>
          <w:lang w:eastAsia="en-GB"/>
        </w:rPr>
      </w:pPr>
    </w:p>
    <w:p w14:paraId="652A1A9C" w14:textId="413E5582" w:rsidR="00F35C6E" w:rsidRPr="00F35C6E" w:rsidRDefault="00F35C6E" w:rsidP="00ED7392">
      <w:pPr>
        <w:rPr>
          <w:b/>
          <w:lang w:eastAsia="en-GB"/>
        </w:rPr>
      </w:pPr>
      <w:r w:rsidRPr="00F35C6E">
        <w:rPr>
          <w:b/>
          <w:lang w:eastAsia="en-GB"/>
        </w:rPr>
        <w:t>People with chronic illnesses</w:t>
      </w:r>
      <w:r>
        <w:rPr>
          <w:b/>
          <w:lang w:eastAsia="en-GB"/>
        </w:rPr>
        <w:t>.</w:t>
      </w:r>
    </w:p>
    <w:p w14:paraId="38B9DF99" w14:textId="77777777" w:rsidR="00F35C6E" w:rsidRPr="00F35C6E" w:rsidRDefault="00F35C6E" w:rsidP="00ED7392">
      <w:pPr>
        <w:rPr>
          <w:b/>
          <w:lang w:eastAsia="en-GB"/>
        </w:rPr>
      </w:pPr>
    </w:p>
    <w:p w14:paraId="6A30EECD" w14:textId="0F632E20" w:rsidR="00F35C6E" w:rsidRPr="00F35C6E" w:rsidRDefault="00F35C6E" w:rsidP="00ED7392">
      <w:pPr>
        <w:rPr>
          <w:b/>
          <w:lang w:eastAsia="en-GB"/>
        </w:rPr>
      </w:pPr>
      <w:r w:rsidRPr="00F35C6E">
        <w:rPr>
          <w:b/>
          <w:lang w:eastAsia="en-GB"/>
        </w:rPr>
        <w:t>Those receiving care at home (e.g. home oxygen, dialysis)</w:t>
      </w:r>
      <w:r>
        <w:rPr>
          <w:b/>
          <w:lang w:eastAsia="en-GB"/>
        </w:rPr>
        <w:t>.</w:t>
      </w:r>
    </w:p>
    <w:p w14:paraId="724629BA" w14:textId="77777777" w:rsidR="00F35C6E" w:rsidRPr="00F35C6E" w:rsidRDefault="00F35C6E" w:rsidP="00ED7392">
      <w:pPr>
        <w:rPr>
          <w:b/>
          <w:lang w:eastAsia="en-GB"/>
        </w:rPr>
      </w:pPr>
    </w:p>
    <w:p w14:paraId="25509EED" w14:textId="6AED498E" w:rsidR="00F35C6E" w:rsidRPr="00F35C6E" w:rsidRDefault="00F35C6E" w:rsidP="00ED7392">
      <w:pPr>
        <w:rPr>
          <w:b/>
          <w:lang w:eastAsia="en-GB"/>
        </w:rPr>
      </w:pPr>
      <w:r w:rsidRPr="00F35C6E">
        <w:rPr>
          <w:b/>
          <w:lang w:eastAsia="en-GB"/>
        </w:rPr>
        <w:t>People who are homeless</w:t>
      </w:r>
      <w:r>
        <w:rPr>
          <w:b/>
          <w:lang w:eastAsia="en-GB"/>
        </w:rPr>
        <w:t>.</w:t>
      </w:r>
    </w:p>
    <w:p w14:paraId="20ED9F99" w14:textId="77777777" w:rsidR="00F35C6E" w:rsidRPr="00F35C6E" w:rsidRDefault="00F35C6E" w:rsidP="00ED7392">
      <w:pPr>
        <w:rPr>
          <w:b/>
          <w:lang w:eastAsia="en-GB"/>
        </w:rPr>
      </w:pPr>
    </w:p>
    <w:p w14:paraId="2ED4F757" w14:textId="2C2BB4D0" w:rsidR="00F35C6E" w:rsidRPr="00F35C6E" w:rsidRDefault="00F35C6E" w:rsidP="00ED7392">
      <w:pPr>
        <w:rPr>
          <w:b/>
          <w:lang w:eastAsia="en-GB"/>
        </w:rPr>
      </w:pPr>
      <w:r w:rsidRPr="00F35C6E">
        <w:rPr>
          <w:b/>
          <w:lang w:eastAsia="en-GB"/>
        </w:rPr>
        <w:t>People with language and cultural-based vulnerabilities</w:t>
      </w:r>
      <w:r>
        <w:rPr>
          <w:b/>
          <w:lang w:eastAsia="en-GB"/>
        </w:rPr>
        <w:t>.</w:t>
      </w:r>
    </w:p>
    <w:p w14:paraId="6F9E1FC5" w14:textId="77777777" w:rsidR="00F35C6E" w:rsidRPr="00F35C6E" w:rsidRDefault="00F35C6E" w:rsidP="00ED7392">
      <w:pPr>
        <w:rPr>
          <w:b/>
          <w:lang w:eastAsia="en-GB"/>
        </w:rPr>
      </w:pPr>
    </w:p>
    <w:p w14:paraId="4756227D" w14:textId="23C45C84" w:rsidR="00F35C6E" w:rsidRPr="00F35C6E" w:rsidRDefault="00F35C6E" w:rsidP="00ED7392">
      <w:pPr>
        <w:rPr>
          <w:b/>
          <w:lang w:eastAsia="en-GB"/>
        </w:rPr>
      </w:pPr>
      <w:r w:rsidRPr="00F35C6E">
        <w:rPr>
          <w:b/>
          <w:lang w:eastAsia="en-GB"/>
        </w:rPr>
        <w:t>Tourists</w:t>
      </w:r>
      <w:r>
        <w:rPr>
          <w:b/>
          <w:lang w:eastAsia="en-GB"/>
        </w:rPr>
        <w:t>.</w:t>
      </w:r>
    </w:p>
    <w:p w14:paraId="6ED9EC53" w14:textId="77777777" w:rsidR="00B53C89" w:rsidRDefault="00B53C89" w:rsidP="00FF69F5">
      <w:pPr>
        <w:shd w:val="clear" w:color="auto" w:fill="FFFFFF"/>
        <w:jc w:val="both"/>
        <w:rPr>
          <w:rFonts w:eastAsia="Times New Roman" w:cs="Times New Roman"/>
          <w:lang w:eastAsia="en-GB"/>
        </w:rPr>
      </w:pPr>
    </w:p>
    <w:p w14:paraId="6E8529AB" w14:textId="3E1F0946" w:rsidR="00217432" w:rsidRDefault="00B53C89" w:rsidP="00E869AC">
      <w:pPr>
        <w:pStyle w:val="Heading3"/>
        <w:rPr>
          <w:lang w:eastAsia="en-GB"/>
        </w:rPr>
      </w:pPr>
      <w:bookmarkStart w:id="27" w:name="_Toc493860701"/>
      <w:r>
        <w:rPr>
          <w:lang w:eastAsia="en-GB"/>
        </w:rPr>
        <w:t>How forecasting fits into ur</w:t>
      </w:r>
      <w:r w:rsidR="00DE3827">
        <w:rPr>
          <w:lang w:eastAsia="en-GB"/>
        </w:rPr>
        <w:t>ban F</w:t>
      </w:r>
      <w:r>
        <w:rPr>
          <w:lang w:eastAsia="en-GB"/>
        </w:rPr>
        <w:t xml:space="preserve">lood </w:t>
      </w:r>
      <w:r w:rsidR="00DE3827">
        <w:rPr>
          <w:lang w:eastAsia="en-GB"/>
        </w:rPr>
        <w:t>Action P</w:t>
      </w:r>
      <w:r>
        <w:rPr>
          <w:lang w:eastAsia="en-GB"/>
        </w:rPr>
        <w:t>lans</w:t>
      </w:r>
      <w:r w:rsidR="00DE3827">
        <w:rPr>
          <w:lang w:eastAsia="en-GB"/>
        </w:rPr>
        <w:t xml:space="preserve"> (FAPs)</w:t>
      </w:r>
      <w:bookmarkEnd w:id="27"/>
    </w:p>
    <w:p w14:paraId="059C71D9" w14:textId="77777777" w:rsidR="00217432" w:rsidRPr="00D445C7" w:rsidRDefault="00217432" w:rsidP="00D445C7">
      <w:pPr>
        <w:rPr>
          <w:lang w:eastAsia="en-GB"/>
        </w:rPr>
      </w:pPr>
    </w:p>
    <w:p w14:paraId="480D7AE3" w14:textId="35FC278F" w:rsidR="00A709BE" w:rsidRDefault="00A709BE" w:rsidP="00A709BE">
      <w:pPr>
        <w:rPr>
          <w:lang w:eastAsia="en-GB"/>
        </w:rPr>
      </w:pPr>
      <w:r>
        <w:rPr>
          <w:lang w:eastAsia="en-GB"/>
        </w:rPr>
        <w:t xml:space="preserve">An overview of </w:t>
      </w:r>
      <w:r w:rsidR="00911549">
        <w:rPr>
          <w:lang w:eastAsia="en-GB"/>
        </w:rPr>
        <w:t>h</w:t>
      </w:r>
      <w:r>
        <w:rPr>
          <w:lang w:eastAsia="en-GB"/>
        </w:rPr>
        <w:t>ow the health sector generally benefits from urban flood forecasts</w:t>
      </w:r>
      <w:r w:rsidR="00D76CEC">
        <w:rPr>
          <w:lang w:eastAsia="en-GB"/>
        </w:rPr>
        <w:t>, in the context of how</w:t>
      </w:r>
      <w:r>
        <w:rPr>
          <w:lang w:eastAsia="en-GB"/>
        </w:rPr>
        <w:t>:</w:t>
      </w:r>
    </w:p>
    <w:p w14:paraId="48304249" w14:textId="77777777" w:rsidR="00A709BE" w:rsidRDefault="00A709BE" w:rsidP="00A709BE">
      <w:pPr>
        <w:rPr>
          <w:lang w:eastAsia="en-GB"/>
        </w:rPr>
      </w:pPr>
    </w:p>
    <w:p w14:paraId="7E6BD2F7" w14:textId="0DCE18D4" w:rsidR="00A709BE" w:rsidRDefault="00A709BE" w:rsidP="00A709BE">
      <w:pPr>
        <w:pStyle w:val="ListParagraph"/>
        <w:numPr>
          <w:ilvl w:val="0"/>
          <w:numId w:val="1"/>
        </w:numPr>
        <w:rPr>
          <w:lang w:eastAsia="en-GB"/>
        </w:rPr>
      </w:pPr>
      <w:r>
        <w:rPr>
          <w:lang w:eastAsia="en-GB"/>
        </w:rPr>
        <w:t xml:space="preserve">What the structure of urban flood action plans generally are </w:t>
      </w:r>
    </w:p>
    <w:p w14:paraId="098955E1" w14:textId="77777777" w:rsidR="00A709BE" w:rsidRDefault="00A709BE" w:rsidP="00A709BE">
      <w:pPr>
        <w:pStyle w:val="ListParagraph"/>
        <w:numPr>
          <w:ilvl w:val="0"/>
          <w:numId w:val="1"/>
        </w:numPr>
        <w:rPr>
          <w:lang w:eastAsia="en-GB"/>
        </w:rPr>
      </w:pPr>
      <w:r>
        <w:rPr>
          <w:lang w:eastAsia="en-GB"/>
        </w:rPr>
        <w:lastRenderedPageBreak/>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7C5AF247" w14:textId="77777777" w:rsidR="00A709BE" w:rsidRDefault="00A709BE" w:rsidP="00534A9D">
      <w:pPr>
        <w:rPr>
          <w:lang w:eastAsia="en-GB"/>
        </w:rPr>
      </w:pPr>
    </w:p>
    <w:p w14:paraId="45D7E68D" w14:textId="75EB3809" w:rsidR="006F6819" w:rsidRDefault="00A709BE" w:rsidP="00A709BE">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14B91AA"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184868">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"&lt;sup&gt;26&lt;/sup&gt;", "plainTextFormattedCitation" : "26", "previouslyFormattedCitation" : "&lt;sup&gt;26&lt;/sup&gt;" }, "properties" : { "noteIndex" : 10 }, "schema" : "https://github.com/citation-style-language/schema/raw/master/csl-citation.json" }</w:instrText>
      </w:r>
      <w:r w:rsidR="003C4F0E">
        <w:rPr>
          <w:lang w:eastAsia="en-GB"/>
        </w:rPr>
        <w:fldChar w:fldCharType="separate"/>
      </w:r>
      <w:r w:rsidR="00184868" w:rsidRPr="00184868">
        <w:rPr>
          <w:noProof/>
          <w:vertAlign w:val="superscript"/>
          <w:lang w:eastAsia="en-GB"/>
        </w:rPr>
        <w:t>26</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1192CFA8" w:rsidR="00AE6761" w:rsidRDefault="00033B77" w:rsidP="00033B77">
      <w:pPr>
        <w:pStyle w:val="Heading4"/>
        <w:rPr>
          <w:lang w:eastAsia="en-GB"/>
        </w:rPr>
      </w:pPr>
      <w:r>
        <w:rPr>
          <w:lang w:eastAsia="en-GB"/>
        </w:rPr>
        <w:t>Nature of interventions possible through forecasting</w:t>
      </w:r>
    </w:p>
    <w:p w14:paraId="511E46E6" w14:textId="77777777" w:rsidR="00033B77" w:rsidRDefault="00033B77" w:rsidP="00AE6761">
      <w:pPr>
        <w:rPr>
          <w:lang w:eastAsia="en-GB"/>
        </w:rPr>
      </w:pPr>
    </w:p>
    <w:p w14:paraId="5487ABBF" w14:textId="0771CD58" w:rsidR="00E00783" w:rsidRDefault="001F6E3B" w:rsidP="00AE6761">
      <w:pPr>
        <w:rPr>
          <w:lang w:eastAsia="en-GB"/>
        </w:rPr>
      </w:pPr>
      <w:r>
        <w:rPr>
          <w:lang w:eastAsia="en-GB"/>
        </w:rPr>
        <w:t xml:space="preserve">The National Flood Emergency Framework for England defines </w:t>
      </w:r>
      <w:r w:rsidR="001D2691">
        <w:rPr>
          <w:lang w:eastAsia="en-GB"/>
        </w:rPr>
        <w:t>three kinds of intervention to prevent the health effects of flooding:</w:t>
      </w:r>
      <w:r w:rsidR="00393BC3">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11 }, "schema" : "https://github.com/citation-style-language/schema/raw/master/csl-citation.json" }</w:instrText>
      </w:r>
      <w:r w:rsidR="00393BC3">
        <w:rPr>
          <w:lang w:eastAsia="en-GB"/>
        </w:rPr>
        <w:fldChar w:fldCharType="separate"/>
      </w:r>
      <w:r w:rsidR="00184868" w:rsidRPr="00184868">
        <w:rPr>
          <w:noProof/>
          <w:vertAlign w:val="superscript"/>
          <w:lang w:eastAsia="en-GB"/>
        </w:rPr>
        <w:t>25</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t>Secondary Prevention</w:t>
      </w:r>
      <w:r w:rsidR="00FD0B99">
        <w:rPr>
          <w:b/>
          <w:lang w:eastAsia="en-GB"/>
        </w:rPr>
        <w:t xml:space="preserve">. </w:t>
      </w: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213566DB" w:rsidR="00E00783" w:rsidRDefault="00B04ADC" w:rsidP="00E00783">
      <w:pPr>
        <w:jc w:val="both"/>
        <w:rPr>
          <w:lang w:eastAsia="en-GB"/>
        </w:rPr>
      </w:pPr>
      <w:r>
        <w:rPr>
          <w:lang w:eastAsia="en-GB"/>
        </w:rPr>
        <w:lastRenderedPageBreak/>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secondary and tertiary prevention</w:t>
      </w:r>
      <w:r w:rsidR="008A2080">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48A1249C" w:rsidR="00AE6761" w:rsidRPr="00AE6761" w:rsidRDefault="00AE6761" w:rsidP="00E00783">
      <w:pPr>
        <w:jc w:val="both"/>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4715548A" w:rsidR="00D7717E" w:rsidRDefault="007F3A0D" w:rsidP="005A4CAC">
      <w:pPr>
        <w:pStyle w:val="Heading3"/>
        <w:rPr>
          <w:rFonts w:eastAsia="Times New Roman"/>
          <w:lang w:eastAsia="en-GB"/>
        </w:rPr>
      </w:pPr>
      <w:bookmarkStart w:id="28" w:name="_Toc493860702"/>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58501F12" w14:textId="77777777" w:rsidR="009C0840" w:rsidRDefault="009C0840" w:rsidP="009C0840">
      <w:pPr>
        <w:rPr>
          <w:lang w:eastAsia="en-GB"/>
        </w:rPr>
      </w:pPr>
    </w:p>
    <w:p w14:paraId="14C4E170" w14:textId="1B27180A" w:rsidR="009C0840" w:rsidRPr="002226D5" w:rsidRDefault="009C0840" w:rsidP="002226D5">
      <w:pPr>
        <w:pStyle w:val="Heading4"/>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4F78146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823CA8">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2D1381">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24D808A8" w:rsidR="00005126" w:rsidRPr="00CA0C4D"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r w:rsidR="00CA0C4D">
        <w:rPr>
          <w:rFonts w:eastAsia="Times New Roman" w:cs="Times New Roman"/>
          <w:lang w:eastAsia="en-GB"/>
        </w:rPr>
        <w:t>ELABORATE.</w:t>
      </w:r>
    </w:p>
    <w:p w14:paraId="4693754F" w14:textId="77777777" w:rsidR="004B2D47" w:rsidRDefault="004B2D47" w:rsidP="00FF69F5">
      <w:pPr>
        <w:shd w:val="clear" w:color="auto" w:fill="FFFFFF"/>
        <w:jc w:val="both"/>
        <w:rPr>
          <w:rFonts w:eastAsia="Times New Roman" w:cs="Times New Roman"/>
          <w:b/>
          <w:lang w:eastAsia="en-GB"/>
        </w:rPr>
      </w:pPr>
    </w:p>
    <w:p w14:paraId="1F69DF43" w14:textId="40B29A4C" w:rsidR="009E7795" w:rsidRDefault="004B2D47" w:rsidP="00FF69F5">
      <w:pPr>
        <w:shd w:val="clear" w:color="auto" w:fill="FFFFFF"/>
        <w:jc w:val="both"/>
        <w:rPr>
          <w:rFonts w:eastAsia="Times New Roman" w:cs="Times New Roman"/>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B8CD212" w14:textId="77777777" w:rsidR="009E7795" w:rsidRDefault="009E7795"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7C620BCE" w14:textId="26D02F06"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9E7795">
      <w:pPr>
        <w:pStyle w:val="Heading4"/>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w:t>
      </w:r>
      <w:r>
        <w:rPr>
          <w:rFonts w:eastAsia="Times New Roman" w:cs="Times New Roman"/>
          <w:lang w:eastAsia="en-GB"/>
        </w:rPr>
        <w:lastRenderedPageBreak/>
        <w:t>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0EB4103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"&lt;sup&gt;28&lt;/sup&gt;", "plainTextFormattedCitation" : "28", "previouslyFormattedCitation" : "&lt;sup&gt;28&lt;/sup&gt;"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28</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5E086359" w:rsidR="009E7795" w:rsidRPr="009902F2"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3860703"/>
      <w:r w:rsidRPr="002B755B">
        <w:rPr>
          <w:lang w:val="en-US"/>
        </w:rPr>
        <w:t>Key gaps in</w:t>
      </w:r>
      <w:r w:rsidR="00391E5E">
        <w:rPr>
          <w:lang w:val="en-US"/>
        </w:rPr>
        <w:t xml:space="preserve"> real-time monitoring, forecasting and alert </w:t>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081A4559" w:rsidR="0009572B" w:rsidRPr="0009572B" w:rsidRDefault="0009572B" w:rsidP="00FF69F5">
      <w:pPr>
        <w:jc w:val="both"/>
        <w:rPr>
          <w:rFonts w:ascii="Calibri" w:hAnsi="Calibri"/>
          <w:lang w:val="en-US"/>
        </w:rPr>
      </w:pPr>
      <w:r w:rsidRPr="0009572B">
        <w:rPr>
          <w:rFonts w:ascii="Calibri" w:hAnsi="Calibri"/>
          <w:highlight w:val="yellow"/>
          <w:lang w:val="en-US"/>
        </w:rPr>
        <w:t>Key f</w:t>
      </w:r>
      <w:r w:rsidR="00904731">
        <w:rPr>
          <w:rFonts w:ascii="Calibri" w:hAnsi="Calibri"/>
          <w:highlight w:val="yellow"/>
          <w:lang w:val="en-US"/>
        </w:rPr>
        <w:t>ramework in HIWeather to follow</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0" w:name="_Toc493860704"/>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0"/>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16F0DEF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"&lt;sup&gt;29,30&lt;/sup&gt;", "plainTextFormattedCitation" : "29,30", "previouslyFormattedCitation" : "&lt;sup&gt;29,30&lt;/sup&gt;"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29,30</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AB972C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31</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AC543F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t>
      </w:r>
      <w:r w:rsidRPr="00353192">
        <w:rPr>
          <w:rFonts w:eastAsia="Times New Roman" w:cs="Times New Roman"/>
          <w:lang w:eastAsia="en-GB"/>
        </w:rPr>
        <w:lastRenderedPageBreak/>
        <w:t>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7447C642"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20C986C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2E32CDD" w:rsidR="00FF69F5" w:rsidRDefault="00FF69F5" w:rsidP="00F24578">
      <w:pPr>
        <w:pStyle w:val="Heading3"/>
        <w:rPr>
          <w:rFonts w:eastAsia="Times New Roman"/>
          <w:lang w:eastAsia="en-GB"/>
        </w:rPr>
      </w:pPr>
      <w:bookmarkStart w:id="31" w:name="_Toc493860705"/>
      <w:r w:rsidRPr="00353192">
        <w:rPr>
          <w:rFonts w:eastAsia="Times New Roman"/>
          <w:lang w:eastAsia="en-GB"/>
        </w:rPr>
        <w:t xml:space="preserve">Potential </w:t>
      </w:r>
      <w:r w:rsidR="00904731">
        <w:rPr>
          <w:rFonts w:eastAsia="Times New Roman"/>
          <w:lang w:eastAsia="en-GB"/>
        </w:rPr>
        <w:t xml:space="preserve">pilot </w:t>
      </w:r>
      <w:r w:rsidRPr="00353192">
        <w:rPr>
          <w:rFonts w:eastAsia="Times New Roman"/>
          <w:lang w:eastAsia="en-GB"/>
        </w:rPr>
        <w:t>projects with improved forecasting</w:t>
      </w:r>
      <w:bookmarkEnd w:id="31"/>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24A25D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19384AA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During the 2010 flood emergency in Pakistan, more than 500 hospitals and clinics were damaged or destroyed. High resolution extreme flood modelling could aid the planning of new flood-</w:t>
      </w:r>
      <w:r w:rsidRPr="00353192">
        <w:rPr>
          <w:rFonts w:eastAsia="Times New Roman" w:cs="Times New Roman"/>
          <w:lang w:eastAsia="en-GB"/>
        </w:rPr>
        <w:lastRenderedPageBreak/>
        <w:t xml:space="preserve">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2" w:name="_Toc493860706"/>
      <w:r>
        <w:rPr>
          <w:rFonts w:eastAsia="Times New Roman"/>
          <w:lang w:eastAsia="en-GB"/>
        </w:rPr>
        <w:lastRenderedPageBreak/>
        <w:t xml:space="preserve">2. </w:t>
      </w:r>
      <w:r w:rsidR="00FF69F5" w:rsidRPr="00353192">
        <w:rPr>
          <w:rFonts w:eastAsia="Times New Roman"/>
          <w:lang w:eastAsia="en-GB"/>
        </w:rPr>
        <w:t>Wildfire</w:t>
      </w:r>
      <w:bookmarkEnd w:id="32"/>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3" w:name="_Toc493860707"/>
      <w:r w:rsidRPr="00353192">
        <w:rPr>
          <w:rFonts w:eastAsia="Times New Roman"/>
          <w:lang w:eastAsia="en-GB"/>
        </w:rPr>
        <w:t>Overview</w:t>
      </w:r>
      <w:bookmarkEnd w:id="33"/>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567840C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4" w:name="_Toc493860708"/>
      <w:r w:rsidRPr="00353192">
        <w:rPr>
          <w:rFonts w:eastAsia="Times New Roman"/>
          <w:lang w:eastAsia="en-GB"/>
        </w:rPr>
        <w:t>Health impacts</w:t>
      </w:r>
      <w:bookmarkEnd w:id="34"/>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7611D6"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184868">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F435AA2"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098D15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"&lt;sup&gt;39,40&lt;/sup&gt;", "plainTextFormattedCitation" : "39,40", "previouslyFormattedCitation" : "&lt;sup&gt;39,40&lt;/sup&gt;"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39,40</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C198C4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"&lt;sup&gt;41&lt;/sup&gt;", "plainTextFormattedCitation" : "41", "previouslyFormattedCitation" : "&lt;sup&gt;41&lt;/sup&gt;"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41</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671933E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"&lt;sup&gt;42&lt;/sup&gt;", "plainTextFormattedCitation" : "42", "previouslyFormattedCitation" : "&lt;sup&gt;42&lt;/sup&gt;"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42</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5" w:name="_Toc493860709"/>
      <w:r w:rsidRPr="00226FCD">
        <w:rPr>
          <w:rFonts w:eastAsia="Times New Roman"/>
          <w:lang w:eastAsia="en-GB"/>
        </w:rPr>
        <w:t>Key processes made in preparedness and action plans</w:t>
      </w:r>
      <w:bookmarkEnd w:id="35"/>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3860710"/>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386071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3860712"/>
      <w:r w:rsidRPr="00353192">
        <w:rPr>
          <w:rFonts w:eastAsia="Times New Roman"/>
          <w:lang w:eastAsia="en-GB"/>
        </w:rPr>
        <w:t>Potential projects with improved forecasting</w:t>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39" w:name="_Toc493860713"/>
      <w:r>
        <w:rPr>
          <w:rFonts w:eastAsia="Times New Roman"/>
          <w:lang w:eastAsia="en-GB"/>
        </w:rPr>
        <w:lastRenderedPageBreak/>
        <w:t xml:space="preserve">3. </w:t>
      </w:r>
      <w:r w:rsidR="00FF69F5" w:rsidRPr="00353192">
        <w:rPr>
          <w:rFonts w:eastAsia="Times New Roman"/>
          <w:lang w:eastAsia="en-GB"/>
        </w:rPr>
        <w:t>Localised Extreme Wind</w:t>
      </w:r>
      <w:bookmarkEnd w:id="39"/>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0" w:name="_Toc493860714"/>
      <w:r w:rsidRPr="00353192">
        <w:rPr>
          <w:rFonts w:eastAsia="Times New Roman"/>
          <w:lang w:eastAsia="en-GB"/>
        </w:rPr>
        <w:t>Overview</w:t>
      </w:r>
      <w:bookmarkEnd w:id="40"/>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04149080"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152166A3"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A2F54">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1" w:name="_Toc493860715"/>
      <w:r w:rsidRPr="00651D24">
        <w:rPr>
          <w:rStyle w:val="Heading3Char"/>
        </w:rPr>
        <w:t>Health impacts</w:t>
      </w:r>
      <w:bookmarkEnd w:id="41"/>
    </w:p>
    <w:p w14:paraId="11191597" w14:textId="77777777" w:rsidR="00D83272" w:rsidRDefault="00D83272" w:rsidP="00FF69F5">
      <w:pPr>
        <w:shd w:val="clear" w:color="auto" w:fill="FFFFFF"/>
        <w:jc w:val="both"/>
      </w:pPr>
    </w:p>
    <w:p w14:paraId="038C4B88" w14:textId="0F208BE0"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184868">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184868" w:rsidRPr="00184868">
        <w:rPr>
          <w:noProof/>
          <w:vertAlign w:val="superscript"/>
        </w:rPr>
        <w:t>43</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2" w:name="_Toc493860716"/>
      <w:r w:rsidRPr="00226FCD">
        <w:rPr>
          <w:rFonts w:eastAsia="Times New Roman"/>
          <w:lang w:eastAsia="en-GB"/>
        </w:rPr>
        <w:t>Key processes made in preparedness and action plans</w:t>
      </w:r>
      <w:bookmarkEnd w:id="42"/>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3860717"/>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386071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3860719"/>
      <w:r w:rsidRPr="00353192">
        <w:rPr>
          <w:rFonts w:eastAsia="Times New Roman"/>
          <w:lang w:eastAsia="en-GB"/>
        </w:rPr>
        <w:lastRenderedPageBreak/>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3860720"/>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7" w:name="_Toc493860721"/>
      <w:r w:rsidRPr="00353192">
        <w:rPr>
          <w:rFonts w:eastAsia="Times New Roman"/>
          <w:lang w:eastAsia="en-GB"/>
        </w:rPr>
        <w:t>Overview</w:t>
      </w:r>
      <w:bookmarkEnd w:id="47"/>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3860722"/>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012809C4"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C7385F">
        <w:rPr>
          <w:lang w:eastAsia="en-GB"/>
        </w:rPr>
        <w:fldChar w:fldCharType="separate"/>
      </w:r>
      <w:r w:rsidR="00184868" w:rsidRPr="00184868">
        <w:rPr>
          <w:noProof/>
          <w:vertAlign w:val="superscript"/>
          <w:lang w:eastAsia="en-GB"/>
        </w:rPr>
        <w:t>44</w:t>
      </w:r>
      <w:r w:rsidR="00C7385F">
        <w:rPr>
          <w:lang w:eastAsia="en-GB"/>
        </w:rPr>
        <w:fldChar w:fldCharType="end"/>
      </w:r>
    </w:p>
    <w:p w14:paraId="2739ED41" w14:textId="77777777" w:rsidR="00C7385F" w:rsidRDefault="00C7385F" w:rsidP="00B34154">
      <w:pPr>
        <w:rPr>
          <w:lang w:eastAsia="en-GB"/>
        </w:rPr>
      </w:pPr>
    </w:p>
    <w:p w14:paraId="79044E6D" w14:textId="123ECFF8"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DF4110">
        <w:rPr>
          <w:lang w:eastAsia="en-GB"/>
        </w:rPr>
        <w:fldChar w:fldCharType="separate"/>
      </w:r>
      <w:r w:rsidR="00184868" w:rsidRPr="00184868">
        <w:rPr>
          <w:noProof/>
          <w:vertAlign w:val="superscript"/>
          <w:lang w:eastAsia="en-GB"/>
        </w:rPr>
        <w:t>44</w:t>
      </w:r>
      <w:r w:rsidR="00DF4110">
        <w:rPr>
          <w:lang w:eastAsia="en-GB"/>
        </w:rPr>
        <w:fldChar w:fldCharType="end"/>
      </w:r>
    </w:p>
    <w:p w14:paraId="0BC95E85" w14:textId="77777777" w:rsidR="004C4DA0" w:rsidRPr="004C4DA0" w:rsidRDefault="004C4DA0" w:rsidP="00B34154">
      <w:pPr>
        <w:rPr>
          <w:b/>
          <w:lang w:eastAsia="en-GB"/>
        </w:rPr>
      </w:pPr>
    </w:p>
    <w:p w14:paraId="3541B16C" w14:textId="61E16E73"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184868">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"&lt;sup&gt;45&lt;/sup&gt;", "plainTextFormattedCitation" : "45", "previouslyFormattedCitation" : "&lt;sup&gt;45&lt;/sup&gt;" }, "properties" : { "noteIndex" : 0 }, "schema" : "https://github.com/citation-style-language/schema/raw/master/csl-citation.json" }</w:instrText>
      </w:r>
      <w:r w:rsidR="00C23B95">
        <w:rPr>
          <w:lang w:eastAsia="en-GB"/>
        </w:rPr>
        <w:fldChar w:fldCharType="separate"/>
      </w:r>
      <w:r w:rsidR="00184868" w:rsidRPr="00184868">
        <w:rPr>
          <w:noProof/>
          <w:vertAlign w:val="superscript"/>
          <w:lang w:eastAsia="en-GB"/>
        </w:rPr>
        <w:t>45</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00E78A7"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184868">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"&lt;sup&gt;46&lt;/sup&gt;", "plainTextFormattedCitation" : "46", "previouslyFormattedCitation" : "&lt;sup&gt;46&lt;/sup&gt;" }, "properties" : { "noteIndex" : 0 }, "schema" : "https://github.com/citation-style-language/schema/raw/master/csl-citation.json" }</w:instrText>
      </w:r>
      <w:r w:rsidR="00470728">
        <w:rPr>
          <w:lang w:eastAsia="en-GB"/>
        </w:rPr>
        <w:fldChar w:fldCharType="separate"/>
      </w:r>
      <w:r w:rsidR="00184868" w:rsidRPr="00184868">
        <w:rPr>
          <w:noProof/>
          <w:vertAlign w:val="superscript"/>
          <w:lang w:eastAsia="en-GB"/>
        </w:rPr>
        <w:t>46</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49" w:name="_Toc493860723"/>
      <w:r w:rsidRPr="00226FCD">
        <w:rPr>
          <w:rFonts w:eastAsia="Times New Roman"/>
          <w:lang w:eastAsia="en-GB"/>
        </w:rPr>
        <w:t>Key processes made in preparedness and action plans</w:t>
      </w:r>
      <w:bookmarkEnd w:id="49"/>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0" w:name="_Toc493860724"/>
      <w:r w:rsidRPr="002B755B">
        <w:rPr>
          <w:lang w:val="en-US"/>
        </w:rPr>
        <w:t>Key gaps in</w:t>
      </w:r>
      <w:r>
        <w:rPr>
          <w:lang w:val="en-US"/>
        </w:rPr>
        <w:t xml:space="preserve"> real-time monitoring, forecasting and alert </w:t>
      </w:r>
      <w:r w:rsidRPr="002B755B">
        <w:rPr>
          <w:lang w:val="en-US"/>
        </w:rPr>
        <w:t>capabilities</w:t>
      </w:r>
      <w:bookmarkEnd w:id="50"/>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1" w:name="_Toc49386072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2" w:name="_Toc493860726"/>
      <w:r w:rsidRPr="00353192">
        <w:rPr>
          <w:rFonts w:eastAsia="Times New Roman"/>
          <w:lang w:eastAsia="en-GB"/>
        </w:rPr>
        <w:t>Potential projects with improved forecasting</w:t>
      </w:r>
      <w:bookmarkEnd w:id="52"/>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3" w:name="_Toc493860727"/>
      <w:r w:rsidR="00DD3D22">
        <w:rPr>
          <w:rFonts w:eastAsia="Times New Roman"/>
          <w:lang w:eastAsia="en-GB"/>
        </w:rPr>
        <w:lastRenderedPageBreak/>
        <w:t xml:space="preserve">5. </w:t>
      </w:r>
      <w:r w:rsidRPr="00353192">
        <w:rPr>
          <w:rFonts w:eastAsia="Times New Roman"/>
          <w:lang w:eastAsia="en-GB"/>
        </w:rPr>
        <w:t>Urban Heat Waves and Air Pollution</w:t>
      </w:r>
      <w:bookmarkEnd w:id="53"/>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4" w:name="_Toc493860728"/>
      <w:r w:rsidRPr="00353192">
        <w:rPr>
          <w:rFonts w:eastAsia="Times New Roman"/>
          <w:lang w:eastAsia="en-GB"/>
        </w:rPr>
        <w:t>Overview</w:t>
      </w:r>
      <w:bookmarkEnd w:id="54"/>
    </w:p>
    <w:p w14:paraId="3A6E77AE" w14:textId="29CAF3C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184868">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"&lt;sup&gt;47&lt;/sup&gt;", "plainTextFormattedCitation" : "47", "previouslyFormattedCitation" : "&lt;sup&gt;47&lt;/sup&gt;" }, "properties" : { "noteIndex" : 0 }, "schema" : "https://github.com/citation-style-language/schema/raw/master/csl-citation.json" }</w:instrText>
      </w:r>
      <w:r w:rsidR="00421AF3">
        <w:fldChar w:fldCharType="separate"/>
      </w:r>
      <w:r w:rsidR="00184868" w:rsidRPr="00184868">
        <w:rPr>
          <w:noProof/>
          <w:vertAlign w:val="superscript"/>
        </w:rPr>
        <w:t>47</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5" w:name="_Ref316138548"/>
      <w:r w:rsidR="004341A5" w:rsidRPr="00C13FDC">
        <w:t>.</w:t>
      </w:r>
      <w:bookmarkEnd w:id="55"/>
      <w:r w:rsidR="004A3044">
        <w:fldChar w:fldCharType="begin" w:fldLock="1"/>
      </w:r>
      <w:r w:rsidR="00184868">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"&lt;sup&gt;48&lt;/sup&gt;", "plainTextFormattedCitation" : "48", "previouslyFormattedCitation" : "&lt;sup&gt;48&lt;/sup&gt;" }, "properties" : { "noteIndex" : 0 }, "schema" : "https://github.com/citation-style-language/schema/raw/master/csl-citation.json" }</w:instrText>
      </w:r>
      <w:r w:rsidR="004A3044">
        <w:fldChar w:fldCharType="separate"/>
      </w:r>
      <w:r w:rsidR="00184868" w:rsidRPr="00184868">
        <w:rPr>
          <w:noProof/>
          <w:vertAlign w:val="superscript"/>
        </w:rPr>
        <w:t>48</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184868">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"&lt;sup&gt;49&lt;/sup&gt;", "plainTextFormattedCitation" : "49", "previouslyFormattedCitation" : "&lt;sup&gt;49&lt;/sup&gt;" }, "properties" : { "noteIndex" : 0 }, "schema" : "https://github.com/citation-style-language/schema/raw/master/csl-citation.json" }</w:instrText>
      </w:r>
      <w:r w:rsidR="00B4101F">
        <w:fldChar w:fldCharType="separate"/>
      </w:r>
      <w:r w:rsidR="00184868" w:rsidRPr="00184868">
        <w:rPr>
          <w:noProof/>
          <w:vertAlign w:val="superscript"/>
        </w:rPr>
        <w:t>49</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184868">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"&lt;sup&gt;50&lt;/sup&gt;", "plainTextFormattedCitation" : "50", "previouslyFormattedCitation" : "&lt;sup&gt;50&lt;/sup&gt;" }, "properties" : { "noteIndex" : 0 }, "schema" : "https://github.com/citation-style-language/schema/raw/master/csl-citation.json" }</w:instrText>
      </w:r>
      <w:r w:rsidR="00C33692">
        <w:fldChar w:fldCharType="separate"/>
      </w:r>
      <w:r w:rsidR="00184868" w:rsidRPr="00184868">
        <w:rPr>
          <w:noProof/>
          <w:vertAlign w:val="superscript"/>
        </w:rPr>
        <w:t>50</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184868">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"&lt;sup&gt;51&lt;/sup&gt;", "plainTextFormattedCitation" : "51", "previouslyFormattedCitation" : "&lt;sup&gt;51&lt;/sup&gt;" }, "properties" : { "noteIndex" : 0 }, "schema" : "https://github.com/citation-style-language/schema/raw/master/csl-citation.json" }</w:instrText>
      </w:r>
      <w:r w:rsidR="00845270">
        <w:fldChar w:fldCharType="separate"/>
      </w:r>
      <w:r w:rsidR="00184868" w:rsidRPr="00184868">
        <w:rPr>
          <w:noProof/>
          <w:vertAlign w:val="superscript"/>
        </w:rPr>
        <w:t>51</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5B078FB2"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184868">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"&lt;sup&gt;52&lt;/sup&gt;", "plainTextFormattedCitation" : "52", "previouslyFormattedCitation" : "&lt;sup&gt;52&lt;/sup&gt;" }, "properties" : { "noteIndex" : 0 }, "schema" : "https://github.com/citation-style-language/schema/raw/master/csl-citation.json" }</w:instrText>
      </w:r>
      <w:r w:rsidR="004E7881">
        <w:fldChar w:fldCharType="separate"/>
      </w:r>
      <w:r w:rsidR="00184868" w:rsidRPr="00184868">
        <w:rPr>
          <w:noProof/>
          <w:vertAlign w:val="superscript"/>
        </w:rPr>
        <w:t>52</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397E16DD"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"&lt;sup&gt;53,54&lt;/sup&gt;", "plainTextFormattedCitation" : "53,54", "previouslyFormattedCitation" : "&lt;sup&gt;53,54&lt;/sup&gt;" }, "properties" : { "noteIndex" : 0 }, "schema" : "https://github.com/citation-style-language/schema/raw/master/csl-citation.json" }</w:instrText>
      </w:r>
      <w:r w:rsidR="00575F80">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53,54</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6BB0A3C6"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"&lt;sup&gt;55&lt;/sup&gt;", "plainTextFormattedCitation" : "55", "previouslyFormattedCitation" : "&lt;sup&gt;55&lt;/sup&gt;" }, "properties" : { "noteIndex" : 0 }, "schema" : "https://github.com/citation-style-language/schema/raw/master/csl-citation.json" }</w:instrText>
      </w:r>
      <w:r w:rsidR="003B32B9">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55</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6" w:name="_Toc493860729"/>
      <w:r w:rsidRPr="00353192">
        <w:rPr>
          <w:rFonts w:eastAsia="Times New Roman"/>
          <w:lang w:eastAsia="en-GB"/>
        </w:rPr>
        <w:t>Health impacts</w:t>
      </w:r>
      <w:bookmarkEnd w:id="56"/>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72BD7F0"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184868">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56</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C8349F3"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184868">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57</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2382B7C"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0A9D863"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40912FE"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519D01E"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184868">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60</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184868">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61</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4A65BF83"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1374A16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7" w:name="_Toc493860730"/>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7"/>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58" w:name="_Toc493860731"/>
      <w:r w:rsidRPr="00226FCD">
        <w:rPr>
          <w:rFonts w:eastAsia="Times New Roman"/>
          <w:lang w:eastAsia="en-GB"/>
        </w:rPr>
        <w:t>Key processes made in preparedness and action plans</w:t>
      </w:r>
      <w:bookmarkEnd w:id="58"/>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9" w:name="_Toc493860732"/>
      <w:r w:rsidRPr="002B755B">
        <w:rPr>
          <w:lang w:val="en-US"/>
        </w:rPr>
        <w:t>Key gaps in</w:t>
      </w:r>
      <w:r>
        <w:rPr>
          <w:lang w:val="en-US"/>
        </w:rPr>
        <w:t xml:space="preserve"> real-time monitoring, forecasting and alert </w:t>
      </w:r>
      <w:r w:rsidRPr="002B755B">
        <w:rPr>
          <w:lang w:val="en-US"/>
        </w:rPr>
        <w:t>capabilities</w:t>
      </w:r>
      <w:bookmarkEnd w:id="59"/>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0" w:name="_Toc493860733"/>
      <w:r w:rsidRPr="00802B13">
        <w:rPr>
          <w:rFonts w:eastAsia="Times New Roman"/>
          <w:lang w:eastAsia="en-GB"/>
        </w:rPr>
        <w:lastRenderedPageBreak/>
        <w:t>Key opportunities to develop or improve health relevant deliverables</w:t>
      </w:r>
      <w:bookmarkEnd w:id="60"/>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1" w:name="_Toc493860734"/>
      <w:r w:rsidRPr="00802B13">
        <w:rPr>
          <w:rFonts w:eastAsia="Times New Roman"/>
          <w:lang w:eastAsia="en-GB"/>
        </w:rPr>
        <w:t>Potential projects with improved forecasting</w:t>
      </w:r>
      <w:bookmarkEnd w:id="61"/>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2" w:name="_Toc493860735"/>
      <w:r w:rsidRPr="00A618F9">
        <w:lastRenderedPageBreak/>
        <w:t>References</w:t>
      </w:r>
      <w:bookmarkEnd w:id="62"/>
    </w:p>
    <w:p w14:paraId="71D13549" w14:textId="77777777" w:rsidR="00FF69F5" w:rsidRPr="00A618F9" w:rsidRDefault="00FF69F5" w:rsidP="00FF69F5">
      <w:pPr>
        <w:widowControl w:val="0"/>
        <w:autoSpaceDE w:val="0"/>
        <w:autoSpaceDN w:val="0"/>
        <w:adjustRightInd w:val="0"/>
        <w:ind w:left="640" w:hanging="640"/>
        <w:jc w:val="both"/>
      </w:pPr>
    </w:p>
    <w:p w14:paraId="01040E86" w14:textId="39E7B4A0" w:rsidR="00282D5A" w:rsidRPr="00282D5A" w:rsidRDefault="00FF69F5" w:rsidP="00282D5A">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282D5A" w:rsidRPr="00282D5A">
        <w:rPr>
          <w:rFonts w:ascii="Calibri" w:eastAsia="Times New Roman" w:hAnsi="Calibri" w:cs="Times New Roman"/>
          <w:noProof/>
        </w:rPr>
        <w:t>1</w:t>
      </w:r>
      <w:r w:rsidR="00282D5A" w:rsidRPr="00282D5A">
        <w:rPr>
          <w:rFonts w:ascii="Calibri" w:eastAsia="Times New Roman" w:hAnsi="Calibri" w:cs="Times New Roman"/>
          <w:noProof/>
        </w:rPr>
        <w:tab/>
        <w:t>European Commission. Science for Disaster Risk Management 2017. 2017 http://drmkc.jrc.ec.europa.eu/.</w:t>
      </w:r>
    </w:p>
    <w:p w14:paraId="13ADD2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w:t>
      </w:r>
      <w:r w:rsidRPr="00282D5A">
        <w:rPr>
          <w:rFonts w:ascii="Calibri" w:eastAsia="Times New Roman" w:hAnsi="Calibri" w:cs="Times New Roman"/>
          <w:noProof/>
        </w:rPr>
        <w:tab/>
        <w:t xml:space="preserve">UNISDR. Sendai Framework for Disaster Risk Reduction 2015 - 2030. </w:t>
      </w:r>
      <w:r w:rsidRPr="00282D5A">
        <w:rPr>
          <w:rFonts w:ascii="Calibri" w:eastAsia="Times New Roman" w:hAnsi="Calibri" w:cs="Times New Roman"/>
          <w:i/>
          <w:iCs/>
          <w:noProof/>
        </w:rPr>
        <w:t>Third World Conf Disaster Risk Reduction, Sendai, Japan, 14-18 March 2015</w:t>
      </w:r>
      <w:r w:rsidRPr="00282D5A">
        <w:rPr>
          <w:rFonts w:ascii="Calibri" w:eastAsia="Times New Roman" w:hAnsi="Calibri" w:cs="Times New Roman"/>
          <w:noProof/>
        </w:rPr>
        <w:t xml:space="preserve"> 2015; : 1–25.</w:t>
      </w:r>
    </w:p>
    <w:p w14:paraId="0E61AB0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w:t>
      </w:r>
      <w:r w:rsidRPr="00282D5A">
        <w:rPr>
          <w:rFonts w:ascii="Calibri" w:eastAsia="Times New Roman" w:hAnsi="Calibri" w:cs="Times New Roman"/>
          <w:noProof/>
        </w:rPr>
        <w:tab/>
        <w:t xml:space="preserve">Recommendations for Action Heat: Action Plans to protect human health. </w:t>
      </w:r>
      <w:r w:rsidRPr="00282D5A">
        <w:rPr>
          <w:rFonts w:ascii="Calibri" w:eastAsia="Times New Roman" w:hAnsi="Calibri" w:cs="Times New Roman"/>
          <w:i/>
          <w:iCs/>
          <w:noProof/>
        </w:rPr>
        <w:t>Bundesministerium für Umwelt, Naturschutz, Bau und Reakt</w:t>
      </w:r>
      <w:r w:rsidRPr="00282D5A">
        <w:rPr>
          <w:rFonts w:ascii="Calibri" w:eastAsia="Times New Roman" w:hAnsi="Calibri" w:cs="Times New Roman"/>
          <w:noProof/>
        </w:rPr>
        <w:t xml:space="preserve"> 2017; : 1–32.</w:t>
      </w:r>
    </w:p>
    <w:p w14:paraId="53EAF56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w:t>
      </w:r>
      <w:r w:rsidRPr="00282D5A">
        <w:rPr>
          <w:rFonts w:ascii="Calibri" w:eastAsia="Times New Roman" w:hAnsi="Calibri" w:cs="Times New Roman"/>
          <w:noProof/>
        </w:rPr>
        <w:tab/>
        <w:t>World Health Organization Country Office for Thailand. Development of framework on heat-health warning system in Thailand. .</w:t>
      </w:r>
    </w:p>
    <w:p w14:paraId="77D49DE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w:t>
      </w:r>
      <w:r w:rsidRPr="00282D5A">
        <w:rPr>
          <w:rFonts w:ascii="Calibri" w:eastAsia="Times New Roman" w:hAnsi="Calibri" w:cs="Times New Roman"/>
          <w:noProof/>
        </w:rPr>
        <w:tab/>
        <w:t>Hess JJ, Ebi KL. Iterative management of heat early warning systems in a changing climate. Ann. N. Y. Acad. Sci. 2016; : 21–30.</w:t>
      </w:r>
    </w:p>
    <w:p w14:paraId="32B9D13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w:t>
      </w:r>
      <w:r w:rsidRPr="00282D5A">
        <w:rPr>
          <w:rFonts w:ascii="Calibri" w:eastAsia="Times New Roman" w:hAnsi="Calibri" w:cs="Times New Roman"/>
          <w:noProof/>
        </w:rPr>
        <w:tab/>
        <w:t xml:space="preserve">Matthies F, Bickler G, Marin N, Hales S. Heat–health action plans. </w:t>
      </w:r>
      <w:r w:rsidRPr="00282D5A">
        <w:rPr>
          <w:rFonts w:ascii="Calibri" w:eastAsia="Times New Roman" w:hAnsi="Calibri" w:cs="Times New Roman"/>
          <w:i/>
          <w:iCs/>
          <w:noProof/>
        </w:rPr>
        <w:t>WHO Eur</w:t>
      </w:r>
      <w:r w:rsidRPr="00282D5A">
        <w:rPr>
          <w:rFonts w:ascii="Calibri" w:eastAsia="Times New Roman" w:hAnsi="Calibri" w:cs="Times New Roman"/>
          <w:noProof/>
        </w:rPr>
        <w:t xml:space="preserve"> 2008; : 45.</w:t>
      </w:r>
    </w:p>
    <w:p w14:paraId="1D9B732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7</w:t>
      </w:r>
      <w:r w:rsidRPr="00282D5A">
        <w:rPr>
          <w:rFonts w:ascii="Calibri" w:eastAsia="Times New Roman" w:hAnsi="Calibri" w:cs="Times New Roman"/>
          <w:noProof/>
        </w:rPr>
        <w:tab/>
        <w:t xml:space="preserve">Watts N, Adger WN, Ayeb-Karlsson S,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Lancet Countdown: tracking progress on health and climate change.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389</w:t>
      </w:r>
      <w:r w:rsidRPr="00282D5A">
        <w:rPr>
          <w:rFonts w:ascii="Calibri" w:eastAsia="Times New Roman" w:hAnsi="Calibri" w:cs="Times New Roman"/>
          <w:noProof/>
        </w:rPr>
        <w:t>: 1151–64.</w:t>
      </w:r>
    </w:p>
    <w:p w14:paraId="6F9DB95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8</w:t>
      </w:r>
      <w:r w:rsidRPr="00282D5A">
        <w:rPr>
          <w:rFonts w:ascii="Calibri" w:eastAsia="Times New Roman" w:hAnsi="Calibri" w:cs="Times New Roman"/>
          <w:noProof/>
        </w:rPr>
        <w:tab/>
        <w:t>World Health Organization. Climate and Health Country Profiles 2015. 2015.</w:t>
      </w:r>
    </w:p>
    <w:p w14:paraId="10DD445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9</w:t>
      </w:r>
      <w:r w:rsidRPr="00282D5A">
        <w:rPr>
          <w:rFonts w:ascii="Calibri" w:eastAsia="Times New Roman" w:hAnsi="Calibri" w:cs="Times New Roman"/>
          <w:noProof/>
        </w:rPr>
        <w:tab/>
        <w:t xml:space="preserve">Hajat S, Ebi KL, Kovats RS, Menne B, Edwards S, Haines A. The human health consequences of flooding in Europe: A review. </w:t>
      </w:r>
      <w:r w:rsidRPr="00282D5A">
        <w:rPr>
          <w:rFonts w:ascii="Calibri" w:eastAsia="Times New Roman" w:hAnsi="Calibri" w:cs="Times New Roman"/>
          <w:i/>
          <w:iCs/>
          <w:noProof/>
        </w:rPr>
        <w:t>Extrem Weather Events Public Heal Responses</w:t>
      </w:r>
      <w:r w:rsidRPr="00282D5A">
        <w:rPr>
          <w:rFonts w:ascii="Calibri" w:eastAsia="Times New Roman" w:hAnsi="Calibri" w:cs="Times New Roman"/>
          <w:noProof/>
        </w:rPr>
        <w:t xml:space="preserve"> 2005; : 185–96.</w:t>
      </w:r>
    </w:p>
    <w:p w14:paraId="1392599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10</w:t>
      </w:r>
      <w:r w:rsidRPr="00282D5A">
        <w:rPr>
          <w:rFonts w:ascii="Calibri" w:eastAsia="Times New Roman" w:hAnsi="Calibri" w:cs="Times New Roman"/>
          <w:noProof/>
        </w:rPr>
        <w:tab/>
        <w:t xml:space="preserve">UNISDR, CRED. The human cost of weather-related disasters 1995-2015. </w:t>
      </w:r>
      <w:r w:rsidRPr="00282D5A">
        <w:rPr>
          <w:rFonts w:ascii="Calibri" w:eastAsia="Times New Roman" w:hAnsi="Calibri" w:cs="Times New Roman"/>
          <w:i/>
          <w:iCs/>
          <w:noProof/>
        </w:rPr>
        <w:t>UNISDR Publ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30.</w:t>
      </w:r>
    </w:p>
    <w:p w14:paraId="708426A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11</w:t>
      </w:r>
      <w:r w:rsidRPr="00282D5A">
        <w:rPr>
          <w:rFonts w:ascii="Calibri" w:eastAsia="Times New Roman" w:hAnsi="Calibri" w:cs="Times New Roman"/>
          <w:noProof/>
        </w:rPr>
        <w:tab/>
        <w:t xml:space="preserve">EMDAT. Cred Crunch. </w:t>
      </w:r>
      <w:r w:rsidRPr="00282D5A">
        <w:rPr>
          <w:rFonts w:ascii="Calibri" w:eastAsia="Times New Roman" w:hAnsi="Calibri" w:cs="Times New Roman"/>
          <w:i/>
          <w:iCs/>
          <w:noProof/>
        </w:rPr>
        <w:t>Earthquake</w:t>
      </w:r>
      <w:r w:rsidRPr="00282D5A">
        <w:rPr>
          <w:rFonts w:ascii="Calibri" w:eastAsia="Times New Roman" w:hAnsi="Calibri" w:cs="Times New Roman"/>
          <w:noProof/>
        </w:rPr>
        <w:t xml:space="preserve"> 2017; : 1–2.</w:t>
      </w:r>
    </w:p>
    <w:p w14:paraId="18CCFB3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12</w:t>
      </w:r>
      <w:r w:rsidRPr="00282D5A">
        <w:rPr>
          <w:rFonts w:ascii="Calibri" w:eastAsia="Times New Roman" w:hAnsi="Calibri" w:cs="Times New Roman"/>
          <w:noProof/>
        </w:rPr>
        <w:tab/>
        <w:t xml:space="preserve">Bennet G. Bristol floods 1968. Controlled survey of effects on health of local community disaster. </w:t>
      </w:r>
      <w:r w:rsidRPr="00282D5A">
        <w:rPr>
          <w:rFonts w:ascii="Calibri" w:eastAsia="Times New Roman" w:hAnsi="Calibri" w:cs="Times New Roman"/>
          <w:i/>
          <w:iCs/>
          <w:noProof/>
        </w:rPr>
        <w:t>Br Med J</w:t>
      </w:r>
      <w:r w:rsidRPr="00282D5A">
        <w:rPr>
          <w:rFonts w:ascii="Calibri" w:eastAsia="Times New Roman" w:hAnsi="Calibri" w:cs="Times New Roman"/>
          <w:noProof/>
        </w:rPr>
        <w:t xml:space="preserve"> 1970; </w:t>
      </w:r>
      <w:r w:rsidRPr="00282D5A">
        <w:rPr>
          <w:rFonts w:ascii="Calibri" w:eastAsia="Times New Roman" w:hAnsi="Calibri" w:cs="Times New Roman"/>
          <w:b/>
          <w:bCs/>
          <w:noProof/>
        </w:rPr>
        <w:t>3</w:t>
      </w:r>
      <w:r w:rsidRPr="00282D5A">
        <w:rPr>
          <w:rFonts w:ascii="Calibri" w:eastAsia="Times New Roman" w:hAnsi="Calibri" w:cs="Times New Roman"/>
          <w:noProof/>
        </w:rPr>
        <w:t>: 454–8.</w:t>
      </w:r>
    </w:p>
    <w:p w14:paraId="0ACD44C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13</w:t>
      </w:r>
      <w:r w:rsidRPr="00282D5A">
        <w:rPr>
          <w:rFonts w:ascii="Calibri" w:eastAsia="Times New Roman" w:hAnsi="Calibri" w:cs="Times New Roman"/>
          <w:noProof/>
        </w:rPr>
        <w:tab/>
        <w:t xml:space="preserve">Ochi S, Hodgson S, Landeg O, Mayner L, Murray V. Disaster-Driven Evacuation and Medication Loss: a Systematic Literature Review.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2014; : 1–24.</w:t>
      </w:r>
    </w:p>
    <w:p w14:paraId="7FD3F55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14</w:t>
      </w:r>
      <w:r w:rsidRPr="00282D5A">
        <w:rPr>
          <w:rFonts w:ascii="Calibri" w:eastAsia="Times New Roman" w:hAnsi="Calibri" w:cs="Times New Roman"/>
          <w:noProof/>
        </w:rPr>
        <w:tab/>
        <w:t xml:space="preserve">Kajitani Y, Chang SE, M.EERI, Tatano H. Economic Impacts of the 2011 Tohoku-Oki Earthquake and Tsunami. </w:t>
      </w:r>
      <w:r w:rsidRPr="00282D5A">
        <w:rPr>
          <w:rFonts w:ascii="Calibri" w:eastAsia="Times New Roman" w:hAnsi="Calibri" w:cs="Times New Roman"/>
          <w:i/>
          <w:iCs/>
          <w:noProof/>
        </w:rPr>
        <w:t>Earthq Spectra</w:t>
      </w:r>
      <w:r w:rsidRPr="00282D5A">
        <w:rPr>
          <w:rFonts w:ascii="Calibri" w:eastAsia="Times New Roman" w:hAnsi="Calibri" w:cs="Times New Roman"/>
          <w:noProof/>
        </w:rPr>
        <w:t xml:space="preserve"> 2013; </w:t>
      </w:r>
      <w:r w:rsidRPr="00282D5A">
        <w:rPr>
          <w:rFonts w:ascii="Calibri" w:eastAsia="Times New Roman" w:hAnsi="Calibri" w:cs="Times New Roman"/>
          <w:b/>
          <w:bCs/>
          <w:noProof/>
        </w:rPr>
        <w:t>29</w:t>
      </w:r>
      <w:r w:rsidRPr="00282D5A">
        <w:rPr>
          <w:rFonts w:ascii="Calibri" w:eastAsia="Times New Roman" w:hAnsi="Calibri" w:cs="Times New Roman"/>
          <w:noProof/>
        </w:rPr>
        <w:t>.</w:t>
      </w:r>
    </w:p>
    <w:p w14:paraId="0178A25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15</w:t>
      </w:r>
      <w:r w:rsidRPr="00282D5A">
        <w:rPr>
          <w:rFonts w:ascii="Calibri" w:eastAsia="Times New Roman" w:hAnsi="Calibri" w:cs="Times New Roman"/>
          <w:noProof/>
        </w:rPr>
        <w:tab/>
        <w:t xml:space="preserve">French J, Ing R, Von Allmen S, Wood R. Mortality from flash floods: a review of national weather service reports, 1969-81. </w:t>
      </w:r>
      <w:r w:rsidRPr="00282D5A">
        <w:rPr>
          <w:rFonts w:ascii="Calibri" w:eastAsia="Times New Roman" w:hAnsi="Calibri" w:cs="Times New Roman"/>
          <w:i/>
          <w:iCs/>
          <w:noProof/>
        </w:rPr>
        <w:t>Public Health Rep</w:t>
      </w:r>
      <w:r w:rsidRPr="00282D5A">
        <w:rPr>
          <w:rFonts w:ascii="Calibri" w:eastAsia="Times New Roman" w:hAnsi="Calibri" w:cs="Times New Roman"/>
          <w:noProof/>
        </w:rPr>
        <w:t xml:space="preserve"> 1983; </w:t>
      </w:r>
      <w:r w:rsidRPr="00282D5A">
        <w:rPr>
          <w:rFonts w:ascii="Calibri" w:eastAsia="Times New Roman" w:hAnsi="Calibri" w:cs="Times New Roman"/>
          <w:b/>
          <w:bCs/>
          <w:noProof/>
        </w:rPr>
        <w:t>98</w:t>
      </w:r>
      <w:r w:rsidRPr="00282D5A">
        <w:rPr>
          <w:rFonts w:ascii="Calibri" w:eastAsia="Times New Roman" w:hAnsi="Calibri" w:cs="Times New Roman"/>
          <w:noProof/>
        </w:rPr>
        <w:t>: 584–8.</w:t>
      </w:r>
    </w:p>
    <w:p w14:paraId="0BF7B37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16</w:t>
      </w:r>
      <w:r w:rsidRPr="00282D5A">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282D5A">
        <w:rPr>
          <w:rFonts w:ascii="Calibri" w:eastAsia="Times New Roman" w:hAnsi="Calibri" w:cs="Times New Roman"/>
          <w:i/>
          <w:iCs/>
          <w:noProof/>
        </w:rPr>
        <w:t>CDC</w:t>
      </w:r>
      <w:r w:rsidRPr="00282D5A">
        <w:rPr>
          <w:rFonts w:ascii="Calibri" w:eastAsia="Times New Roman" w:hAnsi="Calibri" w:cs="Times New Roman"/>
          <w:noProof/>
        </w:rPr>
        <w:t xml:space="preserve"> 2011; : 2011.</w:t>
      </w:r>
    </w:p>
    <w:p w14:paraId="38AC1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17</w:t>
      </w:r>
      <w:r w:rsidRPr="00282D5A">
        <w:rPr>
          <w:rFonts w:ascii="Calibri" w:eastAsia="Times New Roman" w:hAnsi="Calibri" w:cs="Times New Roman"/>
          <w:noProof/>
        </w:rPr>
        <w:tab/>
        <w:t xml:space="preserve">Miettinen IT, Zacheus O, Bonsdorff C-H von, Vartiainen T. Waterborne epidemics in Finland in 1998-1999. </w:t>
      </w:r>
      <w:r w:rsidRPr="00282D5A">
        <w:rPr>
          <w:rFonts w:ascii="Calibri" w:eastAsia="Times New Roman" w:hAnsi="Calibri" w:cs="Times New Roman"/>
          <w:i/>
          <w:iCs/>
          <w:noProof/>
        </w:rPr>
        <w:t>Water Sci Technol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43</w:t>
      </w:r>
      <w:r w:rsidRPr="00282D5A">
        <w:rPr>
          <w:rFonts w:ascii="Calibri" w:eastAsia="Times New Roman" w:hAnsi="Calibri" w:cs="Times New Roman"/>
          <w:noProof/>
        </w:rPr>
        <w:t>: 67–71.</w:t>
      </w:r>
    </w:p>
    <w:p w14:paraId="3D9C190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18</w:t>
      </w:r>
      <w:r w:rsidRPr="00282D5A">
        <w:rPr>
          <w:rFonts w:ascii="Calibri" w:eastAsia="Times New Roman" w:hAnsi="Calibri" w:cs="Times New Roman"/>
          <w:noProof/>
        </w:rPr>
        <w:tab/>
        <w:t xml:space="preserve">Watson JT, Gayer M, Connolly MA. Epidemics after Natural Disasters. </w:t>
      </w:r>
      <w:r w:rsidRPr="00282D5A">
        <w:rPr>
          <w:rFonts w:ascii="Calibri" w:eastAsia="Times New Roman" w:hAnsi="Calibri" w:cs="Times New Roman"/>
          <w:i/>
          <w:iCs/>
          <w:noProof/>
        </w:rPr>
        <w:t>Emerg Infect Dis</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13</w:t>
      </w:r>
      <w:r w:rsidRPr="00282D5A">
        <w:rPr>
          <w:rFonts w:ascii="Calibri" w:eastAsia="Times New Roman" w:hAnsi="Calibri" w:cs="Times New Roman"/>
          <w:noProof/>
        </w:rPr>
        <w:t>: 1–5.</w:t>
      </w:r>
    </w:p>
    <w:p w14:paraId="28790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19</w:t>
      </w:r>
      <w:r w:rsidRPr="00282D5A">
        <w:rPr>
          <w:rFonts w:ascii="Calibri" w:eastAsia="Times New Roman" w:hAnsi="Calibri" w:cs="Times New Roman"/>
          <w:noProof/>
        </w:rPr>
        <w:tab/>
        <w:t xml:space="preserve">Munckhof WJ, Mayo MJ, Scott I, Currie BJ. Fatal human melioidosis acquired in a subtropical australian city. </w:t>
      </w:r>
      <w:r w:rsidRPr="00282D5A">
        <w:rPr>
          <w:rFonts w:ascii="Calibri" w:eastAsia="Times New Roman" w:hAnsi="Calibri" w:cs="Times New Roman"/>
          <w:i/>
          <w:iCs/>
          <w:noProof/>
        </w:rPr>
        <w:t>Am J Trop Med Hyg</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65</w:t>
      </w:r>
      <w:r w:rsidRPr="00282D5A">
        <w:rPr>
          <w:rFonts w:ascii="Calibri" w:eastAsia="Times New Roman" w:hAnsi="Calibri" w:cs="Times New Roman"/>
          <w:noProof/>
        </w:rPr>
        <w:t>: 325–8.</w:t>
      </w:r>
    </w:p>
    <w:p w14:paraId="46AF34FC"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20</w:t>
      </w:r>
      <w:r w:rsidRPr="00282D5A">
        <w:rPr>
          <w:rFonts w:ascii="Calibri" w:eastAsia="Times New Roman" w:hAnsi="Calibri" w:cs="Times New Roman"/>
          <w:noProof/>
        </w:rPr>
        <w:tab/>
        <w:t xml:space="preserve">Baqir M, Sobani ZA, Bhamani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Infectious diseases in the aftermath of monsoon flooding in Pakistan. </w:t>
      </w:r>
      <w:r w:rsidRPr="00282D5A">
        <w:rPr>
          <w:rFonts w:ascii="Calibri" w:eastAsia="Times New Roman" w:hAnsi="Calibri" w:cs="Times New Roman"/>
          <w:i/>
          <w:iCs/>
          <w:noProof/>
        </w:rPr>
        <w:t>Asian Pac J Trop Biomed</w:t>
      </w:r>
      <w:r w:rsidRPr="00282D5A">
        <w:rPr>
          <w:rFonts w:ascii="Calibri" w:eastAsia="Times New Roman" w:hAnsi="Calibri" w:cs="Times New Roman"/>
          <w:noProof/>
        </w:rPr>
        <w:t xml:space="preserve"> 2012; </w:t>
      </w:r>
      <w:r w:rsidRPr="00282D5A">
        <w:rPr>
          <w:rFonts w:ascii="Calibri" w:eastAsia="Times New Roman" w:hAnsi="Calibri" w:cs="Times New Roman"/>
          <w:b/>
          <w:bCs/>
          <w:noProof/>
        </w:rPr>
        <w:t>2</w:t>
      </w:r>
      <w:r w:rsidRPr="00282D5A">
        <w:rPr>
          <w:rFonts w:ascii="Calibri" w:eastAsia="Times New Roman" w:hAnsi="Calibri" w:cs="Times New Roman"/>
          <w:noProof/>
        </w:rPr>
        <w:t>: 76–9.</w:t>
      </w:r>
    </w:p>
    <w:p w14:paraId="4A908D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21</w:t>
      </w:r>
      <w:r w:rsidRPr="00282D5A">
        <w:rPr>
          <w:rFonts w:ascii="Calibri" w:eastAsia="Times New Roman" w:hAnsi="Calibri" w:cs="Times New Roman"/>
          <w:noProof/>
        </w:rPr>
        <w:tab/>
        <w:t xml:space="preserve">Srivastava A, Nagpal BN, Saxena R,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Malaria epidemicity of Mewat region, District Gurgaon, Haryana, India: A GIS-based study. </w:t>
      </w:r>
      <w:r w:rsidRPr="00282D5A">
        <w:rPr>
          <w:rFonts w:ascii="Calibri" w:eastAsia="Times New Roman" w:hAnsi="Calibri" w:cs="Times New Roman"/>
          <w:i/>
          <w:iCs/>
          <w:noProof/>
        </w:rPr>
        <w:t>Curr Sci</w:t>
      </w:r>
      <w:r w:rsidRPr="00282D5A">
        <w:rPr>
          <w:rFonts w:ascii="Calibri" w:eastAsia="Times New Roman" w:hAnsi="Calibri" w:cs="Times New Roman"/>
          <w:noProof/>
        </w:rPr>
        <w:t xml:space="preserve"> 2004; </w:t>
      </w:r>
      <w:r w:rsidRPr="00282D5A">
        <w:rPr>
          <w:rFonts w:ascii="Calibri" w:eastAsia="Times New Roman" w:hAnsi="Calibri" w:cs="Times New Roman"/>
          <w:b/>
          <w:bCs/>
          <w:noProof/>
        </w:rPr>
        <w:t>86</w:t>
      </w:r>
      <w:r w:rsidRPr="00282D5A">
        <w:rPr>
          <w:rFonts w:ascii="Calibri" w:eastAsia="Times New Roman" w:hAnsi="Calibri" w:cs="Times New Roman"/>
          <w:noProof/>
        </w:rPr>
        <w:t>: 1297–303.</w:t>
      </w:r>
    </w:p>
    <w:p w14:paraId="269ACF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22</w:t>
      </w:r>
      <w:r w:rsidRPr="00282D5A">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1C0F7A9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23</w:t>
      </w:r>
      <w:r w:rsidRPr="00282D5A">
        <w:rPr>
          <w:rFonts w:ascii="Calibri" w:eastAsia="Times New Roman" w:hAnsi="Calibri" w:cs="Times New Roman"/>
          <w:noProof/>
        </w:rPr>
        <w:tab/>
        <w:t xml:space="preserve">Munro A, Kovats RS, Rubin GJ,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 of evacuation and displacement on the association between flooding and mental health outcomes: a cross-sectional analysis </w:t>
      </w:r>
      <w:r w:rsidRPr="00282D5A">
        <w:rPr>
          <w:rFonts w:ascii="Calibri" w:eastAsia="Times New Roman" w:hAnsi="Calibri" w:cs="Times New Roman"/>
          <w:noProof/>
        </w:rPr>
        <w:lastRenderedPageBreak/>
        <w:t xml:space="preserve">of UK survey data. </w:t>
      </w:r>
      <w:r w:rsidRPr="00282D5A">
        <w:rPr>
          <w:rFonts w:ascii="Calibri" w:eastAsia="Times New Roman" w:hAnsi="Calibri" w:cs="Times New Roman"/>
          <w:i/>
          <w:iCs/>
          <w:noProof/>
        </w:rPr>
        <w:t>Lancet Planet Heal</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w:t>
      </w:r>
      <w:r w:rsidRPr="00282D5A">
        <w:rPr>
          <w:rFonts w:ascii="Calibri" w:eastAsia="Times New Roman" w:hAnsi="Calibri" w:cs="Times New Roman"/>
          <w:noProof/>
        </w:rPr>
        <w:t>: e134–41.</w:t>
      </w:r>
    </w:p>
    <w:p w14:paraId="18DDCBF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24</w:t>
      </w:r>
      <w:r w:rsidRPr="00282D5A">
        <w:rPr>
          <w:rFonts w:ascii="Calibri" w:eastAsia="Times New Roman" w:hAnsi="Calibri" w:cs="Times New Roman"/>
          <w:noProof/>
        </w:rPr>
        <w:tab/>
        <w:t xml:space="preserve">Waite TD, Chaintarli K, Beck CR,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English national cohort study of flooding and health: cross-sectional analysis of mental health outcomes at year one. </w:t>
      </w:r>
      <w:r w:rsidRPr="00282D5A">
        <w:rPr>
          <w:rFonts w:ascii="Calibri" w:eastAsia="Times New Roman" w:hAnsi="Calibri" w:cs="Times New Roman"/>
          <w:i/>
          <w:iCs/>
          <w:noProof/>
        </w:rPr>
        <w:t>BMC Public Health</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17</w:t>
      </w:r>
      <w:r w:rsidRPr="00282D5A">
        <w:rPr>
          <w:rFonts w:ascii="Calibri" w:eastAsia="Times New Roman" w:hAnsi="Calibri" w:cs="Times New Roman"/>
          <w:noProof/>
        </w:rPr>
        <w:t>: 129.</w:t>
      </w:r>
    </w:p>
    <w:p w14:paraId="0FE7956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25</w:t>
      </w:r>
      <w:r w:rsidRPr="00282D5A">
        <w:rPr>
          <w:rFonts w:ascii="Calibri" w:eastAsia="Times New Roman" w:hAnsi="Calibri" w:cs="Times New Roman"/>
          <w:noProof/>
        </w:rPr>
        <w:tab/>
        <w:t xml:space="preserve">Government of the UK. The National Flood Emergency Framework for England. </w:t>
      </w:r>
      <w:r w:rsidRPr="00282D5A">
        <w:rPr>
          <w:rFonts w:ascii="Calibri" w:eastAsia="Times New Roman" w:hAnsi="Calibri" w:cs="Times New Roman"/>
          <w:i/>
          <w:iCs/>
          <w:noProof/>
        </w:rPr>
        <w:t>Contin Cent</w:t>
      </w:r>
      <w:r w:rsidRPr="00282D5A">
        <w:rPr>
          <w:rFonts w:ascii="Calibri" w:eastAsia="Times New Roman" w:hAnsi="Calibri" w:cs="Times New Roman"/>
          <w:noProof/>
        </w:rPr>
        <w:t xml:space="preserve"> 2014; : 1–2.</w:t>
      </w:r>
    </w:p>
    <w:p w14:paraId="425B913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26</w:t>
      </w:r>
      <w:r w:rsidRPr="00282D5A">
        <w:rPr>
          <w:rFonts w:ascii="Calibri" w:eastAsia="Times New Roman" w:hAnsi="Calibri" w:cs="Times New Roman"/>
          <w:noProof/>
        </w:rPr>
        <w:tab/>
        <w:t>IFRC. Community early warning systems. Guiding principles. 2012; : 84.</w:t>
      </w:r>
    </w:p>
    <w:p w14:paraId="4DDEF46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27</w:t>
      </w:r>
      <w:r w:rsidRPr="00282D5A">
        <w:rPr>
          <w:rFonts w:ascii="Calibri" w:eastAsia="Times New Roman" w:hAnsi="Calibri" w:cs="Times New Roman"/>
          <w:noProof/>
        </w:rPr>
        <w:tab/>
        <w:t xml:space="preserve">Wisner B, Adams J. Chapter 7. Water supply. </w:t>
      </w:r>
      <w:r w:rsidRPr="00282D5A">
        <w:rPr>
          <w:rFonts w:ascii="Calibri" w:eastAsia="Times New Roman" w:hAnsi="Calibri" w:cs="Times New Roman"/>
          <w:i/>
          <w:iCs/>
          <w:noProof/>
        </w:rPr>
        <w:t>Environ Heal Emergencies Disasters a Pract Guid</w:t>
      </w:r>
      <w:r w:rsidRPr="00282D5A">
        <w:rPr>
          <w:rFonts w:ascii="Calibri" w:eastAsia="Times New Roman" w:hAnsi="Calibri" w:cs="Times New Roman"/>
          <w:noProof/>
        </w:rPr>
        <w:t xml:space="preserve"> 2003; : 92–126.</w:t>
      </w:r>
    </w:p>
    <w:p w14:paraId="7D52CBD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28</w:t>
      </w:r>
      <w:r w:rsidRPr="00282D5A">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282D5A">
        <w:rPr>
          <w:rFonts w:ascii="Calibri" w:eastAsia="Times New Roman" w:hAnsi="Calibri" w:cs="Times New Roman"/>
          <w:i/>
          <w:iCs/>
          <w:noProof/>
        </w:rPr>
        <w:t>Int J Water Resour Dev</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21</w:t>
      </w:r>
      <w:r w:rsidRPr="00282D5A">
        <w:rPr>
          <w:rFonts w:ascii="Calibri" w:eastAsia="Times New Roman" w:hAnsi="Calibri" w:cs="Times New Roman"/>
          <w:noProof/>
        </w:rPr>
        <w:t>: 577–91.</w:t>
      </w:r>
    </w:p>
    <w:p w14:paraId="6C62C85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29</w:t>
      </w:r>
      <w:r w:rsidRPr="00282D5A">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282D5A">
        <w:rPr>
          <w:rFonts w:ascii="Calibri" w:eastAsia="Times New Roman" w:hAnsi="Calibri" w:cs="Times New Roman"/>
          <w:i/>
          <w:iCs/>
          <w:noProof/>
        </w:rPr>
        <w:t>J Hydrol</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541</w:t>
      </w:r>
      <w:r w:rsidRPr="00282D5A">
        <w:rPr>
          <w:rFonts w:ascii="Calibri" w:eastAsia="Times New Roman" w:hAnsi="Calibri" w:cs="Times New Roman"/>
          <w:noProof/>
        </w:rPr>
        <w:t>: 649–64.</w:t>
      </w:r>
    </w:p>
    <w:p w14:paraId="24AC147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30</w:t>
      </w:r>
      <w:r w:rsidRPr="00282D5A">
        <w:rPr>
          <w:rFonts w:ascii="Calibri" w:eastAsia="Times New Roman" w:hAnsi="Calibri" w:cs="Times New Roman"/>
          <w:noProof/>
        </w:rPr>
        <w:tab/>
        <w:t xml:space="preserve">Lazo JK, Bostrom A, Morss RE, Demuth JL, Lazrus H. Factors Affecting Hurricane Evacuation Intentions. </w:t>
      </w:r>
      <w:r w:rsidRPr="00282D5A">
        <w:rPr>
          <w:rFonts w:ascii="Calibri" w:eastAsia="Times New Roman" w:hAnsi="Calibri" w:cs="Times New Roman"/>
          <w:i/>
          <w:iCs/>
          <w:noProof/>
        </w:rPr>
        <w:t>Risk Anal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35</w:t>
      </w:r>
      <w:r w:rsidRPr="00282D5A">
        <w:rPr>
          <w:rFonts w:ascii="Calibri" w:eastAsia="Times New Roman" w:hAnsi="Calibri" w:cs="Times New Roman"/>
          <w:noProof/>
        </w:rPr>
        <w:t>: 1837–57.</w:t>
      </w:r>
    </w:p>
    <w:p w14:paraId="7899B38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31</w:t>
      </w:r>
      <w:r w:rsidRPr="00282D5A">
        <w:rPr>
          <w:rFonts w:ascii="Calibri" w:eastAsia="Times New Roman" w:hAnsi="Calibri" w:cs="Times New Roman"/>
          <w:noProof/>
        </w:rPr>
        <w:tab/>
        <w:t xml:space="preserve">Rufat S, Tate E, Burton CG, Maroof AS. Social vulnerability to floods: Review of case studies and implications for measurement. </w:t>
      </w:r>
      <w:r w:rsidRPr="00282D5A">
        <w:rPr>
          <w:rFonts w:ascii="Calibri" w:eastAsia="Times New Roman" w:hAnsi="Calibri" w:cs="Times New Roman"/>
          <w:i/>
          <w:iCs/>
          <w:noProof/>
        </w:rPr>
        <w:t>Int J Disaster Risk Reduct</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14</w:t>
      </w:r>
      <w:r w:rsidRPr="00282D5A">
        <w:rPr>
          <w:rFonts w:ascii="Calibri" w:eastAsia="Times New Roman" w:hAnsi="Calibri" w:cs="Times New Roman"/>
          <w:noProof/>
        </w:rPr>
        <w:t>: 470–86.</w:t>
      </w:r>
    </w:p>
    <w:p w14:paraId="3B8938E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32</w:t>
      </w:r>
      <w:r w:rsidRPr="00282D5A">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282D5A">
        <w:rPr>
          <w:rFonts w:ascii="Calibri" w:eastAsia="Times New Roman" w:hAnsi="Calibri" w:cs="Times New Roman"/>
          <w:b/>
          <w:bCs/>
          <w:noProof/>
        </w:rPr>
        <w:t>0</w:t>
      </w:r>
      <w:r w:rsidRPr="00282D5A">
        <w:rPr>
          <w:rFonts w:ascii="Calibri" w:eastAsia="Times New Roman" w:hAnsi="Calibri" w:cs="Times New Roman"/>
          <w:noProof/>
        </w:rPr>
        <w:t>: 1–12.</w:t>
      </w:r>
    </w:p>
    <w:p w14:paraId="1A57ECE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33</w:t>
      </w:r>
      <w:r w:rsidRPr="00282D5A">
        <w:rPr>
          <w:rFonts w:ascii="Calibri" w:eastAsia="Times New Roman" w:hAnsi="Calibri" w:cs="Times New Roman"/>
          <w:noProof/>
        </w:rPr>
        <w:tab/>
        <w:t xml:space="preserve">Yu W, Nakakita E, Jung K. Flood Forecast and Early Warning with High-Resolution Ensemble Rainfall from Numerical Weather Prediction Model. </w:t>
      </w:r>
      <w:r w:rsidRPr="00282D5A">
        <w:rPr>
          <w:rFonts w:ascii="Calibri" w:eastAsia="Times New Roman" w:hAnsi="Calibri" w:cs="Times New Roman"/>
          <w:i/>
          <w:iCs/>
          <w:noProof/>
        </w:rPr>
        <w:t>Procedia Eng</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154</w:t>
      </w:r>
      <w:r w:rsidRPr="00282D5A">
        <w:rPr>
          <w:rFonts w:ascii="Calibri" w:eastAsia="Times New Roman" w:hAnsi="Calibri" w:cs="Times New Roman"/>
          <w:noProof/>
        </w:rPr>
        <w:t>: 498–503.</w:t>
      </w:r>
    </w:p>
    <w:p w14:paraId="3A271EB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34</w:t>
      </w:r>
      <w:r w:rsidRPr="00282D5A">
        <w:rPr>
          <w:rFonts w:ascii="Calibri" w:eastAsia="Times New Roman" w:hAnsi="Calibri" w:cs="Times New Roman"/>
          <w:noProof/>
        </w:rPr>
        <w:tab/>
        <w:t xml:space="preserve">Chen CF, Liu CM. The definition of urban stormwater tolerance threshold and its conceptual estimation: An example from Taiwan. </w:t>
      </w:r>
      <w:r w:rsidRPr="00282D5A">
        <w:rPr>
          <w:rFonts w:ascii="Calibri" w:eastAsia="Times New Roman" w:hAnsi="Calibri" w:cs="Times New Roman"/>
          <w:i/>
          <w:iCs/>
          <w:noProof/>
        </w:rPr>
        <w:t>Nat Hazards</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73</w:t>
      </w:r>
      <w:r w:rsidRPr="00282D5A">
        <w:rPr>
          <w:rFonts w:ascii="Calibri" w:eastAsia="Times New Roman" w:hAnsi="Calibri" w:cs="Times New Roman"/>
          <w:noProof/>
        </w:rPr>
        <w:t>: 173–90.</w:t>
      </w:r>
    </w:p>
    <w:p w14:paraId="09D3694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35</w:t>
      </w:r>
      <w:r w:rsidRPr="00282D5A">
        <w:rPr>
          <w:rFonts w:ascii="Calibri" w:eastAsia="Times New Roman" w:hAnsi="Calibri" w:cs="Times New Roman"/>
          <w:noProof/>
        </w:rPr>
        <w:tab/>
        <w:t xml:space="preserve">Finlay SE, Moffat A, Gazzard R, Baker D, Murray V. Health impacts of wildfires.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2012; : 1–23.</w:t>
      </w:r>
    </w:p>
    <w:p w14:paraId="0E7A34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36</w:t>
      </w:r>
      <w:r w:rsidRPr="00282D5A">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282D5A">
        <w:rPr>
          <w:rFonts w:ascii="Calibri" w:eastAsia="Times New Roman" w:hAnsi="Calibri" w:cs="Times New Roman"/>
          <w:i/>
          <w:iCs/>
          <w:noProof/>
        </w:rPr>
        <w:t>J Expo Sci Environ Epidemiol</w:t>
      </w:r>
      <w:r w:rsidRPr="00282D5A">
        <w:rPr>
          <w:rFonts w:ascii="Calibri" w:eastAsia="Times New Roman" w:hAnsi="Calibri" w:cs="Times New Roman"/>
          <w:noProof/>
        </w:rPr>
        <w:t xml:space="preserve"> 2009; </w:t>
      </w:r>
      <w:r w:rsidRPr="00282D5A">
        <w:rPr>
          <w:rFonts w:ascii="Calibri" w:eastAsia="Times New Roman" w:hAnsi="Calibri" w:cs="Times New Roman"/>
          <w:b/>
          <w:bCs/>
          <w:noProof/>
        </w:rPr>
        <w:t>19</w:t>
      </w:r>
      <w:r w:rsidRPr="00282D5A">
        <w:rPr>
          <w:rFonts w:ascii="Calibri" w:eastAsia="Times New Roman" w:hAnsi="Calibri" w:cs="Times New Roman"/>
          <w:noProof/>
        </w:rPr>
        <w:t>: 414–22.</w:t>
      </w:r>
    </w:p>
    <w:p w14:paraId="013990C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37</w:t>
      </w:r>
      <w:r w:rsidRPr="00282D5A">
        <w:rPr>
          <w:rFonts w:ascii="Calibri" w:eastAsia="Times New Roman" w:hAnsi="Calibri" w:cs="Times New Roman"/>
          <w:noProof/>
        </w:rPr>
        <w:tab/>
        <w:t xml:space="preserve">Shustermann D, Kaplan JZ, Canabarro C. Immediate Health-Effects of an Urban Wildfire. </w:t>
      </w:r>
      <w:r w:rsidRPr="00282D5A">
        <w:rPr>
          <w:rFonts w:ascii="Calibri" w:eastAsia="Times New Roman" w:hAnsi="Calibri" w:cs="Times New Roman"/>
          <w:i/>
          <w:iCs/>
          <w:noProof/>
        </w:rPr>
        <w:t>West J Med</w:t>
      </w:r>
      <w:r w:rsidRPr="00282D5A">
        <w:rPr>
          <w:rFonts w:ascii="Calibri" w:eastAsia="Times New Roman" w:hAnsi="Calibri" w:cs="Times New Roman"/>
          <w:noProof/>
        </w:rPr>
        <w:t xml:space="preserve"> 1993; </w:t>
      </w:r>
      <w:r w:rsidRPr="00282D5A">
        <w:rPr>
          <w:rFonts w:ascii="Calibri" w:eastAsia="Times New Roman" w:hAnsi="Calibri" w:cs="Times New Roman"/>
          <w:b/>
          <w:bCs/>
          <w:noProof/>
        </w:rPr>
        <w:t>158</w:t>
      </w:r>
      <w:r w:rsidRPr="00282D5A">
        <w:rPr>
          <w:rFonts w:ascii="Calibri" w:eastAsia="Times New Roman" w:hAnsi="Calibri" w:cs="Times New Roman"/>
          <w:noProof/>
        </w:rPr>
        <w:t>: 133–8.</w:t>
      </w:r>
    </w:p>
    <w:p w14:paraId="187362E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38</w:t>
      </w:r>
      <w:r w:rsidRPr="00282D5A">
        <w:rPr>
          <w:rFonts w:ascii="Calibri" w:eastAsia="Times New Roman" w:hAnsi="Calibri" w:cs="Times New Roman"/>
          <w:noProof/>
        </w:rPr>
        <w:tab/>
        <w:t xml:space="preserve">Morgan G, Sheppeard V, Khalaj B,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Effects of bushfire smoke on daily mortality and hospital admissions in Sydney, Australia.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21</w:t>
      </w:r>
      <w:r w:rsidRPr="00282D5A">
        <w:rPr>
          <w:rFonts w:ascii="Calibri" w:eastAsia="Times New Roman" w:hAnsi="Calibri" w:cs="Times New Roman"/>
          <w:noProof/>
        </w:rPr>
        <w:t>: 47–55.</w:t>
      </w:r>
    </w:p>
    <w:p w14:paraId="1DA61E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39</w:t>
      </w:r>
      <w:r w:rsidRPr="00282D5A">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282D5A">
        <w:rPr>
          <w:rFonts w:ascii="Calibri" w:eastAsia="Times New Roman" w:hAnsi="Calibri" w:cs="Times New Roman"/>
          <w:i/>
          <w:iCs/>
          <w:noProof/>
        </w:rPr>
        <w:t>J Am Med Assoc</w:t>
      </w:r>
      <w:r w:rsidRPr="00282D5A">
        <w:rPr>
          <w:rFonts w:ascii="Calibri" w:eastAsia="Times New Roman" w:hAnsi="Calibri" w:cs="Times New Roman"/>
          <w:noProof/>
        </w:rPr>
        <w:t xml:space="preserve"> 2002; </w:t>
      </w:r>
      <w:r w:rsidRPr="00282D5A">
        <w:rPr>
          <w:rFonts w:ascii="Calibri" w:eastAsia="Times New Roman" w:hAnsi="Calibri" w:cs="Times New Roman"/>
          <w:b/>
          <w:bCs/>
          <w:noProof/>
        </w:rPr>
        <w:t>287</w:t>
      </w:r>
      <w:r w:rsidRPr="00282D5A">
        <w:rPr>
          <w:rFonts w:ascii="Calibri" w:eastAsia="Times New Roman" w:hAnsi="Calibri" w:cs="Times New Roman"/>
          <w:noProof/>
        </w:rPr>
        <w:t>: 1132–41.</w:t>
      </w:r>
    </w:p>
    <w:p w14:paraId="08ECC6A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40</w:t>
      </w:r>
      <w:r w:rsidRPr="00282D5A">
        <w:rPr>
          <w:rFonts w:ascii="Calibri" w:eastAsia="Times New Roman" w:hAnsi="Calibri" w:cs="Times New Roman"/>
          <w:noProof/>
        </w:rPr>
        <w:tab/>
        <w:t xml:space="preserve">Katsouyanni K, Touloumi G, Spix C,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282D5A">
        <w:rPr>
          <w:rFonts w:ascii="Calibri" w:eastAsia="Times New Roman" w:hAnsi="Calibri" w:cs="Times New Roman"/>
          <w:i/>
          <w:iCs/>
          <w:noProof/>
        </w:rPr>
        <w:t>BMJ</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314</w:t>
      </w:r>
      <w:r w:rsidRPr="00282D5A">
        <w:rPr>
          <w:rFonts w:ascii="Calibri" w:eastAsia="Times New Roman" w:hAnsi="Calibri" w:cs="Times New Roman"/>
          <w:noProof/>
        </w:rPr>
        <w:t>: 1658–63.</w:t>
      </w:r>
    </w:p>
    <w:p w14:paraId="7E8E45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41</w:t>
      </w:r>
      <w:r w:rsidRPr="00282D5A">
        <w:rPr>
          <w:rFonts w:ascii="Calibri" w:eastAsia="Times New Roman" w:hAnsi="Calibri" w:cs="Times New Roman"/>
          <w:noProof/>
        </w:rPr>
        <w:tab/>
        <w:t>American Psychological Association. Recovering From Wildfires. 2011. http://www.apa.org/helpcenter/wildfire.aspx.</w:t>
      </w:r>
    </w:p>
    <w:p w14:paraId="3316E51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lastRenderedPageBreak/>
        <w:t>42</w:t>
      </w:r>
      <w:r w:rsidRPr="00282D5A">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2008; </w:t>
      </w:r>
      <w:r w:rsidRPr="00282D5A">
        <w:rPr>
          <w:rFonts w:ascii="Calibri" w:eastAsia="Times New Roman" w:hAnsi="Calibri" w:cs="Times New Roman"/>
          <w:b/>
          <w:bCs/>
          <w:noProof/>
        </w:rPr>
        <w:t>19</w:t>
      </w:r>
      <w:r w:rsidRPr="00282D5A">
        <w:rPr>
          <w:rFonts w:ascii="Calibri" w:eastAsia="Times New Roman" w:hAnsi="Calibri" w:cs="Times New Roman"/>
          <w:noProof/>
        </w:rPr>
        <w:t>: S207.</w:t>
      </w:r>
    </w:p>
    <w:p w14:paraId="105EF7F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43</w:t>
      </w:r>
      <w:r w:rsidRPr="00282D5A">
        <w:rPr>
          <w:rFonts w:ascii="Calibri" w:eastAsia="Times New Roman" w:hAnsi="Calibri" w:cs="Times New Roman"/>
          <w:noProof/>
        </w:rPr>
        <w:tab/>
        <w:t xml:space="preserve">Goldman A, Eggen B, Golding B, Murray V. The health impacts of windstorms: A systematic literature review. </w:t>
      </w:r>
      <w:r w:rsidRPr="00282D5A">
        <w:rPr>
          <w:rFonts w:ascii="Calibri" w:eastAsia="Times New Roman" w:hAnsi="Calibri" w:cs="Times New Roman"/>
          <w:i/>
          <w:iCs/>
          <w:noProof/>
        </w:rPr>
        <w:t>Public Health</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128</w:t>
      </w:r>
      <w:r w:rsidRPr="00282D5A">
        <w:rPr>
          <w:rFonts w:ascii="Calibri" w:eastAsia="Times New Roman" w:hAnsi="Calibri" w:cs="Times New Roman"/>
          <w:noProof/>
        </w:rPr>
        <w:t>: 3–28.</w:t>
      </w:r>
    </w:p>
    <w:p w14:paraId="265BDEC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44</w:t>
      </w:r>
      <w:r w:rsidRPr="00282D5A">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349</w:t>
      </w:r>
      <w:r w:rsidRPr="00282D5A">
        <w:rPr>
          <w:rFonts w:ascii="Calibri" w:eastAsia="Times New Roman" w:hAnsi="Calibri" w:cs="Times New Roman"/>
          <w:noProof/>
        </w:rPr>
        <w:t>: 1341–6.</w:t>
      </w:r>
    </w:p>
    <w:p w14:paraId="2D7E518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45</w:t>
      </w:r>
      <w:r w:rsidRPr="00282D5A">
        <w:rPr>
          <w:rFonts w:ascii="Calibri" w:eastAsia="Times New Roman" w:hAnsi="Calibri" w:cs="Times New Roman"/>
          <w:noProof/>
        </w:rPr>
        <w:tab/>
        <w:t xml:space="preserve">Björnstig U, Björnstig J, Dahlgren A. Slipping on ice and snow - Elderly women and young men are typical victims. </w:t>
      </w:r>
      <w:r w:rsidRPr="00282D5A">
        <w:rPr>
          <w:rFonts w:ascii="Calibri" w:eastAsia="Times New Roman" w:hAnsi="Calibri" w:cs="Times New Roman"/>
          <w:i/>
          <w:iCs/>
          <w:noProof/>
        </w:rPr>
        <w:t>Accid Anal Prev</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29</w:t>
      </w:r>
      <w:r w:rsidRPr="00282D5A">
        <w:rPr>
          <w:rFonts w:ascii="Calibri" w:eastAsia="Times New Roman" w:hAnsi="Calibri" w:cs="Times New Roman"/>
          <w:noProof/>
        </w:rPr>
        <w:t>: 211–5.</w:t>
      </w:r>
    </w:p>
    <w:p w14:paraId="620AB50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46</w:t>
      </w:r>
      <w:r w:rsidRPr="00282D5A">
        <w:rPr>
          <w:rFonts w:ascii="Calibri" w:eastAsia="Times New Roman" w:hAnsi="Calibri" w:cs="Times New Roman"/>
          <w:noProof/>
        </w:rPr>
        <w:tab/>
        <w:t xml:space="preserve">Pisano PA, Goodwin LC, Rossetti MA. U.S. highway crashes in adverse road weather conditions. </w:t>
      </w:r>
      <w:r w:rsidRPr="00282D5A">
        <w:rPr>
          <w:rFonts w:ascii="Calibri" w:eastAsia="Times New Roman" w:hAnsi="Calibri" w:cs="Times New Roman"/>
          <w:i/>
          <w:iCs/>
          <w:noProof/>
        </w:rPr>
        <w:t>24th Conf Institutional Inf Process Syst</w:t>
      </w:r>
      <w:r w:rsidRPr="00282D5A">
        <w:rPr>
          <w:rFonts w:ascii="Calibri" w:eastAsia="Times New Roman" w:hAnsi="Calibri" w:cs="Times New Roman"/>
          <w:noProof/>
        </w:rPr>
        <w:t xml:space="preserve"> 2008; : 1–15.</w:t>
      </w:r>
    </w:p>
    <w:p w14:paraId="4FD0D47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47</w:t>
      </w:r>
      <w:r w:rsidRPr="00282D5A">
        <w:rPr>
          <w:rFonts w:ascii="Calibri" w:eastAsia="Times New Roman" w:hAnsi="Calibri" w:cs="Times New Roman"/>
          <w:noProof/>
        </w:rPr>
        <w:tab/>
        <w:t xml:space="preserve">Robinson PJ. On the definition of a heat wave. </w:t>
      </w:r>
      <w:r w:rsidRPr="00282D5A">
        <w:rPr>
          <w:rFonts w:ascii="Calibri" w:eastAsia="Times New Roman" w:hAnsi="Calibri" w:cs="Times New Roman"/>
          <w:i/>
          <w:iCs/>
          <w:noProof/>
        </w:rPr>
        <w:t>J Appl Meteorol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40</w:t>
      </w:r>
      <w:r w:rsidRPr="00282D5A">
        <w:rPr>
          <w:rFonts w:ascii="Calibri" w:eastAsia="Times New Roman" w:hAnsi="Calibri" w:cs="Times New Roman"/>
          <w:noProof/>
        </w:rPr>
        <w:t>: 762–75.</w:t>
      </w:r>
    </w:p>
    <w:p w14:paraId="1972E4A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48</w:t>
      </w:r>
      <w:r w:rsidRPr="00282D5A">
        <w:rPr>
          <w:rFonts w:ascii="Calibri" w:eastAsia="Times New Roman" w:hAnsi="Calibri" w:cs="Times New Roman"/>
          <w:noProof/>
        </w:rPr>
        <w:tab/>
        <w:t xml:space="preserve">Baccini M, Kosatsky T, Analitis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heat on mortality in 15 European cities: attributable deaths under different weather scenarios. </w:t>
      </w:r>
      <w:r w:rsidRPr="00282D5A">
        <w:rPr>
          <w:rFonts w:ascii="Calibri" w:eastAsia="Times New Roman" w:hAnsi="Calibri" w:cs="Times New Roman"/>
          <w:i/>
          <w:iCs/>
          <w:noProof/>
        </w:rPr>
        <w:t>J Epidemiol Community Heal</w:t>
      </w:r>
      <w:r w:rsidRPr="00282D5A">
        <w:rPr>
          <w:rFonts w:ascii="Calibri" w:eastAsia="Times New Roman" w:hAnsi="Calibri" w:cs="Times New Roman"/>
          <w:noProof/>
        </w:rPr>
        <w:t xml:space="preserve"> 2011; </w:t>
      </w:r>
      <w:r w:rsidRPr="00282D5A">
        <w:rPr>
          <w:rFonts w:ascii="Calibri" w:eastAsia="Times New Roman" w:hAnsi="Calibri" w:cs="Times New Roman"/>
          <w:b/>
          <w:bCs/>
          <w:noProof/>
        </w:rPr>
        <w:t>65</w:t>
      </w:r>
      <w:r w:rsidRPr="00282D5A">
        <w:rPr>
          <w:rFonts w:ascii="Calibri" w:eastAsia="Times New Roman" w:hAnsi="Calibri" w:cs="Times New Roman"/>
          <w:noProof/>
        </w:rPr>
        <w:t>: 64–70.</w:t>
      </w:r>
    </w:p>
    <w:p w14:paraId="67BA4F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49</w:t>
      </w:r>
      <w:r w:rsidRPr="00282D5A">
        <w:rPr>
          <w:rFonts w:ascii="Calibri" w:eastAsia="Times New Roman" w:hAnsi="Calibri" w:cs="Times New Roman"/>
          <w:noProof/>
        </w:rPr>
        <w:tab/>
        <w:t xml:space="preserve">Fouillet A, Rey G, Laurent F,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Excess mortality related to the August 2003 heat wave in France. </w:t>
      </w:r>
      <w:r w:rsidRPr="00282D5A">
        <w:rPr>
          <w:rFonts w:ascii="Calibri" w:eastAsia="Times New Roman" w:hAnsi="Calibri" w:cs="Times New Roman"/>
          <w:i/>
          <w:iCs/>
          <w:noProof/>
        </w:rPr>
        <w:t>Int Arch Occup Environ Health</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80</w:t>
      </w:r>
      <w:r w:rsidRPr="00282D5A">
        <w:rPr>
          <w:rFonts w:ascii="Calibri" w:eastAsia="Times New Roman" w:hAnsi="Calibri" w:cs="Times New Roman"/>
          <w:noProof/>
        </w:rPr>
        <w:t>: 16–24.</w:t>
      </w:r>
    </w:p>
    <w:p w14:paraId="7188DF3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50</w:t>
      </w:r>
      <w:r w:rsidRPr="00282D5A">
        <w:rPr>
          <w:rFonts w:ascii="Calibri" w:eastAsia="Times New Roman" w:hAnsi="Calibri" w:cs="Times New Roman"/>
          <w:noProof/>
        </w:rPr>
        <w:tab/>
        <w:t xml:space="preserve">Azhar GS, Mavalankar D, Nori-Sarma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Heat-related mortality in India: Excess all-cause mortality associated with the 2010 Ahmedabad heat wave. </w:t>
      </w:r>
      <w:r w:rsidRPr="00282D5A">
        <w:rPr>
          <w:rFonts w:ascii="Calibri" w:eastAsia="Times New Roman" w:hAnsi="Calibri" w:cs="Times New Roman"/>
          <w:i/>
          <w:iCs/>
          <w:noProof/>
        </w:rPr>
        <w:t>PLoS One</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9</w:t>
      </w:r>
      <w:r w:rsidRPr="00282D5A">
        <w:rPr>
          <w:rFonts w:ascii="Calibri" w:eastAsia="Times New Roman" w:hAnsi="Calibri" w:cs="Times New Roman"/>
          <w:noProof/>
        </w:rPr>
        <w:t>. DOI:10.1371/journal.pone.0091831.</w:t>
      </w:r>
    </w:p>
    <w:p w14:paraId="2AE8AC5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51</w:t>
      </w:r>
      <w:r w:rsidRPr="00282D5A">
        <w:rPr>
          <w:rFonts w:ascii="Calibri" w:eastAsia="Times New Roman" w:hAnsi="Calibri" w:cs="Times New Roman"/>
          <w:noProof/>
        </w:rPr>
        <w:tab/>
        <w:t xml:space="preserve">Jones B, O’Neill BC, McDaniel L, McGinnis S, Mearns LO, Tebaldi C. Future population exposure to US heat extremes. </w:t>
      </w:r>
      <w:r w:rsidRPr="00282D5A">
        <w:rPr>
          <w:rFonts w:ascii="Calibri" w:eastAsia="Times New Roman" w:hAnsi="Calibri" w:cs="Times New Roman"/>
          <w:i/>
          <w:iCs/>
          <w:noProof/>
        </w:rPr>
        <w:t>Nat Clim Chang</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5</w:t>
      </w:r>
      <w:r w:rsidRPr="00282D5A">
        <w:rPr>
          <w:rFonts w:ascii="Calibri" w:eastAsia="Times New Roman" w:hAnsi="Calibri" w:cs="Times New Roman"/>
          <w:noProof/>
        </w:rPr>
        <w:t>: 652–5.</w:t>
      </w:r>
    </w:p>
    <w:p w14:paraId="3B2800E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52</w:t>
      </w:r>
      <w:r w:rsidRPr="00282D5A">
        <w:rPr>
          <w:rFonts w:ascii="Calibri" w:eastAsia="Times New Roman" w:hAnsi="Calibri" w:cs="Times New Roman"/>
          <w:noProof/>
        </w:rPr>
        <w:tab/>
        <w:t xml:space="preserve">Tan J, Zheng Y, Tang X,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urban heat island and its impact on heat waves and human health in Shanghai. </w:t>
      </w:r>
      <w:r w:rsidRPr="00282D5A">
        <w:rPr>
          <w:rFonts w:ascii="Calibri" w:eastAsia="Times New Roman" w:hAnsi="Calibri" w:cs="Times New Roman"/>
          <w:i/>
          <w:iCs/>
          <w:noProof/>
        </w:rPr>
        <w:t>Int J Biometeorol</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54</w:t>
      </w:r>
      <w:r w:rsidRPr="00282D5A">
        <w:rPr>
          <w:rFonts w:ascii="Calibri" w:eastAsia="Times New Roman" w:hAnsi="Calibri" w:cs="Times New Roman"/>
          <w:noProof/>
        </w:rPr>
        <w:t>: 75–84.</w:t>
      </w:r>
    </w:p>
    <w:p w14:paraId="08B6CD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53</w:t>
      </w:r>
      <w:r w:rsidRPr="00282D5A">
        <w:rPr>
          <w:rFonts w:ascii="Calibri" w:eastAsia="Times New Roman" w:hAnsi="Calibri" w:cs="Times New Roman"/>
          <w:noProof/>
        </w:rPr>
        <w:tab/>
        <w:t xml:space="preserve">Shaposhnikov D, Revich B, Bellander T,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Mortality related to air pollution with the moscow heat wave and wildfire of 2010.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25</w:t>
      </w:r>
      <w:r w:rsidRPr="00282D5A">
        <w:rPr>
          <w:rFonts w:ascii="Calibri" w:eastAsia="Times New Roman" w:hAnsi="Calibri" w:cs="Times New Roman"/>
          <w:noProof/>
        </w:rPr>
        <w:t>: 359–64.</w:t>
      </w:r>
    </w:p>
    <w:p w14:paraId="67EEA55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54</w:t>
      </w:r>
      <w:r w:rsidRPr="00282D5A">
        <w:rPr>
          <w:rFonts w:ascii="Calibri" w:eastAsia="Times New Roman" w:hAnsi="Calibri" w:cs="Times New Roman"/>
          <w:noProof/>
        </w:rPr>
        <w:tab/>
        <w:t xml:space="preserve">Fischer PH, Brunekreef B, Lebret E. Air pollution related deaths during the 2003 heat wave in the Netherlands. </w:t>
      </w:r>
      <w:r w:rsidRPr="00282D5A">
        <w:rPr>
          <w:rFonts w:ascii="Calibri" w:eastAsia="Times New Roman" w:hAnsi="Calibri" w:cs="Times New Roman"/>
          <w:i/>
          <w:iCs/>
          <w:noProof/>
        </w:rPr>
        <w:t>Atmos Environ</w:t>
      </w:r>
      <w:r w:rsidRPr="00282D5A">
        <w:rPr>
          <w:rFonts w:ascii="Calibri" w:eastAsia="Times New Roman" w:hAnsi="Calibri" w:cs="Times New Roman"/>
          <w:noProof/>
        </w:rPr>
        <w:t xml:space="preserve"> 2004; </w:t>
      </w:r>
      <w:r w:rsidRPr="00282D5A">
        <w:rPr>
          <w:rFonts w:ascii="Calibri" w:eastAsia="Times New Roman" w:hAnsi="Calibri" w:cs="Times New Roman"/>
          <w:b/>
          <w:bCs/>
          <w:noProof/>
        </w:rPr>
        <w:t>38</w:t>
      </w:r>
      <w:r w:rsidRPr="00282D5A">
        <w:rPr>
          <w:rFonts w:ascii="Calibri" w:eastAsia="Times New Roman" w:hAnsi="Calibri" w:cs="Times New Roman"/>
          <w:noProof/>
        </w:rPr>
        <w:t>: 1083–5.</w:t>
      </w:r>
    </w:p>
    <w:p w14:paraId="494AC8E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55</w:t>
      </w:r>
      <w:r w:rsidRPr="00282D5A">
        <w:rPr>
          <w:rFonts w:ascii="Calibri" w:eastAsia="Times New Roman" w:hAnsi="Calibri" w:cs="Times New Roman"/>
          <w:noProof/>
        </w:rPr>
        <w:tab/>
        <w:t xml:space="preserve">Filleul L, Cassadou S, Médina S,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relation between temperature, ozone, and mortality in nine French cities during the heat wave of 2003. </w:t>
      </w:r>
      <w:r w:rsidRPr="00282D5A">
        <w:rPr>
          <w:rFonts w:ascii="Calibri" w:eastAsia="Times New Roman" w:hAnsi="Calibri" w:cs="Times New Roman"/>
          <w:i/>
          <w:iCs/>
          <w:noProof/>
        </w:rPr>
        <w:t>Environ Health Perspect</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114</w:t>
      </w:r>
      <w:r w:rsidRPr="00282D5A">
        <w:rPr>
          <w:rFonts w:ascii="Calibri" w:eastAsia="Times New Roman" w:hAnsi="Calibri" w:cs="Times New Roman"/>
          <w:noProof/>
        </w:rPr>
        <w:t>: 1344–7.</w:t>
      </w:r>
    </w:p>
    <w:p w14:paraId="550B65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56</w:t>
      </w:r>
      <w:r w:rsidRPr="00282D5A">
        <w:rPr>
          <w:rFonts w:ascii="Calibri" w:eastAsia="Times New Roman" w:hAnsi="Calibri" w:cs="Times New Roman"/>
          <w:noProof/>
        </w:rPr>
        <w:tab/>
        <w:t xml:space="preserve">Semenza JC, McCullough JE, Flanders WD, McGeehin MA, Lumpkin JR. Excess hospital admissions during the July 1995 heat wave in Chicago. </w:t>
      </w:r>
      <w:r w:rsidRPr="00282D5A">
        <w:rPr>
          <w:rFonts w:ascii="Calibri" w:eastAsia="Times New Roman" w:hAnsi="Calibri" w:cs="Times New Roman"/>
          <w:i/>
          <w:iCs/>
          <w:noProof/>
        </w:rPr>
        <w:t>Am J Prev Med</w:t>
      </w:r>
      <w:r w:rsidRPr="00282D5A">
        <w:rPr>
          <w:rFonts w:ascii="Calibri" w:eastAsia="Times New Roman" w:hAnsi="Calibri" w:cs="Times New Roman"/>
          <w:noProof/>
        </w:rPr>
        <w:t xml:space="preserve"> 1999; </w:t>
      </w:r>
      <w:r w:rsidRPr="00282D5A">
        <w:rPr>
          <w:rFonts w:ascii="Calibri" w:eastAsia="Times New Roman" w:hAnsi="Calibri" w:cs="Times New Roman"/>
          <w:b/>
          <w:bCs/>
          <w:noProof/>
        </w:rPr>
        <w:t>16</w:t>
      </w:r>
      <w:r w:rsidRPr="00282D5A">
        <w:rPr>
          <w:rFonts w:ascii="Calibri" w:eastAsia="Times New Roman" w:hAnsi="Calibri" w:cs="Times New Roman"/>
          <w:noProof/>
        </w:rPr>
        <w:t>: 269–77.</w:t>
      </w:r>
    </w:p>
    <w:p w14:paraId="3132359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57</w:t>
      </w:r>
      <w:r w:rsidRPr="00282D5A">
        <w:rPr>
          <w:rFonts w:ascii="Calibri" w:eastAsia="Times New Roman" w:hAnsi="Calibri" w:cs="Times New Roman"/>
          <w:noProof/>
        </w:rPr>
        <w:tab/>
        <w:t xml:space="preserve">Le Tertre A, Lefranc A, Eilstein D,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the 2003 heatwave on all-cause mortality in 9 French cities.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17</w:t>
      </w:r>
      <w:r w:rsidRPr="00282D5A">
        <w:rPr>
          <w:rFonts w:ascii="Calibri" w:eastAsia="Times New Roman" w:hAnsi="Calibri" w:cs="Times New Roman"/>
          <w:noProof/>
        </w:rPr>
        <w:t>: 75–9.</w:t>
      </w:r>
    </w:p>
    <w:p w14:paraId="6E3FB77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58</w:t>
      </w:r>
      <w:r w:rsidRPr="00282D5A">
        <w:rPr>
          <w:rFonts w:ascii="Calibri" w:eastAsia="Times New Roman" w:hAnsi="Calibri" w:cs="Times New Roman"/>
          <w:noProof/>
        </w:rPr>
        <w:tab/>
        <w:t xml:space="preserve">Howe AS, Boden BP. Heat-related illness in athletes. </w:t>
      </w:r>
      <w:r w:rsidRPr="00282D5A">
        <w:rPr>
          <w:rFonts w:ascii="Calibri" w:eastAsia="Times New Roman" w:hAnsi="Calibri" w:cs="Times New Roman"/>
          <w:i/>
          <w:iCs/>
          <w:noProof/>
        </w:rPr>
        <w:t>Am J Sports Med</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35</w:t>
      </w:r>
      <w:r w:rsidRPr="00282D5A">
        <w:rPr>
          <w:rFonts w:ascii="Calibri" w:eastAsia="Times New Roman" w:hAnsi="Calibri" w:cs="Times New Roman"/>
          <w:noProof/>
        </w:rPr>
        <w:t>: 1384–95.</w:t>
      </w:r>
    </w:p>
    <w:p w14:paraId="1D6DBAC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59</w:t>
      </w:r>
      <w:r w:rsidRPr="00282D5A">
        <w:rPr>
          <w:rFonts w:ascii="Calibri" w:eastAsia="Times New Roman" w:hAnsi="Calibri" w:cs="Times New Roman"/>
          <w:noProof/>
        </w:rPr>
        <w:tab/>
        <w:t xml:space="preserve">Beltran GW. Heat-related illness. </w:t>
      </w:r>
      <w:r w:rsidRPr="00282D5A">
        <w:rPr>
          <w:rFonts w:ascii="Calibri" w:eastAsia="Times New Roman" w:hAnsi="Calibri" w:cs="Times New Roman"/>
          <w:i/>
          <w:iCs/>
          <w:noProof/>
        </w:rPr>
        <w:t>Emerg Med Serv Clin Pract Syst Overs Second Ed</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358–62.</w:t>
      </w:r>
    </w:p>
    <w:p w14:paraId="15A426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60</w:t>
      </w:r>
      <w:r w:rsidRPr="00282D5A">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282D5A">
        <w:rPr>
          <w:rFonts w:ascii="Calibri" w:eastAsia="Times New Roman" w:hAnsi="Calibri" w:cs="Times New Roman"/>
          <w:i/>
          <w:iCs/>
          <w:noProof/>
        </w:rPr>
        <w:t>Am J Forensic Med Pathol</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18</w:t>
      </w:r>
      <w:r w:rsidRPr="00282D5A">
        <w:rPr>
          <w:rFonts w:ascii="Calibri" w:eastAsia="Times New Roman" w:hAnsi="Calibri" w:cs="Times New Roman"/>
          <w:noProof/>
        </w:rPr>
        <w:t>.</w:t>
      </w:r>
    </w:p>
    <w:p w14:paraId="55625F1D" w14:textId="77777777" w:rsidR="00282D5A" w:rsidRPr="00282D5A" w:rsidRDefault="00282D5A" w:rsidP="00282D5A">
      <w:pPr>
        <w:widowControl w:val="0"/>
        <w:autoSpaceDE w:val="0"/>
        <w:autoSpaceDN w:val="0"/>
        <w:adjustRightInd w:val="0"/>
        <w:ind w:left="640" w:hanging="640"/>
        <w:rPr>
          <w:rFonts w:ascii="Calibri" w:hAnsi="Calibri"/>
          <w:noProof/>
        </w:rPr>
      </w:pPr>
      <w:r w:rsidRPr="00282D5A">
        <w:rPr>
          <w:rFonts w:ascii="Calibri" w:eastAsia="Times New Roman" w:hAnsi="Calibri" w:cs="Times New Roman"/>
          <w:noProof/>
        </w:rPr>
        <w:t>61</w:t>
      </w:r>
      <w:r w:rsidRPr="00282D5A">
        <w:rPr>
          <w:rFonts w:ascii="Calibri" w:eastAsia="Times New Roman" w:hAnsi="Calibri" w:cs="Times New Roman"/>
          <w:noProof/>
        </w:rPr>
        <w:tab/>
        <w:t xml:space="preserve">Leon LR, Bouchama A. Heat stroke. </w:t>
      </w:r>
      <w:r w:rsidRPr="00282D5A">
        <w:rPr>
          <w:rFonts w:ascii="Calibri" w:eastAsia="Times New Roman" w:hAnsi="Calibri" w:cs="Times New Roman"/>
          <w:i/>
          <w:iCs/>
          <w:noProof/>
        </w:rPr>
        <w:t>Compr Physiol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5</w:t>
      </w:r>
      <w:r w:rsidRPr="00282D5A">
        <w:rPr>
          <w:rFonts w:ascii="Calibri" w:eastAsia="Times New Roman" w:hAnsi="Calibri" w:cs="Times New Roman"/>
          <w:noProof/>
        </w:rPr>
        <w:t>: 611–47.</w:t>
      </w:r>
    </w:p>
    <w:p w14:paraId="0A9840E3" w14:textId="135B9C93" w:rsidR="00FF69F5" w:rsidRPr="00A618F9" w:rsidRDefault="00FF69F5" w:rsidP="00282D5A">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C9EF7" w14:textId="77777777" w:rsidR="00864E09" w:rsidRDefault="00864E09" w:rsidP="004341A5">
      <w:r>
        <w:separator/>
      </w:r>
    </w:p>
  </w:endnote>
  <w:endnote w:type="continuationSeparator" w:id="0">
    <w:p w14:paraId="4608EFAD" w14:textId="77777777" w:rsidR="00864E09" w:rsidRDefault="00864E09"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200D2C" w:rsidRDefault="00200D2C"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200D2C" w:rsidRDefault="00200D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200D2C" w:rsidRDefault="00200D2C"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50C7">
      <w:rPr>
        <w:rStyle w:val="PageNumber"/>
        <w:noProof/>
      </w:rPr>
      <w:t>13</w:t>
    </w:r>
    <w:r>
      <w:rPr>
        <w:rStyle w:val="PageNumber"/>
      </w:rPr>
      <w:fldChar w:fldCharType="end"/>
    </w:r>
  </w:p>
  <w:p w14:paraId="149A3B8B" w14:textId="77777777" w:rsidR="00200D2C" w:rsidRDefault="00200D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AA1A0" w14:textId="77777777" w:rsidR="00864E09" w:rsidRDefault="00864E09" w:rsidP="004341A5">
      <w:r>
        <w:separator/>
      </w:r>
    </w:p>
  </w:footnote>
  <w:footnote w:type="continuationSeparator" w:id="0">
    <w:p w14:paraId="1AE87498" w14:textId="77777777" w:rsidR="00864E09" w:rsidRDefault="00864E09"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26DCE"/>
    <w:rsid w:val="00033B77"/>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E06"/>
    <w:rsid w:val="000E223D"/>
    <w:rsid w:val="000E37D7"/>
    <w:rsid w:val="000E4A79"/>
    <w:rsid w:val="000F56D3"/>
    <w:rsid w:val="00105AE0"/>
    <w:rsid w:val="001068EC"/>
    <w:rsid w:val="00112026"/>
    <w:rsid w:val="00116635"/>
    <w:rsid w:val="00117F22"/>
    <w:rsid w:val="00120595"/>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60524"/>
    <w:rsid w:val="001607E2"/>
    <w:rsid w:val="00161E98"/>
    <w:rsid w:val="00162082"/>
    <w:rsid w:val="00167BD7"/>
    <w:rsid w:val="00171048"/>
    <w:rsid w:val="001725D2"/>
    <w:rsid w:val="00176AB2"/>
    <w:rsid w:val="0018013D"/>
    <w:rsid w:val="00181F89"/>
    <w:rsid w:val="00182286"/>
    <w:rsid w:val="00183578"/>
    <w:rsid w:val="00183ED4"/>
    <w:rsid w:val="00184733"/>
    <w:rsid w:val="00184868"/>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FFF"/>
    <w:rsid w:val="001F3B4E"/>
    <w:rsid w:val="001F3BCA"/>
    <w:rsid w:val="001F6E3B"/>
    <w:rsid w:val="001F7D80"/>
    <w:rsid w:val="00200D2C"/>
    <w:rsid w:val="002037A7"/>
    <w:rsid w:val="00207B1C"/>
    <w:rsid w:val="00213615"/>
    <w:rsid w:val="00213CBB"/>
    <w:rsid w:val="002160F0"/>
    <w:rsid w:val="00217432"/>
    <w:rsid w:val="002200CA"/>
    <w:rsid w:val="00220510"/>
    <w:rsid w:val="00220C4B"/>
    <w:rsid w:val="00221B31"/>
    <w:rsid w:val="002226D5"/>
    <w:rsid w:val="002231AC"/>
    <w:rsid w:val="00223498"/>
    <w:rsid w:val="00225A15"/>
    <w:rsid w:val="002267F7"/>
    <w:rsid w:val="00226FCD"/>
    <w:rsid w:val="00236E29"/>
    <w:rsid w:val="002413B5"/>
    <w:rsid w:val="00242D81"/>
    <w:rsid w:val="002448B8"/>
    <w:rsid w:val="00246638"/>
    <w:rsid w:val="002547E5"/>
    <w:rsid w:val="0026033D"/>
    <w:rsid w:val="00260B02"/>
    <w:rsid w:val="002616FC"/>
    <w:rsid w:val="00263757"/>
    <w:rsid w:val="00263CE7"/>
    <w:rsid w:val="002644FF"/>
    <w:rsid w:val="00265696"/>
    <w:rsid w:val="002742DD"/>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3FBC"/>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17C7"/>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3BC3"/>
    <w:rsid w:val="0039751B"/>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60EA"/>
    <w:rsid w:val="003F66D5"/>
    <w:rsid w:val="004007D7"/>
    <w:rsid w:val="0040177A"/>
    <w:rsid w:val="004018CB"/>
    <w:rsid w:val="00401D78"/>
    <w:rsid w:val="004022B7"/>
    <w:rsid w:val="00402D6F"/>
    <w:rsid w:val="00405727"/>
    <w:rsid w:val="00405DD5"/>
    <w:rsid w:val="004060EF"/>
    <w:rsid w:val="00411633"/>
    <w:rsid w:val="00416FAA"/>
    <w:rsid w:val="00421AF3"/>
    <w:rsid w:val="00421D9F"/>
    <w:rsid w:val="00423C32"/>
    <w:rsid w:val="00426CB5"/>
    <w:rsid w:val="00430B94"/>
    <w:rsid w:val="00430ED9"/>
    <w:rsid w:val="00432A75"/>
    <w:rsid w:val="00433EDB"/>
    <w:rsid w:val="004341A5"/>
    <w:rsid w:val="004353B3"/>
    <w:rsid w:val="00437E72"/>
    <w:rsid w:val="004404CA"/>
    <w:rsid w:val="0044363A"/>
    <w:rsid w:val="00443A89"/>
    <w:rsid w:val="00450182"/>
    <w:rsid w:val="004536F2"/>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87FB8"/>
    <w:rsid w:val="004904A3"/>
    <w:rsid w:val="004918A8"/>
    <w:rsid w:val="00497FA1"/>
    <w:rsid w:val="004A2C4D"/>
    <w:rsid w:val="004A3044"/>
    <w:rsid w:val="004A5369"/>
    <w:rsid w:val="004B2D47"/>
    <w:rsid w:val="004B4B69"/>
    <w:rsid w:val="004B54E9"/>
    <w:rsid w:val="004B71E2"/>
    <w:rsid w:val="004C140E"/>
    <w:rsid w:val="004C26F1"/>
    <w:rsid w:val="004C3449"/>
    <w:rsid w:val="004C4921"/>
    <w:rsid w:val="004C4DA0"/>
    <w:rsid w:val="004D08C6"/>
    <w:rsid w:val="004D4DE7"/>
    <w:rsid w:val="004D77E6"/>
    <w:rsid w:val="004E36B5"/>
    <w:rsid w:val="004E6A87"/>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47A0"/>
    <w:rsid w:val="00525BFF"/>
    <w:rsid w:val="0052696F"/>
    <w:rsid w:val="00526BE2"/>
    <w:rsid w:val="00530EF0"/>
    <w:rsid w:val="005325B5"/>
    <w:rsid w:val="005332EE"/>
    <w:rsid w:val="0053376D"/>
    <w:rsid w:val="00534A9D"/>
    <w:rsid w:val="005425A0"/>
    <w:rsid w:val="00542FE4"/>
    <w:rsid w:val="00545C65"/>
    <w:rsid w:val="005525CF"/>
    <w:rsid w:val="00553AE3"/>
    <w:rsid w:val="005546F4"/>
    <w:rsid w:val="0055527C"/>
    <w:rsid w:val="0056070E"/>
    <w:rsid w:val="00561F2E"/>
    <w:rsid w:val="00562345"/>
    <w:rsid w:val="00562884"/>
    <w:rsid w:val="00563BC3"/>
    <w:rsid w:val="00563F55"/>
    <w:rsid w:val="00565475"/>
    <w:rsid w:val="00565B41"/>
    <w:rsid w:val="0056790E"/>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0985"/>
    <w:rsid w:val="00641AF0"/>
    <w:rsid w:val="00642227"/>
    <w:rsid w:val="006505FF"/>
    <w:rsid w:val="00650EC2"/>
    <w:rsid w:val="00651D24"/>
    <w:rsid w:val="00653214"/>
    <w:rsid w:val="006541A1"/>
    <w:rsid w:val="00655025"/>
    <w:rsid w:val="00656140"/>
    <w:rsid w:val="006633AD"/>
    <w:rsid w:val="0066616F"/>
    <w:rsid w:val="0068466F"/>
    <w:rsid w:val="006863B2"/>
    <w:rsid w:val="0069284E"/>
    <w:rsid w:val="006934E5"/>
    <w:rsid w:val="00695B8E"/>
    <w:rsid w:val="006970A9"/>
    <w:rsid w:val="006A0B1B"/>
    <w:rsid w:val="006A12C4"/>
    <w:rsid w:val="006A5B04"/>
    <w:rsid w:val="006A7A64"/>
    <w:rsid w:val="006B113B"/>
    <w:rsid w:val="006B1903"/>
    <w:rsid w:val="006B2CDA"/>
    <w:rsid w:val="006B2E60"/>
    <w:rsid w:val="006B3BDF"/>
    <w:rsid w:val="006B52DE"/>
    <w:rsid w:val="006B6A88"/>
    <w:rsid w:val="006C0D41"/>
    <w:rsid w:val="006C2081"/>
    <w:rsid w:val="006C46F1"/>
    <w:rsid w:val="006C4F04"/>
    <w:rsid w:val="006C50E6"/>
    <w:rsid w:val="006C5330"/>
    <w:rsid w:val="006D3F7E"/>
    <w:rsid w:val="006E3146"/>
    <w:rsid w:val="006E339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269"/>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060D"/>
    <w:rsid w:val="007750C7"/>
    <w:rsid w:val="007770AB"/>
    <w:rsid w:val="0077799C"/>
    <w:rsid w:val="00780A56"/>
    <w:rsid w:val="00786E71"/>
    <w:rsid w:val="00793644"/>
    <w:rsid w:val="00795E96"/>
    <w:rsid w:val="007A11B2"/>
    <w:rsid w:val="007A1C4E"/>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747E"/>
    <w:rsid w:val="007E7DB0"/>
    <w:rsid w:val="007F218A"/>
    <w:rsid w:val="007F2E1E"/>
    <w:rsid w:val="007F3A0D"/>
    <w:rsid w:val="007F5A5A"/>
    <w:rsid w:val="007F70B2"/>
    <w:rsid w:val="00800663"/>
    <w:rsid w:val="00802B13"/>
    <w:rsid w:val="008067DB"/>
    <w:rsid w:val="00811049"/>
    <w:rsid w:val="0081132E"/>
    <w:rsid w:val="00814BDC"/>
    <w:rsid w:val="00820BE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4E09"/>
    <w:rsid w:val="00866101"/>
    <w:rsid w:val="008664D9"/>
    <w:rsid w:val="00866AD7"/>
    <w:rsid w:val="00871E05"/>
    <w:rsid w:val="00875752"/>
    <w:rsid w:val="00876074"/>
    <w:rsid w:val="008825BD"/>
    <w:rsid w:val="008843EB"/>
    <w:rsid w:val="00892A67"/>
    <w:rsid w:val="008A2080"/>
    <w:rsid w:val="008A6465"/>
    <w:rsid w:val="008B5BFE"/>
    <w:rsid w:val="008B7DDD"/>
    <w:rsid w:val="008C1638"/>
    <w:rsid w:val="008C2072"/>
    <w:rsid w:val="008C2B0C"/>
    <w:rsid w:val="008C4931"/>
    <w:rsid w:val="008C4B74"/>
    <w:rsid w:val="008C544A"/>
    <w:rsid w:val="008C751D"/>
    <w:rsid w:val="008D151B"/>
    <w:rsid w:val="008D68C4"/>
    <w:rsid w:val="008E4E9A"/>
    <w:rsid w:val="008E6C2E"/>
    <w:rsid w:val="008F0E09"/>
    <w:rsid w:val="008F16FF"/>
    <w:rsid w:val="008F1934"/>
    <w:rsid w:val="008F2AD7"/>
    <w:rsid w:val="008F3F81"/>
    <w:rsid w:val="008F6845"/>
    <w:rsid w:val="0090427E"/>
    <w:rsid w:val="0090449B"/>
    <w:rsid w:val="00904731"/>
    <w:rsid w:val="0090798F"/>
    <w:rsid w:val="00911549"/>
    <w:rsid w:val="00911EE8"/>
    <w:rsid w:val="009138AC"/>
    <w:rsid w:val="009147E4"/>
    <w:rsid w:val="0091552C"/>
    <w:rsid w:val="00916C05"/>
    <w:rsid w:val="009225E0"/>
    <w:rsid w:val="009237C6"/>
    <w:rsid w:val="00925E3A"/>
    <w:rsid w:val="009265AE"/>
    <w:rsid w:val="009268DD"/>
    <w:rsid w:val="00932631"/>
    <w:rsid w:val="00932BD5"/>
    <w:rsid w:val="009340AE"/>
    <w:rsid w:val="009357C9"/>
    <w:rsid w:val="00936203"/>
    <w:rsid w:val="00937713"/>
    <w:rsid w:val="00937AF1"/>
    <w:rsid w:val="0094377C"/>
    <w:rsid w:val="009451FC"/>
    <w:rsid w:val="00950E1C"/>
    <w:rsid w:val="00952FBE"/>
    <w:rsid w:val="00954845"/>
    <w:rsid w:val="00955129"/>
    <w:rsid w:val="00955C86"/>
    <w:rsid w:val="00963CDD"/>
    <w:rsid w:val="00964429"/>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641C"/>
    <w:rsid w:val="009D3CB4"/>
    <w:rsid w:val="009D5647"/>
    <w:rsid w:val="009E1540"/>
    <w:rsid w:val="009E25B4"/>
    <w:rsid w:val="009E2EE3"/>
    <w:rsid w:val="009E450A"/>
    <w:rsid w:val="009E7795"/>
    <w:rsid w:val="009F2B98"/>
    <w:rsid w:val="009F2BED"/>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196D"/>
    <w:rsid w:val="00AB2577"/>
    <w:rsid w:val="00AB3F57"/>
    <w:rsid w:val="00AB6237"/>
    <w:rsid w:val="00AB7D1E"/>
    <w:rsid w:val="00AC0B60"/>
    <w:rsid w:val="00AC36DC"/>
    <w:rsid w:val="00AC4A69"/>
    <w:rsid w:val="00AC6760"/>
    <w:rsid w:val="00AC6A7C"/>
    <w:rsid w:val="00AD1581"/>
    <w:rsid w:val="00AD2DD2"/>
    <w:rsid w:val="00AD4C52"/>
    <w:rsid w:val="00AD5015"/>
    <w:rsid w:val="00AD6443"/>
    <w:rsid w:val="00AD6DC1"/>
    <w:rsid w:val="00AD73AD"/>
    <w:rsid w:val="00AE0BE7"/>
    <w:rsid w:val="00AE33C3"/>
    <w:rsid w:val="00AE59C6"/>
    <w:rsid w:val="00AE6761"/>
    <w:rsid w:val="00AE6E5D"/>
    <w:rsid w:val="00AF50F8"/>
    <w:rsid w:val="00AF592D"/>
    <w:rsid w:val="00AF59A5"/>
    <w:rsid w:val="00AF69F6"/>
    <w:rsid w:val="00B005E9"/>
    <w:rsid w:val="00B00A93"/>
    <w:rsid w:val="00B00C64"/>
    <w:rsid w:val="00B03B8F"/>
    <w:rsid w:val="00B04ADC"/>
    <w:rsid w:val="00B118B2"/>
    <w:rsid w:val="00B1290B"/>
    <w:rsid w:val="00B14C27"/>
    <w:rsid w:val="00B2018C"/>
    <w:rsid w:val="00B21E49"/>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0C4D"/>
    <w:rsid w:val="00CA1D76"/>
    <w:rsid w:val="00CA219C"/>
    <w:rsid w:val="00CA5244"/>
    <w:rsid w:val="00CA5716"/>
    <w:rsid w:val="00CB4D6E"/>
    <w:rsid w:val="00CB62F6"/>
    <w:rsid w:val="00CB7EBC"/>
    <w:rsid w:val="00CC1E58"/>
    <w:rsid w:val="00CC214B"/>
    <w:rsid w:val="00CC732F"/>
    <w:rsid w:val="00CC76D9"/>
    <w:rsid w:val="00CD0FE2"/>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2CC2"/>
    <w:rsid w:val="00D349E0"/>
    <w:rsid w:val="00D35F12"/>
    <w:rsid w:val="00D372D8"/>
    <w:rsid w:val="00D435B3"/>
    <w:rsid w:val="00D43FFB"/>
    <w:rsid w:val="00D445C7"/>
    <w:rsid w:val="00D44C4B"/>
    <w:rsid w:val="00D5045D"/>
    <w:rsid w:val="00D53913"/>
    <w:rsid w:val="00D55740"/>
    <w:rsid w:val="00D56CDF"/>
    <w:rsid w:val="00D57ED3"/>
    <w:rsid w:val="00D60B22"/>
    <w:rsid w:val="00D61960"/>
    <w:rsid w:val="00D622D5"/>
    <w:rsid w:val="00D62E90"/>
    <w:rsid w:val="00D62FAA"/>
    <w:rsid w:val="00D64CF4"/>
    <w:rsid w:val="00D71215"/>
    <w:rsid w:val="00D7364D"/>
    <w:rsid w:val="00D75325"/>
    <w:rsid w:val="00D76373"/>
    <w:rsid w:val="00D76CEC"/>
    <w:rsid w:val="00D7717E"/>
    <w:rsid w:val="00D83272"/>
    <w:rsid w:val="00D84BCB"/>
    <w:rsid w:val="00D85077"/>
    <w:rsid w:val="00D92672"/>
    <w:rsid w:val="00D92A88"/>
    <w:rsid w:val="00D93D57"/>
    <w:rsid w:val="00D95042"/>
    <w:rsid w:val="00DA0FD4"/>
    <w:rsid w:val="00DA2645"/>
    <w:rsid w:val="00DB06B4"/>
    <w:rsid w:val="00DB1F98"/>
    <w:rsid w:val="00DB42DB"/>
    <w:rsid w:val="00DB6047"/>
    <w:rsid w:val="00DC1680"/>
    <w:rsid w:val="00DC179C"/>
    <w:rsid w:val="00DC21DD"/>
    <w:rsid w:val="00DD1467"/>
    <w:rsid w:val="00DD3118"/>
    <w:rsid w:val="00DD3D22"/>
    <w:rsid w:val="00DD57C4"/>
    <w:rsid w:val="00DE01DF"/>
    <w:rsid w:val="00DE3827"/>
    <w:rsid w:val="00DE4084"/>
    <w:rsid w:val="00DE7474"/>
    <w:rsid w:val="00DF4110"/>
    <w:rsid w:val="00E00783"/>
    <w:rsid w:val="00E02999"/>
    <w:rsid w:val="00E060CF"/>
    <w:rsid w:val="00E06535"/>
    <w:rsid w:val="00E1526C"/>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80DEF"/>
    <w:rsid w:val="00E82296"/>
    <w:rsid w:val="00E827DA"/>
    <w:rsid w:val="00E8373D"/>
    <w:rsid w:val="00E83E6D"/>
    <w:rsid w:val="00E85580"/>
    <w:rsid w:val="00E85B65"/>
    <w:rsid w:val="00E869AC"/>
    <w:rsid w:val="00E873BD"/>
    <w:rsid w:val="00E90094"/>
    <w:rsid w:val="00E92FF6"/>
    <w:rsid w:val="00E9449B"/>
    <w:rsid w:val="00EA2FBF"/>
    <w:rsid w:val="00EA4788"/>
    <w:rsid w:val="00EB23EC"/>
    <w:rsid w:val="00EB442C"/>
    <w:rsid w:val="00EB577D"/>
    <w:rsid w:val="00EB7434"/>
    <w:rsid w:val="00EB7CA2"/>
    <w:rsid w:val="00EC144A"/>
    <w:rsid w:val="00EC1604"/>
    <w:rsid w:val="00ED0111"/>
    <w:rsid w:val="00ED04AA"/>
    <w:rsid w:val="00ED0D3F"/>
    <w:rsid w:val="00ED3138"/>
    <w:rsid w:val="00ED3EB5"/>
    <w:rsid w:val="00ED71DF"/>
    <w:rsid w:val="00ED7392"/>
    <w:rsid w:val="00EE07E5"/>
    <w:rsid w:val="00EE2C47"/>
    <w:rsid w:val="00EE34B8"/>
    <w:rsid w:val="00EE3B93"/>
    <w:rsid w:val="00EF062C"/>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35C6E"/>
    <w:rsid w:val="00F37747"/>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80D"/>
    <w:rsid w:val="00FD0B99"/>
    <w:rsid w:val="00FD2C5B"/>
    <w:rsid w:val="00FD2F75"/>
    <w:rsid w:val="00FD750F"/>
    <w:rsid w:val="00FD7ABC"/>
    <w:rsid w:val="00FD7C6D"/>
    <w:rsid w:val="00FE1F79"/>
    <w:rsid w:val="00FE2A6D"/>
    <w:rsid w:val="00FE5FE6"/>
    <w:rsid w:val="00FF084A"/>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2124026-5605-C84A-A975-2F8CAF72E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43681</Words>
  <Characters>248985</Characters>
  <Application>Microsoft Macintosh Word</Application>
  <DocSecurity>0</DocSecurity>
  <Lines>2074</Lines>
  <Paragraphs>584</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292082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62</cp:revision>
  <cp:lastPrinted>2017-08-10T08:31:00Z</cp:lastPrinted>
  <dcterms:created xsi:type="dcterms:W3CDTF">2017-09-22T07:20:00Z</dcterms:created>
  <dcterms:modified xsi:type="dcterms:W3CDTF">2017-09-22T14:22:00Z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