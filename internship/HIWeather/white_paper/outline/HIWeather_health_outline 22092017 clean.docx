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58F3F911" w14:textId="77777777" w:rsidR="00577B29"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577B29">
        <w:rPr>
          <w:noProof/>
        </w:rPr>
        <w:t>Figures and tables</w:t>
      </w:r>
      <w:r w:rsidR="00577B29">
        <w:rPr>
          <w:noProof/>
        </w:rPr>
        <w:tab/>
      </w:r>
      <w:r w:rsidR="00577B29">
        <w:rPr>
          <w:noProof/>
        </w:rPr>
        <w:fldChar w:fldCharType="begin"/>
      </w:r>
      <w:r w:rsidR="00577B29">
        <w:rPr>
          <w:noProof/>
        </w:rPr>
        <w:instrText xml:space="preserve"> PAGEREF _Toc494097556 \h </w:instrText>
      </w:r>
      <w:r w:rsidR="00577B29">
        <w:rPr>
          <w:noProof/>
        </w:rPr>
      </w:r>
      <w:r w:rsidR="00577B29">
        <w:rPr>
          <w:noProof/>
        </w:rPr>
        <w:fldChar w:fldCharType="separate"/>
      </w:r>
      <w:r w:rsidR="00577B29">
        <w:rPr>
          <w:noProof/>
        </w:rPr>
        <w:t>3</w:t>
      </w:r>
      <w:r w:rsidR="00577B29">
        <w:rPr>
          <w:noProof/>
        </w:rPr>
        <w:fldChar w:fldCharType="end"/>
      </w:r>
    </w:p>
    <w:p w14:paraId="22A6ECC6" w14:textId="77777777" w:rsidR="00577B29" w:rsidRDefault="00577B29">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_Toc494097557 \h </w:instrText>
      </w:r>
      <w:r>
        <w:rPr>
          <w:noProof/>
        </w:rPr>
      </w:r>
      <w:r>
        <w:rPr>
          <w:noProof/>
        </w:rPr>
        <w:fldChar w:fldCharType="separate"/>
      </w:r>
      <w:r>
        <w:rPr>
          <w:noProof/>
        </w:rPr>
        <w:t>4</w:t>
      </w:r>
      <w:r>
        <w:rPr>
          <w:noProof/>
        </w:rPr>
        <w:fldChar w:fldCharType="end"/>
      </w:r>
    </w:p>
    <w:p w14:paraId="78D63B79" w14:textId="77777777" w:rsidR="00577B29" w:rsidRDefault="00577B29">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_Toc494097558 \h </w:instrText>
      </w:r>
      <w:r>
        <w:rPr>
          <w:noProof/>
        </w:rPr>
      </w:r>
      <w:r>
        <w:rPr>
          <w:noProof/>
        </w:rPr>
        <w:fldChar w:fldCharType="separate"/>
      </w:r>
      <w:r>
        <w:rPr>
          <w:noProof/>
        </w:rPr>
        <w:t>5</w:t>
      </w:r>
      <w:r>
        <w:rPr>
          <w:noProof/>
        </w:rPr>
        <w:fldChar w:fldCharType="end"/>
      </w:r>
    </w:p>
    <w:p w14:paraId="4DB47F1A" w14:textId="77777777" w:rsidR="00577B29" w:rsidRDefault="00577B29">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_Toc494097559 \h </w:instrText>
      </w:r>
      <w:r>
        <w:rPr>
          <w:noProof/>
        </w:rPr>
      </w:r>
      <w:r>
        <w:rPr>
          <w:noProof/>
        </w:rPr>
        <w:fldChar w:fldCharType="separate"/>
      </w:r>
      <w:r>
        <w:rPr>
          <w:noProof/>
        </w:rPr>
        <w:t>6</w:t>
      </w:r>
      <w:r>
        <w:rPr>
          <w:noProof/>
        </w:rPr>
        <w:fldChar w:fldCharType="end"/>
      </w:r>
    </w:p>
    <w:p w14:paraId="207CE2E3" w14:textId="77777777" w:rsidR="00577B29" w:rsidRDefault="00577B29">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_Toc494097560 \h </w:instrText>
      </w:r>
      <w:r>
        <w:rPr>
          <w:noProof/>
        </w:rPr>
      </w:r>
      <w:r>
        <w:rPr>
          <w:noProof/>
        </w:rPr>
        <w:fldChar w:fldCharType="separate"/>
      </w:r>
      <w:r>
        <w:rPr>
          <w:noProof/>
        </w:rPr>
        <w:t>6</w:t>
      </w:r>
      <w:r>
        <w:rPr>
          <w:noProof/>
        </w:rPr>
        <w:fldChar w:fldCharType="end"/>
      </w:r>
    </w:p>
    <w:p w14:paraId="7218DB27" w14:textId="77777777" w:rsidR="00577B29" w:rsidRDefault="00577B29">
      <w:pPr>
        <w:pStyle w:val="TOC2"/>
        <w:tabs>
          <w:tab w:val="left" w:pos="410"/>
          <w:tab w:val="right" w:pos="9010"/>
        </w:tabs>
        <w:rPr>
          <w:rFonts w:eastAsiaTheme="minorEastAsia"/>
          <w:b w:val="0"/>
          <w:bCs w:val="0"/>
          <w:smallCaps w:val="0"/>
          <w:noProof/>
          <w:sz w:val="24"/>
          <w:szCs w:val="24"/>
          <w:lang w:eastAsia="en-GB"/>
        </w:rPr>
      </w:pPr>
      <w:r w:rsidRPr="00CD4F44">
        <w:rPr>
          <w:rFonts w:eastAsia="Times New Roman"/>
          <w:noProof/>
          <w:lang w:eastAsia="en-GB"/>
        </w:rPr>
        <w:t>2.</w:t>
      </w:r>
      <w:r>
        <w:rPr>
          <w:rFonts w:eastAsiaTheme="minorEastAsia"/>
          <w:b w:val="0"/>
          <w:bCs w:val="0"/>
          <w:smallCaps w:val="0"/>
          <w:noProof/>
          <w:sz w:val="24"/>
          <w:szCs w:val="24"/>
          <w:lang w:eastAsia="en-GB"/>
        </w:rPr>
        <w:tab/>
      </w:r>
      <w:r w:rsidRPr="00CD4F44">
        <w:rPr>
          <w:rFonts w:eastAsia="Times New Roman"/>
          <w:noProof/>
          <w:lang w:eastAsia="en-GB"/>
        </w:rPr>
        <w:t>Iterative management of decision-making structure</w:t>
      </w:r>
      <w:r>
        <w:rPr>
          <w:noProof/>
        </w:rPr>
        <w:tab/>
      </w:r>
      <w:r>
        <w:rPr>
          <w:noProof/>
        </w:rPr>
        <w:fldChar w:fldCharType="begin"/>
      </w:r>
      <w:r>
        <w:rPr>
          <w:noProof/>
        </w:rPr>
        <w:instrText xml:space="preserve"> PAGEREF _Toc494097561 \h </w:instrText>
      </w:r>
      <w:r>
        <w:rPr>
          <w:noProof/>
        </w:rPr>
      </w:r>
      <w:r>
        <w:rPr>
          <w:noProof/>
        </w:rPr>
        <w:fldChar w:fldCharType="separate"/>
      </w:r>
      <w:r>
        <w:rPr>
          <w:noProof/>
        </w:rPr>
        <w:t>6</w:t>
      </w:r>
      <w:r>
        <w:rPr>
          <w:noProof/>
        </w:rPr>
        <w:fldChar w:fldCharType="end"/>
      </w:r>
    </w:p>
    <w:p w14:paraId="3E9C6C51" w14:textId="77777777" w:rsidR="00577B29" w:rsidRDefault="00577B29">
      <w:pPr>
        <w:pStyle w:val="TOC2"/>
        <w:tabs>
          <w:tab w:val="left" w:pos="410"/>
          <w:tab w:val="right" w:pos="9010"/>
        </w:tabs>
        <w:rPr>
          <w:rFonts w:eastAsiaTheme="minorEastAsia"/>
          <w:b w:val="0"/>
          <w:bCs w:val="0"/>
          <w:smallCaps w:val="0"/>
          <w:noProof/>
          <w:sz w:val="24"/>
          <w:szCs w:val="24"/>
          <w:lang w:eastAsia="en-GB"/>
        </w:rPr>
      </w:pPr>
      <w:r w:rsidRPr="00CD4F44">
        <w:rPr>
          <w:rFonts w:eastAsia="Times New Roman"/>
          <w:noProof/>
          <w:lang w:eastAsia="en-GB"/>
        </w:rPr>
        <w:t>3.</w:t>
      </w:r>
      <w:r>
        <w:rPr>
          <w:rFonts w:eastAsiaTheme="minorEastAsia"/>
          <w:b w:val="0"/>
          <w:bCs w:val="0"/>
          <w:smallCaps w:val="0"/>
          <w:noProof/>
          <w:sz w:val="24"/>
          <w:szCs w:val="24"/>
          <w:lang w:eastAsia="en-GB"/>
        </w:rPr>
        <w:tab/>
      </w:r>
      <w:r w:rsidRPr="00CD4F44">
        <w:rPr>
          <w:rFonts w:eastAsia="Times New Roman"/>
          <w:noProof/>
          <w:lang w:eastAsia="en-GB"/>
        </w:rPr>
        <w:t>Identity of decision makers</w:t>
      </w:r>
      <w:r>
        <w:rPr>
          <w:noProof/>
        </w:rPr>
        <w:tab/>
      </w:r>
      <w:r>
        <w:rPr>
          <w:noProof/>
        </w:rPr>
        <w:fldChar w:fldCharType="begin"/>
      </w:r>
      <w:r>
        <w:rPr>
          <w:noProof/>
        </w:rPr>
        <w:instrText xml:space="preserve"> PAGEREF _Toc494097562 \h </w:instrText>
      </w:r>
      <w:r>
        <w:rPr>
          <w:noProof/>
        </w:rPr>
      </w:r>
      <w:r>
        <w:rPr>
          <w:noProof/>
        </w:rPr>
        <w:fldChar w:fldCharType="separate"/>
      </w:r>
      <w:r>
        <w:rPr>
          <w:noProof/>
        </w:rPr>
        <w:t>8</w:t>
      </w:r>
      <w:r>
        <w:rPr>
          <w:noProof/>
        </w:rPr>
        <w:fldChar w:fldCharType="end"/>
      </w:r>
    </w:p>
    <w:p w14:paraId="11F430BA" w14:textId="77777777" w:rsidR="00577B29" w:rsidRDefault="00577B29">
      <w:pPr>
        <w:pStyle w:val="TOC2"/>
        <w:tabs>
          <w:tab w:val="left" w:pos="410"/>
          <w:tab w:val="right" w:pos="9010"/>
        </w:tabs>
        <w:rPr>
          <w:rFonts w:eastAsiaTheme="minorEastAsia"/>
          <w:b w:val="0"/>
          <w:bCs w:val="0"/>
          <w:smallCaps w:val="0"/>
          <w:noProof/>
          <w:sz w:val="24"/>
          <w:szCs w:val="24"/>
          <w:lang w:eastAsia="en-GB"/>
        </w:rPr>
      </w:pPr>
      <w:r w:rsidRPr="00CD4F44">
        <w:rPr>
          <w:rFonts w:eastAsia="Times New Roman"/>
          <w:noProof/>
          <w:lang w:eastAsia="en-GB"/>
        </w:rPr>
        <w:t>4.</w:t>
      </w:r>
      <w:r>
        <w:rPr>
          <w:rFonts w:eastAsiaTheme="minorEastAsia"/>
          <w:b w:val="0"/>
          <w:bCs w:val="0"/>
          <w:smallCaps w:val="0"/>
          <w:noProof/>
          <w:sz w:val="24"/>
          <w:szCs w:val="24"/>
          <w:lang w:eastAsia="en-GB"/>
        </w:rPr>
        <w:tab/>
      </w:r>
      <w:r w:rsidRPr="00CD4F44">
        <w:rPr>
          <w:rFonts w:eastAsia="Times New Roman"/>
          <w:noProof/>
          <w:lang w:eastAsia="en-GB"/>
        </w:rPr>
        <w:t>Timeline of key decisions and processes</w:t>
      </w:r>
      <w:r>
        <w:rPr>
          <w:noProof/>
        </w:rPr>
        <w:tab/>
      </w:r>
      <w:r>
        <w:rPr>
          <w:noProof/>
        </w:rPr>
        <w:fldChar w:fldCharType="begin"/>
      </w:r>
      <w:r>
        <w:rPr>
          <w:noProof/>
        </w:rPr>
        <w:instrText xml:space="preserve"> PAGEREF _Toc494097563 \h </w:instrText>
      </w:r>
      <w:r>
        <w:rPr>
          <w:noProof/>
        </w:rPr>
      </w:r>
      <w:r>
        <w:rPr>
          <w:noProof/>
        </w:rPr>
        <w:fldChar w:fldCharType="separate"/>
      </w:r>
      <w:r>
        <w:rPr>
          <w:noProof/>
        </w:rPr>
        <w:t>8</w:t>
      </w:r>
      <w:r>
        <w:rPr>
          <w:noProof/>
        </w:rPr>
        <w:fldChar w:fldCharType="end"/>
      </w:r>
    </w:p>
    <w:p w14:paraId="5FFE061E" w14:textId="77777777" w:rsidR="00577B29" w:rsidRDefault="00577B29">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_Toc494097564 \h </w:instrText>
      </w:r>
      <w:r>
        <w:rPr>
          <w:noProof/>
        </w:rPr>
      </w:r>
      <w:r>
        <w:rPr>
          <w:noProof/>
        </w:rPr>
        <w:fldChar w:fldCharType="separate"/>
      </w:r>
      <w:r>
        <w:rPr>
          <w:noProof/>
        </w:rPr>
        <w:t>9</w:t>
      </w:r>
      <w:r>
        <w:rPr>
          <w:noProof/>
        </w:rPr>
        <w:fldChar w:fldCharType="end"/>
      </w:r>
    </w:p>
    <w:p w14:paraId="2F3D8FBB" w14:textId="77777777" w:rsidR="00577B29" w:rsidRDefault="00577B29">
      <w:pPr>
        <w:pStyle w:val="TOC1"/>
        <w:tabs>
          <w:tab w:val="right" w:pos="9010"/>
        </w:tabs>
        <w:rPr>
          <w:rFonts w:eastAsiaTheme="minorEastAsia"/>
          <w:b w:val="0"/>
          <w:bCs w:val="0"/>
          <w:caps w:val="0"/>
          <w:noProof/>
          <w:sz w:val="24"/>
          <w:szCs w:val="24"/>
          <w:u w:val="none"/>
          <w:lang w:eastAsia="en-GB"/>
        </w:rPr>
      </w:pPr>
      <w:r w:rsidRPr="00CD4F44">
        <w:rPr>
          <w:rFonts w:eastAsia="Times New Roman"/>
          <w:noProof/>
          <w:lang w:eastAsia="en-GB"/>
        </w:rPr>
        <w:t>Outlines of HIWeather focus areas</w:t>
      </w:r>
      <w:r>
        <w:rPr>
          <w:noProof/>
        </w:rPr>
        <w:tab/>
      </w:r>
      <w:r>
        <w:rPr>
          <w:noProof/>
        </w:rPr>
        <w:fldChar w:fldCharType="begin"/>
      </w:r>
      <w:r>
        <w:rPr>
          <w:noProof/>
        </w:rPr>
        <w:instrText xml:space="preserve"> PAGEREF _Toc494097565 \h </w:instrText>
      </w:r>
      <w:r>
        <w:rPr>
          <w:noProof/>
        </w:rPr>
      </w:r>
      <w:r>
        <w:rPr>
          <w:noProof/>
        </w:rPr>
        <w:fldChar w:fldCharType="separate"/>
      </w:r>
      <w:r>
        <w:rPr>
          <w:noProof/>
        </w:rPr>
        <w:t>10</w:t>
      </w:r>
      <w:r>
        <w:rPr>
          <w:noProof/>
        </w:rPr>
        <w:fldChar w:fldCharType="end"/>
      </w:r>
    </w:p>
    <w:p w14:paraId="67BFC2D0" w14:textId="77777777" w:rsidR="00577B29" w:rsidRDefault="00577B29">
      <w:pPr>
        <w:pStyle w:val="TOC2"/>
        <w:tabs>
          <w:tab w:val="right" w:pos="9010"/>
        </w:tabs>
        <w:rPr>
          <w:rFonts w:eastAsiaTheme="minorEastAsia"/>
          <w:b w:val="0"/>
          <w:bCs w:val="0"/>
          <w:smallCaps w:val="0"/>
          <w:noProof/>
          <w:sz w:val="24"/>
          <w:szCs w:val="24"/>
          <w:lang w:eastAsia="en-GB"/>
        </w:rPr>
      </w:pPr>
      <w:r w:rsidRPr="00CD4F44">
        <w:rPr>
          <w:rFonts w:eastAsia="Times New Roman"/>
          <w:noProof/>
          <w:lang w:eastAsia="en-GB"/>
        </w:rPr>
        <w:t>1. Urban Flood</w:t>
      </w:r>
      <w:r>
        <w:rPr>
          <w:noProof/>
        </w:rPr>
        <w:tab/>
      </w:r>
      <w:r>
        <w:rPr>
          <w:noProof/>
        </w:rPr>
        <w:fldChar w:fldCharType="begin"/>
      </w:r>
      <w:r>
        <w:rPr>
          <w:noProof/>
        </w:rPr>
        <w:instrText xml:space="preserve"> PAGEREF _Toc494097566 \h </w:instrText>
      </w:r>
      <w:r>
        <w:rPr>
          <w:noProof/>
        </w:rPr>
      </w:r>
      <w:r>
        <w:rPr>
          <w:noProof/>
        </w:rPr>
        <w:fldChar w:fldCharType="separate"/>
      </w:r>
      <w:r>
        <w:rPr>
          <w:noProof/>
        </w:rPr>
        <w:t>10</w:t>
      </w:r>
      <w:r>
        <w:rPr>
          <w:noProof/>
        </w:rPr>
        <w:fldChar w:fldCharType="end"/>
      </w:r>
    </w:p>
    <w:p w14:paraId="42A18326"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Overview</w:t>
      </w:r>
      <w:r>
        <w:rPr>
          <w:noProof/>
        </w:rPr>
        <w:tab/>
      </w:r>
      <w:r>
        <w:rPr>
          <w:noProof/>
        </w:rPr>
        <w:fldChar w:fldCharType="begin"/>
      </w:r>
      <w:r>
        <w:rPr>
          <w:noProof/>
        </w:rPr>
        <w:instrText xml:space="preserve"> PAGEREF _Toc494097567 \h </w:instrText>
      </w:r>
      <w:r>
        <w:rPr>
          <w:noProof/>
        </w:rPr>
      </w:r>
      <w:r>
        <w:rPr>
          <w:noProof/>
        </w:rPr>
        <w:fldChar w:fldCharType="separate"/>
      </w:r>
      <w:r>
        <w:rPr>
          <w:noProof/>
        </w:rPr>
        <w:t>10</w:t>
      </w:r>
      <w:r>
        <w:rPr>
          <w:noProof/>
        </w:rPr>
        <w:fldChar w:fldCharType="end"/>
      </w:r>
    </w:p>
    <w:p w14:paraId="49311DA0"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Health impacts</w:t>
      </w:r>
      <w:r>
        <w:rPr>
          <w:noProof/>
        </w:rPr>
        <w:tab/>
      </w:r>
      <w:r>
        <w:rPr>
          <w:noProof/>
        </w:rPr>
        <w:fldChar w:fldCharType="begin"/>
      </w:r>
      <w:r>
        <w:rPr>
          <w:noProof/>
        </w:rPr>
        <w:instrText xml:space="preserve"> PAGEREF _Toc494097568 \h </w:instrText>
      </w:r>
      <w:r>
        <w:rPr>
          <w:noProof/>
        </w:rPr>
      </w:r>
      <w:r>
        <w:rPr>
          <w:noProof/>
        </w:rPr>
        <w:fldChar w:fldCharType="separate"/>
      </w:r>
      <w:r>
        <w:rPr>
          <w:noProof/>
        </w:rPr>
        <w:t>10</w:t>
      </w:r>
      <w:r>
        <w:rPr>
          <w:noProof/>
        </w:rPr>
        <w:fldChar w:fldCharType="end"/>
      </w:r>
    </w:p>
    <w:p w14:paraId="7C4A4E46" w14:textId="77777777" w:rsidR="00577B29" w:rsidRDefault="00577B29">
      <w:pPr>
        <w:pStyle w:val="TOC3"/>
        <w:tabs>
          <w:tab w:val="right" w:pos="9010"/>
        </w:tabs>
        <w:rPr>
          <w:rFonts w:eastAsiaTheme="minorEastAsia"/>
          <w:smallCaps w:val="0"/>
          <w:noProof/>
          <w:sz w:val="24"/>
          <w:szCs w:val="24"/>
          <w:lang w:eastAsia="en-GB"/>
        </w:rPr>
      </w:pPr>
      <w:r>
        <w:rPr>
          <w:noProof/>
          <w:lang w:eastAsia="en-GB"/>
        </w:rPr>
        <w:t>How forecasting fits into urban Flood Action Plans (FAPs)</w:t>
      </w:r>
      <w:r>
        <w:rPr>
          <w:noProof/>
        </w:rPr>
        <w:tab/>
      </w:r>
      <w:r>
        <w:rPr>
          <w:noProof/>
        </w:rPr>
        <w:fldChar w:fldCharType="begin"/>
      </w:r>
      <w:r>
        <w:rPr>
          <w:noProof/>
        </w:rPr>
        <w:instrText xml:space="preserve"> PAGEREF _Toc494097569 \h </w:instrText>
      </w:r>
      <w:r>
        <w:rPr>
          <w:noProof/>
        </w:rPr>
      </w:r>
      <w:r>
        <w:rPr>
          <w:noProof/>
        </w:rPr>
        <w:fldChar w:fldCharType="separate"/>
      </w:r>
      <w:r>
        <w:rPr>
          <w:noProof/>
        </w:rPr>
        <w:t>11</w:t>
      </w:r>
      <w:r>
        <w:rPr>
          <w:noProof/>
        </w:rPr>
        <w:fldChar w:fldCharType="end"/>
      </w:r>
    </w:p>
    <w:p w14:paraId="49A9DAC0"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processes made in preparedness and Flood Action Plans</w:t>
      </w:r>
      <w:r>
        <w:rPr>
          <w:noProof/>
        </w:rPr>
        <w:tab/>
      </w:r>
      <w:r>
        <w:rPr>
          <w:noProof/>
        </w:rPr>
        <w:fldChar w:fldCharType="begin"/>
      </w:r>
      <w:r>
        <w:rPr>
          <w:noProof/>
        </w:rPr>
        <w:instrText xml:space="preserve"> PAGEREF _Toc494097570 \h </w:instrText>
      </w:r>
      <w:r>
        <w:rPr>
          <w:noProof/>
        </w:rPr>
      </w:r>
      <w:r>
        <w:rPr>
          <w:noProof/>
        </w:rPr>
        <w:fldChar w:fldCharType="separate"/>
      </w:r>
      <w:r>
        <w:rPr>
          <w:noProof/>
        </w:rPr>
        <w:t>13</w:t>
      </w:r>
      <w:r>
        <w:rPr>
          <w:noProof/>
        </w:rPr>
        <w:fldChar w:fldCharType="end"/>
      </w:r>
    </w:p>
    <w:p w14:paraId="1439D364" w14:textId="77777777" w:rsidR="00577B29" w:rsidRDefault="00577B29">
      <w:pPr>
        <w:pStyle w:val="TOC3"/>
        <w:tabs>
          <w:tab w:val="right" w:pos="9010"/>
        </w:tabs>
        <w:rPr>
          <w:rFonts w:eastAsiaTheme="minorEastAsia"/>
          <w:smallCaps w:val="0"/>
          <w:noProof/>
          <w:sz w:val="24"/>
          <w:szCs w:val="24"/>
          <w:lang w:eastAsia="en-GB"/>
        </w:rPr>
      </w:pPr>
      <w:r w:rsidRPr="00CD4F44">
        <w:rPr>
          <w:noProof/>
          <w:lang w:val="en-US"/>
        </w:rPr>
        <w:t>Key gaps in real-time monitoring, forecasting and alert capabilities</w:t>
      </w:r>
      <w:r>
        <w:rPr>
          <w:noProof/>
        </w:rPr>
        <w:tab/>
      </w:r>
      <w:r>
        <w:rPr>
          <w:noProof/>
        </w:rPr>
        <w:fldChar w:fldCharType="begin"/>
      </w:r>
      <w:r>
        <w:rPr>
          <w:noProof/>
        </w:rPr>
        <w:instrText xml:space="preserve"> PAGEREF _Toc494097571 \h </w:instrText>
      </w:r>
      <w:r>
        <w:rPr>
          <w:noProof/>
        </w:rPr>
      </w:r>
      <w:r>
        <w:rPr>
          <w:noProof/>
        </w:rPr>
        <w:fldChar w:fldCharType="separate"/>
      </w:r>
      <w:r>
        <w:rPr>
          <w:noProof/>
        </w:rPr>
        <w:t>14</w:t>
      </w:r>
      <w:r>
        <w:rPr>
          <w:noProof/>
        </w:rPr>
        <w:fldChar w:fldCharType="end"/>
      </w:r>
    </w:p>
    <w:p w14:paraId="096F5C6D"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_Toc494097572 \h </w:instrText>
      </w:r>
      <w:r>
        <w:rPr>
          <w:noProof/>
        </w:rPr>
      </w:r>
      <w:r>
        <w:rPr>
          <w:noProof/>
        </w:rPr>
        <w:fldChar w:fldCharType="separate"/>
      </w:r>
      <w:r>
        <w:rPr>
          <w:noProof/>
        </w:rPr>
        <w:t>14</w:t>
      </w:r>
      <w:r>
        <w:rPr>
          <w:noProof/>
        </w:rPr>
        <w:fldChar w:fldCharType="end"/>
      </w:r>
    </w:p>
    <w:p w14:paraId="103984D0"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Potential pilot projects with improved forecasting</w:t>
      </w:r>
      <w:r>
        <w:rPr>
          <w:noProof/>
        </w:rPr>
        <w:tab/>
      </w:r>
      <w:r>
        <w:rPr>
          <w:noProof/>
        </w:rPr>
        <w:fldChar w:fldCharType="begin"/>
      </w:r>
      <w:r>
        <w:rPr>
          <w:noProof/>
        </w:rPr>
        <w:instrText xml:space="preserve"> PAGEREF _Toc494097573 \h </w:instrText>
      </w:r>
      <w:r>
        <w:rPr>
          <w:noProof/>
        </w:rPr>
      </w:r>
      <w:r>
        <w:rPr>
          <w:noProof/>
        </w:rPr>
        <w:fldChar w:fldCharType="separate"/>
      </w:r>
      <w:r>
        <w:rPr>
          <w:noProof/>
        </w:rPr>
        <w:t>15</w:t>
      </w:r>
      <w:r>
        <w:rPr>
          <w:noProof/>
        </w:rPr>
        <w:fldChar w:fldCharType="end"/>
      </w:r>
    </w:p>
    <w:p w14:paraId="09A8D06B" w14:textId="77777777" w:rsidR="00577B29" w:rsidRDefault="00577B29">
      <w:pPr>
        <w:pStyle w:val="TOC2"/>
        <w:tabs>
          <w:tab w:val="right" w:pos="9010"/>
        </w:tabs>
        <w:rPr>
          <w:rFonts w:eastAsiaTheme="minorEastAsia"/>
          <w:b w:val="0"/>
          <w:bCs w:val="0"/>
          <w:smallCaps w:val="0"/>
          <w:noProof/>
          <w:sz w:val="24"/>
          <w:szCs w:val="24"/>
          <w:lang w:eastAsia="en-GB"/>
        </w:rPr>
      </w:pPr>
      <w:r w:rsidRPr="00CD4F44">
        <w:rPr>
          <w:rFonts w:eastAsia="Times New Roman"/>
          <w:noProof/>
          <w:lang w:eastAsia="en-GB"/>
        </w:rPr>
        <w:t>2. Wildfire</w:t>
      </w:r>
      <w:r>
        <w:rPr>
          <w:noProof/>
        </w:rPr>
        <w:tab/>
      </w:r>
      <w:r>
        <w:rPr>
          <w:noProof/>
        </w:rPr>
        <w:fldChar w:fldCharType="begin"/>
      </w:r>
      <w:r>
        <w:rPr>
          <w:noProof/>
        </w:rPr>
        <w:instrText xml:space="preserve"> PAGEREF _Toc494097574 \h </w:instrText>
      </w:r>
      <w:r>
        <w:rPr>
          <w:noProof/>
        </w:rPr>
      </w:r>
      <w:r>
        <w:rPr>
          <w:noProof/>
        </w:rPr>
        <w:fldChar w:fldCharType="separate"/>
      </w:r>
      <w:r>
        <w:rPr>
          <w:noProof/>
        </w:rPr>
        <w:t>17</w:t>
      </w:r>
      <w:r>
        <w:rPr>
          <w:noProof/>
        </w:rPr>
        <w:fldChar w:fldCharType="end"/>
      </w:r>
    </w:p>
    <w:p w14:paraId="2C505CD5"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Overview</w:t>
      </w:r>
      <w:r>
        <w:rPr>
          <w:noProof/>
        </w:rPr>
        <w:tab/>
      </w:r>
      <w:r>
        <w:rPr>
          <w:noProof/>
        </w:rPr>
        <w:fldChar w:fldCharType="begin"/>
      </w:r>
      <w:r>
        <w:rPr>
          <w:noProof/>
        </w:rPr>
        <w:instrText xml:space="preserve"> PAGEREF _Toc494097575 \h </w:instrText>
      </w:r>
      <w:r>
        <w:rPr>
          <w:noProof/>
        </w:rPr>
      </w:r>
      <w:r>
        <w:rPr>
          <w:noProof/>
        </w:rPr>
        <w:fldChar w:fldCharType="separate"/>
      </w:r>
      <w:r>
        <w:rPr>
          <w:noProof/>
        </w:rPr>
        <w:t>17</w:t>
      </w:r>
      <w:r>
        <w:rPr>
          <w:noProof/>
        </w:rPr>
        <w:fldChar w:fldCharType="end"/>
      </w:r>
    </w:p>
    <w:p w14:paraId="2206278E"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Health impacts</w:t>
      </w:r>
      <w:r>
        <w:rPr>
          <w:noProof/>
        </w:rPr>
        <w:tab/>
      </w:r>
      <w:r>
        <w:rPr>
          <w:noProof/>
        </w:rPr>
        <w:fldChar w:fldCharType="begin"/>
      </w:r>
      <w:r>
        <w:rPr>
          <w:noProof/>
        </w:rPr>
        <w:instrText xml:space="preserve"> PAGEREF _Toc494097576 \h </w:instrText>
      </w:r>
      <w:r>
        <w:rPr>
          <w:noProof/>
        </w:rPr>
      </w:r>
      <w:r>
        <w:rPr>
          <w:noProof/>
        </w:rPr>
        <w:fldChar w:fldCharType="separate"/>
      </w:r>
      <w:r>
        <w:rPr>
          <w:noProof/>
        </w:rPr>
        <w:t>17</w:t>
      </w:r>
      <w:r>
        <w:rPr>
          <w:noProof/>
        </w:rPr>
        <w:fldChar w:fldCharType="end"/>
      </w:r>
    </w:p>
    <w:p w14:paraId="612833B2"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processes made in preparedness and action plans</w:t>
      </w:r>
      <w:r>
        <w:rPr>
          <w:noProof/>
        </w:rPr>
        <w:tab/>
      </w:r>
      <w:r>
        <w:rPr>
          <w:noProof/>
        </w:rPr>
        <w:fldChar w:fldCharType="begin"/>
      </w:r>
      <w:r>
        <w:rPr>
          <w:noProof/>
        </w:rPr>
        <w:instrText xml:space="preserve"> PAGEREF _Toc494097577 \h </w:instrText>
      </w:r>
      <w:r>
        <w:rPr>
          <w:noProof/>
        </w:rPr>
      </w:r>
      <w:r>
        <w:rPr>
          <w:noProof/>
        </w:rPr>
        <w:fldChar w:fldCharType="separate"/>
      </w:r>
      <w:r>
        <w:rPr>
          <w:noProof/>
        </w:rPr>
        <w:t>18</w:t>
      </w:r>
      <w:r>
        <w:rPr>
          <w:noProof/>
        </w:rPr>
        <w:fldChar w:fldCharType="end"/>
      </w:r>
    </w:p>
    <w:p w14:paraId="5E542DF2" w14:textId="77777777" w:rsidR="00577B29" w:rsidRDefault="00577B29">
      <w:pPr>
        <w:pStyle w:val="TOC3"/>
        <w:tabs>
          <w:tab w:val="right" w:pos="9010"/>
        </w:tabs>
        <w:rPr>
          <w:rFonts w:eastAsiaTheme="minorEastAsia"/>
          <w:smallCaps w:val="0"/>
          <w:noProof/>
          <w:sz w:val="24"/>
          <w:szCs w:val="24"/>
          <w:lang w:eastAsia="en-GB"/>
        </w:rPr>
      </w:pPr>
      <w:r w:rsidRPr="00CD4F44">
        <w:rPr>
          <w:noProof/>
          <w:lang w:val="en-US"/>
        </w:rPr>
        <w:t>Key gaps in real-time monitoring, forecasting and alert capabilities</w:t>
      </w:r>
      <w:r>
        <w:rPr>
          <w:noProof/>
        </w:rPr>
        <w:tab/>
      </w:r>
      <w:r>
        <w:rPr>
          <w:noProof/>
        </w:rPr>
        <w:fldChar w:fldCharType="begin"/>
      </w:r>
      <w:r>
        <w:rPr>
          <w:noProof/>
        </w:rPr>
        <w:instrText xml:space="preserve"> PAGEREF _Toc494097578 \h </w:instrText>
      </w:r>
      <w:r>
        <w:rPr>
          <w:noProof/>
        </w:rPr>
      </w:r>
      <w:r>
        <w:rPr>
          <w:noProof/>
        </w:rPr>
        <w:fldChar w:fldCharType="separate"/>
      </w:r>
      <w:r>
        <w:rPr>
          <w:noProof/>
        </w:rPr>
        <w:t>18</w:t>
      </w:r>
      <w:r>
        <w:rPr>
          <w:noProof/>
        </w:rPr>
        <w:fldChar w:fldCharType="end"/>
      </w:r>
    </w:p>
    <w:p w14:paraId="5E738789"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_Toc494097579 \h </w:instrText>
      </w:r>
      <w:r>
        <w:rPr>
          <w:noProof/>
        </w:rPr>
      </w:r>
      <w:r>
        <w:rPr>
          <w:noProof/>
        </w:rPr>
        <w:fldChar w:fldCharType="separate"/>
      </w:r>
      <w:r>
        <w:rPr>
          <w:noProof/>
        </w:rPr>
        <w:t>18</w:t>
      </w:r>
      <w:r>
        <w:rPr>
          <w:noProof/>
        </w:rPr>
        <w:fldChar w:fldCharType="end"/>
      </w:r>
    </w:p>
    <w:p w14:paraId="11237ED2"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Potential projects with improved forecasting</w:t>
      </w:r>
      <w:r>
        <w:rPr>
          <w:noProof/>
        </w:rPr>
        <w:tab/>
      </w:r>
      <w:r>
        <w:rPr>
          <w:noProof/>
        </w:rPr>
        <w:fldChar w:fldCharType="begin"/>
      </w:r>
      <w:r>
        <w:rPr>
          <w:noProof/>
        </w:rPr>
        <w:instrText xml:space="preserve"> PAGEREF _Toc494097580 \h </w:instrText>
      </w:r>
      <w:r>
        <w:rPr>
          <w:noProof/>
        </w:rPr>
      </w:r>
      <w:r>
        <w:rPr>
          <w:noProof/>
        </w:rPr>
        <w:fldChar w:fldCharType="separate"/>
      </w:r>
      <w:r>
        <w:rPr>
          <w:noProof/>
        </w:rPr>
        <w:t>18</w:t>
      </w:r>
      <w:r>
        <w:rPr>
          <w:noProof/>
        </w:rPr>
        <w:fldChar w:fldCharType="end"/>
      </w:r>
    </w:p>
    <w:p w14:paraId="19C4EEEC" w14:textId="77777777" w:rsidR="00577B29" w:rsidRDefault="00577B29">
      <w:pPr>
        <w:pStyle w:val="TOC2"/>
        <w:tabs>
          <w:tab w:val="right" w:pos="9010"/>
        </w:tabs>
        <w:rPr>
          <w:rFonts w:eastAsiaTheme="minorEastAsia"/>
          <w:b w:val="0"/>
          <w:bCs w:val="0"/>
          <w:smallCaps w:val="0"/>
          <w:noProof/>
          <w:sz w:val="24"/>
          <w:szCs w:val="24"/>
          <w:lang w:eastAsia="en-GB"/>
        </w:rPr>
      </w:pPr>
      <w:r w:rsidRPr="00CD4F44">
        <w:rPr>
          <w:rFonts w:eastAsia="Times New Roman"/>
          <w:noProof/>
          <w:lang w:eastAsia="en-GB"/>
        </w:rPr>
        <w:t>3. Localised Extreme Wind</w:t>
      </w:r>
      <w:r>
        <w:rPr>
          <w:noProof/>
        </w:rPr>
        <w:tab/>
      </w:r>
      <w:r>
        <w:rPr>
          <w:noProof/>
        </w:rPr>
        <w:fldChar w:fldCharType="begin"/>
      </w:r>
      <w:r>
        <w:rPr>
          <w:noProof/>
        </w:rPr>
        <w:instrText xml:space="preserve"> PAGEREF _Toc494097581 \h </w:instrText>
      </w:r>
      <w:r>
        <w:rPr>
          <w:noProof/>
        </w:rPr>
      </w:r>
      <w:r>
        <w:rPr>
          <w:noProof/>
        </w:rPr>
        <w:fldChar w:fldCharType="separate"/>
      </w:r>
      <w:r>
        <w:rPr>
          <w:noProof/>
        </w:rPr>
        <w:t>19</w:t>
      </w:r>
      <w:r>
        <w:rPr>
          <w:noProof/>
        </w:rPr>
        <w:fldChar w:fldCharType="end"/>
      </w:r>
    </w:p>
    <w:p w14:paraId="330E82CA"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Overview</w:t>
      </w:r>
      <w:r>
        <w:rPr>
          <w:noProof/>
        </w:rPr>
        <w:tab/>
      </w:r>
      <w:r>
        <w:rPr>
          <w:noProof/>
        </w:rPr>
        <w:fldChar w:fldCharType="begin"/>
      </w:r>
      <w:r>
        <w:rPr>
          <w:noProof/>
        </w:rPr>
        <w:instrText xml:space="preserve"> PAGEREF _Toc494097582 \h </w:instrText>
      </w:r>
      <w:r>
        <w:rPr>
          <w:noProof/>
        </w:rPr>
      </w:r>
      <w:r>
        <w:rPr>
          <w:noProof/>
        </w:rPr>
        <w:fldChar w:fldCharType="separate"/>
      </w:r>
      <w:r>
        <w:rPr>
          <w:noProof/>
        </w:rPr>
        <w:t>19</w:t>
      </w:r>
      <w:r>
        <w:rPr>
          <w:noProof/>
        </w:rPr>
        <w:fldChar w:fldCharType="end"/>
      </w:r>
    </w:p>
    <w:p w14:paraId="4EBC5BEB" w14:textId="77777777" w:rsidR="00577B29" w:rsidRDefault="00577B29">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_Toc494097583 \h </w:instrText>
      </w:r>
      <w:r>
        <w:rPr>
          <w:noProof/>
        </w:rPr>
      </w:r>
      <w:r>
        <w:rPr>
          <w:noProof/>
        </w:rPr>
        <w:fldChar w:fldCharType="separate"/>
      </w:r>
      <w:r>
        <w:rPr>
          <w:noProof/>
        </w:rPr>
        <w:t>19</w:t>
      </w:r>
      <w:r>
        <w:rPr>
          <w:noProof/>
        </w:rPr>
        <w:fldChar w:fldCharType="end"/>
      </w:r>
    </w:p>
    <w:p w14:paraId="2B1F2CBA"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processes made in preparedness and action plans</w:t>
      </w:r>
      <w:r>
        <w:rPr>
          <w:noProof/>
        </w:rPr>
        <w:tab/>
      </w:r>
      <w:r>
        <w:rPr>
          <w:noProof/>
        </w:rPr>
        <w:fldChar w:fldCharType="begin"/>
      </w:r>
      <w:r>
        <w:rPr>
          <w:noProof/>
        </w:rPr>
        <w:instrText xml:space="preserve"> PAGEREF _Toc494097584 \h </w:instrText>
      </w:r>
      <w:r>
        <w:rPr>
          <w:noProof/>
        </w:rPr>
      </w:r>
      <w:r>
        <w:rPr>
          <w:noProof/>
        </w:rPr>
        <w:fldChar w:fldCharType="separate"/>
      </w:r>
      <w:r>
        <w:rPr>
          <w:noProof/>
        </w:rPr>
        <w:t>20</w:t>
      </w:r>
      <w:r>
        <w:rPr>
          <w:noProof/>
        </w:rPr>
        <w:fldChar w:fldCharType="end"/>
      </w:r>
    </w:p>
    <w:p w14:paraId="660393B1" w14:textId="77777777" w:rsidR="00577B29" w:rsidRDefault="00577B29">
      <w:pPr>
        <w:pStyle w:val="TOC3"/>
        <w:tabs>
          <w:tab w:val="right" w:pos="9010"/>
        </w:tabs>
        <w:rPr>
          <w:rFonts w:eastAsiaTheme="minorEastAsia"/>
          <w:smallCaps w:val="0"/>
          <w:noProof/>
          <w:sz w:val="24"/>
          <w:szCs w:val="24"/>
          <w:lang w:eastAsia="en-GB"/>
        </w:rPr>
      </w:pPr>
      <w:r w:rsidRPr="00CD4F44">
        <w:rPr>
          <w:noProof/>
          <w:lang w:val="en-US"/>
        </w:rPr>
        <w:t>Key gaps in real-time monitoring, forecasting and alert capabilities</w:t>
      </w:r>
      <w:r>
        <w:rPr>
          <w:noProof/>
        </w:rPr>
        <w:tab/>
      </w:r>
      <w:r>
        <w:rPr>
          <w:noProof/>
        </w:rPr>
        <w:fldChar w:fldCharType="begin"/>
      </w:r>
      <w:r>
        <w:rPr>
          <w:noProof/>
        </w:rPr>
        <w:instrText xml:space="preserve"> PAGEREF _Toc494097585 \h </w:instrText>
      </w:r>
      <w:r>
        <w:rPr>
          <w:noProof/>
        </w:rPr>
      </w:r>
      <w:r>
        <w:rPr>
          <w:noProof/>
        </w:rPr>
        <w:fldChar w:fldCharType="separate"/>
      </w:r>
      <w:r>
        <w:rPr>
          <w:noProof/>
        </w:rPr>
        <w:t>20</w:t>
      </w:r>
      <w:r>
        <w:rPr>
          <w:noProof/>
        </w:rPr>
        <w:fldChar w:fldCharType="end"/>
      </w:r>
    </w:p>
    <w:p w14:paraId="3245C904"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_Toc494097586 \h </w:instrText>
      </w:r>
      <w:r>
        <w:rPr>
          <w:noProof/>
        </w:rPr>
      </w:r>
      <w:r>
        <w:rPr>
          <w:noProof/>
        </w:rPr>
        <w:fldChar w:fldCharType="separate"/>
      </w:r>
      <w:r>
        <w:rPr>
          <w:noProof/>
        </w:rPr>
        <w:t>20</w:t>
      </w:r>
      <w:r>
        <w:rPr>
          <w:noProof/>
        </w:rPr>
        <w:fldChar w:fldCharType="end"/>
      </w:r>
    </w:p>
    <w:p w14:paraId="3A3D5E84"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Potential projects with improved forecasting</w:t>
      </w:r>
      <w:r>
        <w:rPr>
          <w:noProof/>
        </w:rPr>
        <w:tab/>
      </w:r>
      <w:r>
        <w:rPr>
          <w:noProof/>
        </w:rPr>
        <w:fldChar w:fldCharType="begin"/>
      </w:r>
      <w:r>
        <w:rPr>
          <w:noProof/>
        </w:rPr>
        <w:instrText xml:space="preserve"> PAGEREF _Toc494097587 \h </w:instrText>
      </w:r>
      <w:r>
        <w:rPr>
          <w:noProof/>
        </w:rPr>
      </w:r>
      <w:r>
        <w:rPr>
          <w:noProof/>
        </w:rPr>
        <w:fldChar w:fldCharType="separate"/>
      </w:r>
      <w:r>
        <w:rPr>
          <w:noProof/>
        </w:rPr>
        <w:t>21</w:t>
      </w:r>
      <w:r>
        <w:rPr>
          <w:noProof/>
        </w:rPr>
        <w:fldChar w:fldCharType="end"/>
      </w:r>
    </w:p>
    <w:p w14:paraId="5F5FD368" w14:textId="77777777" w:rsidR="00577B29" w:rsidRDefault="00577B29">
      <w:pPr>
        <w:pStyle w:val="TOC2"/>
        <w:tabs>
          <w:tab w:val="right" w:pos="9010"/>
        </w:tabs>
        <w:rPr>
          <w:rFonts w:eastAsiaTheme="minorEastAsia"/>
          <w:b w:val="0"/>
          <w:bCs w:val="0"/>
          <w:smallCaps w:val="0"/>
          <w:noProof/>
          <w:sz w:val="24"/>
          <w:szCs w:val="24"/>
          <w:lang w:eastAsia="en-GB"/>
        </w:rPr>
      </w:pPr>
      <w:r w:rsidRPr="00CD4F44">
        <w:rPr>
          <w:rFonts w:eastAsia="Times New Roman"/>
          <w:noProof/>
          <w:lang w:eastAsia="en-GB"/>
        </w:rPr>
        <w:t>4. Disruptive Winter Weather</w:t>
      </w:r>
      <w:r>
        <w:rPr>
          <w:noProof/>
        </w:rPr>
        <w:tab/>
      </w:r>
      <w:r>
        <w:rPr>
          <w:noProof/>
        </w:rPr>
        <w:fldChar w:fldCharType="begin"/>
      </w:r>
      <w:r>
        <w:rPr>
          <w:noProof/>
        </w:rPr>
        <w:instrText xml:space="preserve"> PAGEREF _Toc494097588 \h </w:instrText>
      </w:r>
      <w:r>
        <w:rPr>
          <w:noProof/>
        </w:rPr>
      </w:r>
      <w:r>
        <w:rPr>
          <w:noProof/>
        </w:rPr>
        <w:fldChar w:fldCharType="separate"/>
      </w:r>
      <w:r>
        <w:rPr>
          <w:noProof/>
        </w:rPr>
        <w:t>22</w:t>
      </w:r>
      <w:r>
        <w:rPr>
          <w:noProof/>
        </w:rPr>
        <w:fldChar w:fldCharType="end"/>
      </w:r>
    </w:p>
    <w:p w14:paraId="7A3E145F"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Overview</w:t>
      </w:r>
      <w:r>
        <w:rPr>
          <w:noProof/>
        </w:rPr>
        <w:tab/>
      </w:r>
      <w:r>
        <w:rPr>
          <w:noProof/>
        </w:rPr>
        <w:fldChar w:fldCharType="begin"/>
      </w:r>
      <w:r>
        <w:rPr>
          <w:noProof/>
        </w:rPr>
        <w:instrText xml:space="preserve"> PAGEREF _Toc494097589 \h </w:instrText>
      </w:r>
      <w:r>
        <w:rPr>
          <w:noProof/>
        </w:rPr>
      </w:r>
      <w:r>
        <w:rPr>
          <w:noProof/>
        </w:rPr>
        <w:fldChar w:fldCharType="separate"/>
      </w:r>
      <w:r>
        <w:rPr>
          <w:noProof/>
        </w:rPr>
        <w:t>22</w:t>
      </w:r>
      <w:r>
        <w:rPr>
          <w:noProof/>
        </w:rPr>
        <w:fldChar w:fldCharType="end"/>
      </w:r>
    </w:p>
    <w:p w14:paraId="3AA06750" w14:textId="77777777" w:rsidR="00577B29" w:rsidRDefault="00577B29">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_Toc494097590 \h </w:instrText>
      </w:r>
      <w:r>
        <w:rPr>
          <w:noProof/>
        </w:rPr>
      </w:r>
      <w:r>
        <w:rPr>
          <w:noProof/>
        </w:rPr>
        <w:fldChar w:fldCharType="separate"/>
      </w:r>
      <w:r>
        <w:rPr>
          <w:noProof/>
        </w:rPr>
        <w:t>22</w:t>
      </w:r>
      <w:r>
        <w:rPr>
          <w:noProof/>
        </w:rPr>
        <w:fldChar w:fldCharType="end"/>
      </w:r>
    </w:p>
    <w:p w14:paraId="36A849FF"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processes made in preparedness and action plans</w:t>
      </w:r>
      <w:r>
        <w:rPr>
          <w:noProof/>
        </w:rPr>
        <w:tab/>
      </w:r>
      <w:r>
        <w:rPr>
          <w:noProof/>
        </w:rPr>
        <w:fldChar w:fldCharType="begin"/>
      </w:r>
      <w:r>
        <w:rPr>
          <w:noProof/>
        </w:rPr>
        <w:instrText xml:space="preserve"> PAGEREF _Toc494097591 \h </w:instrText>
      </w:r>
      <w:r>
        <w:rPr>
          <w:noProof/>
        </w:rPr>
      </w:r>
      <w:r>
        <w:rPr>
          <w:noProof/>
        </w:rPr>
        <w:fldChar w:fldCharType="separate"/>
      </w:r>
      <w:r>
        <w:rPr>
          <w:noProof/>
        </w:rPr>
        <w:t>23</w:t>
      </w:r>
      <w:r>
        <w:rPr>
          <w:noProof/>
        </w:rPr>
        <w:fldChar w:fldCharType="end"/>
      </w:r>
    </w:p>
    <w:p w14:paraId="712B7E9F" w14:textId="77777777" w:rsidR="00577B29" w:rsidRDefault="00577B29">
      <w:pPr>
        <w:pStyle w:val="TOC3"/>
        <w:tabs>
          <w:tab w:val="right" w:pos="9010"/>
        </w:tabs>
        <w:rPr>
          <w:rFonts w:eastAsiaTheme="minorEastAsia"/>
          <w:smallCaps w:val="0"/>
          <w:noProof/>
          <w:sz w:val="24"/>
          <w:szCs w:val="24"/>
          <w:lang w:eastAsia="en-GB"/>
        </w:rPr>
      </w:pPr>
      <w:r w:rsidRPr="00CD4F44">
        <w:rPr>
          <w:noProof/>
          <w:lang w:val="en-US"/>
        </w:rPr>
        <w:t>Key gaps in real-time monitoring, forecasting and alert capabilities</w:t>
      </w:r>
      <w:r>
        <w:rPr>
          <w:noProof/>
        </w:rPr>
        <w:tab/>
      </w:r>
      <w:r>
        <w:rPr>
          <w:noProof/>
        </w:rPr>
        <w:fldChar w:fldCharType="begin"/>
      </w:r>
      <w:r>
        <w:rPr>
          <w:noProof/>
        </w:rPr>
        <w:instrText xml:space="preserve"> PAGEREF _Toc494097592 \h </w:instrText>
      </w:r>
      <w:r>
        <w:rPr>
          <w:noProof/>
        </w:rPr>
      </w:r>
      <w:r>
        <w:rPr>
          <w:noProof/>
        </w:rPr>
        <w:fldChar w:fldCharType="separate"/>
      </w:r>
      <w:r>
        <w:rPr>
          <w:noProof/>
        </w:rPr>
        <w:t>23</w:t>
      </w:r>
      <w:r>
        <w:rPr>
          <w:noProof/>
        </w:rPr>
        <w:fldChar w:fldCharType="end"/>
      </w:r>
    </w:p>
    <w:p w14:paraId="2CA58270"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_Toc494097593 \h </w:instrText>
      </w:r>
      <w:r>
        <w:rPr>
          <w:noProof/>
        </w:rPr>
      </w:r>
      <w:r>
        <w:rPr>
          <w:noProof/>
        </w:rPr>
        <w:fldChar w:fldCharType="separate"/>
      </w:r>
      <w:r>
        <w:rPr>
          <w:noProof/>
        </w:rPr>
        <w:t>23</w:t>
      </w:r>
      <w:r>
        <w:rPr>
          <w:noProof/>
        </w:rPr>
        <w:fldChar w:fldCharType="end"/>
      </w:r>
    </w:p>
    <w:p w14:paraId="6489D315"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Potential projects with improved forecasting</w:t>
      </w:r>
      <w:r>
        <w:rPr>
          <w:noProof/>
        </w:rPr>
        <w:tab/>
      </w:r>
      <w:r>
        <w:rPr>
          <w:noProof/>
        </w:rPr>
        <w:fldChar w:fldCharType="begin"/>
      </w:r>
      <w:r>
        <w:rPr>
          <w:noProof/>
        </w:rPr>
        <w:instrText xml:space="preserve"> PAGEREF _Toc494097594 \h </w:instrText>
      </w:r>
      <w:r>
        <w:rPr>
          <w:noProof/>
        </w:rPr>
      </w:r>
      <w:r>
        <w:rPr>
          <w:noProof/>
        </w:rPr>
        <w:fldChar w:fldCharType="separate"/>
      </w:r>
      <w:r>
        <w:rPr>
          <w:noProof/>
        </w:rPr>
        <w:t>23</w:t>
      </w:r>
      <w:r>
        <w:rPr>
          <w:noProof/>
        </w:rPr>
        <w:fldChar w:fldCharType="end"/>
      </w:r>
    </w:p>
    <w:p w14:paraId="1673C903" w14:textId="77777777" w:rsidR="00577B29" w:rsidRDefault="00577B29">
      <w:pPr>
        <w:pStyle w:val="TOC2"/>
        <w:tabs>
          <w:tab w:val="right" w:pos="9010"/>
        </w:tabs>
        <w:rPr>
          <w:rFonts w:eastAsiaTheme="minorEastAsia"/>
          <w:b w:val="0"/>
          <w:bCs w:val="0"/>
          <w:smallCaps w:val="0"/>
          <w:noProof/>
          <w:sz w:val="24"/>
          <w:szCs w:val="24"/>
          <w:lang w:eastAsia="en-GB"/>
        </w:rPr>
      </w:pPr>
      <w:r w:rsidRPr="00CD4F44">
        <w:rPr>
          <w:rFonts w:eastAsia="Times New Roman"/>
          <w:noProof/>
          <w:lang w:eastAsia="en-GB"/>
        </w:rPr>
        <w:t>5. Urban Heat Waves and Air Pollution</w:t>
      </w:r>
      <w:r>
        <w:rPr>
          <w:noProof/>
        </w:rPr>
        <w:tab/>
      </w:r>
      <w:r>
        <w:rPr>
          <w:noProof/>
        </w:rPr>
        <w:fldChar w:fldCharType="begin"/>
      </w:r>
      <w:r>
        <w:rPr>
          <w:noProof/>
        </w:rPr>
        <w:instrText xml:space="preserve"> PAGEREF _Toc494097595 \h </w:instrText>
      </w:r>
      <w:r>
        <w:rPr>
          <w:noProof/>
        </w:rPr>
      </w:r>
      <w:r>
        <w:rPr>
          <w:noProof/>
        </w:rPr>
        <w:fldChar w:fldCharType="separate"/>
      </w:r>
      <w:r>
        <w:rPr>
          <w:noProof/>
        </w:rPr>
        <w:t>24</w:t>
      </w:r>
      <w:r>
        <w:rPr>
          <w:noProof/>
        </w:rPr>
        <w:fldChar w:fldCharType="end"/>
      </w:r>
    </w:p>
    <w:p w14:paraId="72F33FA5"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Overview</w:t>
      </w:r>
      <w:r>
        <w:rPr>
          <w:noProof/>
        </w:rPr>
        <w:tab/>
      </w:r>
      <w:r>
        <w:rPr>
          <w:noProof/>
        </w:rPr>
        <w:fldChar w:fldCharType="begin"/>
      </w:r>
      <w:r>
        <w:rPr>
          <w:noProof/>
        </w:rPr>
        <w:instrText xml:space="preserve"> PAGEREF _Toc494097596 \h </w:instrText>
      </w:r>
      <w:r>
        <w:rPr>
          <w:noProof/>
        </w:rPr>
      </w:r>
      <w:r>
        <w:rPr>
          <w:noProof/>
        </w:rPr>
        <w:fldChar w:fldCharType="separate"/>
      </w:r>
      <w:r>
        <w:rPr>
          <w:noProof/>
        </w:rPr>
        <w:t>24</w:t>
      </w:r>
      <w:r>
        <w:rPr>
          <w:noProof/>
        </w:rPr>
        <w:fldChar w:fldCharType="end"/>
      </w:r>
    </w:p>
    <w:p w14:paraId="78DD88AF"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Health impacts</w:t>
      </w:r>
      <w:r>
        <w:rPr>
          <w:noProof/>
        </w:rPr>
        <w:tab/>
      </w:r>
      <w:r>
        <w:rPr>
          <w:noProof/>
        </w:rPr>
        <w:fldChar w:fldCharType="begin"/>
      </w:r>
      <w:r>
        <w:rPr>
          <w:noProof/>
        </w:rPr>
        <w:instrText xml:space="preserve"> PAGEREF _Toc494097597 \h </w:instrText>
      </w:r>
      <w:r>
        <w:rPr>
          <w:noProof/>
        </w:rPr>
      </w:r>
      <w:r>
        <w:rPr>
          <w:noProof/>
        </w:rPr>
        <w:fldChar w:fldCharType="separate"/>
      </w:r>
      <w:r>
        <w:rPr>
          <w:noProof/>
        </w:rPr>
        <w:t>24</w:t>
      </w:r>
      <w:r>
        <w:rPr>
          <w:noProof/>
        </w:rPr>
        <w:fldChar w:fldCharType="end"/>
      </w:r>
    </w:p>
    <w:p w14:paraId="65D1A991" w14:textId="77777777" w:rsidR="00577B29" w:rsidRDefault="00577B29">
      <w:pPr>
        <w:pStyle w:val="TOC3"/>
        <w:tabs>
          <w:tab w:val="right" w:pos="9010"/>
        </w:tabs>
        <w:rPr>
          <w:rFonts w:eastAsiaTheme="minorEastAsia"/>
          <w:smallCaps w:val="0"/>
          <w:noProof/>
          <w:sz w:val="24"/>
          <w:szCs w:val="24"/>
          <w:lang w:eastAsia="en-GB"/>
        </w:rPr>
      </w:pPr>
      <w:r>
        <w:rPr>
          <w:noProof/>
          <w:lang w:eastAsia="en-GB"/>
        </w:rPr>
        <w:t>How forecasting informs heat wave and air pollution health action plans</w:t>
      </w:r>
      <w:r>
        <w:rPr>
          <w:noProof/>
        </w:rPr>
        <w:tab/>
      </w:r>
      <w:r>
        <w:rPr>
          <w:noProof/>
        </w:rPr>
        <w:fldChar w:fldCharType="begin"/>
      </w:r>
      <w:r>
        <w:rPr>
          <w:noProof/>
        </w:rPr>
        <w:instrText xml:space="preserve"> PAGEREF _Toc494097598 \h </w:instrText>
      </w:r>
      <w:r>
        <w:rPr>
          <w:noProof/>
        </w:rPr>
      </w:r>
      <w:r>
        <w:rPr>
          <w:noProof/>
        </w:rPr>
        <w:fldChar w:fldCharType="separate"/>
      </w:r>
      <w:r>
        <w:rPr>
          <w:noProof/>
        </w:rPr>
        <w:t>25</w:t>
      </w:r>
      <w:r>
        <w:rPr>
          <w:noProof/>
        </w:rPr>
        <w:fldChar w:fldCharType="end"/>
      </w:r>
    </w:p>
    <w:p w14:paraId="37631397"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processes made in preparedness and action plans</w:t>
      </w:r>
      <w:r>
        <w:rPr>
          <w:noProof/>
        </w:rPr>
        <w:tab/>
      </w:r>
      <w:r>
        <w:rPr>
          <w:noProof/>
        </w:rPr>
        <w:fldChar w:fldCharType="begin"/>
      </w:r>
      <w:r>
        <w:rPr>
          <w:noProof/>
        </w:rPr>
        <w:instrText xml:space="preserve"> PAGEREF _Toc494097599 \h </w:instrText>
      </w:r>
      <w:r>
        <w:rPr>
          <w:noProof/>
        </w:rPr>
      </w:r>
      <w:r>
        <w:rPr>
          <w:noProof/>
        </w:rPr>
        <w:fldChar w:fldCharType="separate"/>
      </w:r>
      <w:r>
        <w:rPr>
          <w:noProof/>
        </w:rPr>
        <w:t>25</w:t>
      </w:r>
      <w:r>
        <w:rPr>
          <w:noProof/>
        </w:rPr>
        <w:fldChar w:fldCharType="end"/>
      </w:r>
    </w:p>
    <w:p w14:paraId="6EF3619E" w14:textId="77777777" w:rsidR="00577B29" w:rsidRDefault="00577B29">
      <w:pPr>
        <w:pStyle w:val="TOC3"/>
        <w:tabs>
          <w:tab w:val="right" w:pos="9010"/>
        </w:tabs>
        <w:rPr>
          <w:rFonts w:eastAsiaTheme="minorEastAsia"/>
          <w:smallCaps w:val="0"/>
          <w:noProof/>
          <w:sz w:val="24"/>
          <w:szCs w:val="24"/>
          <w:lang w:eastAsia="en-GB"/>
        </w:rPr>
      </w:pPr>
      <w:r w:rsidRPr="00CD4F44">
        <w:rPr>
          <w:noProof/>
          <w:lang w:val="en-US"/>
        </w:rPr>
        <w:lastRenderedPageBreak/>
        <w:t>Key gaps in real-time monitoring, forecasting and alert capabilities</w:t>
      </w:r>
      <w:r>
        <w:rPr>
          <w:noProof/>
        </w:rPr>
        <w:tab/>
      </w:r>
      <w:r>
        <w:rPr>
          <w:noProof/>
        </w:rPr>
        <w:fldChar w:fldCharType="begin"/>
      </w:r>
      <w:r>
        <w:rPr>
          <w:noProof/>
        </w:rPr>
        <w:instrText xml:space="preserve"> PAGEREF _Toc494097600 \h </w:instrText>
      </w:r>
      <w:r>
        <w:rPr>
          <w:noProof/>
        </w:rPr>
      </w:r>
      <w:r>
        <w:rPr>
          <w:noProof/>
        </w:rPr>
        <w:fldChar w:fldCharType="separate"/>
      </w:r>
      <w:r>
        <w:rPr>
          <w:noProof/>
        </w:rPr>
        <w:t>25</w:t>
      </w:r>
      <w:r>
        <w:rPr>
          <w:noProof/>
        </w:rPr>
        <w:fldChar w:fldCharType="end"/>
      </w:r>
    </w:p>
    <w:p w14:paraId="09F4DB78"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_Toc494097601 \h </w:instrText>
      </w:r>
      <w:r>
        <w:rPr>
          <w:noProof/>
        </w:rPr>
      </w:r>
      <w:r>
        <w:rPr>
          <w:noProof/>
        </w:rPr>
        <w:fldChar w:fldCharType="separate"/>
      </w:r>
      <w:r>
        <w:rPr>
          <w:noProof/>
        </w:rPr>
        <w:t>26</w:t>
      </w:r>
      <w:r>
        <w:rPr>
          <w:noProof/>
        </w:rPr>
        <w:fldChar w:fldCharType="end"/>
      </w:r>
    </w:p>
    <w:p w14:paraId="119441D2" w14:textId="77777777" w:rsidR="00577B29" w:rsidRDefault="00577B29">
      <w:pPr>
        <w:pStyle w:val="TOC3"/>
        <w:tabs>
          <w:tab w:val="right" w:pos="9010"/>
        </w:tabs>
        <w:rPr>
          <w:rFonts w:eastAsiaTheme="minorEastAsia"/>
          <w:smallCaps w:val="0"/>
          <w:noProof/>
          <w:sz w:val="24"/>
          <w:szCs w:val="24"/>
          <w:lang w:eastAsia="en-GB"/>
        </w:rPr>
      </w:pPr>
      <w:r w:rsidRPr="00CD4F44">
        <w:rPr>
          <w:rFonts w:eastAsia="Times New Roman"/>
          <w:noProof/>
          <w:lang w:eastAsia="en-GB"/>
        </w:rPr>
        <w:t>Potential projects with improved forecasting</w:t>
      </w:r>
      <w:r>
        <w:rPr>
          <w:noProof/>
        </w:rPr>
        <w:tab/>
      </w:r>
      <w:r>
        <w:rPr>
          <w:noProof/>
        </w:rPr>
        <w:fldChar w:fldCharType="begin"/>
      </w:r>
      <w:r>
        <w:rPr>
          <w:noProof/>
        </w:rPr>
        <w:instrText xml:space="preserve"> PAGEREF _Toc494097602 \h </w:instrText>
      </w:r>
      <w:r>
        <w:rPr>
          <w:noProof/>
        </w:rPr>
      </w:r>
      <w:r>
        <w:rPr>
          <w:noProof/>
        </w:rPr>
        <w:fldChar w:fldCharType="separate"/>
      </w:r>
      <w:r>
        <w:rPr>
          <w:noProof/>
        </w:rPr>
        <w:t>26</w:t>
      </w:r>
      <w:r>
        <w:rPr>
          <w:noProof/>
        </w:rPr>
        <w:fldChar w:fldCharType="end"/>
      </w:r>
    </w:p>
    <w:p w14:paraId="7FADC3BE" w14:textId="77777777" w:rsidR="00577B29" w:rsidRDefault="00577B29">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_Toc494097603 \h </w:instrText>
      </w:r>
      <w:r>
        <w:rPr>
          <w:noProof/>
        </w:rPr>
      </w:r>
      <w:r>
        <w:rPr>
          <w:noProof/>
        </w:rPr>
        <w:fldChar w:fldCharType="separate"/>
      </w:r>
      <w:r>
        <w:rPr>
          <w:noProof/>
        </w:rPr>
        <w:t>27</w:t>
      </w:r>
      <w:r>
        <w:rPr>
          <w:noProof/>
        </w:rPr>
        <w:fldChar w:fldCharType="end"/>
      </w:r>
    </w:p>
    <w:p w14:paraId="39602AFE" w14:textId="2101226B" w:rsidR="00CA5244" w:rsidRDefault="00135CD9" w:rsidP="00C15D83">
      <w:pPr>
        <w:pStyle w:val="Heading1"/>
      </w:pPr>
      <w:r>
        <w:fldChar w:fldCharType="end"/>
      </w:r>
      <w:bookmarkStart w:id="0" w:name="_Toc494097556"/>
      <w:r w:rsidR="00196099">
        <w:t>Figures and tables</w:t>
      </w:r>
      <w:bookmarkEnd w:id="0"/>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1" w:name="_Toc494097557"/>
      <w:r w:rsidRPr="00CA5716">
        <w:lastRenderedPageBreak/>
        <w:t>Introduction</w:t>
      </w:r>
      <w:bookmarkEnd w:id="1"/>
    </w:p>
    <w:p w14:paraId="71BF6601" w14:textId="77777777" w:rsidR="00DE5BDB" w:rsidRDefault="00C70384" w:rsidP="00B63972">
      <w:pPr>
        <w:jc w:val="both"/>
      </w:pPr>
      <w:r>
        <w:t>Disaster</w:t>
      </w:r>
      <w:r w:rsidR="001D6CB7">
        <w:t>s</w:t>
      </w:r>
      <w:r>
        <w:t xml:space="preserve"> globally since 1990 have caused the deaths of over 1.6 million people.</w:t>
      </w:r>
      <w:r w:rsidR="00B340CE">
        <w:fldChar w:fldCharType="begin" w:fldLock="1"/>
      </w:r>
      <w:r w:rsidR="000521AC">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casting, both in spatial resolution and predictive lead time</w:t>
      </w:r>
      <w:r w:rsidR="004D4DE7">
        <w:t>,</w:t>
      </w:r>
      <w:r w:rsidR="00365D52">
        <w:t xml:space="preserve"> from two mins to two</w:t>
      </w:r>
      <w:r w:rsidR="007A5196">
        <w:t xml:space="preserve"> weeks</w:t>
      </w:r>
      <w:r w:rsidR="000818E6">
        <w:t xml:space="preserve">. </w:t>
      </w:r>
    </w:p>
    <w:p w14:paraId="15A4A428" w14:textId="77777777" w:rsidR="00DE5BDB" w:rsidRDefault="00DE5BDB" w:rsidP="00B63972">
      <w:pPr>
        <w:jc w:val="both"/>
      </w:pPr>
    </w:p>
    <w:p w14:paraId="0B88027C" w14:textId="56B91698" w:rsidR="00EC144A" w:rsidRDefault="000818E6" w:rsidP="00B63972">
      <w:pPr>
        <w:jc w:val="both"/>
      </w:pPr>
      <w:r>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4E6A87">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"&lt;sup&gt;2&lt;/sup&gt;", "plainTextFormattedCitation" : "2", "previouslyFormattedCitation" : "&lt;sup&gt;2&lt;/sup&gt;" }, "properties" : { "noteIndex" : 4 }, "schema" : "https://github.com/citation-style-language/schema/raw/master/csl-citation.json" }</w:instrText>
      </w:r>
      <w:r w:rsidR="004E6A87">
        <w:fldChar w:fldCharType="separate"/>
      </w:r>
      <w:r w:rsidR="004E6A87" w:rsidRPr="004E6A87">
        <w:rPr>
          <w:noProof/>
          <w:vertAlign w:val="superscript"/>
        </w:rPr>
        <w:t>2</w:t>
      </w:r>
      <w:r w:rsidR="004E6A87">
        <w:fldChar w:fldCharType="end"/>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0F5A227" w:rsidR="0066616F"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190787E9" w14:textId="7E1EC161" w:rsidR="008843EB" w:rsidRDefault="0066616F" w:rsidP="0066616F">
      <w:r>
        <w:br w:type="page"/>
      </w:r>
    </w:p>
    <w:p w14:paraId="609AA395" w14:textId="670784B9" w:rsidR="0030389A" w:rsidRPr="00E1526C" w:rsidRDefault="00187BD2" w:rsidP="00B03B8F">
      <w:pPr>
        <w:pStyle w:val="Heading1"/>
        <w:numPr>
          <w:ilvl w:val="0"/>
          <w:numId w:val="11"/>
        </w:numPr>
      </w:pPr>
      <w:bookmarkStart w:id="2" w:name="_Toc494097558"/>
      <w:r w:rsidRPr="00E1526C">
        <w:lastRenderedPageBreak/>
        <w:t>Structure</w:t>
      </w:r>
      <w:r w:rsidR="005332EE">
        <w:t xml:space="preserve"> of </w:t>
      </w:r>
      <w:r w:rsidR="006E3146">
        <w:t>white paper</w:t>
      </w:r>
      <w:bookmarkEnd w:id="2"/>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59D3EA7D" w14:textId="77777777" w:rsidR="00E24125" w:rsidRDefault="00E24125" w:rsidP="003C27C6">
      <w:pPr>
        <w:jc w:val="both"/>
      </w:pP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3" w:name="_Ref491178940"/>
      <w:bookmarkStart w:id="4" w:name="_Toc491339554"/>
      <w:r>
        <w:t xml:space="preserve">Table </w:t>
      </w:r>
      <w:r>
        <w:fldChar w:fldCharType="begin"/>
      </w:r>
      <w:r>
        <w:instrText xml:space="preserve"> SEQ Table \* ARABIC </w:instrText>
      </w:r>
      <w:r>
        <w:fldChar w:fldCharType="separate"/>
      </w:r>
      <w:r w:rsidR="006327D9">
        <w:rPr>
          <w:noProof/>
        </w:rPr>
        <w:t>1</w:t>
      </w:r>
      <w:r>
        <w:fldChar w:fldCharType="end"/>
      </w:r>
      <w:bookmarkEnd w:id="3"/>
      <w:r>
        <w:t xml:space="preserve">. Key focal areas of HIWeather and the outline in </w:t>
      </w:r>
      <w:r w:rsidR="00BE0C64">
        <w:t>white p</w:t>
      </w:r>
      <w:r w:rsidR="005A4CAC">
        <w:t>ape</w:t>
      </w:r>
      <w:r w:rsidR="003238A5">
        <w:t>r</w:t>
      </w:r>
      <w:r>
        <w:t xml:space="preserve"> for each</w:t>
      </w:r>
      <w:r w:rsidR="009D3CB4">
        <w:t xml:space="preserve"> area</w:t>
      </w:r>
      <w:r>
        <w:t>.</w:t>
      </w:r>
      <w:bookmarkEnd w:id="4"/>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E6A87">
        <w:trPr>
          <w:trHeight w:val="1817"/>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3A62C7C0"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w:t>
            </w:r>
            <w:r w:rsidR="00183578">
              <w:t xml:space="preserve"> hazard area, with key vulnerabilities highlighted</w:t>
            </w:r>
          </w:p>
          <w:p w14:paraId="358BC16D" w14:textId="62C7CE0A" w:rsidR="00563F55" w:rsidRPr="00563F55" w:rsidRDefault="00563F55" w:rsidP="00563F55">
            <w:pPr>
              <w:pStyle w:val="ListParagraph"/>
              <w:numPr>
                <w:ilvl w:val="0"/>
                <w:numId w:val="1"/>
              </w:numPr>
              <w:shd w:val="clear" w:color="auto" w:fill="FFFFFF"/>
              <w:ind w:left="317" w:hanging="141"/>
              <w:jc w:val="both"/>
              <w:outlineLvl w:val="0"/>
              <w:rPr>
                <w:rFonts w:eastAsia="Times New Roman" w:cs="Times New Roman"/>
                <w:b/>
                <w:u w:val="single"/>
                <w:lang w:eastAsia="en-GB"/>
              </w:rPr>
            </w:pPr>
            <w:r>
              <w:rPr>
                <w:rFonts w:eastAsia="Times New Roman" w:cs="Times New Roman"/>
                <w:b/>
                <w:lang w:eastAsia="en-GB"/>
              </w:rPr>
              <w:t>How forecasting plugs into action plans</w:t>
            </w:r>
            <w:r w:rsidRPr="003C27C6">
              <w:rPr>
                <w:rFonts w:eastAsia="Times New Roman" w:cs="Times New Roman"/>
                <w:b/>
                <w:lang w:eastAsia="en-GB"/>
              </w:rPr>
              <w:t xml:space="preserve">. </w:t>
            </w:r>
            <w:r>
              <w:rPr>
                <w:rFonts w:eastAsia="Times New Roman" w:cs="Times New Roman"/>
                <w:lang w:eastAsia="en-GB"/>
              </w:rPr>
              <w:t>The current ways in which forecasting is beneficial to decision makers</w:t>
            </w:r>
          </w:p>
          <w:p w14:paraId="06446447" w14:textId="77777777" w:rsidR="003C27C6" w:rsidRPr="00B31EF0" w:rsidRDefault="003C27C6" w:rsidP="003C27C6">
            <w:pPr>
              <w:pStyle w:val="ListParagraph"/>
              <w:numPr>
                <w:ilvl w:val="0"/>
                <w:numId w:val="1"/>
              </w:numPr>
              <w:shd w:val="clear" w:color="auto" w:fill="FFFFFF"/>
              <w:ind w:left="317" w:hanging="141"/>
              <w:jc w:val="both"/>
              <w:outlineLvl w:val="0"/>
              <w:rPr>
                <w:ins w:id="5" w:author="Parks, Robbie M" w:date="2017-09-21T14:05:00Z"/>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50C8EC4C" w14:textId="77777777" w:rsidR="003C27C6" w:rsidRDefault="003C27C6" w:rsidP="00475F7D">
            <w:pPr>
              <w:shd w:val="clear" w:color="auto" w:fill="FFFFFF"/>
              <w:ind w:left="317" w:hanging="141"/>
              <w:jc w:val="both"/>
              <w:outlineLvl w:val="0"/>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285D97F0" w14:textId="74853EE9" w:rsidR="004E6A87" w:rsidRDefault="004E6A87" w:rsidP="004E6A87">
      <w:pPr>
        <w:pStyle w:val="Heading1"/>
      </w:pPr>
    </w:p>
    <w:p w14:paraId="2D000324" w14:textId="35D78507" w:rsidR="004E6A87" w:rsidRPr="004E6A87" w:rsidRDefault="004E6A87" w:rsidP="004E6A87">
      <w:pPr>
        <w:rPr>
          <w:rFonts w:asciiTheme="majorHAnsi" w:eastAsiaTheme="majorEastAsia" w:hAnsiTheme="majorHAnsi" w:cstheme="majorBidi"/>
          <w:color w:val="2F5496" w:themeColor="accent1" w:themeShade="BF"/>
          <w:sz w:val="32"/>
          <w:szCs w:val="32"/>
        </w:rPr>
      </w:pPr>
      <w:r>
        <w:br w:type="page"/>
      </w:r>
    </w:p>
    <w:p w14:paraId="5E04FE4C" w14:textId="2906BD66" w:rsidR="00086B52" w:rsidRPr="00AE59C6" w:rsidRDefault="008B5BFE" w:rsidP="00563F55">
      <w:pPr>
        <w:pStyle w:val="Heading1"/>
        <w:numPr>
          <w:ilvl w:val="0"/>
          <w:numId w:val="11"/>
        </w:numPr>
      </w:pPr>
      <w:bookmarkStart w:id="6" w:name="_Toc494097559"/>
      <w:r w:rsidRPr="00E1526C">
        <w:lastRenderedPageBreak/>
        <w:t>Decision-making processes in disaster action plans</w:t>
      </w:r>
      <w:bookmarkEnd w:id="6"/>
    </w:p>
    <w:p w14:paraId="4E46DD25" w14:textId="3718CCCB" w:rsidR="00171048" w:rsidRPr="00086B52" w:rsidRDefault="00086B52" w:rsidP="00562345">
      <w:pPr>
        <w:pStyle w:val="Heading2"/>
        <w:numPr>
          <w:ilvl w:val="0"/>
          <w:numId w:val="13"/>
        </w:numPr>
      </w:pPr>
      <w:bookmarkStart w:id="7" w:name="_Toc494097560"/>
      <w:r w:rsidRPr="00086B52">
        <w:t>Decision-making structure</w:t>
      </w:r>
      <w:bookmarkEnd w:id="7"/>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4B4BACFD"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"previouslyFormattedCitation" : "&lt;sup&gt;4&lt;/sup&gt;"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0">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8" w:name="_Ref491173665"/>
      <w:bookmarkStart w:id="9" w:name="_Ref491173640"/>
      <w:bookmarkStart w:id="10"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8"/>
      <w:r>
        <w:t xml:space="preserve">. </w:t>
      </w:r>
      <w:r w:rsidRPr="00BE3C85">
        <w:t>Potential flow of information between a lead body and other actors invo</w:t>
      </w:r>
      <w:r>
        <w:t>lved in heat action plans.</w:t>
      </w:r>
      <w:bookmarkEnd w:id="9"/>
      <w:bookmarkEnd w:id="10"/>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1" w:name="_Toc494097561"/>
      <w:r>
        <w:rPr>
          <w:rFonts w:eastAsia="Times New Roman"/>
          <w:lang w:eastAsia="en-GB"/>
        </w:rPr>
        <w:t>Iterative management of decision-making structure</w:t>
      </w:r>
      <w:bookmarkEnd w:id="11"/>
    </w:p>
    <w:p w14:paraId="374469AA" w14:textId="351D410D"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"&lt;sup&gt;5&lt;/sup&gt;"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2" w:name="_Ref491336742"/>
      <w:bookmarkStart w:id="13"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2"/>
      <w:r>
        <w:t>. Communications plan for Ahmedabad Heat Action Plan</w:t>
      </w:r>
      <w:bookmarkEnd w:id="13"/>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0890820" w14:textId="0699632A" w:rsidR="00D05764" w:rsidRPr="00FF084A" w:rsidRDefault="002160F0" w:rsidP="00FF084A">
      <w:pPr>
        <w:pStyle w:val="Caption"/>
        <w:jc w:val="center"/>
      </w:pPr>
      <w:bookmarkStart w:id="14" w:name="_Ref491702736"/>
      <w:r>
        <w:t xml:space="preserve">Figure </w:t>
      </w:r>
      <w:r>
        <w:fldChar w:fldCharType="begin"/>
      </w:r>
      <w:r>
        <w:instrText xml:space="preserve"> SEQ Figure \* ARABIC </w:instrText>
      </w:r>
      <w:r>
        <w:fldChar w:fldCharType="separate"/>
      </w:r>
      <w:r>
        <w:rPr>
          <w:noProof/>
        </w:rPr>
        <w:t>3</w:t>
      </w:r>
      <w:r>
        <w:fldChar w:fldCharType="end"/>
      </w:r>
      <w:bookmarkEnd w:id="14"/>
      <w:r>
        <w:t>. The proposed mechanism for heat health warning system in Thailand.</w:t>
      </w:r>
    </w:p>
    <w:p w14:paraId="6BB8CF38" w14:textId="4AB0FB4C" w:rsidR="00086FC3" w:rsidRPr="000009C0" w:rsidRDefault="005E7F1A" w:rsidP="00562345">
      <w:pPr>
        <w:pStyle w:val="Heading2"/>
        <w:numPr>
          <w:ilvl w:val="0"/>
          <w:numId w:val="13"/>
        </w:numPr>
        <w:rPr>
          <w:rFonts w:eastAsia="Times New Roman"/>
          <w:lang w:eastAsia="en-GB"/>
        </w:rPr>
      </w:pPr>
      <w:bookmarkStart w:id="15" w:name="_Toc494097562"/>
      <w:r>
        <w:rPr>
          <w:rFonts w:eastAsia="Times New Roman"/>
          <w:lang w:eastAsia="en-GB"/>
        </w:rPr>
        <w:lastRenderedPageBreak/>
        <w:t>Identity of d</w:t>
      </w:r>
      <w:r w:rsidR="002037A7">
        <w:rPr>
          <w:rFonts w:eastAsia="Times New Roman"/>
          <w:lang w:eastAsia="en-GB"/>
        </w:rPr>
        <w:t>ecision makers</w:t>
      </w:r>
      <w:bookmarkEnd w:id="15"/>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6" w:name="_Toc494097563"/>
      <w:r w:rsidRPr="00086B52">
        <w:rPr>
          <w:rFonts w:eastAsia="Times New Roman"/>
          <w:lang w:eastAsia="en-GB"/>
        </w:rPr>
        <w:t>Timeline of key decisions and processes</w:t>
      </w:r>
      <w:bookmarkEnd w:id="16"/>
    </w:p>
    <w:p w14:paraId="0907BF63" w14:textId="4947E930"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"&lt;sup&gt;6&lt;/sup&gt;"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3">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17" w:name="_Ref491177607"/>
      <w:bookmarkStart w:id="18"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17"/>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18"/>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19" w:name="_Toc494097564"/>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19"/>
    </w:p>
    <w:p w14:paraId="2BE08CDF" w14:textId="60CDAE93"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0521AC">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"&lt;sup&gt;2,7,8&lt;/sup&gt;"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0" w:name="_Ref491180457"/>
      <w:bookmarkStart w:id="21" w:name="_Toc491339555"/>
      <w:r>
        <w:t xml:space="preserve">Table </w:t>
      </w:r>
      <w:r>
        <w:fldChar w:fldCharType="begin"/>
      </w:r>
      <w:r>
        <w:instrText xml:space="preserve"> SEQ Table \* ARABIC </w:instrText>
      </w:r>
      <w:r>
        <w:fldChar w:fldCharType="separate"/>
      </w:r>
      <w:r>
        <w:rPr>
          <w:noProof/>
        </w:rPr>
        <w:t>2</w:t>
      </w:r>
      <w:r>
        <w:fldChar w:fldCharType="end"/>
      </w:r>
      <w:bookmarkEnd w:id="20"/>
      <w:r>
        <w:t xml:space="preserve">. </w:t>
      </w:r>
      <w:r w:rsidR="00506498">
        <w:t xml:space="preserve">Indicators from monitoring processes relevant to </w:t>
      </w:r>
      <w:r w:rsidR="00863397">
        <w:t>disasters.</w:t>
      </w:r>
      <w:bookmarkEnd w:id="21"/>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2" w:name="_Toc494097565"/>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2"/>
    </w:p>
    <w:p w14:paraId="641B2BFC" w14:textId="6844C459" w:rsidR="00FF69F5" w:rsidRPr="005C6AE1" w:rsidRDefault="00A618F9" w:rsidP="006A7A64">
      <w:pPr>
        <w:pStyle w:val="Heading2"/>
        <w:rPr>
          <w:rFonts w:eastAsia="Times New Roman" w:cs="Times New Roman"/>
          <w:color w:val="351C75"/>
          <w:lang w:eastAsia="en-GB"/>
        </w:rPr>
      </w:pPr>
      <w:bookmarkStart w:id="23" w:name="_Toc494097566"/>
      <w:r w:rsidRPr="005C6AE1">
        <w:rPr>
          <w:rFonts w:eastAsia="Times New Roman"/>
          <w:lang w:eastAsia="en-GB"/>
        </w:rPr>
        <w:t xml:space="preserve">1. </w:t>
      </w:r>
      <w:r w:rsidR="00FF69F5" w:rsidRPr="005C6AE1">
        <w:rPr>
          <w:rFonts w:eastAsia="Times New Roman"/>
          <w:lang w:eastAsia="en-GB"/>
        </w:rPr>
        <w:t>Urban Flood</w:t>
      </w:r>
      <w:bookmarkEnd w:id="23"/>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4" w:name="_Toc494097567"/>
      <w:r w:rsidRPr="00353192">
        <w:rPr>
          <w:rFonts w:eastAsia="Times New Roman"/>
          <w:lang w:eastAsia="en-GB"/>
        </w:rPr>
        <w:t>Overview</w:t>
      </w:r>
      <w:bookmarkEnd w:id="24"/>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5B7A471" w14:textId="77777777" w:rsidR="00E4059D"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3FBD7416" w14:textId="77777777" w:rsidR="00E4059D" w:rsidRDefault="00E4059D" w:rsidP="00FF69F5">
      <w:pPr>
        <w:shd w:val="clear" w:color="auto" w:fill="FFFFFF"/>
        <w:jc w:val="both"/>
        <w:rPr>
          <w:rFonts w:eastAsia="Times New Roman" w:cs="Arial"/>
          <w:color w:val="222222"/>
          <w:lang w:eastAsia="en-GB"/>
        </w:rPr>
      </w:pPr>
    </w:p>
    <w:p w14:paraId="2F60871A" w14:textId="15A8B137" w:rsidR="00E24125"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521AC">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sidR="00E24125">
        <w:rPr>
          <w:rFonts w:eastAsia="Times New Roman" w:cs="Arial"/>
          <w:color w:val="222222"/>
          <w:lang w:eastAsia="en-GB"/>
        </w:rPr>
        <w:t xml:space="preserve">In </w:t>
      </w:r>
      <w:r w:rsidR="00972F64">
        <w:rPr>
          <w:rFonts w:eastAsia="Times New Roman" w:cs="Arial"/>
          <w:color w:val="222222"/>
          <w:lang w:eastAsia="en-GB"/>
        </w:rPr>
        <w:t xml:space="preserve">the first half of </w:t>
      </w:r>
      <w:r w:rsidR="00E24125">
        <w:rPr>
          <w:rFonts w:eastAsia="Times New Roman" w:cs="Arial"/>
          <w:color w:val="222222"/>
          <w:lang w:eastAsia="en-GB"/>
        </w:rPr>
        <w:t>2017,</w:t>
      </w:r>
      <w:r w:rsidR="00972F64">
        <w:rPr>
          <w:rFonts w:eastAsia="Times New Roman" w:cs="Arial"/>
          <w:color w:val="222222"/>
          <w:lang w:eastAsia="en-GB"/>
        </w:rPr>
        <w:t xml:space="preserve"> </w:t>
      </w:r>
      <w:r w:rsidR="00D372D8">
        <w:rPr>
          <w:rFonts w:eastAsia="Times New Roman" w:cs="Arial"/>
          <w:color w:val="222222"/>
          <w:lang w:eastAsia="en-GB"/>
        </w:rPr>
        <w:t>flo</w:t>
      </w:r>
      <w:r w:rsidR="00D32CC2">
        <w:rPr>
          <w:rFonts w:eastAsia="Times New Roman" w:cs="Arial"/>
          <w:color w:val="222222"/>
          <w:lang w:eastAsia="en-GB"/>
        </w:rPr>
        <w:t xml:space="preserve">ods were reported as 44% </w:t>
      </w:r>
      <w:r w:rsidR="005325B5">
        <w:rPr>
          <w:rFonts w:eastAsia="Times New Roman" w:cs="Arial"/>
          <w:color w:val="222222"/>
          <w:lang w:eastAsia="en-GB"/>
        </w:rPr>
        <w:t xml:space="preserve">(66) </w:t>
      </w:r>
      <w:r w:rsidR="00D32CC2">
        <w:rPr>
          <w:rFonts w:eastAsia="Times New Roman" w:cs="Arial"/>
          <w:color w:val="222222"/>
          <w:lang w:eastAsia="en-GB"/>
        </w:rPr>
        <w:t xml:space="preserve">of 149 </w:t>
      </w:r>
      <w:r w:rsidR="00D372D8">
        <w:rPr>
          <w:rFonts w:eastAsia="Times New Roman" w:cs="Arial"/>
          <w:color w:val="222222"/>
          <w:lang w:eastAsia="en-GB"/>
        </w:rPr>
        <w:t xml:space="preserve">disasters worldwide, with 52% </w:t>
      </w:r>
      <w:r w:rsidR="005325B5">
        <w:rPr>
          <w:rFonts w:eastAsia="Times New Roman" w:cs="Arial"/>
          <w:color w:val="222222"/>
          <w:lang w:eastAsia="en-GB"/>
        </w:rPr>
        <w:t xml:space="preserve">(1,644) </w:t>
      </w:r>
      <w:r w:rsidR="00D372D8">
        <w:rPr>
          <w:rFonts w:eastAsia="Times New Roman" w:cs="Arial"/>
          <w:color w:val="222222"/>
          <w:lang w:eastAsia="en-GB"/>
        </w:rPr>
        <w:t xml:space="preserve">of the </w:t>
      </w:r>
      <w:r w:rsidR="00D32CC2">
        <w:rPr>
          <w:rFonts w:eastAsia="Times New Roman" w:cs="Arial"/>
          <w:color w:val="222222"/>
          <w:lang w:eastAsia="en-GB"/>
        </w:rPr>
        <w:t xml:space="preserve">3,162 </w:t>
      </w:r>
      <w:r w:rsidR="00D372D8">
        <w:rPr>
          <w:rFonts w:eastAsia="Times New Roman" w:cs="Arial"/>
          <w:color w:val="222222"/>
          <w:lang w:eastAsia="en-GB"/>
        </w:rPr>
        <w:t>deaths</w:t>
      </w:r>
      <w:r w:rsidR="005325B5">
        <w:rPr>
          <w:rFonts w:eastAsia="Times New Roman" w:cs="Arial"/>
          <w:color w:val="222222"/>
          <w:lang w:eastAsia="en-GB"/>
        </w:rPr>
        <w:t xml:space="preserve"> during the period.</w:t>
      </w:r>
      <w:r w:rsidR="008E4E9A">
        <w:rPr>
          <w:rFonts w:eastAsia="Times New Roman" w:cs="Arial"/>
          <w:color w:val="222222"/>
          <w:lang w:eastAsia="en-GB"/>
        </w:rPr>
        <w:t xml:space="preserve"> </w:t>
      </w:r>
      <w:r w:rsidR="00184868">
        <w:rPr>
          <w:rFonts w:eastAsia="Times New Roman" w:cs="Arial"/>
          <w:color w:val="222222"/>
          <w:lang w:eastAsia="en-GB"/>
        </w:rPr>
        <w:fldChar w:fldCharType="begin" w:fldLock="1"/>
      </w:r>
      <w:r w:rsidR="00184868">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"&lt;sup&gt;11&lt;/sup&gt;", "plainTextFormattedCitation" : "11", "previouslyFormattedCitation" : "&lt;sup&gt;11&lt;/sup&gt;" }, "properties" : { "noteIndex" : 10 }, "schema" : "https://github.com/citation-style-language/schema/raw/master/csl-citation.json" }</w:instrText>
      </w:r>
      <w:r w:rsidR="00184868">
        <w:rPr>
          <w:rFonts w:eastAsia="Times New Roman" w:cs="Arial"/>
          <w:color w:val="222222"/>
          <w:lang w:eastAsia="en-GB"/>
        </w:rPr>
        <w:fldChar w:fldCharType="separate"/>
      </w:r>
      <w:r w:rsidR="00184868" w:rsidRPr="00184868">
        <w:rPr>
          <w:rFonts w:eastAsia="Times New Roman" w:cs="Arial"/>
          <w:noProof/>
          <w:color w:val="222222"/>
          <w:vertAlign w:val="superscript"/>
          <w:lang w:eastAsia="en-GB"/>
        </w:rPr>
        <w:t>11</w:t>
      </w:r>
      <w:r w:rsidR="00184868">
        <w:rPr>
          <w:rFonts w:eastAsia="Times New Roman" w:cs="Arial"/>
          <w:color w:val="222222"/>
          <w:lang w:eastAsia="en-GB"/>
        </w:rPr>
        <w:fldChar w:fldCharType="end"/>
      </w:r>
    </w:p>
    <w:p w14:paraId="1883EC28" w14:textId="77777777" w:rsidR="00E24125" w:rsidRDefault="00E24125" w:rsidP="00FF69F5">
      <w:pPr>
        <w:shd w:val="clear" w:color="auto" w:fill="FFFFFF"/>
        <w:jc w:val="both"/>
        <w:rPr>
          <w:rFonts w:eastAsia="Times New Roman" w:cs="Arial"/>
          <w:color w:val="222222"/>
          <w:lang w:eastAsia="en-GB"/>
        </w:rPr>
      </w:pPr>
    </w:p>
    <w:p w14:paraId="70A50FE9" w14:textId="240C7D26" w:rsidR="00DE408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sidR="004536F2">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p>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30759D">
      <w:pPr>
        <w:pStyle w:val="Heading3"/>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66B55358" w14:textId="47075E46" w:rsidR="0030759D" w:rsidRPr="0030759D" w:rsidRDefault="006C5CE5" w:rsidP="006C5CE5">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bookmarkStart w:id="25" w:name="_GoBack"/>
      <w:bookmarkEnd w:id="25"/>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6" w:name="_Toc494097568"/>
      <w:r w:rsidRPr="00353192">
        <w:rPr>
          <w:rFonts w:eastAsia="Times New Roman"/>
          <w:lang w:eastAsia="en-GB"/>
        </w:rPr>
        <w:t>Health impacts</w:t>
      </w:r>
      <w:bookmarkEnd w:id="26"/>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460AFCA4"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"&lt;sup&gt;12&lt;/sup&gt;", "plainTextFormattedCitation" : "12",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"&lt;sup&gt;13&lt;/sup&gt;", "plainTextFormattedCitation" : "13", "previouslyFormattedCitation" : "&lt;sup&gt;13&lt;/sup&gt;"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02FADFC3" w:rsidR="00FA45C2" w:rsidRPr="0035319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"&lt;sup&gt;14&lt;/sup&gt;", "plainTextFormattedCitation" : "14", "previouslyFormattedCitation" : "&lt;sup&gt;14&lt;/sup&gt;" }, "properties" : { "noteIndex" : 9 }, "schema" : "https://github.com/citation-style-language/schema/raw/master/csl-citation.json" }</w:instrText>
      </w:r>
      <w:r w:rsidR="00411633">
        <w:rPr>
          <w:rFonts w:eastAsia="Times New Roman" w:cs="Times New Roman"/>
          <w:lang w:eastAsia="en-GB"/>
        </w:rPr>
        <w:fldChar w:fldCharType="separate"/>
      </w:r>
      <w:r w:rsidR="00184868" w:rsidRPr="00184868">
        <w:rPr>
          <w:rFonts w:eastAsia="Times New Roman" w:cs="Times New Roman"/>
          <w:noProof/>
          <w:vertAlign w:val="superscript"/>
          <w:lang w:eastAsia="en-GB"/>
        </w:rPr>
        <w:t>14</w:t>
      </w:r>
      <w:r w:rsidR="00411633">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666C9D3C" w:rsidR="00FF69F5"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"&lt;sup&gt;15&lt;/sup&gt;", "plainTextFormattedCitation" : "15", "previouslyFormattedCitation" : "&lt;sup&gt;15&lt;/sup&gt;"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15</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72C052B" w14:textId="77777777" w:rsidR="00E85580" w:rsidRDefault="00E85580" w:rsidP="00391E5E">
      <w:pPr>
        <w:shd w:val="clear" w:color="auto" w:fill="FFFFFF"/>
        <w:jc w:val="both"/>
        <w:rPr>
          <w:rFonts w:eastAsia="Times New Roman" w:cs="Times New Roman"/>
          <w:lang w:eastAsia="en-GB"/>
        </w:rPr>
      </w:pPr>
    </w:p>
    <w:p w14:paraId="7ECF15DD" w14:textId="09B447D2" w:rsidR="00E85580" w:rsidRDefault="00E85580" w:rsidP="00391E5E">
      <w:pPr>
        <w:shd w:val="clear" w:color="auto" w:fill="FFFFFF"/>
        <w:jc w:val="both"/>
        <w:rPr>
          <w:rFonts w:eastAsia="Times New Roman" w:cs="Times New Roman"/>
          <w:lang w:eastAsia="en-GB"/>
        </w:rPr>
      </w:pPr>
      <w:r>
        <w:rPr>
          <w:rFonts w:eastAsia="Times New Roman" w:cs="Times New Roman"/>
          <w:b/>
          <w:lang w:eastAsia="en-GB"/>
        </w:rPr>
        <w:t xml:space="preserve">Electrocution. </w:t>
      </w:r>
      <w:r w:rsidR="002F3FBC">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sidR="002F3FBC">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 xml:space="preserve">In the 2011 flood in Thailand, 128 of 919 death resulted from electrocution, with a relative risk of 4.1 of electrocution </w:t>
      </w:r>
      <w:r w:rsidR="00D76373">
        <w:rPr>
          <w:rFonts w:eastAsia="Times New Roman" w:cs="Times New Roman"/>
          <w:lang w:eastAsia="en-GB"/>
        </w:rPr>
        <w:lastRenderedPageBreak/>
        <w:t>comparing those in urban areas to those outside.</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"&lt;sup&gt;16&lt;/sup&gt;", "plainTextFormattedCitation" : "16", "previouslyFormattedCitation" : "&lt;sup&gt;16&lt;/sup&gt;" }, "properties" : { "noteIndex" : 9 }, "schema" : "https://github.com/citation-style-language/schema/raw/master/csl-citation.json" }</w:instrText>
      </w:r>
      <w:r w:rsidR="00640985">
        <w:rPr>
          <w:rFonts w:eastAsia="Times New Roman" w:cs="Times New Roman"/>
          <w:lang w:eastAsia="en-GB"/>
        </w:rPr>
        <w:fldChar w:fldCharType="separate"/>
      </w:r>
      <w:r w:rsidR="00184868" w:rsidRPr="00184868">
        <w:rPr>
          <w:rFonts w:eastAsia="Times New Roman" w:cs="Times New Roman"/>
          <w:noProof/>
          <w:vertAlign w:val="superscript"/>
          <w:lang w:eastAsia="en-GB"/>
        </w:rPr>
        <w:t>16</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346E3BBA" w:rsidR="00FF69F5" w:rsidRPr="00353192" w:rsidRDefault="00E7026C" w:rsidP="00391E5E">
      <w:pPr>
        <w:shd w:val="clear" w:color="auto" w:fill="FFFFFF"/>
        <w:jc w:val="both"/>
        <w:rPr>
          <w:rFonts w:eastAsia="Times New Roman" w:cs="Times New Roman"/>
          <w:lang w:eastAsia="en-GB"/>
        </w:rPr>
      </w:pPr>
      <w:r>
        <w:rPr>
          <w:rFonts w:eastAsia="Times New Roman" w:cs="Times New Roman"/>
          <w:b/>
          <w:lang w:eastAsia="en-GB"/>
        </w:rPr>
        <w:t>Facilitating d</w:t>
      </w:r>
      <w:r w:rsidR="00391E5E">
        <w:rPr>
          <w:rFonts w:eastAsia="Times New Roman" w:cs="Times New Roman"/>
          <w:b/>
          <w:lang w:eastAsia="en-GB"/>
        </w:rPr>
        <w:t>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"&lt;sup&gt;17&lt;/sup&gt;", "plainTextFormattedCitation" : "17", "previouslyFormattedCitation" : "&lt;sup&gt;17&lt;/sup&gt;"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19</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"&lt;sup&gt;20&lt;/sup&gt;", "plainTextFormattedCitation" : "20", "previouslyFormattedCitation" : "&lt;sup&gt;20&lt;/sup&gt;"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"&lt;sup&gt;18&lt;/sup&gt;", "plainTextFormattedCitation" : "18", "previouslyFormattedCitation" : "&lt;sup&gt;18&lt;/sup&gt;"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18</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6DDA7882"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20,21</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535E431A"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54BB835E" w14:textId="7769E87D" w:rsidR="008D7BA0"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"&lt;sup&gt;23,24&lt;/sup&gt;", "plainTextFormattedCitation" : "23,24",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23,24</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068475EB" w14:textId="7BE0623A" w:rsidR="00FD750F" w:rsidRPr="007C18AD" w:rsidRDefault="00426CB5" w:rsidP="007C18AD">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10 }, "schema" : "https://github.com/citation-style-language/schema/raw/master/csl-citation.json" }</w:instrText>
      </w:r>
      <w:r w:rsidR="00B21E49">
        <w:rPr>
          <w:lang w:eastAsia="en-GB"/>
        </w:rPr>
        <w:fldChar w:fldCharType="separate"/>
      </w:r>
      <w:r w:rsidR="00184868" w:rsidRPr="00184868">
        <w:rPr>
          <w:noProof/>
          <w:vertAlign w:val="superscript"/>
          <w:lang w:eastAsia="en-GB"/>
        </w:rPr>
        <w:t>25</w:t>
      </w:r>
      <w:r w:rsidR="00B21E49">
        <w:rPr>
          <w:lang w:eastAsia="en-GB"/>
        </w:rPr>
        <w:fldChar w:fldCharType="end"/>
      </w:r>
    </w:p>
    <w:p w14:paraId="0758FFFC" w14:textId="77777777" w:rsidR="00ED7392" w:rsidRDefault="00ED7392" w:rsidP="00ED7392">
      <w:pPr>
        <w:rPr>
          <w:lang w:eastAsia="en-GB"/>
        </w:rPr>
      </w:pPr>
    </w:p>
    <w:p w14:paraId="4E4E278B" w14:textId="1FA44230" w:rsidR="00F35C6E" w:rsidRPr="00F35C6E" w:rsidRDefault="00F35C6E" w:rsidP="00ED7392">
      <w:pPr>
        <w:rPr>
          <w:b/>
          <w:lang w:eastAsia="en-GB"/>
        </w:rPr>
      </w:pPr>
      <w:r w:rsidRPr="00F35C6E">
        <w:rPr>
          <w:b/>
          <w:lang w:eastAsia="en-GB"/>
        </w:rPr>
        <w:t>Children</w:t>
      </w:r>
      <w:r>
        <w:rPr>
          <w:b/>
          <w:lang w:eastAsia="en-GB"/>
        </w:rPr>
        <w:t>.</w:t>
      </w:r>
    </w:p>
    <w:p w14:paraId="3D8267B7" w14:textId="77777777" w:rsidR="00F35C6E" w:rsidRPr="00F35C6E" w:rsidRDefault="00F35C6E" w:rsidP="00ED7392">
      <w:pPr>
        <w:rPr>
          <w:b/>
          <w:lang w:eastAsia="en-GB"/>
        </w:rPr>
      </w:pPr>
    </w:p>
    <w:p w14:paraId="4ED1B78A" w14:textId="7B8BF65D" w:rsidR="00F35C6E" w:rsidRPr="00F35C6E" w:rsidRDefault="00F35C6E" w:rsidP="00ED7392">
      <w:pPr>
        <w:rPr>
          <w:b/>
          <w:lang w:eastAsia="en-GB"/>
        </w:rPr>
      </w:pPr>
      <w:r w:rsidRPr="00F35C6E">
        <w:rPr>
          <w:b/>
          <w:lang w:eastAsia="en-GB"/>
        </w:rPr>
        <w:t>Pregnant women</w:t>
      </w:r>
      <w:r>
        <w:rPr>
          <w:b/>
          <w:lang w:eastAsia="en-GB"/>
        </w:rPr>
        <w:t>.</w:t>
      </w:r>
    </w:p>
    <w:p w14:paraId="2F64A52F" w14:textId="77777777" w:rsidR="00F35C6E" w:rsidRPr="00F35C6E" w:rsidRDefault="00F35C6E" w:rsidP="00ED7392">
      <w:pPr>
        <w:rPr>
          <w:b/>
          <w:lang w:eastAsia="en-GB"/>
        </w:rPr>
      </w:pPr>
    </w:p>
    <w:p w14:paraId="4321C308" w14:textId="43774033" w:rsidR="00F35C6E" w:rsidRPr="00F35C6E" w:rsidRDefault="00F35C6E" w:rsidP="00ED7392">
      <w:pPr>
        <w:rPr>
          <w:b/>
          <w:lang w:eastAsia="en-GB"/>
        </w:rPr>
      </w:pPr>
      <w:r w:rsidRPr="00F35C6E">
        <w:rPr>
          <w:b/>
          <w:lang w:eastAsia="en-GB"/>
        </w:rPr>
        <w:t>The elderly</w:t>
      </w:r>
      <w:r>
        <w:rPr>
          <w:b/>
          <w:lang w:eastAsia="en-GB"/>
        </w:rPr>
        <w:t>.</w:t>
      </w:r>
    </w:p>
    <w:p w14:paraId="24990728" w14:textId="77777777" w:rsidR="00F35C6E" w:rsidRPr="00F35C6E" w:rsidRDefault="00F35C6E" w:rsidP="00ED7392">
      <w:pPr>
        <w:rPr>
          <w:b/>
          <w:lang w:eastAsia="en-GB"/>
        </w:rPr>
      </w:pPr>
    </w:p>
    <w:p w14:paraId="7C612243" w14:textId="50E6CC74" w:rsidR="00ED7392" w:rsidRPr="00F35C6E" w:rsidRDefault="00F35C6E" w:rsidP="00ED7392">
      <w:pPr>
        <w:rPr>
          <w:b/>
          <w:lang w:eastAsia="en-GB"/>
        </w:rPr>
      </w:pPr>
      <w:r w:rsidRPr="00F35C6E">
        <w:rPr>
          <w:b/>
          <w:lang w:eastAsia="en-GB"/>
        </w:rPr>
        <w:t>People with physical, sensory and cognitive impairments</w:t>
      </w:r>
      <w:r>
        <w:rPr>
          <w:b/>
          <w:lang w:eastAsia="en-GB"/>
        </w:rPr>
        <w:t>.</w:t>
      </w:r>
    </w:p>
    <w:p w14:paraId="128DCE25" w14:textId="77777777" w:rsidR="00F35C6E" w:rsidRPr="00F35C6E" w:rsidRDefault="00F35C6E" w:rsidP="00ED7392">
      <w:pPr>
        <w:rPr>
          <w:b/>
          <w:lang w:eastAsia="en-GB"/>
        </w:rPr>
      </w:pPr>
    </w:p>
    <w:p w14:paraId="652A1A9C" w14:textId="413E5582" w:rsidR="00F35C6E" w:rsidRPr="00F35C6E" w:rsidRDefault="00F35C6E" w:rsidP="00ED7392">
      <w:pPr>
        <w:rPr>
          <w:b/>
          <w:lang w:eastAsia="en-GB"/>
        </w:rPr>
      </w:pPr>
      <w:r w:rsidRPr="00F35C6E">
        <w:rPr>
          <w:b/>
          <w:lang w:eastAsia="en-GB"/>
        </w:rPr>
        <w:t>People with chronic illnesses</w:t>
      </w:r>
      <w:r>
        <w:rPr>
          <w:b/>
          <w:lang w:eastAsia="en-GB"/>
        </w:rPr>
        <w:t>.</w:t>
      </w:r>
    </w:p>
    <w:p w14:paraId="38B9DF99" w14:textId="77777777" w:rsidR="00F35C6E" w:rsidRPr="00F35C6E" w:rsidRDefault="00F35C6E" w:rsidP="00ED7392">
      <w:pPr>
        <w:rPr>
          <w:b/>
          <w:lang w:eastAsia="en-GB"/>
        </w:rPr>
      </w:pPr>
    </w:p>
    <w:p w14:paraId="6A30EECD" w14:textId="0F632E20" w:rsidR="00F35C6E" w:rsidRPr="00F35C6E" w:rsidRDefault="00F35C6E" w:rsidP="00ED7392">
      <w:pPr>
        <w:rPr>
          <w:b/>
          <w:lang w:eastAsia="en-GB"/>
        </w:rPr>
      </w:pPr>
      <w:r w:rsidRPr="00F35C6E">
        <w:rPr>
          <w:b/>
          <w:lang w:eastAsia="en-GB"/>
        </w:rPr>
        <w:t>Those receiving care at home (e.g. home oxygen, dialysis)</w:t>
      </w:r>
      <w:r>
        <w:rPr>
          <w:b/>
          <w:lang w:eastAsia="en-GB"/>
        </w:rPr>
        <w:t>.</w:t>
      </w:r>
    </w:p>
    <w:p w14:paraId="724629BA" w14:textId="77777777" w:rsidR="00F35C6E" w:rsidRPr="00F35C6E" w:rsidRDefault="00F35C6E" w:rsidP="00ED7392">
      <w:pPr>
        <w:rPr>
          <w:b/>
          <w:lang w:eastAsia="en-GB"/>
        </w:rPr>
      </w:pPr>
    </w:p>
    <w:p w14:paraId="25509EED" w14:textId="6AED498E" w:rsidR="00F35C6E" w:rsidRPr="00F35C6E" w:rsidRDefault="00F35C6E" w:rsidP="00ED7392">
      <w:pPr>
        <w:rPr>
          <w:b/>
          <w:lang w:eastAsia="en-GB"/>
        </w:rPr>
      </w:pPr>
      <w:r w:rsidRPr="00F35C6E">
        <w:rPr>
          <w:b/>
          <w:lang w:eastAsia="en-GB"/>
        </w:rPr>
        <w:t>People who are homeless</w:t>
      </w:r>
      <w:r>
        <w:rPr>
          <w:b/>
          <w:lang w:eastAsia="en-GB"/>
        </w:rPr>
        <w:t>.</w:t>
      </w:r>
    </w:p>
    <w:p w14:paraId="20ED9F99" w14:textId="77777777" w:rsidR="00F35C6E" w:rsidRPr="00F35C6E" w:rsidRDefault="00F35C6E" w:rsidP="00ED7392">
      <w:pPr>
        <w:rPr>
          <w:b/>
          <w:lang w:eastAsia="en-GB"/>
        </w:rPr>
      </w:pPr>
    </w:p>
    <w:p w14:paraId="2ED4F757" w14:textId="2C2BB4D0" w:rsidR="00F35C6E" w:rsidRPr="00F35C6E" w:rsidRDefault="00F35C6E" w:rsidP="00ED7392">
      <w:pPr>
        <w:rPr>
          <w:b/>
          <w:lang w:eastAsia="en-GB"/>
        </w:rPr>
      </w:pPr>
      <w:r w:rsidRPr="00F35C6E">
        <w:rPr>
          <w:b/>
          <w:lang w:eastAsia="en-GB"/>
        </w:rPr>
        <w:t>People with language and cultural-based vulnerabilities</w:t>
      </w:r>
      <w:r>
        <w:rPr>
          <w:b/>
          <w:lang w:eastAsia="en-GB"/>
        </w:rPr>
        <w:t>.</w:t>
      </w:r>
    </w:p>
    <w:p w14:paraId="6F9E1FC5" w14:textId="77777777" w:rsidR="00F35C6E" w:rsidRPr="00F35C6E" w:rsidRDefault="00F35C6E" w:rsidP="00ED7392">
      <w:pPr>
        <w:rPr>
          <w:b/>
          <w:lang w:eastAsia="en-GB"/>
        </w:rPr>
      </w:pPr>
    </w:p>
    <w:p w14:paraId="4756227D" w14:textId="23C45C84" w:rsidR="00F35C6E" w:rsidRPr="00F35C6E" w:rsidRDefault="00F35C6E" w:rsidP="00ED7392">
      <w:pPr>
        <w:rPr>
          <w:b/>
          <w:lang w:eastAsia="en-GB"/>
        </w:rPr>
      </w:pPr>
      <w:r w:rsidRPr="00F35C6E">
        <w:rPr>
          <w:b/>
          <w:lang w:eastAsia="en-GB"/>
        </w:rPr>
        <w:lastRenderedPageBreak/>
        <w:t>Tourists</w:t>
      </w:r>
      <w:r>
        <w:rPr>
          <w:b/>
          <w:lang w:eastAsia="en-GB"/>
        </w:rPr>
        <w:t>.</w:t>
      </w:r>
    </w:p>
    <w:p w14:paraId="6ED9EC53" w14:textId="77777777" w:rsidR="00B53C89" w:rsidRDefault="00B53C89" w:rsidP="00FF69F5">
      <w:pPr>
        <w:shd w:val="clear" w:color="auto" w:fill="FFFFFF"/>
        <w:jc w:val="both"/>
        <w:rPr>
          <w:rFonts w:eastAsia="Times New Roman" w:cs="Times New Roman"/>
          <w:lang w:eastAsia="en-GB"/>
        </w:rPr>
      </w:pPr>
    </w:p>
    <w:p w14:paraId="6E8529AB" w14:textId="3E1F0946" w:rsidR="00217432" w:rsidRDefault="00B53C89" w:rsidP="00E869AC">
      <w:pPr>
        <w:pStyle w:val="Heading3"/>
        <w:rPr>
          <w:lang w:eastAsia="en-GB"/>
        </w:rPr>
      </w:pPr>
      <w:bookmarkStart w:id="27" w:name="_Toc494097569"/>
      <w:r>
        <w:rPr>
          <w:lang w:eastAsia="en-GB"/>
        </w:rPr>
        <w:t>How forecasting fits into ur</w:t>
      </w:r>
      <w:r w:rsidR="00DE3827">
        <w:rPr>
          <w:lang w:eastAsia="en-GB"/>
        </w:rPr>
        <w:t>ban F</w:t>
      </w:r>
      <w:r>
        <w:rPr>
          <w:lang w:eastAsia="en-GB"/>
        </w:rPr>
        <w:t xml:space="preserve">lood </w:t>
      </w:r>
      <w:r w:rsidR="00DE3827">
        <w:rPr>
          <w:lang w:eastAsia="en-GB"/>
        </w:rPr>
        <w:t>Action P</w:t>
      </w:r>
      <w:r>
        <w:rPr>
          <w:lang w:eastAsia="en-GB"/>
        </w:rPr>
        <w:t>lans</w:t>
      </w:r>
      <w:r w:rsidR="00DE3827">
        <w:rPr>
          <w:lang w:eastAsia="en-GB"/>
        </w:rPr>
        <w:t xml:space="preserve"> (FAPs)</w:t>
      </w:r>
      <w:bookmarkEnd w:id="27"/>
    </w:p>
    <w:p w14:paraId="059C71D9" w14:textId="77777777" w:rsidR="00217432" w:rsidRPr="00D445C7" w:rsidRDefault="00217432" w:rsidP="00D445C7">
      <w:pPr>
        <w:rPr>
          <w:lang w:eastAsia="en-GB"/>
        </w:rPr>
      </w:pPr>
    </w:p>
    <w:p w14:paraId="480D7AE3" w14:textId="35FC278F" w:rsidR="00A709BE" w:rsidRDefault="00A709BE" w:rsidP="00A709BE">
      <w:pPr>
        <w:rPr>
          <w:lang w:eastAsia="en-GB"/>
        </w:rPr>
      </w:pPr>
      <w:r>
        <w:rPr>
          <w:lang w:eastAsia="en-GB"/>
        </w:rPr>
        <w:t xml:space="preserve">An overview of </w:t>
      </w:r>
      <w:r w:rsidR="00911549">
        <w:rPr>
          <w:lang w:eastAsia="en-GB"/>
        </w:rPr>
        <w:t>h</w:t>
      </w:r>
      <w:r>
        <w:rPr>
          <w:lang w:eastAsia="en-GB"/>
        </w:rPr>
        <w:t>ow the health sector generally benefits from urban flood forecasts</w:t>
      </w:r>
      <w:r w:rsidR="00D76CEC">
        <w:rPr>
          <w:lang w:eastAsia="en-GB"/>
        </w:rPr>
        <w:t>, in the context of how</w:t>
      </w:r>
      <w:r>
        <w:rPr>
          <w:lang w:eastAsia="en-GB"/>
        </w:rPr>
        <w:t>:</w:t>
      </w:r>
    </w:p>
    <w:p w14:paraId="48304249" w14:textId="77777777" w:rsidR="00A709BE" w:rsidRDefault="00A709BE" w:rsidP="00A709BE">
      <w:pPr>
        <w:rPr>
          <w:lang w:eastAsia="en-GB"/>
        </w:rPr>
      </w:pPr>
    </w:p>
    <w:p w14:paraId="7E6BD2F7" w14:textId="0DCE18D4" w:rsidR="00A709BE" w:rsidRDefault="00A709BE" w:rsidP="00A709BE">
      <w:pPr>
        <w:pStyle w:val="ListParagraph"/>
        <w:numPr>
          <w:ilvl w:val="0"/>
          <w:numId w:val="1"/>
        </w:numPr>
        <w:rPr>
          <w:lang w:eastAsia="en-GB"/>
        </w:rPr>
      </w:pPr>
      <w:r>
        <w:rPr>
          <w:lang w:eastAsia="en-GB"/>
        </w:rPr>
        <w:t xml:space="preserve">What the structure of urban flood action plans generally are </w:t>
      </w:r>
    </w:p>
    <w:p w14:paraId="098955E1" w14:textId="77777777" w:rsidR="00A709BE" w:rsidRDefault="00A709BE" w:rsidP="00A709BE">
      <w:pPr>
        <w:pStyle w:val="ListParagraph"/>
        <w:numPr>
          <w:ilvl w:val="0"/>
          <w:numId w:val="1"/>
        </w:numPr>
        <w:rPr>
          <w:lang w:eastAsia="en-GB"/>
        </w:rPr>
      </w:pPr>
      <w:r>
        <w:rPr>
          <w:lang w:eastAsia="en-GB"/>
        </w:rPr>
        <w:t>What decision makers can do with, say, 3 days, 5 days, 7 days, 2 weeks</w:t>
      </w:r>
    </w:p>
    <w:p w14:paraId="74B04DDC" w14:textId="77777777" w:rsidR="00A709BE" w:rsidRDefault="00A709BE" w:rsidP="00A709BE">
      <w:pPr>
        <w:pStyle w:val="ListParagraph"/>
        <w:numPr>
          <w:ilvl w:val="0"/>
          <w:numId w:val="1"/>
        </w:numPr>
        <w:rPr>
          <w:lang w:eastAsia="en-GB"/>
        </w:rPr>
      </w:pPr>
      <w:r>
        <w:rPr>
          <w:lang w:eastAsia="en-GB"/>
        </w:rPr>
        <w:t>The importance of extending the forecast horizon and skill in space and time</w:t>
      </w:r>
    </w:p>
    <w:p w14:paraId="1B3C88DB" w14:textId="31C4433A" w:rsidR="00A709BE" w:rsidRDefault="00A709BE" w:rsidP="00534A9D">
      <w:pPr>
        <w:pStyle w:val="ListParagraph"/>
        <w:numPr>
          <w:ilvl w:val="0"/>
          <w:numId w:val="1"/>
        </w:numPr>
        <w:rPr>
          <w:lang w:eastAsia="en-GB"/>
        </w:rPr>
      </w:pPr>
      <w:r>
        <w:rPr>
          <w:lang w:eastAsia="en-GB"/>
        </w:rPr>
        <w:t>The ‘so what?’</w:t>
      </w:r>
    </w:p>
    <w:p w14:paraId="7C5AF247" w14:textId="77777777" w:rsidR="00A709BE" w:rsidRDefault="00A709BE" w:rsidP="00534A9D">
      <w:pPr>
        <w:rPr>
          <w:lang w:eastAsia="en-GB"/>
        </w:rPr>
      </w:pPr>
    </w:p>
    <w:p w14:paraId="45D7E68D" w14:textId="75EB3809" w:rsidR="006F6819" w:rsidRDefault="00A709BE" w:rsidP="00A709BE">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14B91AA"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184868">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"&lt;sup&gt;26&lt;/sup&gt;", "plainTextFormattedCitation" : "26", "previouslyFormattedCitation" : "&lt;sup&gt;26&lt;/sup&gt;" }, "properties" : { "noteIndex" : 10 }, "schema" : "https://github.com/citation-style-language/schema/raw/master/csl-citation.json" }</w:instrText>
      </w:r>
      <w:r w:rsidR="003C4F0E">
        <w:rPr>
          <w:lang w:eastAsia="en-GB"/>
        </w:rPr>
        <w:fldChar w:fldCharType="separate"/>
      </w:r>
      <w:r w:rsidR="00184868" w:rsidRPr="00184868">
        <w:rPr>
          <w:noProof/>
          <w:vertAlign w:val="superscript"/>
          <w:lang w:eastAsia="en-GB"/>
        </w:rPr>
        <w:t>26</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343789C"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r w:rsidR="007D3D61">
        <w:rPr>
          <w:lang w:eastAsia="en-GB"/>
        </w:rPr>
        <w:t>[ref]</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1192CFA8" w:rsidR="00AE6761" w:rsidRDefault="00033B77" w:rsidP="00033B77">
      <w:pPr>
        <w:pStyle w:val="Heading4"/>
        <w:rPr>
          <w:lang w:eastAsia="en-GB"/>
        </w:rPr>
      </w:pPr>
      <w:r>
        <w:rPr>
          <w:lang w:eastAsia="en-GB"/>
        </w:rPr>
        <w:t>Nature of interventions possible through forecasting</w:t>
      </w:r>
    </w:p>
    <w:p w14:paraId="511E46E6" w14:textId="77777777" w:rsidR="00033B77" w:rsidRDefault="00033B77" w:rsidP="00AE6761">
      <w:pPr>
        <w:rPr>
          <w:lang w:eastAsia="en-GB"/>
        </w:rPr>
      </w:pPr>
    </w:p>
    <w:p w14:paraId="5487ABBF" w14:textId="0771CD58" w:rsidR="00E00783" w:rsidRDefault="001F6E3B" w:rsidP="00AE6761">
      <w:pPr>
        <w:rPr>
          <w:lang w:eastAsia="en-GB"/>
        </w:rPr>
      </w:pPr>
      <w:r>
        <w:rPr>
          <w:lang w:eastAsia="en-GB"/>
        </w:rPr>
        <w:t xml:space="preserve">The National Flood Emergency Framework for England defines </w:t>
      </w:r>
      <w:r w:rsidR="001D2691">
        <w:rPr>
          <w:lang w:eastAsia="en-GB"/>
        </w:rPr>
        <w:t>three kinds of intervention to prevent the health effects of flooding:</w:t>
      </w:r>
      <w:r w:rsidR="00393BC3">
        <w:rPr>
          <w:lang w:eastAsia="en-GB"/>
        </w:rPr>
        <w:fldChar w:fldCharType="begin" w:fldLock="1"/>
      </w:r>
      <w:r w:rsidR="00184868">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"&lt;sup&gt;25&lt;/sup&gt;", "plainTextFormattedCitation" : "25", "previouslyFormattedCitation" : "&lt;sup&gt;25&lt;/sup&gt;" }, "properties" : { "noteIndex" : 11 }, "schema" : "https://github.com/citation-style-language/schema/raw/master/csl-citation.json" }</w:instrText>
      </w:r>
      <w:r w:rsidR="00393BC3">
        <w:rPr>
          <w:lang w:eastAsia="en-GB"/>
        </w:rPr>
        <w:fldChar w:fldCharType="separate"/>
      </w:r>
      <w:r w:rsidR="00184868" w:rsidRPr="00184868">
        <w:rPr>
          <w:noProof/>
          <w:vertAlign w:val="superscript"/>
          <w:lang w:eastAsia="en-GB"/>
        </w:rPr>
        <w:t>25</w:t>
      </w:r>
      <w:r w:rsidR="00393BC3">
        <w:rPr>
          <w:lang w:eastAsia="en-GB"/>
        </w:rPr>
        <w:fldChar w:fldCharType="end"/>
      </w:r>
    </w:p>
    <w:p w14:paraId="7CF9C76E" w14:textId="77777777" w:rsidR="00365645" w:rsidRPr="00365645" w:rsidRDefault="00365645" w:rsidP="00365645">
      <w:pPr>
        <w:jc w:val="both"/>
        <w:rPr>
          <w:b/>
          <w:lang w:eastAsia="en-GB"/>
        </w:rPr>
      </w:pPr>
    </w:p>
    <w:p w14:paraId="1564C90A" w14:textId="13F48C0B" w:rsidR="00365645" w:rsidRDefault="00365645" w:rsidP="00365645">
      <w:pPr>
        <w:jc w:val="both"/>
        <w:rPr>
          <w:lang w:eastAsia="en-GB"/>
        </w:rPr>
      </w:pPr>
      <w:r w:rsidRPr="00FD0B99">
        <w:rPr>
          <w:b/>
          <w:bCs/>
          <w:lang w:eastAsia="en-GB"/>
        </w:rPr>
        <w:t>Primary Prevention</w:t>
      </w:r>
      <w:r w:rsidR="00FD0B99">
        <w:rPr>
          <w:b/>
          <w:lang w:eastAsia="en-GB"/>
        </w:rPr>
        <w:t xml:space="preserve">. </w:t>
      </w: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568144B2" w14:textId="588F6855" w:rsidR="00365645" w:rsidRDefault="00365645" w:rsidP="00365645">
      <w:pPr>
        <w:jc w:val="both"/>
        <w:rPr>
          <w:lang w:eastAsia="en-GB"/>
        </w:rPr>
      </w:pPr>
      <w:r w:rsidRPr="00FD0B99">
        <w:rPr>
          <w:b/>
          <w:bCs/>
          <w:lang w:eastAsia="en-GB"/>
        </w:rPr>
        <w:t>Secondary Prevention</w:t>
      </w:r>
      <w:r w:rsidR="00FD0B99">
        <w:rPr>
          <w:b/>
          <w:lang w:eastAsia="en-GB"/>
        </w:rPr>
        <w:t xml:space="preserve">. </w:t>
      </w:r>
      <w:r w:rsidRPr="00365645">
        <w:rPr>
          <w:lang w:eastAsia="en-GB"/>
        </w:rPr>
        <w:t xml:space="preserve">These measures can be taken either just before or during a flood to mitigate the health effects of the flood. E.g. identification of vulnerable or high-risk populations before floods occur (accounting for difficulties in communication and mobility </w:t>
      </w:r>
      <w:r w:rsidRPr="00365645">
        <w:rPr>
          <w:lang w:eastAsia="en-GB"/>
        </w:rPr>
        <w:lastRenderedPageBreak/>
        <w:t>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3835461E" w14:textId="423AB1F2" w:rsidR="00365645" w:rsidRDefault="00365645" w:rsidP="00365645">
      <w:pPr>
        <w:jc w:val="both"/>
        <w:rPr>
          <w:lang w:eastAsia="en-GB"/>
        </w:rPr>
      </w:pPr>
      <w:r w:rsidRPr="00FD0B99">
        <w:rPr>
          <w:b/>
          <w:bCs/>
          <w:lang w:eastAsia="en-GB"/>
        </w:rPr>
        <w:t>Tertiary Prevention</w:t>
      </w:r>
      <w:r w:rsidR="00FD0B99">
        <w:rPr>
          <w:b/>
          <w:lang w:eastAsia="en-GB"/>
        </w:rPr>
        <w:t>.</w:t>
      </w:r>
      <w:r w:rsidRPr="00365645">
        <w:rPr>
          <w:lang w:eastAsia="en-GB"/>
        </w:rPr>
        <w:t xml:space="preserve"> These measures can be taken during and after a flood to minimise health impacts. E.g. moving belongings to safe areas, ensuring the provision of clean drinking water, surveillance 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213566DB"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9A7670">
        <w:rPr>
          <w:b/>
          <w:lang w:eastAsia="en-GB"/>
        </w:rPr>
        <w:t>secondary and tertiary prevention</w:t>
      </w:r>
      <w:r w:rsidR="008A2080">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48A1249C" w:rsidR="00AE6761" w:rsidRPr="00AE6761" w:rsidRDefault="00AE6761" w:rsidP="00E00783">
      <w:pPr>
        <w:jc w:val="both"/>
        <w:rPr>
          <w:lang w:eastAsia="en-GB"/>
        </w:rPr>
      </w:pPr>
      <w:r>
        <w:rPr>
          <w:lang w:eastAsia="en-GB"/>
        </w:rPr>
        <w:t xml:space="preserve">When a </w:t>
      </w:r>
      <w:r w:rsidR="006B2E60">
        <w:rPr>
          <w:lang w:eastAsia="en-GB"/>
        </w:rPr>
        <w:t xml:space="preserve">trustworthy </w:t>
      </w:r>
      <w:r>
        <w:rPr>
          <w:lang w:eastAsia="en-GB"/>
        </w:rPr>
        <w:t xml:space="preserve">flood alert is </w:t>
      </w:r>
      <w:r w:rsidR="006B2E60">
        <w:rPr>
          <w:lang w:eastAsia="en-GB"/>
        </w:rPr>
        <w:t>issued by a meteorological or health authority, decision makers</w:t>
      </w:r>
      <w:r>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750DE006" w:rsidR="00D7717E" w:rsidRDefault="007F3A0D" w:rsidP="005A4CAC">
      <w:pPr>
        <w:pStyle w:val="Heading3"/>
        <w:rPr>
          <w:rFonts w:eastAsia="Times New Roman"/>
          <w:lang w:eastAsia="en-GB"/>
        </w:rPr>
      </w:pPr>
      <w:bookmarkStart w:id="28" w:name="_Toc494097570"/>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bookmarkEnd w:id="28"/>
    </w:p>
    <w:p w14:paraId="58501F12" w14:textId="77777777" w:rsidR="009C0840" w:rsidRDefault="009C0840" w:rsidP="009C0840">
      <w:pPr>
        <w:rPr>
          <w:lang w:eastAsia="en-GB"/>
        </w:rPr>
      </w:pPr>
    </w:p>
    <w:p w14:paraId="14C4E170" w14:textId="1B27180A" w:rsidR="009C0840" w:rsidRPr="002226D5" w:rsidRDefault="009C0840" w:rsidP="002226D5">
      <w:pPr>
        <w:pStyle w:val="Heading4"/>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3889CDCB" w14:textId="77777777" w:rsidR="001068EC" w:rsidRDefault="001068EC" w:rsidP="00FF69F5">
      <w:pPr>
        <w:shd w:val="clear" w:color="auto" w:fill="FFFFFF"/>
        <w:jc w:val="both"/>
        <w:rPr>
          <w:rFonts w:eastAsia="Times New Roman" w:cs="Times New Roman"/>
          <w:b/>
          <w:lang w:eastAsia="en-GB"/>
        </w:rPr>
      </w:pPr>
    </w:p>
    <w:p w14:paraId="19A8C2DC" w14:textId="289AEF7E"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4F78146D" w:rsidR="003C27C6"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823CA8">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sidR="002D1381">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sidR="002D1381">
        <w:rPr>
          <w:rFonts w:eastAsia="Times New Roman" w:cs="Times New Roman"/>
          <w:lang w:eastAsia="en-GB"/>
        </w:rPr>
        <w:fldChar w:fldCharType="end"/>
      </w:r>
    </w:p>
    <w:p w14:paraId="0342C8EA" w14:textId="77777777" w:rsidR="00865FE8" w:rsidRDefault="00865FE8" w:rsidP="00FF69F5">
      <w:pPr>
        <w:shd w:val="clear" w:color="auto" w:fill="FFFFFF"/>
        <w:jc w:val="both"/>
        <w:rPr>
          <w:rFonts w:eastAsia="Times New Roman" w:cs="Times New Roman"/>
          <w:lang w:eastAsia="en-GB"/>
        </w:rPr>
      </w:pPr>
    </w:p>
    <w:p w14:paraId="34227806" w14:textId="1AF09A6C" w:rsidR="00865FE8" w:rsidRPr="00865FE8" w:rsidRDefault="00865FE8" w:rsidP="00FF69F5">
      <w:pPr>
        <w:shd w:val="clear" w:color="auto" w:fill="FFFFFF"/>
        <w:jc w:val="both"/>
        <w:rPr>
          <w:rFonts w:eastAsia="Times New Roman" w:cs="Times New Roman"/>
          <w:b/>
          <w:lang w:eastAsia="en-GB"/>
        </w:rPr>
      </w:pPr>
      <w:r>
        <w:rPr>
          <w:rFonts w:eastAsia="Times New Roman" w:cs="Times New Roman"/>
          <w:b/>
          <w:lang w:eastAsia="en-GB"/>
        </w:rPr>
        <w:t>En</w:t>
      </w:r>
      <w:r w:rsidR="001F075C">
        <w:rPr>
          <w:rFonts w:eastAsia="Times New Roman" w:cs="Times New Roman"/>
          <w:b/>
          <w:lang w:eastAsia="en-GB"/>
        </w:rPr>
        <w:t>suring continuity of health and social care during a flood.</w:t>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24D808A8" w:rsidR="00005126" w:rsidRPr="00CA0C4D"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r w:rsidR="00CA0C4D">
        <w:rPr>
          <w:rFonts w:eastAsia="Times New Roman" w:cs="Times New Roman"/>
          <w:lang w:eastAsia="en-GB"/>
        </w:rPr>
        <w:t>ELABORATE.</w:t>
      </w:r>
    </w:p>
    <w:p w14:paraId="4693754F" w14:textId="77777777" w:rsidR="004B2D47" w:rsidRDefault="004B2D47" w:rsidP="00FF69F5">
      <w:pPr>
        <w:shd w:val="clear" w:color="auto" w:fill="FFFFFF"/>
        <w:jc w:val="both"/>
        <w:rPr>
          <w:rFonts w:eastAsia="Times New Roman" w:cs="Times New Roman"/>
          <w:b/>
          <w:lang w:eastAsia="en-GB"/>
        </w:rPr>
      </w:pPr>
    </w:p>
    <w:p w14:paraId="1F69DF43" w14:textId="40B29A4C" w:rsidR="009E7795" w:rsidRDefault="004B2D47" w:rsidP="00FF69F5">
      <w:pPr>
        <w:shd w:val="clear" w:color="auto" w:fill="FFFFFF"/>
        <w:jc w:val="both"/>
        <w:rPr>
          <w:rFonts w:eastAsia="Times New Roman" w:cs="Times New Roman"/>
          <w:lang w:eastAsia="en-GB"/>
        </w:rPr>
      </w:pPr>
      <w:r>
        <w:rPr>
          <w:rFonts w:eastAsia="Times New Roman" w:cs="Times New Roman"/>
          <w:b/>
          <w:lang w:eastAsia="en-GB"/>
        </w:rPr>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B8CD212" w14:textId="77777777" w:rsidR="009E7795" w:rsidRDefault="009E7795" w:rsidP="009E7795">
      <w:pPr>
        <w:pBdr>
          <w:bottom w:val="single" w:sz="12" w:space="1" w:color="auto"/>
        </w:pBdr>
        <w:shd w:val="clear" w:color="auto" w:fill="FFFFFF"/>
        <w:jc w:val="both"/>
        <w:rPr>
          <w:rFonts w:eastAsia="Times New Roman" w:cs="Times New Roman"/>
          <w:lang w:eastAsia="en-GB"/>
        </w:rPr>
      </w:pPr>
    </w:p>
    <w:p w14:paraId="6E814557" w14:textId="77777777" w:rsidR="009E7795" w:rsidRPr="00974995" w:rsidRDefault="009E7795" w:rsidP="009E779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04E06A6" w14:textId="77777777" w:rsidR="009E7795" w:rsidRDefault="009E7795" w:rsidP="009E7795">
      <w:pPr>
        <w:shd w:val="clear" w:color="auto" w:fill="FFFFFF"/>
        <w:jc w:val="both"/>
        <w:rPr>
          <w:rFonts w:eastAsia="Times New Roman" w:cs="Times New Roman"/>
          <w:lang w:eastAsia="en-GB"/>
        </w:rPr>
      </w:pPr>
    </w:p>
    <w:p w14:paraId="7C620BCE" w14:textId="26D02F06" w:rsidR="009E7795" w:rsidRPr="00974995" w:rsidRDefault="009E7795" w:rsidP="009E7795">
      <w:pPr>
        <w:shd w:val="clear" w:color="auto" w:fill="FFFFFF"/>
        <w:jc w:val="both"/>
        <w:rPr>
          <w:rFonts w:eastAsia="Times New Roman" w:cs="Times New Roman"/>
          <w:lang w:eastAsia="en-GB"/>
        </w:rPr>
      </w:pPr>
      <w:r>
        <w:rPr>
          <w:rFonts w:eastAsia="Times New Roman" w:cs="Times New Roman"/>
          <w:b/>
          <w:lang w:eastAsia="en-GB"/>
        </w:rPr>
        <w:lastRenderedPageBreak/>
        <w:t xml:space="preserve">Drilling staff and citizens for urban flood scenarios. </w:t>
      </w: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9E7795">
      <w:pPr>
        <w:pStyle w:val="Heading4"/>
        <w:rPr>
          <w:rFonts w:eastAsia="Times New Roman"/>
          <w:lang w:eastAsia="en-GB"/>
        </w:rPr>
      </w:pPr>
      <w:r>
        <w:rPr>
          <w:rFonts w:eastAsia="Times New Roman"/>
          <w:lang w:eastAsia="en-GB"/>
        </w:rPr>
        <w:t>Climate prediction (outside core interest of HIWeather but of interest to WCRP)</w:t>
      </w:r>
    </w:p>
    <w:p w14:paraId="33A5B4AE" w14:textId="77777777" w:rsidR="009E7795" w:rsidRDefault="009E7795" w:rsidP="009E7795">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6AA7BC33" w14:textId="7777777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Adaptation of buildings and urban infrastructure in vulnerable flood plains.</w:t>
      </w:r>
      <w:r>
        <w:rPr>
          <w:rFonts w:eastAsia="Times New Roman" w:cs="Times New Roman"/>
          <w:lang w:eastAsia="en-GB"/>
        </w:rPr>
        <w:t xml:space="preserve"> 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56E4259C" w14:textId="0EB41037" w:rsidR="009E7795" w:rsidRDefault="009E7795" w:rsidP="009E7795">
      <w:pPr>
        <w:shd w:val="clear" w:color="auto" w:fill="FFFFFF"/>
        <w:jc w:val="both"/>
        <w:rPr>
          <w:rFonts w:eastAsia="Times New Roman" w:cs="Times New Roman"/>
          <w:lang w:eastAsia="en-GB"/>
        </w:rPr>
      </w:pPr>
      <w:r>
        <w:rPr>
          <w:rFonts w:eastAsia="Times New Roman" w:cs="Times New Roman"/>
          <w:b/>
          <w:lang w:eastAsia="en-GB"/>
        </w:rPr>
        <w:t xml:space="preserve">Flood barriers. </w:t>
      </w: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"&lt;sup&gt;28&lt;/sup&gt;", "plainTextFormattedCitation" : "28", "previouslyFormattedCitation" : "&lt;sup&gt;28&lt;/sup&gt;"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28</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6DDE8625" w14:textId="5E086359" w:rsidR="009E7795" w:rsidRDefault="009E7795" w:rsidP="009E779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 xml:space="preserve">. </w:t>
      </w: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outward-sloping concrete apron around it is one such way of providing additional security to the supply.</w:t>
      </w:r>
      <w:r>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"&lt;sup&gt;27&lt;/sup&gt;", "plainTextFormattedCitation" : "27", "previouslyFormattedCitation" : "&lt;sup&gt;27&lt;/sup&gt;" }, "properties" : { "noteIndex" : 0 }, "schema" : "https://github.com/citation-style-language/schema/raw/master/csl-citation.json" }</w:instrText>
      </w:r>
      <w:r>
        <w:rPr>
          <w:rFonts w:eastAsia="Times New Roman" w:cs="Times New Roman"/>
          <w:lang w:eastAsia="en-GB"/>
        </w:rPr>
        <w:fldChar w:fldCharType="separate"/>
      </w:r>
      <w:r w:rsidR="00184868" w:rsidRPr="00184868">
        <w:rPr>
          <w:rFonts w:eastAsia="Times New Roman" w:cs="Times New Roman"/>
          <w:noProof/>
          <w:vertAlign w:val="superscript"/>
          <w:lang w:eastAsia="en-GB"/>
        </w:rPr>
        <w:t>27</w:t>
      </w:r>
      <w:r>
        <w:rPr>
          <w:rFonts w:eastAsia="Times New Roman" w:cs="Times New Roman"/>
          <w:lang w:eastAsia="en-GB"/>
        </w:rPr>
        <w:fldChar w:fldCharType="end"/>
      </w:r>
    </w:p>
    <w:p w14:paraId="5F2FFD48" w14:textId="77777777" w:rsidR="00E76982" w:rsidRDefault="00E76982" w:rsidP="009E7795">
      <w:pPr>
        <w:pBdr>
          <w:bottom w:val="single" w:sz="12" w:space="1" w:color="auto"/>
        </w:pBdr>
        <w:shd w:val="clear" w:color="auto" w:fill="FFFFFF"/>
        <w:jc w:val="both"/>
        <w:rPr>
          <w:rFonts w:eastAsia="Times New Roman" w:cs="Times New Roman"/>
          <w:lang w:eastAsia="en-GB"/>
        </w:rPr>
      </w:pPr>
    </w:p>
    <w:p w14:paraId="758A6002" w14:textId="3FEBBB70" w:rsidR="00E76982" w:rsidRPr="00E76982" w:rsidRDefault="00E76982" w:rsidP="009E7795">
      <w:pPr>
        <w:pBdr>
          <w:bottom w:val="single" w:sz="12" w:space="1" w:color="auto"/>
        </w:pBdr>
        <w:shd w:val="clear" w:color="auto" w:fill="FFFFFF"/>
        <w:jc w:val="both"/>
        <w:rPr>
          <w:rFonts w:eastAsia="Times New Roman" w:cs="Times New Roman"/>
          <w:lang w:eastAsia="en-GB"/>
        </w:rPr>
      </w:pPr>
      <w:r>
        <w:rPr>
          <w:rFonts w:eastAsia="Times New Roman" w:cs="Times New Roman"/>
          <w:b/>
          <w:lang w:eastAsia="en-GB"/>
        </w:rPr>
        <w:t xml:space="preserve">Risk mapping. </w:t>
      </w:r>
      <w:r w:rsidR="003013E6">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sidR="003013E6">
        <w:rPr>
          <w:rFonts w:eastAsia="Times New Roman" w:cs="Times New Roman"/>
          <w:lang w:eastAsia="en-GB"/>
        </w:rPr>
        <w:t>, t</w:t>
      </w:r>
      <w:r>
        <w:rPr>
          <w:rFonts w:eastAsia="Times New Roman" w:cs="Times New Roman"/>
          <w:lang w:eastAsia="en-GB"/>
        </w:rPr>
        <w:t xml:space="preserve">his can include </w:t>
      </w:r>
      <w:r w:rsidR="00516653">
        <w:rPr>
          <w:rFonts w:eastAsia="Times New Roman" w:cs="Times New Roman"/>
          <w:lang w:eastAsia="en-GB"/>
        </w:rPr>
        <w:t>‘</w:t>
      </w:r>
      <w:r>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"&lt;sup&gt;29&lt;/sup&gt;", "plainTextFormattedCitation" : "29", "previouslyFormattedCitation" : "&lt;sup&gt;29&lt;/sup&gt;" }, "properties" : { "noteIndex" : 14 }, "schema" : "https://github.com/citation-style-language/schema/raw/master/csl-citation.json" }</w:instrText>
      </w:r>
      <w:r w:rsidR="00516653">
        <w:rPr>
          <w:rFonts w:eastAsia="Times New Roman" w:cs="Times New Roman"/>
          <w:lang w:eastAsia="en-GB"/>
        </w:rPr>
        <w:fldChar w:fldCharType="separate"/>
      </w:r>
      <w:r w:rsidR="00516653" w:rsidRPr="00516653">
        <w:rPr>
          <w:rFonts w:eastAsia="Times New Roman" w:cs="Times New Roman"/>
          <w:noProof/>
          <w:vertAlign w:val="superscript"/>
          <w:lang w:eastAsia="en-GB"/>
        </w:rPr>
        <w:t>29</w:t>
      </w:r>
      <w:r w:rsidR="00516653">
        <w:rPr>
          <w:rFonts w:eastAsia="Times New Roman" w:cs="Times New Roman"/>
          <w:lang w:eastAsia="en-GB"/>
        </w:rPr>
        <w:fldChar w:fldCharType="end"/>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29" w:name="_Toc494097571"/>
      <w:r w:rsidRPr="002B755B">
        <w:rPr>
          <w:lang w:val="en-US"/>
        </w:rPr>
        <w:t>Key gaps in</w:t>
      </w:r>
      <w:r w:rsidR="00391E5E">
        <w:rPr>
          <w:lang w:val="en-US"/>
        </w:rPr>
        <w:t xml:space="preserve"> real-time monitoring, forecasting and alert </w:t>
      </w:r>
      <w:r w:rsidRPr="002B755B">
        <w:rPr>
          <w:lang w:val="en-US"/>
        </w:rPr>
        <w:t>capabilities</w:t>
      </w:r>
      <w:bookmarkEnd w:id="29"/>
    </w:p>
    <w:p w14:paraId="22799451" w14:textId="77777777" w:rsidR="0009572B" w:rsidRDefault="0009572B" w:rsidP="00FF69F5">
      <w:pPr>
        <w:jc w:val="both"/>
        <w:rPr>
          <w:rFonts w:ascii="Calibri" w:hAnsi="Calibri"/>
          <w:b/>
          <w:u w:val="single"/>
          <w:lang w:val="en-US"/>
        </w:rPr>
      </w:pPr>
    </w:p>
    <w:p w14:paraId="2D3BAF82" w14:textId="081A4559" w:rsidR="0009572B" w:rsidRPr="0009572B" w:rsidRDefault="0009572B" w:rsidP="00FF69F5">
      <w:pPr>
        <w:jc w:val="both"/>
        <w:rPr>
          <w:rFonts w:ascii="Calibri" w:hAnsi="Calibri"/>
          <w:lang w:val="en-US"/>
        </w:rPr>
      </w:pPr>
      <w:r w:rsidRPr="0009572B">
        <w:rPr>
          <w:rFonts w:ascii="Calibri" w:hAnsi="Calibri"/>
          <w:highlight w:val="yellow"/>
          <w:lang w:val="en-US"/>
        </w:rPr>
        <w:t>Key f</w:t>
      </w:r>
      <w:r w:rsidR="00904731">
        <w:rPr>
          <w:rFonts w:ascii="Calibri" w:hAnsi="Calibri"/>
          <w:highlight w:val="yellow"/>
          <w:lang w:val="en-US"/>
        </w:rPr>
        <w:t>ramework in HIWeather to follow</w:t>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0" w:name="_Toc494097572"/>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0"/>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162F27B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516653" w:rsidRPr="00516653">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38A2243A"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4"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516653" w:rsidRPr="00516653">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5"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664C995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516653" w:rsidRPr="00516653">
        <w:rPr>
          <w:rFonts w:eastAsia="Times New Roman" w:cs="Times New Roman"/>
          <w:noProof/>
          <w:vertAlign w:val="superscript"/>
          <w:lang w:eastAsia="en-GB"/>
        </w:rPr>
        <w:t>33</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30E01842"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"&lt;sup&gt;34&lt;/sup&gt;", "plainTextFormattedCitation" : "34", "previouslyFormattedCitation" : "&lt;sup&gt;34&lt;/sup&gt;" }, "properties" : { "noteIndex" : 0 }, "schema" : "https://github.com/citation-style-language/schema/raw/master/csl-citation.json" }</w:instrText>
      </w:r>
      <w:r w:rsidRPr="00353192">
        <w:rPr>
          <w:rFonts w:eastAsia="Times New Roman" w:cs="Times New Roman"/>
          <w:lang w:eastAsia="en-GB"/>
        </w:rPr>
        <w:fldChar w:fldCharType="separate"/>
      </w:r>
      <w:r w:rsidR="00516653" w:rsidRPr="00516653">
        <w:rPr>
          <w:rFonts w:eastAsia="Times New Roman" w:cs="Times New Roman"/>
          <w:noProof/>
          <w:vertAlign w:val="superscript"/>
          <w:lang w:eastAsia="en-GB"/>
        </w:rPr>
        <w:t>34</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687CFA04"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521AC">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"&lt;sup&gt;35&lt;/sup&gt;", "plainTextFormattedCitation" : "35", "previouslyFormattedCitation" : "&lt;sup&gt;35&lt;/sup&gt;" }, "properties" : { "noteIndex" : 0 }, "schema" : "https://github.com/citation-style-language/schema/raw/master/csl-citation.json" }</w:instrText>
      </w:r>
      <w:r w:rsidRPr="00353192">
        <w:rPr>
          <w:rFonts w:eastAsia="Times New Roman" w:cs="Times New Roman"/>
          <w:lang w:eastAsia="en-GB"/>
        </w:rPr>
        <w:fldChar w:fldCharType="separate"/>
      </w:r>
      <w:r w:rsidR="00516653" w:rsidRPr="00516653">
        <w:rPr>
          <w:rFonts w:eastAsia="Times New Roman" w:cs="Times New Roman"/>
          <w:noProof/>
          <w:vertAlign w:val="superscript"/>
          <w:lang w:eastAsia="en-GB"/>
        </w:rPr>
        <w:t>35</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2E32CDD" w:rsidR="00FF69F5" w:rsidRDefault="00FF69F5" w:rsidP="00F24578">
      <w:pPr>
        <w:pStyle w:val="Heading3"/>
        <w:rPr>
          <w:rFonts w:eastAsia="Times New Roman"/>
          <w:lang w:eastAsia="en-GB"/>
        </w:rPr>
      </w:pPr>
      <w:bookmarkStart w:id="31" w:name="_Toc494097573"/>
      <w:r w:rsidRPr="00353192">
        <w:rPr>
          <w:rFonts w:eastAsia="Times New Roman"/>
          <w:lang w:eastAsia="en-GB"/>
        </w:rPr>
        <w:t xml:space="preserve">Potential </w:t>
      </w:r>
      <w:r w:rsidR="00904731">
        <w:rPr>
          <w:rFonts w:eastAsia="Times New Roman"/>
          <w:lang w:eastAsia="en-GB"/>
        </w:rPr>
        <w:t xml:space="preserve">pilot </w:t>
      </w:r>
      <w:r w:rsidRPr="00353192">
        <w:rPr>
          <w:rFonts w:eastAsia="Times New Roman"/>
          <w:lang w:eastAsia="en-GB"/>
        </w:rPr>
        <w:t>projects with improved forecasting</w:t>
      </w:r>
      <w:bookmarkEnd w:id="31"/>
    </w:p>
    <w:p w14:paraId="23B645FE" w14:textId="77777777" w:rsidR="00631181" w:rsidRDefault="00631181" w:rsidP="00FF69F5">
      <w:pPr>
        <w:shd w:val="clear" w:color="auto" w:fill="FFFFFF"/>
        <w:jc w:val="both"/>
        <w:outlineLvl w:val="0"/>
        <w:rPr>
          <w:rFonts w:eastAsia="Times New Roman" w:cs="Times New Roman"/>
          <w:b/>
          <w:lang w:eastAsia="en-GB"/>
        </w:rPr>
      </w:pPr>
    </w:p>
    <w:p w14:paraId="1E9918E5" w14:textId="10E9108D" w:rsidR="00631181" w:rsidRPr="008F6845" w:rsidRDefault="00631181" w:rsidP="00FF69F5">
      <w:pPr>
        <w:shd w:val="clear" w:color="auto" w:fill="FFFFFF"/>
        <w:jc w:val="both"/>
        <w:outlineLvl w:val="0"/>
        <w:rPr>
          <w:rFonts w:eastAsia="Times New Roman" w:cs="Times New Roman"/>
          <w:lang w:eastAsia="en-GB"/>
        </w:rPr>
      </w:pPr>
      <w:r w:rsidRPr="008F6845">
        <w:rPr>
          <w:rFonts w:eastAsia="Times New Roman" w:cs="Times New Roman"/>
          <w:lang w:eastAsia="en-GB"/>
        </w:rPr>
        <w:t xml:space="preserve">Project based on </w:t>
      </w:r>
      <w:r w:rsidR="001D2F0D" w:rsidRPr="008F6845">
        <w:rPr>
          <w:rFonts w:eastAsia="Times New Roman" w:cs="Times New Roman"/>
          <w:lang w:eastAsia="en-GB"/>
        </w:rPr>
        <w:t>JK’s capabilities comments</w:t>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24A25D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184868">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"&lt;sup&gt;22&lt;/sup&gt;", "plainTextFormattedCitation" : "22", "previouslyFormattedCitation" : "&lt;sup&gt;22&lt;/sup&gt;" }, "properties" : { "noteIndex" : 0 }, "schema" : "https://github.com/citation-style-language/schema/raw/master/csl-citation.json" }</w:instrText>
      </w:r>
      <w:r w:rsidRPr="00353192">
        <w:rPr>
          <w:rFonts w:eastAsia="Times New Roman" w:cs="Times New Roman"/>
          <w:lang w:eastAsia="en-GB"/>
        </w:rPr>
        <w:fldChar w:fldCharType="separate"/>
      </w:r>
      <w:r w:rsidR="00184868" w:rsidRPr="00184868">
        <w:rPr>
          <w:rFonts w:eastAsia="Times New Roman" w:cs="Times New Roman"/>
          <w:noProof/>
          <w:vertAlign w:val="superscript"/>
          <w:lang w:eastAsia="en-GB"/>
        </w:rPr>
        <w:t>22</w:t>
      </w:r>
      <w:r w:rsidRPr="00353192">
        <w:rPr>
          <w:rFonts w:eastAsia="Times New Roman" w:cs="Times New Roman"/>
          <w:lang w:eastAsia="en-GB"/>
        </w:rPr>
        <w:fldChar w:fldCharType="end"/>
      </w:r>
      <w:r w:rsidRPr="00353192">
        <w:rPr>
          <w:rFonts w:eastAsia="Times New Roman" w:cs="Times New Roman"/>
          <w:lang w:eastAsia="en-GB"/>
        </w:rPr>
        <w:t xml:space="preserve"> Working </w:t>
      </w:r>
      <w:r w:rsidRPr="00353192">
        <w:rPr>
          <w:rFonts w:eastAsia="Times New Roman" w:cs="Times New Roman"/>
          <w:lang w:eastAsia="en-GB"/>
        </w:rPr>
        <w:lastRenderedPageBreak/>
        <w:t>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47AB0798"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51665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"&lt;sup&gt;33&lt;/sup&gt;", "plainTextFormattedCitation" : "33", "previouslyFormattedCitation" : "&lt;sup&gt;33&lt;/sup&gt;" }, "properties" : { "noteIndex" : 0 }, "schema" : "https://github.com/citation-style-language/schema/raw/master/csl-citation.json" }</w:instrText>
      </w:r>
      <w:r w:rsidRPr="00353192">
        <w:rPr>
          <w:rFonts w:eastAsia="Times New Roman" w:cs="Times New Roman"/>
          <w:lang w:eastAsia="en-GB"/>
        </w:rPr>
        <w:fldChar w:fldCharType="separate"/>
      </w:r>
      <w:r w:rsidR="00516653" w:rsidRPr="00516653">
        <w:rPr>
          <w:rFonts w:eastAsia="Times New Roman" w:cs="Times New Roman"/>
          <w:noProof/>
          <w:vertAlign w:val="superscript"/>
          <w:lang w:eastAsia="en-GB"/>
        </w:rPr>
        <w:t>33</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32" w:name="_Toc494097574"/>
      <w:r>
        <w:rPr>
          <w:rFonts w:eastAsia="Times New Roman"/>
          <w:lang w:eastAsia="en-GB"/>
        </w:rPr>
        <w:lastRenderedPageBreak/>
        <w:t xml:space="preserve">2. </w:t>
      </w:r>
      <w:r w:rsidR="00FF69F5" w:rsidRPr="00353192">
        <w:rPr>
          <w:rFonts w:eastAsia="Times New Roman"/>
          <w:lang w:eastAsia="en-GB"/>
        </w:rPr>
        <w:t>Wildfire</w:t>
      </w:r>
      <w:bookmarkEnd w:id="32"/>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33" w:name="_Toc494097575"/>
      <w:r w:rsidRPr="00353192">
        <w:rPr>
          <w:rFonts w:eastAsia="Times New Roman"/>
          <w:lang w:eastAsia="en-GB"/>
        </w:rPr>
        <w:t>Overview</w:t>
      </w:r>
      <w:bookmarkEnd w:id="33"/>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4F8AF7CA"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34" w:name="_Toc494097576"/>
      <w:r w:rsidRPr="00353192">
        <w:rPr>
          <w:rFonts w:eastAsia="Times New Roman"/>
          <w:lang w:eastAsia="en-GB"/>
        </w:rPr>
        <w:t>Health impacts</w:t>
      </w:r>
      <w:bookmarkEnd w:id="34"/>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782071F"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516653">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516653" w:rsidRPr="00516653">
        <w:rPr>
          <w:rFonts w:eastAsia="Times New Roman" w:cs="Arial"/>
          <w:noProof/>
          <w:color w:val="222222"/>
          <w:vertAlign w:val="superscript"/>
          <w:lang w:eastAsia="en-GB"/>
        </w:rPr>
        <w:t>36</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2A7C1FDC"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"&lt;sup&gt;37&lt;/sup&gt;", "plainTextFormattedCitation" : "37",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37</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"&lt;sup&gt;38&lt;/sup&gt;", "plainTextFormattedCitation" : "38", "previouslyFormattedCitation" : "&lt;sup&gt;38&lt;/sup&gt;"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38</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489BF655"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"&lt;sup&gt;36&lt;/sup&gt;", "plainTextFormattedCitation" : "36",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"&lt;sup&gt;39&lt;/sup&gt;", "plainTextFormattedCitation" : "39", "previouslyFormattedCitation" : "&lt;sup&gt;39&lt;/sup&gt;"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39</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"&lt;sup&gt;40,41&lt;/sup&gt;", "plainTextFormattedCitation" : "40,41", "previouslyFormattedCitation" : "&lt;sup&gt;40,41&lt;/sup&gt;"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40,41</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7B4879F0"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"&lt;sup&gt;42&lt;/sup&gt;", "plainTextFormattedCitation" : "42", "previouslyFormattedCitation" : "&lt;sup&gt;42&lt;/sup&gt;"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42</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3B8CA905"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"&lt;sup&gt;43&lt;/sup&gt;", "plainTextFormattedCitation" : "43", "previouslyFormattedCitation" : "&lt;sup&gt;43&lt;/sup&gt;" }, "properties" : { "noteIndex" : 0 }, "schema" : "https://github.com/citation-style-language/schema/raw/master/csl-citation.json" }</w:instrText>
      </w:r>
      <w:r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43</w:t>
      </w:r>
      <w:r w:rsidRPr="00353192">
        <w:rPr>
          <w:rFonts w:eastAsia="Times New Roman" w:cs="Arial"/>
          <w:color w:val="222222"/>
          <w:lang w:eastAsia="en-GB"/>
        </w:rPr>
        <w:fldChar w:fldCharType="end"/>
      </w:r>
    </w:p>
    <w:p w14:paraId="2C929E84" w14:textId="77777777" w:rsidR="00081881" w:rsidRDefault="00081881" w:rsidP="00FF69F5">
      <w:pPr>
        <w:shd w:val="clear" w:color="auto" w:fill="FFFFFF"/>
        <w:jc w:val="both"/>
        <w:rPr>
          <w:rFonts w:eastAsia="Times New Roman" w:cs="Arial"/>
          <w:color w:val="222222"/>
          <w:lang w:eastAsia="en-GB"/>
        </w:rPr>
      </w:pPr>
    </w:p>
    <w:p w14:paraId="6CA19492" w14:textId="77777777" w:rsidR="00081881" w:rsidRPr="00226FCD" w:rsidRDefault="00081881" w:rsidP="00081881">
      <w:pPr>
        <w:pStyle w:val="Heading3"/>
        <w:rPr>
          <w:rFonts w:eastAsia="Times New Roman"/>
          <w:lang w:eastAsia="en-GB"/>
        </w:rPr>
      </w:pPr>
      <w:bookmarkStart w:id="35" w:name="_Toc494097577"/>
      <w:r w:rsidRPr="00226FCD">
        <w:rPr>
          <w:rFonts w:eastAsia="Times New Roman"/>
          <w:lang w:eastAsia="en-GB"/>
        </w:rPr>
        <w:t>Key processes made in preparedness and action plans</w:t>
      </w:r>
      <w:bookmarkEnd w:id="35"/>
    </w:p>
    <w:p w14:paraId="0DCDA88B" w14:textId="77777777" w:rsidR="00081881" w:rsidRDefault="00081881" w:rsidP="00081881">
      <w:pPr>
        <w:shd w:val="clear" w:color="auto" w:fill="FFFFFF"/>
        <w:jc w:val="both"/>
        <w:rPr>
          <w:rFonts w:eastAsia="Times New Roman" w:cs="Times New Roman"/>
          <w:b/>
          <w:u w:val="single"/>
          <w:lang w:eastAsia="en-GB"/>
        </w:rPr>
      </w:pPr>
    </w:p>
    <w:p w14:paraId="25C78795" w14:textId="77777777" w:rsidR="00081881" w:rsidRPr="00E42125" w:rsidRDefault="00081881" w:rsidP="00081881">
      <w:pPr>
        <w:pStyle w:val="Heading4"/>
        <w:rPr>
          <w:rFonts w:eastAsia="Times New Roman"/>
          <w:lang w:eastAsia="en-GB"/>
        </w:rPr>
      </w:pPr>
      <w:r>
        <w:rPr>
          <w:rFonts w:eastAsia="Times New Roman"/>
          <w:lang w:eastAsia="en-GB"/>
        </w:rPr>
        <w:t>Climate prediction (outside core interest of HIWeather but of interest to WCRP)</w:t>
      </w:r>
    </w:p>
    <w:p w14:paraId="72A9239C" w14:textId="77777777" w:rsidR="00081881" w:rsidRDefault="00081881" w:rsidP="00081881">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3A9E3EE5" w14:textId="77777777" w:rsidR="00081881" w:rsidRDefault="00081881" w:rsidP="00081881">
      <w:pPr>
        <w:shd w:val="clear" w:color="auto" w:fill="FFFFFF"/>
        <w:jc w:val="both"/>
        <w:rPr>
          <w:rFonts w:eastAsia="Times New Roman" w:cs="Times New Roman"/>
          <w:u w:val="single"/>
          <w:lang w:eastAsia="en-GB"/>
        </w:rPr>
      </w:pPr>
    </w:p>
    <w:p w14:paraId="160203D1" w14:textId="77777777" w:rsidR="00081881" w:rsidRDefault="00081881" w:rsidP="00081881">
      <w:pPr>
        <w:pBdr>
          <w:bottom w:val="single" w:sz="12" w:space="1" w:color="auto"/>
        </w:pBdr>
        <w:shd w:val="clear" w:color="auto" w:fill="FFFFFF"/>
        <w:jc w:val="both"/>
        <w:rPr>
          <w:rFonts w:eastAsia="Times New Roman" w:cs="Times New Roman"/>
          <w:lang w:eastAsia="en-GB"/>
        </w:rPr>
      </w:pPr>
    </w:p>
    <w:p w14:paraId="66592192" w14:textId="77777777" w:rsidR="00081881" w:rsidRPr="00330D38" w:rsidRDefault="00081881" w:rsidP="00081881">
      <w:pPr>
        <w:pStyle w:val="Heading4"/>
        <w:rPr>
          <w:rFonts w:eastAsia="Times New Roman"/>
          <w:lang w:eastAsia="en-GB"/>
        </w:rPr>
      </w:pPr>
      <w:r>
        <w:rPr>
          <w:rFonts w:eastAsia="Times New Roman"/>
          <w:lang w:eastAsia="en-GB"/>
        </w:rPr>
        <w:t>Weather prediction (in core interest of HIWeather and WWRP)</w:t>
      </w:r>
    </w:p>
    <w:p w14:paraId="0FD800C1" w14:textId="37AAE784" w:rsidR="00081881" w:rsidRPr="00081881" w:rsidRDefault="00081881"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36" w:name="_Toc494097578"/>
      <w:r w:rsidRPr="002B755B">
        <w:rPr>
          <w:lang w:val="en-US"/>
        </w:rPr>
        <w:t>Key gaps in</w:t>
      </w:r>
      <w:r>
        <w:rPr>
          <w:lang w:val="en-US"/>
        </w:rPr>
        <w:t xml:space="preserve"> real-time monitoring, forecasting and alert </w:t>
      </w:r>
      <w:r w:rsidRPr="002B755B">
        <w:rPr>
          <w:lang w:val="en-US"/>
        </w:rPr>
        <w:t>capabilities</w:t>
      </w:r>
      <w:bookmarkEnd w:id="36"/>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37" w:name="_Toc494097579"/>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37"/>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38" w:name="_Toc494097580"/>
      <w:r w:rsidRPr="00353192">
        <w:rPr>
          <w:rFonts w:eastAsia="Times New Roman"/>
          <w:lang w:eastAsia="en-GB"/>
        </w:rPr>
        <w:t>Potential projects with improved forecasting</w:t>
      </w:r>
      <w:bookmarkEnd w:id="38"/>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39" w:name="_Toc494097581"/>
      <w:r>
        <w:rPr>
          <w:rFonts w:eastAsia="Times New Roman"/>
          <w:lang w:eastAsia="en-GB"/>
        </w:rPr>
        <w:lastRenderedPageBreak/>
        <w:t xml:space="preserve">3. </w:t>
      </w:r>
      <w:r w:rsidR="00FF69F5" w:rsidRPr="00353192">
        <w:rPr>
          <w:rFonts w:eastAsia="Times New Roman"/>
          <w:lang w:eastAsia="en-GB"/>
        </w:rPr>
        <w:t>Localised Extreme Wind</w:t>
      </w:r>
      <w:bookmarkEnd w:id="39"/>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0" w:name="_Toc494097582"/>
      <w:r w:rsidRPr="00353192">
        <w:rPr>
          <w:rFonts w:eastAsia="Times New Roman"/>
          <w:lang w:eastAsia="en-GB"/>
        </w:rPr>
        <w:t>Overview</w:t>
      </w:r>
      <w:bookmarkEnd w:id="40"/>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CD9752C" w:rsidR="00651D24" w:rsidRDefault="00C2365F" w:rsidP="00FF69F5">
      <w:pPr>
        <w:shd w:val="clear" w:color="auto" w:fill="FFFFFF"/>
        <w:jc w:val="both"/>
        <w:rPr>
          <w:rFonts w:eastAsia="Times New Roman" w:cs="Arial"/>
          <w:color w:val="222222"/>
          <w:lang w:eastAsia="en-GB"/>
        </w:rPr>
      </w:pPr>
      <w:r>
        <w:rPr>
          <w:rFonts w:eastAsia="Times New Roman" w:cs="Arial"/>
          <w:color w:val="222222"/>
          <w:lang w:eastAsia="en-GB"/>
        </w:rPr>
        <w:t>Localised extreme wind manifests in different forms; cyclones (including tropical sub-tropical, extra-tropical storms and polar lows), local windstorms (tornadoes), and downslope windstorms.</w:t>
      </w:r>
      <w:r w:rsidR="00FF69F5" w:rsidRPr="00353192">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"&lt;sup&gt;44&lt;/sup&gt;", "plainTextFormattedCitation" : "44", "previouslyFormattedCitation" : "&lt;sup&gt;44&lt;/sup&gt;" }, "properties" : { "noteIndex" : 0 }, "schema" : "https://github.com/citation-style-language/schema/raw/master/csl-citation.json" }</w:instrText>
      </w:r>
      <w:r w:rsidR="00FF69F5" w:rsidRPr="00353192">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44</w:t>
      </w:r>
      <w:r w:rsidR="00FF69F5" w:rsidRPr="00353192">
        <w:rPr>
          <w:rFonts w:eastAsia="Times New Roman" w:cs="Arial"/>
          <w:color w:val="222222"/>
          <w:lang w:eastAsia="en-GB"/>
        </w:rPr>
        <w:fldChar w:fldCharType="end"/>
      </w:r>
    </w:p>
    <w:p w14:paraId="53A5D137" w14:textId="77777777" w:rsidR="000521AC" w:rsidRDefault="000521AC" w:rsidP="00FF69F5">
      <w:pPr>
        <w:shd w:val="clear" w:color="auto" w:fill="FFFFFF"/>
        <w:jc w:val="both"/>
        <w:rPr>
          <w:rFonts w:eastAsia="Times New Roman" w:cs="Arial"/>
          <w:color w:val="222222"/>
          <w:lang w:eastAsia="en-GB"/>
        </w:rPr>
      </w:pPr>
    </w:p>
    <w:p w14:paraId="1B581408" w14:textId="0C6D6A91" w:rsidR="000521AC" w:rsidRDefault="000521AC" w:rsidP="00FF69F5">
      <w:pPr>
        <w:shd w:val="clear" w:color="auto" w:fill="FFFFFF"/>
        <w:jc w:val="both"/>
        <w:rPr>
          <w:rFonts w:eastAsia="Times New Roman" w:cs="Arial"/>
          <w:color w:val="222222"/>
          <w:lang w:eastAsia="en-GB"/>
        </w:rPr>
      </w:pPr>
      <w:r>
        <w:rPr>
          <w:rFonts w:eastAsia="Times New Roman" w:cs="Arial"/>
          <w:color w:val="222222"/>
          <w:lang w:eastAsia="en-GB"/>
        </w:rPr>
        <w:t xml:space="preserve">Goldman </w:t>
      </w:r>
      <w:r w:rsidR="00FA2F54">
        <w:rPr>
          <w:rFonts w:eastAsia="Times New Roman" w:cs="Arial"/>
          <w:color w:val="222222"/>
          <w:lang w:eastAsia="en-GB"/>
        </w:rPr>
        <w:t xml:space="preserve">et al. </w:t>
      </w:r>
      <w:r>
        <w:rPr>
          <w:rFonts w:eastAsia="Times New Roman" w:cs="Arial"/>
          <w:color w:val="222222"/>
          <w:lang w:eastAsia="en-GB"/>
        </w:rPr>
        <w:t>defines the following categories of wind</w:t>
      </w:r>
      <w:r w:rsidR="00FA2F54">
        <w:rPr>
          <w:rFonts w:eastAsia="Times New Roman" w:cs="Arial"/>
          <w:color w:val="222222"/>
          <w:lang w:eastAsia="en-GB"/>
        </w:rPr>
        <w:fldChar w:fldCharType="begin" w:fldLock="1"/>
      </w:r>
      <w:r w:rsidR="00516653">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"&lt;sup&gt;44&lt;/sup&gt;", "plainTextFormattedCitation" : "44", "previouslyFormattedCitation" : "&lt;sup&gt;44&lt;/sup&gt;" }, "properties" : { "noteIndex" : 0 }, "schema" : "https://github.com/citation-style-language/schema/raw/master/csl-citation.json" }</w:instrText>
      </w:r>
      <w:r w:rsidR="00FA2F54">
        <w:rPr>
          <w:rFonts w:eastAsia="Times New Roman" w:cs="Arial"/>
          <w:color w:val="222222"/>
          <w:lang w:eastAsia="en-GB"/>
        </w:rPr>
        <w:fldChar w:fldCharType="separate"/>
      </w:r>
      <w:r w:rsidR="00516653" w:rsidRPr="00516653">
        <w:rPr>
          <w:rFonts w:eastAsia="Times New Roman" w:cs="Arial"/>
          <w:noProof/>
          <w:color w:val="222222"/>
          <w:vertAlign w:val="superscript"/>
          <w:lang w:eastAsia="en-GB"/>
        </w:rPr>
        <w:t>44</w:t>
      </w:r>
      <w:r w:rsidR="00FA2F54">
        <w:rPr>
          <w:rFonts w:eastAsia="Times New Roman" w:cs="Arial"/>
          <w:color w:val="222222"/>
          <w:lang w:eastAsia="en-GB"/>
        </w:rPr>
        <w:fldChar w:fldCharType="end"/>
      </w:r>
      <w:r>
        <w:rPr>
          <w:rFonts w:eastAsia="Times New Roman" w:cs="Arial"/>
          <w:color w:val="222222"/>
          <w:lang w:eastAsia="en-GB"/>
        </w:rPr>
        <w:t>:</w:t>
      </w:r>
    </w:p>
    <w:p w14:paraId="1D0543B6" w14:textId="65888E96" w:rsidR="000521AC" w:rsidRDefault="00FA2F54" w:rsidP="000521AC">
      <w:pPr>
        <w:pStyle w:val="ListParagraph"/>
        <w:numPr>
          <w:ilvl w:val="0"/>
          <w:numId w:val="1"/>
        </w:numPr>
        <w:shd w:val="clear" w:color="auto" w:fill="FFFFFF"/>
        <w:jc w:val="both"/>
        <w:rPr>
          <w:rFonts w:eastAsia="Times New Roman" w:cs="Arial"/>
          <w:color w:val="222222"/>
          <w:lang w:eastAsia="en-GB"/>
        </w:rPr>
      </w:pPr>
      <w:r>
        <w:rPr>
          <w:rFonts w:eastAsia="Times New Roman" w:cs="Arial"/>
          <w:b/>
          <w:color w:val="222222"/>
          <w:lang w:eastAsia="en-GB"/>
        </w:rPr>
        <w:t>W</w:t>
      </w:r>
      <w:r w:rsidR="000521AC" w:rsidRPr="00FA2F54">
        <w:rPr>
          <w:rFonts w:eastAsia="Times New Roman" w:cs="Arial"/>
          <w:b/>
          <w:color w:val="222222"/>
          <w:lang w:eastAsia="en-GB"/>
        </w:rPr>
        <w:t>ind</w:t>
      </w:r>
      <w:r w:rsidR="000521AC">
        <w:rPr>
          <w:rFonts w:eastAsia="Times New Roman" w:cs="Arial"/>
          <w:color w:val="222222"/>
          <w:lang w:eastAsia="en-GB"/>
        </w:rPr>
        <w:t>: motion in the air, described by the average motion over 10 minutes, in metres per second, miles per hour, kilometres per hour, knots (</w:t>
      </w:r>
      <w:r w:rsidR="000521AC" w:rsidRPr="00FA2F54">
        <w:rPr>
          <w:rFonts w:eastAsia="Times New Roman" w:cs="Arial"/>
          <w:color w:val="222222"/>
          <w:lang w:eastAsia="en-GB"/>
        </w:rPr>
        <w:t>kn</w:t>
      </w:r>
      <w:r w:rsidR="000521AC">
        <w:rPr>
          <w:rFonts w:eastAsia="Times New Roman" w:cs="Arial"/>
          <w:color w:val="222222"/>
          <w:lang w:eastAsia="en-GB"/>
        </w:rPr>
        <w:t>: nautical miles per hour) or Beaufort Force</w:t>
      </w:r>
      <w:r>
        <w:rPr>
          <w:rFonts w:eastAsia="Times New Roman" w:cs="Arial"/>
          <w:color w:val="222222"/>
          <w:lang w:eastAsia="en-GB"/>
        </w:rPr>
        <w:t xml:space="preserve">. </w:t>
      </w:r>
      <w:r w:rsidRPr="00FA2F54">
        <w:rPr>
          <w:rFonts w:eastAsia="Times New Roman" w:cs="Arial"/>
          <w:color w:val="222222"/>
          <w:lang w:eastAsia="en-GB"/>
        </w:rPr>
        <w:t>Gale force is a wind speed of more than 34 kn (63 km/h). Storm force is a wind speed of</w:t>
      </w:r>
      <w:r>
        <w:rPr>
          <w:rFonts w:eastAsia="Times New Roman" w:cs="Arial"/>
          <w:color w:val="222222"/>
          <w:lang w:eastAsia="en-GB"/>
        </w:rPr>
        <w:t xml:space="preserve"> more than 56 kn (103 km/h).</w:t>
      </w:r>
    </w:p>
    <w:p w14:paraId="3DD1E7AC" w14:textId="0787A947" w:rsidR="000521AC" w:rsidRPr="000521AC" w:rsidRDefault="000521AC" w:rsidP="000521AC">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Storm</w:t>
      </w:r>
      <w:r w:rsidRPr="000521AC">
        <w:rPr>
          <w:rFonts w:eastAsia="Times New Roman" w:cs="Arial"/>
          <w:color w:val="222222"/>
          <w:lang w:eastAsia="en-GB"/>
        </w:rPr>
        <w:t>: a disturbed state of the atmosphere of sufficient i</w:t>
      </w:r>
      <w:r>
        <w:rPr>
          <w:rFonts w:eastAsia="Times New Roman" w:cs="Arial"/>
          <w:color w:val="222222"/>
          <w:lang w:eastAsia="en-GB"/>
        </w:rPr>
        <w:t xml:space="preserve">ntensity to present a hazard </w:t>
      </w:r>
      <w:r w:rsidRPr="000521AC">
        <w:rPr>
          <w:rFonts w:eastAsia="Times New Roman" w:cs="Arial"/>
          <w:color w:val="222222"/>
          <w:lang w:eastAsia="en-GB"/>
        </w:rPr>
        <w:t>always involves wind, but may</w:t>
      </w:r>
      <w:r>
        <w:rPr>
          <w:rFonts w:eastAsia="Times New Roman" w:cs="Arial"/>
          <w:color w:val="222222"/>
          <w:lang w:eastAsia="en-GB"/>
        </w:rPr>
        <w:t xml:space="preserve"> </w:t>
      </w:r>
      <w:r w:rsidRPr="000521AC">
        <w:rPr>
          <w:rFonts w:eastAsia="Times New Roman" w:cs="Arial"/>
          <w:color w:val="222222"/>
          <w:lang w:eastAsia="en-GB"/>
        </w:rPr>
        <w:t>also involve other weather phenomena.</w:t>
      </w:r>
    </w:p>
    <w:p w14:paraId="651FCEA3" w14:textId="0673156E" w:rsidR="000521AC" w:rsidRPr="00FA2F54" w:rsidRDefault="000521AC" w:rsidP="00FA2F54">
      <w:pPr>
        <w:pStyle w:val="ListParagraph"/>
        <w:numPr>
          <w:ilvl w:val="0"/>
          <w:numId w:val="1"/>
        </w:numPr>
        <w:shd w:val="clear" w:color="auto" w:fill="FFFFFF"/>
        <w:jc w:val="both"/>
        <w:rPr>
          <w:rFonts w:eastAsia="Times New Roman" w:cs="Arial"/>
          <w:color w:val="222222"/>
          <w:lang w:eastAsia="en-GB"/>
        </w:rPr>
      </w:pPr>
      <w:r w:rsidRPr="00FA2F54">
        <w:rPr>
          <w:rFonts w:eastAsia="Times New Roman" w:cs="Arial"/>
          <w:b/>
          <w:color w:val="222222"/>
          <w:lang w:eastAsia="en-GB"/>
        </w:rPr>
        <w:t>Windstorm</w:t>
      </w:r>
      <w:r w:rsidRPr="000521AC">
        <w:rPr>
          <w:rFonts w:eastAsia="Times New Roman" w:cs="Arial"/>
          <w:color w:val="222222"/>
          <w:lang w:eastAsia="en-GB"/>
        </w:rPr>
        <w:t>: a storm in which the primary hazard comes from the wind speed. Three main categories may be iden</w:t>
      </w:r>
      <w:r w:rsidR="00FA2F54" w:rsidRPr="00FA2F54">
        <w:rPr>
          <w:rFonts w:eastAsia="Times New Roman" w:cs="Arial"/>
          <w:color w:val="222222"/>
          <w:lang w:eastAsia="en-GB"/>
        </w:rPr>
        <w:t xml:space="preserve">tified: </w:t>
      </w:r>
      <w:r w:rsidRPr="00FA2F54">
        <w:rPr>
          <w:rFonts w:eastAsia="Times New Roman" w:cs="Arial"/>
          <w:color w:val="222222"/>
          <w:lang w:eastAsia="en-GB"/>
        </w:rPr>
        <w:t>cyclones (including tropical and extra-tropical storms and polar lows), local windstorms (such as tornadoes) and downslope</w:t>
      </w:r>
      <w:r w:rsidR="00FA2F54">
        <w:rPr>
          <w:rFonts w:eastAsia="Times New Roman" w:cs="Arial"/>
          <w:color w:val="222222"/>
          <w:lang w:eastAsia="en-GB"/>
        </w:rPr>
        <w:t xml:space="preserve"> windstorms.</w:t>
      </w:r>
    </w:p>
    <w:p w14:paraId="6BD53B1E" w14:textId="2015E8AF" w:rsidR="00D83272"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1" w:name="_Toc494097583"/>
      <w:r w:rsidRPr="00651D24">
        <w:rPr>
          <w:rStyle w:val="Heading3Char"/>
        </w:rPr>
        <w:t>Health impacts</w:t>
      </w:r>
      <w:bookmarkEnd w:id="41"/>
    </w:p>
    <w:p w14:paraId="11191597" w14:textId="77777777" w:rsidR="00D83272" w:rsidRDefault="00D83272" w:rsidP="00FF69F5">
      <w:pPr>
        <w:shd w:val="clear" w:color="auto" w:fill="FFFFFF"/>
        <w:jc w:val="both"/>
      </w:pPr>
    </w:p>
    <w:p w14:paraId="038C4B88" w14:textId="4D5AAECE" w:rsidR="00D83272" w:rsidRDefault="00D83272" w:rsidP="00FF69F5">
      <w:pPr>
        <w:shd w:val="clear" w:color="auto" w:fill="FFFFFF"/>
        <w:jc w:val="both"/>
        <w:rPr>
          <w:rStyle w:val="Heading3Char"/>
        </w:rPr>
      </w:pPr>
      <w:r w:rsidRPr="00C834C1">
        <w:rPr>
          <w:i/>
        </w:rPr>
        <w:t>Content from this section was largely taken from Goldman et al.</w:t>
      </w:r>
      <w:r>
        <w:fldChar w:fldCharType="begin" w:fldLock="1"/>
      </w:r>
      <w:r w:rsidR="00516653">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"&lt;sup&gt;44&lt;/sup&gt;", "plainTextFormattedCitation" : "44", "previouslyFormattedCitation" : "&lt;sup&gt;44&lt;/sup&gt;" }, "properties" : { "noteIndex" : 0 }, "schema" : "https://github.com/citation-style-language/schema/raw/master/csl-citation.json" }</w:instrText>
      </w:r>
      <w:r>
        <w:fldChar w:fldCharType="separate"/>
      </w:r>
      <w:r w:rsidR="00516653" w:rsidRPr="00516653">
        <w:rPr>
          <w:noProof/>
          <w:vertAlign w:val="superscript"/>
        </w:rPr>
        <w:t>44</w:t>
      </w:r>
      <w:r>
        <w:fldChar w:fldCharType="end"/>
      </w:r>
    </w:p>
    <w:p w14:paraId="13C03C03" w14:textId="77777777" w:rsidR="00D83272" w:rsidRDefault="00D83272" w:rsidP="00FF69F5">
      <w:pPr>
        <w:shd w:val="clear" w:color="auto" w:fill="FFFFFF"/>
        <w:jc w:val="both"/>
        <w:rPr>
          <w:rStyle w:val="Heading3Char"/>
        </w:rPr>
      </w:pPr>
    </w:p>
    <w:p w14:paraId="61B42490" w14:textId="23BEE5E9" w:rsidR="00D83272" w:rsidRPr="00D83272" w:rsidRDefault="006541A1" w:rsidP="00D83272">
      <w:pPr>
        <w:pStyle w:val="Heading4"/>
        <w:rPr>
          <w:rFonts w:eastAsia="Times New Roman"/>
          <w:lang w:eastAsia="en-GB"/>
        </w:rPr>
      </w:pPr>
      <w:r w:rsidRPr="00735E1A">
        <w:rPr>
          <w:rFonts w:eastAsia="Times New Roman"/>
          <w:lang w:eastAsia="en-GB"/>
        </w:rPr>
        <w:t>Immediate onset which can be informed by Public Weather Services</w:t>
      </w:r>
    </w:p>
    <w:p w14:paraId="7771BEDD" w14:textId="77777777" w:rsidR="00D83272" w:rsidRDefault="00D83272" w:rsidP="00AE33C3">
      <w:pPr>
        <w:rPr>
          <w:lang w:eastAsia="en-GB"/>
        </w:rPr>
      </w:pPr>
    </w:p>
    <w:p w14:paraId="0A90E9ED" w14:textId="424688F4" w:rsidR="00DF4110" w:rsidRDefault="00DF4110" w:rsidP="00DF4110">
      <w:pPr>
        <w:jc w:val="both"/>
      </w:pPr>
      <w:r>
        <w:rPr>
          <w:b/>
        </w:rPr>
        <w:t xml:space="preserve">Buildings. </w:t>
      </w:r>
      <w:r>
        <w:t>Living in mobile homes is a considerable risk factor for death or severe injury due to movement or overturning of the structure. The building could also collapse.</w:t>
      </w:r>
    </w:p>
    <w:p w14:paraId="06ABDED9" w14:textId="77777777" w:rsidR="00DF4110" w:rsidRDefault="00DF4110" w:rsidP="00AE33C3">
      <w:pPr>
        <w:rPr>
          <w:lang w:eastAsia="en-GB"/>
        </w:rPr>
      </w:pPr>
    </w:p>
    <w:p w14:paraId="6F4B7B6F" w14:textId="77777777" w:rsidR="00DF4110" w:rsidRPr="0072001C" w:rsidRDefault="00DF4110" w:rsidP="00DF4110">
      <w:pPr>
        <w:jc w:val="both"/>
      </w:pPr>
      <w:r>
        <w:rPr>
          <w:b/>
        </w:rPr>
        <w:t xml:space="preserve">Falling trees. </w:t>
      </w:r>
      <w:r>
        <w:t>Trees are a major source of danger during localised extreme wind. They are implicated in directly causing deaths by head injury, asphyxiation, or immediately by physical impact.</w:t>
      </w:r>
    </w:p>
    <w:p w14:paraId="3DCB4DEE" w14:textId="77777777" w:rsidR="00DF4110" w:rsidRDefault="00DF4110" w:rsidP="00DF4110">
      <w:pPr>
        <w:jc w:val="both"/>
        <w:rPr>
          <w:b/>
        </w:rPr>
      </w:pPr>
    </w:p>
    <w:p w14:paraId="095FA27C" w14:textId="3F303FFD" w:rsidR="00DF4110" w:rsidRDefault="00DF4110" w:rsidP="00DF4110">
      <w:pPr>
        <w:jc w:val="both"/>
      </w:pPr>
      <w:r>
        <w:rPr>
          <w:b/>
        </w:rPr>
        <w:t>Flying</w:t>
      </w:r>
      <w:r w:rsidRPr="00353192">
        <w:rPr>
          <w:b/>
        </w:rPr>
        <w:t xml:space="preserve"> debris</w:t>
      </w:r>
      <w:r>
        <w:rPr>
          <w:b/>
        </w:rPr>
        <w:t>.</w:t>
      </w:r>
      <w:r w:rsidRPr="00353192">
        <w:rPr>
          <w:b/>
        </w:rPr>
        <w:t xml:space="preserve"> </w:t>
      </w:r>
      <w:r>
        <w:t>Deaths and morbidity occur due to debris flying at speed causing penetrating or blunt trauma.</w:t>
      </w:r>
    </w:p>
    <w:p w14:paraId="34E9255F" w14:textId="77777777" w:rsidR="00DF4110" w:rsidRDefault="00DF4110" w:rsidP="00AE33C3">
      <w:pPr>
        <w:rPr>
          <w:lang w:eastAsia="en-GB"/>
        </w:rPr>
      </w:pPr>
    </w:p>
    <w:p w14:paraId="2CD2434A" w14:textId="52EAA07E" w:rsidR="008C544A" w:rsidRDefault="008C544A" w:rsidP="00AE33C3">
      <w:pPr>
        <w:rPr>
          <w:lang w:eastAsia="en-GB"/>
        </w:rPr>
      </w:pPr>
      <w:r>
        <w:rPr>
          <w:b/>
          <w:lang w:eastAsia="en-GB"/>
        </w:rPr>
        <w:t xml:space="preserve">Pre-impact health effects. </w:t>
      </w:r>
      <w:r w:rsidR="000E4A79">
        <w:rPr>
          <w:lang w:eastAsia="en-GB"/>
        </w:rPr>
        <w:t xml:space="preserve">Preparation for extreme wind can include installing plywood and metal shutters to secure buildings and reduce the risk of injury from projectiles. </w:t>
      </w:r>
      <w:r w:rsidR="00FB34EC">
        <w:rPr>
          <w:lang w:eastAsia="en-GB"/>
        </w:rPr>
        <w:t>Blunt trauma, falls, muscle strains lacerations and stress-induced cardiac incidents were reported to occur during preparation.</w:t>
      </w:r>
    </w:p>
    <w:p w14:paraId="42766417" w14:textId="77777777" w:rsidR="00FB34EC" w:rsidRDefault="00FB34EC" w:rsidP="00AE33C3">
      <w:pPr>
        <w:rPr>
          <w:lang w:eastAsia="en-GB"/>
        </w:rPr>
      </w:pPr>
    </w:p>
    <w:p w14:paraId="709C0755" w14:textId="3913AB65" w:rsidR="008C544A" w:rsidRPr="00AE33C3" w:rsidRDefault="00FB34EC" w:rsidP="00AE33C3">
      <w:pPr>
        <w:rPr>
          <w:lang w:eastAsia="en-GB"/>
        </w:rPr>
      </w:pPr>
      <w:r>
        <w:rPr>
          <w:lang w:eastAsia="en-GB"/>
        </w:rPr>
        <w:t>Elderly were also vulnerable given that they were often evacuated or moved to shelters in anticipation of the extreme wind event.</w:t>
      </w:r>
    </w:p>
    <w:p w14:paraId="16189FC1" w14:textId="77777777" w:rsidR="00AE33C3" w:rsidRPr="00353192" w:rsidRDefault="00AE33C3" w:rsidP="00AE33C3">
      <w:pPr>
        <w:jc w:val="both"/>
        <w:rPr>
          <w:b/>
        </w:rPr>
      </w:pPr>
    </w:p>
    <w:p w14:paraId="49B5619D" w14:textId="4DB71A79" w:rsidR="00AE33C3" w:rsidRPr="000070AC" w:rsidRDefault="00AE33C3" w:rsidP="00AE33C3">
      <w:pPr>
        <w:jc w:val="both"/>
      </w:pPr>
      <w:r w:rsidRPr="00353192">
        <w:rPr>
          <w:b/>
        </w:rPr>
        <w:t>Road accidents</w:t>
      </w:r>
      <w:r>
        <w:rPr>
          <w:b/>
        </w:rPr>
        <w:t>.</w:t>
      </w:r>
      <w:r w:rsidR="000070AC">
        <w:t xml:space="preserve"> Edwards states ‘Weather influences the frequency of road accidents by affecting not only the volume of traffic, and therefore the number of road users exposed to </w:t>
      </w:r>
      <w:r w:rsidR="000070AC">
        <w:lastRenderedPageBreak/>
        <w:t>risk, but also the risk per unit travel’</w:t>
      </w:r>
      <w:r w:rsidR="00CF592B">
        <w:t>. High-sided vehicles are at risk during strong cross-winds. Smaller vehicles are also at risk of being blown off-course when ex</w:t>
      </w:r>
      <w:r w:rsidR="001D6AFC">
        <w:t>posed to gusts.</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Default="00FF69F5" w:rsidP="00FF69F5">
      <w:pPr>
        <w:jc w:val="both"/>
        <w:rPr>
          <w:b/>
        </w:rPr>
      </w:pPr>
    </w:p>
    <w:p w14:paraId="7BA579BD" w14:textId="21307FF3" w:rsidR="00AE6E5D" w:rsidRPr="00AE6E5D" w:rsidRDefault="00AE6E5D" w:rsidP="00FF69F5">
      <w:pPr>
        <w:jc w:val="both"/>
      </w:pPr>
      <w:r>
        <w:rPr>
          <w:b/>
        </w:rPr>
        <w:t xml:space="preserve">Carbon monoxide poisoning. </w:t>
      </w:r>
      <w:r>
        <w:t>An increase in carbon monoxide (CO) poisoning has been seen following power outages caused by storms. Charcoal briquettes and gasoline-powered electrical generators are principal sources of CO, as well as portable generators being placed in poorly-ventilated spaces. Extreme wind in cold winter months increases the likelihood of portable generators being required for heating.</w:t>
      </w:r>
    </w:p>
    <w:p w14:paraId="6598CD1A" w14:textId="77777777" w:rsidR="00AE6E5D" w:rsidRDefault="00AE6E5D" w:rsidP="00FF69F5">
      <w:pPr>
        <w:jc w:val="both"/>
      </w:pPr>
    </w:p>
    <w:p w14:paraId="32013D4E" w14:textId="473C59DD" w:rsidR="00AE6E5D" w:rsidRDefault="00AE6E5D" w:rsidP="00FF69F5">
      <w:pPr>
        <w:jc w:val="both"/>
      </w:pPr>
      <w:r>
        <w:rPr>
          <w:b/>
        </w:rPr>
        <w:t xml:space="preserve">Fires/Burns. </w:t>
      </w:r>
      <w:r>
        <w:t>Candles are often used as alternative sources of light during power outages caused by extreme wind. This increases the risk of burns and death due to house fires.</w:t>
      </w:r>
    </w:p>
    <w:p w14:paraId="6616BB20" w14:textId="77777777" w:rsidR="00C01CA4" w:rsidRDefault="00C01CA4" w:rsidP="00FF69F5">
      <w:pPr>
        <w:jc w:val="both"/>
      </w:pPr>
    </w:p>
    <w:p w14:paraId="1978F79F" w14:textId="5E65B67E" w:rsidR="00937713" w:rsidRPr="00C01CA4" w:rsidRDefault="00937713" w:rsidP="00FF69F5">
      <w:pPr>
        <w:jc w:val="both"/>
      </w:pPr>
      <w:r>
        <w:rPr>
          <w:b/>
        </w:rPr>
        <w:t>Infections.</w:t>
      </w:r>
      <w:r w:rsidR="00C01CA4">
        <w:rPr>
          <w:b/>
        </w:rPr>
        <w:t xml:space="preserve"> </w:t>
      </w:r>
      <w:r w:rsidR="00C01CA4">
        <w:t xml:space="preserve">Higher rates of infections can result from a lack of electricity and water in the aftermath of an extreme wind event. </w:t>
      </w:r>
      <w:r w:rsidR="00F6322C">
        <w:t xml:space="preserve">Gram negative bacilli has been found to occur in victims of infections, due to </w:t>
      </w:r>
      <w:r w:rsidR="00116635">
        <w:t>mud being driven by rain into wounds.</w:t>
      </w:r>
    </w:p>
    <w:p w14:paraId="50C0606F" w14:textId="77777777" w:rsidR="00937713" w:rsidRDefault="00937713" w:rsidP="00FF69F5">
      <w:pPr>
        <w:jc w:val="both"/>
        <w:rPr>
          <w:b/>
        </w:rPr>
      </w:pPr>
    </w:p>
    <w:p w14:paraId="61ACAAB7" w14:textId="2EA7F651" w:rsidR="00C834C1" w:rsidRDefault="00937713" w:rsidP="00FF69F5">
      <w:pPr>
        <w:jc w:val="both"/>
      </w:pPr>
      <w:r>
        <w:rPr>
          <w:b/>
        </w:rPr>
        <w:t>Insect bites.</w:t>
      </w:r>
      <w:r w:rsidR="005F49CF">
        <w:rPr>
          <w:b/>
        </w:rPr>
        <w:t xml:space="preserve"> </w:t>
      </w:r>
      <w:r w:rsidR="001372E4">
        <w:t>Downed trees containing insect nests is thought to cause insects to travel and cause insect bites. 21% of patients during Hurricane Hugo were found to have suffered insect bites.</w:t>
      </w:r>
    </w:p>
    <w:p w14:paraId="32B0FF05" w14:textId="77777777" w:rsidR="00AE6E5D" w:rsidRDefault="00AE6E5D" w:rsidP="00FF69F5">
      <w:pPr>
        <w:jc w:val="both"/>
      </w:pPr>
    </w:p>
    <w:p w14:paraId="7CA1557E" w14:textId="75257D00" w:rsidR="00F25BEF" w:rsidRPr="00F25BEF" w:rsidRDefault="00AE6E5D" w:rsidP="00FF69F5">
      <w:pPr>
        <w:jc w:val="both"/>
      </w:pPr>
      <w:r w:rsidRPr="00353192">
        <w:rPr>
          <w:b/>
        </w:rPr>
        <w:t>Psychological distress</w:t>
      </w:r>
      <w:r>
        <w:rPr>
          <w:b/>
        </w:rPr>
        <w:t xml:space="preserve">. </w:t>
      </w:r>
      <w:r>
        <w:t>Damage to structures in homes, the need to relocate temporarily or permanently and homes needing extensive repairs have been risk factors associated with increase in mental health problems, affecting both children and adults alike. Notable increases of Post-Traumatic Stress Disorder were evident in participants of a survey after the impact of Hurricane Andrew. [ref]</w:t>
      </w:r>
    </w:p>
    <w:p w14:paraId="719D031A" w14:textId="77777777" w:rsidR="00327AC2" w:rsidRDefault="00327AC2" w:rsidP="00FF69F5">
      <w:pPr>
        <w:jc w:val="both"/>
        <w:rPr>
          <w:b/>
        </w:rPr>
      </w:pPr>
    </w:p>
    <w:p w14:paraId="4EC53E0D" w14:textId="05153A6A" w:rsidR="00327AC2" w:rsidRPr="00F25BEF" w:rsidRDefault="00327AC2" w:rsidP="00327AC2">
      <w:pPr>
        <w:jc w:val="both"/>
      </w:pPr>
      <w:r w:rsidRPr="00353192">
        <w:rPr>
          <w:b/>
        </w:rPr>
        <w:t>Sea spray</w:t>
      </w:r>
      <w:r>
        <w:rPr>
          <w:b/>
        </w:rPr>
        <w:t>.</w:t>
      </w:r>
      <w:r w:rsidR="00DD3118">
        <w:rPr>
          <w:b/>
        </w:rPr>
        <w:t xml:space="preserve"> </w:t>
      </w:r>
      <w:r w:rsidR="00117F22">
        <w:t>During windier conditions, higher aerosol loadings could have potential health impacts. During algae blooms, respiratory irritation can be experienced by people living near the shore and winds blow the toxic aerosol onshore.</w:t>
      </w:r>
    </w:p>
    <w:p w14:paraId="3A413E54" w14:textId="77777777" w:rsidR="000D4266" w:rsidRDefault="000D4266" w:rsidP="00FF69F5">
      <w:pPr>
        <w:jc w:val="both"/>
        <w:rPr>
          <w:b/>
        </w:rPr>
      </w:pPr>
    </w:p>
    <w:p w14:paraId="5FFAF5BB" w14:textId="77777777" w:rsidR="00F135E2" w:rsidRPr="00226FCD" w:rsidRDefault="00F135E2" w:rsidP="00F135E2">
      <w:pPr>
        <w:pStyle w:val="Heading3"/>
        <w:rPr>
          <w:rFonts w:eastAsia="Times New Roman"/>
          <w:lang w:eastAsia="en-GB"/>
        </w:rPr>
      </w:pPr>
      <w:bookmarkStart w:id="42" w:name="_Toc494097584"/>
      <w:r w:rsidRPr="00226FCD">
        <w:rPr>
          <w:rFonts w:eastAsia="Times New Roman"/>
          <w:lang w:eastAsia="en-GB"/>
        </w:rPr>
        <w:t>Key processes made in preparedness and action plans</w:t>
      </w:r>
      <w:bookmarkEnd w:id="42"/>
    </w:p>
    <w:p w14:paraId="39B1E4BF" w14:textId="77777777" w:rsidR="00F135E2" w:rsidRDefault="00F135E2" w:rsidP="00F135E2">
      <w:pPr>
        <w:shd w:val="clear" w:color="auto" w:fill="FFFFFF"/>
        <w:jc w:val="both"/>
        <w:rPr>
          <w:rFonts w:eastAsia="Times New Roman" w:cs="Times New Roman"/>
          <w:b/>
          <w:u w:val="single"/>
          <w:lang w:eastAsia="en-GB"/>
        </w:rPr>
      </w:pPr>
    </w:p>
    <w:p w14:paraId="78A136BE"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5BBE228A"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283FEA5E" w14:textId="77777777" w:rsidR="00F135E2" w:rsidRDefault="00F135E2" w:rsidP="00F135E2">
      <w:pPr>
        <w:shd w:val="clear" w:color="auto" w:fill="FFFFFF"/>
        <w:jc w:val="both"/>
        <w:rPr>
          <w:rFonts w:eastAsia="Times New Roman" w:cs="Times New Roman"/>
          <w:u w:val="single"/>
          <w:lang w:eastAsia="en-GB"/>
        </w:rPr>
      </w:pPr>
    </w:p>
    <w:p w14:paraId="370ED0A5"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E672222"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6595442C"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400FBF9" w14:textId="77777777" w:rsidR="000D4266" w:rsidRPr="00353192" w:rsidRDefault="000D4266" w:rsidP="00FF69F5">
      <w:pPr>
        <w:jc w:val="both"/>
        <w:rPr>
          <w:b/>
        </w:rPr>
      </w:pP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43" w:name="_Toc494097585"/>
      <w:r w:rsidRPr="002B755B">
        <w:rPr>
          <w:lang w:val="en-US"/>
        </w:rPr>
        <w:t>Key gaps in</w:t>
      </w:r>
      <w:r>
        <w:rPr>
          <w:lang w:val="en-US"/>
        </w:rPr>
        <w:t xml:space="preserve"> real-time monitoring, forecasting and alert </w:t>
      </w:r>
      <w:r w:rsidRPr="002B755B">
        <w:rPr>
          <w:lang w:val="en-US"/>
        </w:rPr>
        <w:t>capabilities</w:t>
      </w:r>
      <w:bookmarkEnd w:id="43"/>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44" w:name="_Toc494097586"/>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45" w:name="_Toc494097587"/>
      <w:r w:rsidRPr="00353192">
        <w:rPr>
          <w:rFonts w:eastAsia="Times New Roman"/>
          <w:lang w:eastAsia="en-GB"/>
        </w:rPr>
        <w:lastRenderedPageBreak/>
        <w:t>Potential projects with improved forecasting</w:t>
      </w:r>
      <w:bookmarkEnd w:id="45"/>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46" w:name="_Toc494097588"/>
      <w:r>
        <w:rPr>
          <w:rFonts w:eastAsia="Times New Roman"/>
          <w:lang w:eastAsia="en-GB"/>
        </w:rPr>
        <w:lastRenderedPageBreak/>
        <w:t xml:space="preserve">4. </w:t>
      </w:r>
      <w:r w:rsidR="00FF69F5" w:rsidRPr="00353192">
        <w:rPr>
          <w:rFonts w:eastAsia="Times New Roman"/>
          <w:lang w:eastAsia="en-GB"/>
        </w:rPr>
        <w:t>Disruptive Winter Weather</w:t>
      </w:r>
      <w:bookmarkEnd w:id="46"/>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Default="00651D24" w:rsidP="00651D24">
      <w:pPr>
        <w:pStyle w:val="Heading3"/>
        <w:rPr>
          <w:rFonts w:eastAsia="Times New Roman"/>
          <w:lang w:eastAsia="en-GB"/>
        </w:rPr>
      </w:pPr>
      <w:bookmarkStart w:id="47" w:name="_Toc494097589"/>
      <w:r w:rsidRPr="00353192">
        <w:rPr>
          <w:rFonts w:eastAsia="Times New Roman"/>
          <w:lang w:eastAsia="en-GB"/>
        </w:rPr>
        <w:t>Overview</w:t>
      </w:r>
      <w:bookmarkEnd w:id="47"/>
    </w:p>
    <w:p w14:paraId="582C40BD" w14:textId="77777777" w:rsidR="00D21B95" w:rsidRDefault="00D21B95" w:rsidP="00D21B95">
      <w:pPr>
        <w:rPr>
          <w:lang w:eastAsia="en-GB"/>
        </w:rPr>
      </w:pPr>
    </w:p>
    <w:p w14:paraId="34BC6755" w14:textId="6DACCE12" w:rsidR="00D21B95" w:rsidRPr="00D21B95" w:rsidRDefault="00FF3098" w:rsidP="00D21B95">
      <w:pPr>
        <w:rPr>
          <w:lang w:eastAsia="en-GB"/>
        </w:rPr>
      </w:pPr>
      <w:r>
        <w:rPr>
          <w:lang w:eastAsia="en-GB"/>
        </w:rPr>
        <w:t>During winter, disruption to transport, communications and energy can occur due to snow, ice, fog, and avalanches. It is a major source of social and economic disruption in mid- and high-latitude regions.</w:t>
      </w:r>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48" w:name="_Toc494097590"/>
      <w:r w:rsidRPr="00651D24">
        <w:rPr>
          <w:rStyle w:val="Heading3Char"/>
        </w:rPr>
        <w:t>Health impacts</w:t>
      </w:r>
      <w:bookmarkEnd w:id="48"/>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4B226F37" w14:textId="77777777" w:rsidR="004C4DA0" w:rsidRDefault="004C4DA0" w:rsidP="004C4DA0">
      <w:pPr>
        <w:rPr>
          <w:lang w:eastAsia="en-GB"/>
        </w:rPr>
      </w:pPr>
    </w:p>
    <w:p w14:paraId="6D58B532" w14:textId="184A406C" w:rsidR="007A4321" w:rsidRDefault="007A4321" w:rsidP="004C4DA0">
      <w:pPr>
        <w:rPr>
          <w:lang w:eastAsia="en-GB"/>
        </w:rPr>
      </w:pPr>
      <w:r>
        <w:rPr>
          <w:b/>
          <w:lang w:eastAsia="en-GB"/>
        </w:rPr>
        <w:t>Burial in snow.</w:t>
      </w:r>
      <w:r w:rsidR="00363BC2">
        <w:rPr>
          <w:b/>
          <w:lang w:eastAsia="en-GB"/>
        </w:rPr>
        <w:t xml:space="preserve"> </w:t>
      </w:r>
      <w:r w:rsidR="00363BC2">
        <w:rPr>
          <w:lang w:eastAsia="en-GB"/>
        </w:rPr>
        <w:t xml:space="preserve">During avalanches, </w:t>
      </w:r>
      <w:r w:rsidR="00FB4A56">
        <w:rPr>
          <w:lang w:eastAsia="en-GB"/>
        </w:rPr>
        <w:t>victims are trapped under a large mass of snow and other material, including soil. This can quickly lead to suffocation and crushing. [ref]</w:t>
      </w:r>
    </w:p>
    <w:p w14:paraId="22E9E83D" w14:textId="77777777" w:rsidR="00D21A3F" w:rsidRDefault="00D21A3F" w:rsidP="004C4DA0">
      <w:pPr>
        <w:rPr>
          <w:lang w:eastAsia="en-GB"/>
        </w:rPr>
      </w:pPr>
    </w:p>
    <w:p w14:paraId="027F2064" w14:textId="4C73C128" w:rsidR="00D21A3F" w:rsidRPr="00D21A3F" w:rsidRDefault="00D21A3F" w:rsidP="004C4DA0">
      <w:pPr>
        <w:rPr>
          <w:lang w:eastAsia="en-GB"/>
        </w:rPr>
      </w:pPr>
      <w:r>
        <w:rPr>
          <w:b/>
          <w:lang w:eastAsia="en-GB"/>
        </w:rPr>
        <w:t xml:space="preserve">Frost bite. </w:t>
      </w:r>
      <w:r>
        <w:rPr>
          <w:lang w:eastAsia="en-GB"/>
        </w:rPr>
        <w:t xml:space="preserve">During extreme cold, ice crystals can form inside body cells, killing them in the process. </w:t>
      </w:r>
      <w:r w:rsidR="00C10E32">
        <w:rPr>
          <w:lang w:eastAsia="en-GB"/>
        </w:rPr>
        <w:t>This can lead to loss of fingers, toes, and limbs in the worst cases.</w:t>
      </w:r>
      <w:r w:rsidR="00955129">
        <w:rPr>
          <w:lang w:eastAsia="en-GB"/>
        </w:rPr>
        <w:t>[ref]</w:t>
      </w:r>
    </w:p>
    <w:p w14:paraId="3654C6BB" w14:textId="77777777" w:rsidR="007A4321" w:rsidRDefault="007A4321" w:rsidP="004C4DA0">
      <w:pPr>
        <w:rPr>
          <w:lang w:eastAsia="en-GB"/>
        </w:rPr>
      </w:pPr>
    </w:p>
    <w:p w14:paraId="41836F59" w14:textId="302C4088" w:rsidR="007A4321" w:rsidRPr="00763AD0" w:rsidRDefault="007A4321" w:rsidP="004C4DA0">
      <w:pPr>
        <w:rPr>
          <w:lang w:eastAsia="en-GB"/>
        </w:rPr>
      </w:pPr>
      <w:r>
        <w:rPr>
          <w:b/>
          <w:lang w:eastAsia="en-GB"/>
        </w:rPr>
        <w:t>Hypothermia.</w:t>
      </w:r>
      <w:r w:rsidR="00763AD0">
        <w:rPr>
          <w:b/>
          <w:lang w:eastAsia="en-GB"/>
        </w:rPr>
        <w:t xml:space="preserve"> </w:t>
      </w:r>
      <w:r w:rsidR="00763AD0">
        <w:rPr>
          <w:lang w:eastAsia="en-GB"/>
        </w:rPr>
        <w:t>A potentially deadly drop in body temperature</w:t>
      </w:r>
      <w:r w:rsidR="00CE6BB0">
        <w:rPr>
          <w:lang w:eastAsia="en-GB"/>
        </w:rPr>
        <w:t xml:space="preserve"> (below 35.5C)</w:t>
      </w:r>
      <w:r w:rsidR="00763AD0">
        <w:rPr>
          <w:lang w:eastAsia="en-GB"/>
        </w:rPr>
        <w:t>.</w:t>
      </w:r>
      <w:r w:rsidR="00D10CC2">
        <w:rPr>
          <w:lang w:eastAsia="en-GB"/>
        </w:rPr>
        <w:t xml:space="preserve"> Arises due to </w:t>
      </w:r>
      <w:r w:rsidR="00A42653">
        <w:rPr>
          <w:lang w:eastAsia="en-GB"/>
        </w:rPr>
        <w:t>prolonged</w:t>
      </w:r>
      <w:r w:rsidR="000C1E45">
        <w:rPr>
          <w:lang w:eastAsia="en-GB"/>
        </w:rPr>
        <w:t xml:space="preserve"> exposure to cold temperatures.</w:t>
      </w:r>
      <w:r w:rsidR="00763AD0">
        <w:rPr>
          <w:lang w:eastAsia="en-GB"/>
        </w:rPr>
        <w:t xml:space="preserve"> </w:t>
      </w:r>
      <w:r w:rsidR="00F33ED6">
        <w:rPr>
          <w:lang w:eastAsia="en-GB"/>
        </w:rPr>
        <w:t>This results in the heart</w:t>
      </w:r>
      <w:r w:rsidR="001F3BCA">
        <w:rPr>
          <w:lang w:eastAsia="en-GB"/>
        </w:rPr>
        <w:t xml:space="preserve"> failure, decreased nervous system activity, cold diuresis, and non-cariogenic pulmonary edema. [ref]</w:t>
      </w:r>
    </w:p>
    <w:p w14:paraId="6A538FE8" w14:textId="77777777" w:rsidR="007A4321" w:rsidRDefault="007A4321" w:rsidP="004C4DA0">
      <w:pPr>
        <w:rPr>
          <w:lang w:eastAsia="en-GB"/>
        </w:rPr>
      </w:pPr>
    </w:p>
    <w:p w14:paraId="42F365FE" w14:textId="671428F2" w:rsidR="00C7385F" w:rsidRDefault="002A5EEA" w:rsidP="00B34154">
      <w:pPr>
        <w:rPr>
          <w:lang w:eastAsia="en-GB"/>
        </w:rPr>
      </w:pPr>
      <w:r>
        <w:rPr>
          <w:b/>
          <w:lang w:eastAsia="en-GB"/>
        </w:rPr>
        <w:t>Ischaemic hear</w:t>
      </w:r>
      <w:r w:rsidR="0077799C">
        <w:rPr>
          <w:b/>
          <w:lang w:eastAsia="en-GB"/>
        </w:rPr>
        <w:t>t</w:t>
      </w:r>
      <w:r>
        <w:rPr>
          <w:b/>
          <w:lang w:eastAsia="en-GB"/>
        </w:rPr>
        <w:t xml:space="preserve"> disease (IHD) and cerebrovascular disease (CVD)</w:t>
      </w:r>
      <w:r w:rsidR="00F8331B">
        <w:rPr>
          <w:b/>
          <w:lang w:eastAsia="en-GB"/>
        </w:rPr>
        <w:t xml:space="preserve">. </w:t>
      </w:r>
      <w:r w:rsidR="00F04B9C">
        <w:rPr>
          <w:lang w:eastAsia="en-GB"/>
        </w:rPr>
        <w:t>These deaths ‘result from thrombosis due to haemoconcentration in the cold, and from other consequences of cardiovascular reflexes that are briefly induced by low temperatures’.</w:t>
      </w:r>
      <w:r w:rsidR="00C7385F">
        <w:rPr>
          <w:lang w:eastAsia="en-GB"/>
        </w:rPr>
        <w:fldChar w:fldCharType="begin" w:fldLock="1"/>
      </w:r>
      <w:r w:rsidR="00516653">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"&lt;sup&gt;45&lt;/sup&gt;", "plainTextFormattedCitation" : "45", "previouslyFormattedCitation" : "&lt;sup&gt;45&lt;/sup&gt;" }, "properties" : { "noteIndex" : 0 }, "schema" : "https://github.com/citation-style-language/schema/raw/master/csl-citation.json" }</w:instrText>
      </w:r>
      <w:r w:rsidR="00C7385F">
        <w:rPr>
          <w:lang w:eastAsia="en-GB"/>
        </w:rPr>
        <w:fldChar w:fldCharType="separate"/>
      </w:r>
      <w:r w:rsidR="00516653" w:rsidRPr="00516653">
        <w:rPr>
          <w:noProof/>
          <w:vertAlign w:val="superscript"/>
          <w:lang w:eastAsia="en-GB"/>
        </w:rPr>
        <w:t>45</w:t>
      </w:r>
      <w:r w:rsidR="00C7385F">
        <w:rPr>
          <w:lang w:eastAsia="en-GB"/>
        </w:rPr>
        <w:fldChar w:fldCharType="end"/>
      </w:r>
    </w:p>
    <w:p w14:paraId="2739ED41" w14:textId="77777777" w:rsidR="00C7385F" w:rsidRDefault="00C7385F" w:rsidP="00B34154">
      <w:pPr>
        <w:rPr>
          <w:lang w:eastAsia="en-GB"/>
        </w:rPr>
      </w:pPr>
    </w:p>
    <w:p w14:paraId="79044E6D" w14:textId="1BF3F51E" w:rsidR="00B34154" w:rsidRPr="0077799C" w:rsidRDefault="00C7385F" w:rsidP="00B34154">
      <w:pPr>
        <w:rPr>
          <w:lang w:eastAsia="en-GB"/>
        </w:rPr>
      </w:pPr>
      <w:r>
        <w:rPr>
          <w:b/>
          <w:lang w:eastAsia="en-GB"/>
        </w:rPr>
        <w:t xml:space="preserve">Respiratory disease (RD). </w:t>
      </w:r>
      <w:r w:rsidR="00F04B9C">
        <w:rPr>
          <w:lang w:eastAsia="en-GB"/>
        </w:rPr>
        <w:t xml:space="preserve"> </w:t>
      </w:r>
      <w:r w:rsidR="00C77788">
        <w:rPr>
          <w:lang w:eastAsia="en-GB"/>
        </w:rPr>
        <w:t>Generally attributed to cross-infection from indoor crowding</w:t>
      </w:r>
      <w:r w:rsidR="00C73B53">
        <w:rPr>
          <w:lang w:eastAsia="en-GB"/>
        </w:rPr>
        <w:t xml:space="preserve">. This is exacerbated by the fact that low temperatures assist the survival of bacteria, </w:t>
      </w:r>
      <w:r w:rsidR="00DF4110">
        <w:rPr>
          <w:lang w:eastAsia="en-GB"/>
        </w:rPr>
        <w:t>as well as decreasing the human body’s ability to fight infections.</w:t>
      </w:r>
      <w:r w:rsidR="00DF4110">
        <w:rPr>
          <w:lang w:eastAsia="en-GB"/>
        </w:rPr>
        <w:fldChar w:fldCharType="begin" w:fldLock="1"/>
      </w:r>
      <w:r w:rsidR="00516653">
        <w:rPr>
          <w:lang w:eastAsia="en-GB"/>
        </w:rPr>
        <w:instrText>ADDIN CSL_CITATION { "citationItems" : [ { "id" : "ITEM-1", "itemData" : { "DOI" : "S0140673696123382 [pii]", "ISBN" : "0140-6736 (Print)\\r0140-6736 (Linking)", "ISSN" : "0140-6736", "PMID" : "9149695", "abstract" : "Background Differences in baseline mortality, age structure, and influenza epidemics confound comparisons of cold-related increases in mortality between regions with different climates. The Eurowinter study aimed to assess whether increases in mortality per 1\u00b0C fall in temperature differ in various European regions and to relate any differences to usual winter climate and measures to protect against cold. Methods Percentage increases in deaths per day per 1\u00b0C fall in temperature below 18\u00b0C (indices of cold-related mortality) were estimated by generalised linear modelling. We assessed protective factors by surveys and adjusted by regression to 7\u00b0C outdoor temperature. Cause-specific data gathered from 1988 to 1992 were analysed by multiple regression for men and women aged 50\u201359 and 65\u201374 in north Finland, south Finland, Baden-W\u00fcrttemburg, the Netherlands, London, and north Italy (24 groups). We used a similar method to analyse 1992 data in Athens and Palermo. Findings The percentage increases in all-cause mortality per 1\u00b0C fall in temperature below 18\u00b0C were greater in warmer regions than in colder regions (eg, Athens 2\u00b715% [95% CI 1\u00b720\u20133\u00b710] vs south Finland 0\u00b727% [0\u00b715\u20130\u00b740]). At an outdoor temperature of 7\u00b0C, the mean living-room temperature was 19\u00b72\u00b0C in Athens and 21\u00b77\u00b0C in south Finland; 13% and 72% of people in these regions, respectively, wore hats when outdoors at 7\u00b0C. Multiple regression analyses (with allowance for sex and age, in the six regions with full data) showed that high indices of cold-related mortality were associated with high mean winter temperatures, low living-room temperatures, limited bedroom heating, low proportions of people wearing hats, gloves, and anoraks, and inactivity and shivering when outdoors at 7\u00b0C (p&lt;0\u00b701 for all-cause mortality and respiratory mortality; p&gt;0\u00b705 for mortality from ischaemic heart disease and cerebrovascular disease). Interpretation Mortality increased to a greater extent with given fall of temperature in regions with warm winters, in populations with cooler homes, and among people who wore fewer clothes and were less active outdoors.", "author" : [ { "dropping-particle" : "", "family" : "The Eurowinter Group", "given" : "", "non-dropping-particle" : "", "parse-names" : false, "suffix" : "" } ], "container-title" : "Lancet", "id" : "ITEM-1", "issued" : { "date-parts" : [ [ "1997" ] ] }, "page" : "1341-46", "title" : "Cold exposure and winter mortality from ischaemic heart disease, cerebrovascular disease, respiratory disease, and all causes in warm and cold regions of Europe", "type" : "article-journal", "volume" : "349" }, "uris" : [ "http://www.mendeley.com/documents/?uuid=c5481002-acc9-49ca-82e1-30157fbb3135" ] } ], "mendeley" : { "formattedCitation" : "&lt;sup&gt;45&lt;/sup&gt;", "plainTextFormattedCitation" : "45", "previouslyFormattedCitation" : "&lt;sup&gt;45&lt;/sup&gt;" }, "properties" : { "noteIndex" : 0 }, "schema" : "https://github.com/citation-style-language/schema/raw/master/csl-citation.json" }</w:instrText>
      </w:r>
      <w:r w:rsidR="00DF4110">
        <w:rPr>
          <w:lang w:eastAsia="en-GB"/>
        </w:rPr>
        <w:fldChar w:fldCharType="separate"/>
      </w:r>
      <w:r w:rsidR="00516653" w:rsidRPr="00516653">
        <w:rPr>
          <w:noProof/>
          <w:vertAlign w:val="superscript"/>
          <w:lang w:eastAsia="en-GB"/>
        </w:rPr>
        <w:t>45</w:t>
      </w:r>
      <w:r w:rsidR="00DF4110">
        <w:rPr>
          <w:lang w:eastAsia="en-GB"/>
        </w:rPr>
        <w:fldChar w:fldCharType="end"/>
      </w:r>
    </w:p>
    <w:p w14:paraId="0BC95E85" w14:textId="77777777" w:rsidR="004C4DA0" w:rsidRPr="004C4DA0" w:rsidRDefault="004C4DA0" w:rsidP="00B34154">
      <w:pPr>
        <w:rPr>
          <w:b/>
          <w:lang w:eastAsia="en-GB"/>
        </w:rPr>
      </w:pPr>
    </w:p>
    <w:p w14:paraId="3541B16C" w14:textId="40C408AF" w:rsidR="00B34154" w:rsidRPr="00AC6760" w:rsidRDefault="007035E4" w:rsidP="00B34154">
      <w:pPr>
        <w:rPr>
          <w:lang w:eastAsia="en-GB"/>
        </w:rPr>
      </w:pPr>
      <w:r>
        <w:rPr>
          <w:b/>
          <w:lang w:eastAsia="en-GB"/>
        </w:rPr>
        <w:t xml:space="preserve">Slipping on </w:t>
      </w:r>
      <w:r w:rsidR="00FB7954">
        <w:rPr>
          <w:b/>
          <w:lang w:eastAsia="en-GB"/>
        </w:rPr>
        <w:t xml:space="preserve">snow and </w:t>
      </w:r>
      <w:r>
        <w:rPr>
          <w:b/>
          <w:lang w:eastAsia="en-GB"/>
        </w:rPr>
        <w:t xml:space="preserve">ice. </w:t>
      </w:r>
      <w:r w:rsidR="00AC6760">
        <w:rPr>
          <w:lang w:eastAsia="en-GB"/>
        </w:rPr>
        <w:t xml:space="preserve">Snow and ice </w:t>
      </w:r>
      <w:r w:rsidR="00A73CFD">
        <w:rPr>
          <w:lang w:eastAsia="en-GB"/>
        </w:rPr>
        <w:t xml:space="preserve">are far more slippery than standard </w:t>
      </w:r>
      <w:r w:rsidR="009265AE">
        <w:rPr>
          <w:lang w:eastAsia="en-GB"/>
        </w:rPr>
        <w:t xml:space="preserve">paving and dry ground. </w:t>
      </w:r>
      <w:r w:rsidR="00C23B95">
        <w:rPr>
          <w:lang w:eastAsia="en-GB"/>
        </w:rPr>
        <w:t>This can potentially be very dangerous for those who are vulnerable and alone, especially the young and elderly.</w:t>
      </w:r>
      <w:r w:rsidR="00C23B95">
        <w:rPr>
          <w:lang w:eastAsia="en-GB"/>
        </w:rPr>
        <w:fldChar w:fldCharType="begin" w:fldLock="1"/>
      </w:r>
      <w:r w:rsidR="00516653">
        <w:rPr>
          <w:lang w:eastAsia="en-GB"/>
        </w:rPr>
        <w:instrText>ADDIN CSL_CITATION { "citationItems" : [ { "id" : "ITEM-1", "itemData" : { "DOI" : "10.1016/S0001-4575(96)00074-7", "ISSN" : "00014575", "PMID" : "9088360", "abstract" : "Slipping on ice or snow during winter caused 3.5 injuries per 1000 inhabitants per year in the Ume\u00e5 health district; the injury rate was highest among the elderly. Most injured were elderly women, but also many young men in the age group 20-29 years were injured. Half of all injuries were fractures; for women 50 years and over two-thirds were fractures, mostly of an upper extremity. The 'cost' of medical care of these slipping injuries was almost the same as the 'cost' of all traffic injuries in the area during the same time. Injury reducing measures, such as more effective snow clearing, sand and salt spreading in strategic areas, better slip preventive aids on shoes, and 'padding' of older women, would reduce the injuries and their consequences.", "author" : [ { "dropping-particle" : "", "family" : "Bj\u00f6rnstig", "given" : "Ulf", "non-dropping-particle" : "", "parse-names" : false, "suffix" : "" }, { "dropping-particle" : "", "family" : "Bj\u00f6rnstig", "given" : "Johanna", "non-dropping-particle" : "", "parse-names" : false, "suffix" : "" }, { "dropping-particle" : "", "family" : "Dahlgren", "given" : "Anna", "non-dropping-particle" : "", "parse-names" : false, "suffix" : "" } ], "container-title" : "Accident Analysis and Prevention", "id" : "ITEM-1", "issue" : "2", "issued" : { "date-parts" : [ [ "1997" ] ] }, "page" : "211-215", "title" : "Slipping on ice and snow - Elderly women and young men are typical victims", "type" : "article-journal", "volume" : "29" }, "uris" : [ "http://www.mendeley.com/documents/?uuid=d9a9cc44-20c1-45a5-984a-4696de4b8881" ] } ], "mendeley" : { "formattedCitation" : "&lt;sup&gt;46&lt;/sup&gt;", "plainTextFormattedCitation" : "46", "previouslyFormattedCitation" : "&lt;sup&gt;46&lt;/sup&gt;" }, "properties" : { "noteIndex" : 0 }, "schema" : "https://github.com/citation-style-language/schema/raw/master/csl-citation.json" }</w:instrText>
      </w:r>
      <w:r w:rsidR="00C23B95">
        <w:rPr>
          <w:lang w:eastAsia="en-GB"/>
        </w:rPr>
        <w:fldChar w:fldCharType="separate"/>
      </w:r>
      <w:r w:rsidR="00516653" w:rsidRPr="00516653">
        <w:rPr>
          <w:noProof/>
          <w:vertAlign w:val="superscript"/>
          <w:lang w:eastAsia="en-GB"/>
        </w:rPr>
        <w:t>46</w:t>
      </w:r>
      <w:r w:rsidR="00C23B95">
        <w:rPr>
          <w:lang w:eastAsia="en-GB"/>
        </w:rPr>
        <w:fldChar w:fldCharType="end"/>
      </w:r>
      <w:r w:rsidR="00AC6760">
        <w:rPr>
          <w:lang w:eastAsia="en-GB"/>
        </w:rPr>
        <w:t xml:space="preserve"> </w:t>
      </w:r>
    </w:p>
    <w:p w14:paraId="34403F99" w14:textId="77777777" w:rsidR="00B34154" w:rsidRDefault="00B34154" w:rsidP="00B34154">
      <w:pPr>
        <w:rPr>
          <w:b/>
          <w:lang w:eastAsia="en-GB"/>
        </w:rPr>
      </w:pPr>
    </w:p>
    <w:p w14:paraId="241BA48C" w14:textId="4CE14809" w:rsidR="00D26F05" w:rsidRDefault="00B34154" w:rsidP="00D26F05">
      <w:pPr>
        <w:rPr>
          <w:lang w:eastAsia="en-GB"/>
        </w:rPr>
      </w:pPr>
      <w:r>
        <w:rPr>
          <w:b/>
          <w:lang w:eastAsia="en-GB"/>
        </w:rPr>
        <w:t>Traffic accidents.</w:t>
      </w:r>
      <w:r w:rsidR="003C4A0B">
        <w:rPr>
          <w:b/>
          <w:lang w:eastAsia="en-GB"/>
        </w:rPr>
        <w:t xml:space="preserve"> </w:t>
      </w:r>
      <w:r w:rsidR="00470728">
        <w:rPr>
          <w:lang w:eastAsia="en-GB"/>
        </w:rPr>
        <w:t>Roads can become significantly m</w:t>
      </w:r>
      <w:r w:rsidR="00CE0064">
        <w:rPr>
          <w:lang w:eastAsia="en-GB"/>
        </w:rPr>
        <w:t xml:space="preserve">ore hazardous to drive on during disruptive winter weather, as the </w:t>
      </w:r>
      <w:r w:rsidR="006B2CDA">
        <w:rPr>
          <w:lang w:eastAsia="en-GB"/>
        </w:rPr>
        <w:t xml:space="preserve">surfaces become slippery due to ice or slush. </w:t>
      </w:r>
      <w:r w:rsidR="003C4A0B">
        <w:rPr>
          <w:lang w:eastAsia="en-GB"/>
        </w:rPr>
        <w:t xml:space="preserve">Driver awareness during disruptive </w:t>
      </w:r>
      <w:r w:rsidR="00FA0C7A">
        <w:rPr>
          <w:lang w:eastAsia="en-GB"/>
        </w:rPr>
        <w:t xml:space="preserve">winter weather is </w:t>
      </w:r>
      <w:r w:rsidR="000B75D5">
        <w:rPr>
          <w:lang w:eastAsia="en-GB"/>
        </w:rPr>
        <w:t>an issue</w:t>
      </w:r>
      <w:r w:rsidR="006B2CDA">
        <w:rPr>
          <w:lang w:eastAsia="en-GB"/>
        </w:rPr>
        <w:t xml:space="preserve"> if drivers do not slow down.</w:t>
      </w:r>
      <w:r w:rsidR="00470728">
        <w:rPr>
          <w:lang w:eastAsia="en-GB"/>
        </w:rPr>
        <w:fldChar w:fldCharType="begin" w:fldLock="1"/>
      </w:r>
      <w:r w:rsidR="00516653">
        <w:rPr>
          <w:lang w:eastAsia="en-GB"/>
        </w:rPr>
        <w:instrText>ADDIN CSL_CITATION { "citationItems" : [ { "id" : "ITEM-1", "itemData" : { "DOI" : "10.1029/2002JD002184.Woo", "ISBN" : "8862236336", "ISSN" : "1074-7427", "abstract" : "Weather-related crashes are those that occur in the presence of rain, sleet, snow, fog, wet pavement, snowy/slushy pavement, and/or icy pavement. Twenty-four percent of all crashes occur in adverse road weather conditions. Each year, nearly 7,400 people are killed and over 673,000 people are injured in these crashes. This paper presents statistics on weather-related crashes, injuries, and fatalities on U.S. highways from 1995 to 2005. The paper also examines weather exposure and severity, driver behavior and traffic flow in inclement weather, regional variance in crash types and rates, and the economic impacts of weather-related crashes. The paper concludes with a discussion of documented crash mitigation strategies that have safety benefits, as well as research needs to better understand the nature of the problem and explore improved mitigation strategies.", "author" : [ { "dropping-particle" : "", "family" : "Pisano", "given" : "Paul A.", "non-dropping-particle" : "", "parse-names" : false, "suffix" : "" }, { "dropping-particle" : "", "family" : "Goodwin", "given" : "Lynette C.", "non-dropping-particle" : "", "parse-names" : false, "suffix" : "" }, { "dropping-particle" : "", "family" : "Rossetti", "given" : "Michael A.", "non-dropping-particle" : "", "parse-names" : false, "suffix" : "" } ], "container-title" : "24th Conference on Institutional Information Processing System", "id" : "ITEM-1", "issued" : { "date-parts" : [ [ "2008" ] ] }, "page" : "1-15", "title" : "U.S. highway crashes in adverse road weather conditions", "type" : "article-journal" }, "uris" : [ "http://www.mendeley.com/documents/?uuid=f9236795-83ac-4398-a213-1a40aca300da" ] } ], "mendeley" : { "formattedCitation" : "&lt;sup&gt;47&lt;/sup&gt;", "plainTextFormattedCitation" : "47", "previouslyFormattedCitation" : "&lt;sup&gt;47&lt;/sup&gt;" }, "properties" : { "noteIndex" : 0 }, "schema" : "https://github.com/citation-style-language/schema/raw/master/csl-citation.json" }</w:instrText>
      </w:r>
      <w:r w:rsidR="00470728">
        <w:rPr>
          <w:lang w:eastAsia="en-GB"/>
        </w:rPr>
        <w:fldChar w:fldCharType="separate"/>
      </w:r>
      <w:r w:rsidR="00516653" w:rsidRPr="00516653">
        <w:rPr>
          <w:noProof/>
          <w:vertAlign w:val="superscript"/>
          <w:lang w:eastAsia="en-GB"/>
        </w:rPr>
        <w:t>47</w:t>
      </w:r>
      <w:r w:rsidR="00470728">
        <w:rPr>
          <w:lang w:eastAsia="en-GB"/>
        </w:rPr>
        <w:fldChar w:fldCharType="end"/>
      </w:r>
    </w:p>
    <w:p w14:paraId="5945F959" w14:textId="77777777" w:rsidR="007A4321" w:rsidRPr="00D26F05" w:rsidRDefault="007A4321" w:rsidP="00D26F05">
      <w:pPr>
        <w:rPr>
          <w:lang w:eastAsia="en-GB"/>
        </w:rPr>
      </w:pPr>
    </w:p>
    <w:p w14:paraId="4A547EA8" w14:textId="2E6DD95C" w:rsidR="00D26F05"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B1ECCFC" w14:textId="77777777" w:rsidR="00334932" w:rsidRDefault="00334932" w:rsidP="00334932">
      <w:pPr>
        <w:rPr>
          <w:lang w:eastAsia="en-GB"/>
        </w:rPr>
      </w:pPr>
    </w:p>
    <w:p w14:paraId="0EDBD402" w14:textId="631AE887" w:rsidR="004C26F1" w:rsidRPr="00364E1A" w:rsidRDefault="004C26F1" w:rsidP="00334932">
      <w:pPr>
        <w:rPr>
          <w:lang w:eastAsia="en-GB"/>
        </w:rPr>
      </w:pPr>
      <w:r>
        <w:rPr>
          <w:b/>
          <w:lang w:eastAsia="en-GB"/>
        </w:rPr>
        <w:t>Malnutrition.</w:t>
      </w:r>
      <w:r w:rsidR="002B0C3A">
        <w:rPr>
          <w:b/>
          <w:lang w:eastAsia="en-GB"/>
        </w:rPr>
        <w:t xml:space="preserve"> </w:t>
      </w:r>
      <w:r w:rsidR="00E271C1">
        <w:rPr>
          <w:lang w:eastAsia="en-GB"/>
        </w:rPr>
        <w:t xml:space="preserve">Disruption to transport and </w:t>
      </w:r>
      <w:r w:rsidR="005733B1">
        <w:rPr>
          <w:lang w:eastAsia="en-GB"/>
        </w:rPr>
        <w:t>blocking of routes outside of curr</w:t>
      </w:r>
      <w:r w:rsidR="002413B5">
        <w:rPr>
          <w:lang w:eastAsia="en-GB"/>
        </w:rPr>
        <w:t>ent accommodation can cause individuals to lose access to food and water.</w:t>
      </w:r>
      <w:r w:rsidR="000648ED">
        <w:rPr>
          <w:lang w:eastAsia="en-GB"/>
        </w:rPr>
        <w:t xml:space="preserve"> [ref]</w:t>
      </w:r>
      <w:r w:rsidR="00181F89">
        <w:rPr>
          <w:lang w:eastAsia="en-GB"/>
        </w:rPr>
        <w:t xml:space="preserve"> Weight loss can also result as the human body requires more fuel during cold weather to maintain its temperature.</w:t>
      </w:r>
    </w:p>
    <w:p w14:paraId="22610088" w14:textId="77777777" w:rsidR="004C26F1" w:rsidRDefault="004C26F1" w:rsidP="00334932">
      <w:pPr>
        <w:rPr>
          <w:lang w:eastAsia="en-GB"/>
        </w:rPr>
      </w:pPr>
    </w:p>
    <w:p w14:paraId="59AD7CAC" w14:textId="2CF9F91A" w:rsidR="00B34586" w:rsidRDefault="00334932" w:rsidP="00334932">
      <w:pPr>
        <w:rPr>
          <w:lang w:eastAsia="en-GB"/>
        </w:rPr>
      </w:pPr>
      <w:r>
        <w:rPr>
          <w:b/>
          <w:lang w:eastAsia="en-GB"/>
        </w:rPr>
        <w:t xml:space="preserve">Psychological distress. </w:t>
      </w:r>
      <w:r w:rsidR="00360EE6">
        <w:rPr>
          <w:lang w:eastAsia="en-GB"/>
        </w:rPr>
        <w:t xml:space="preserve">Isolation due to disruption of transport networks </w:t>
      </w:r>
      <w:r w:rsidR="00545C65">
        <w:rPr>
          <w:lang w:eastAsia="en-GB"/>
        </w:rPr>
        <w:t xml:space="preserve">can cause distress, due to </w:t>
      </w:r>
    </w:p>
    <w:p w14:paraId="226D4B95" w14:textId="77777777" w:rsidR="00060F45" w:rsidRDefault="00060F45" w:rsidP="00334932">
      <w:pPr>
        <w:rPr>
          <w:lang w:eastAsia="en-GB"/>
        </w:rPr>
      </w:pPr>
    </w:p>
    <w:p w14:paraId="5B802727" w14:textId="77777777" w:rsidR="00060F45" w:rsidRPr="00955129" w:rsidRDefault="00060F45" w:rsidP="00060F45">
      <w:pPr>
        <w:rPr>
          <w:lang w:eastAsia="en-GB"/>
        </w:rPr>
      </w:pPr>
      <w:r>
        <w:rPr>
          <w:b/>
          <w:lang w:eastAsia="en-GB"/>
        </w:rPr>
        <w:t>Trench foot.</w:t>
      </w:r>
      <w:r>
        <w:rPr>
          <w:lang w:eastAsia="en-GB"/>
        </w:rPr>
        <w:t xml:space="preserve"> Occurs when the feet are wet for long periods of time at low temperatures. Can be particularly dangerous for homeless population.</w:t>
      </w:r>
    </w:p>
    <w:p w14:paraId="55F9640D" w14:textId="77777777" w:rsidR="00060F45" w:rsidRPr="004C26F1" w:rsidRDefault="00060F45" w:rsidP="00334932">
      <w:pPr>
        <w:rPr>
          <w:lang w:eastAsia="en-GB"/>
        </w:rPr>
      </w:pPr>
    </w:p>
    <w:p w14:paraId="2A653350" w14:textId="77777777" w:rsidR="00F135E2" w:rsidRDefault="00F135E2" w:rsidP="00F135E2">
      <w:pPr>
        <w:rPr>
          <w:lang w:eastAsia="en-GB"/>
        </w:rPr>
      </w:pPr>
    </w:p>
    <w:p w14:paraId="2D1B7ADD" w14:textId="77777777" w:rsidR="00F135E2" w:rsidRPr="00226FCD" w:rsidRDefault="00F135E2" w:rsidP="00F135E2">
      <w:pPr>
        <w:pStyle w:val="Heading3"/>
        <w:rPr>
          <w:rFonts w:eastAsia="Times New Roman"/>
          <w:lang w:eastAsia="en-GB"/>
        </w:rPr>
      </w:pPr>
      <w:bookmarkStart w:id="49" w:name="_Toc494097591"/>
      <w:r w:rsidRPr="00226FCD">
        <w:rPr>
          <w:rFonts w:eastAsia="Times New Roman"/>
          <w:lang w:eastAsia="en-GB"/>
        </w:rPr>
        <w:t>Key processes made in preparedness and action plans</w:t>
      </w:r>
      <w:bookmarkEnd w:id="49"/>
    </w:p>
    <w:p w14:paraId="12453539" w14:textId="77777777" w:rsidR="00F135E2" w:rsidRDefault="00F135E2" w:rsidP="00F135E2">
      <w:pPr>
        <w:shd w:val="clear" w:color="auto" w:fill="FFFFFF"/>
        <w:jc w:val="both"/>
        <w:rPr>
          <w:rFonts w:eastAsia="Times New Roman" w:cs="Times New Roman"/>
          <w:b/>
          <w:u w:val="single"/>
          <w:lang w:eastAsia="en-GB"/>
        </w:rPr>
      </w:pPr>
    </w:p>
    <w:p w14:paraId="04178362"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1517F882"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53A545A7" w14:textId="77777777" w:rsidR="00F135E2" w:rsidRDefault="00F135E2" w:rsidP="00F135E2">
      <w:pPr>
        <w:shd w:val="clear" w:color="auto" w:fill="FFFFFF"/>
        <w:jc w:val="both"/>
        <w:rPr>
          <w:rFonts w:eastAsia="Times New Roman" w:cs="Times New Roman"/>
          <w:u w:val="single"/>
          <w:lang w:eastAsia="en-GB"/>
        </w:rPr>
      </w:pPr>
    </w:p>
    <w:p w14:paraId="066DFAE0"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443E29BC"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1FD3DA48"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076E4A0D" w14:textId="77777777" w:rsidR="00F135E2" w:rsidRPr="00F135E2" w:rsidRDefault="00F135E2" w:rsidP="00F135E2">
      <w:pPr>
        <w:rPr>
          <w:lang w:eastAsia="en-GB"/>
        </w:rPr>
      </w:pP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0" w:name="_Toc494097592"/>
      <w:r w:rsidRPr="002B755B">
        <w:rPr>
          <w:lang w:val="en-US"/>
        </w:rPr>
        <w:t>Key gaps in</w:t>
      </w:r>
      <w:r>
        <w:rPr>
          <w:lang w:val="en-US"/>
        </w:rPr>
        <w:t xml:space="preserve"> real-time monitoring, forecasting and alert </w:t>
      </w:r>
      <w:r w:rsidRPr="002B755B">
        <w:rPr>
          <w:lang w:val="en-US"/>
        </w:rPr>
        <w:t>capabilities</w:t>
      </w:r>
      <w:bookmarkEnd w:id="50"/>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1" w:name="_Toc494097593"/>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1"/>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2" w:name="_Toc494097594"/>
      <w:r w:rsidRPr="00353192">
        <w:rPr>
          <w:rFonts w:eastAsia="Times New Roman"/>
          <w:lang w:eastAsia="en-GB"/>
        </w:rPr>
        <w:t>Potential projects with improved forecasting</w:t>
      </w:r>
      <w:bookmarkEnd w:id="52"/>
    </w:p>
    <w:p w14:paraId="25E36E41" w14:textId="77777777" w:rsidR="00FF69F5" w:rsidRDefault="00FF69F5" w:rsidP="00FF69F5">
      <w:pPr>
        <w:shd w:val="clear" w:color="auto" w:fill="FFFFFF"/>
        <w:jc w:val="both"/>
        <w:rPr>
          <w:rFonts w:eastAsia="Times New Roman" w:cs="Times New Roman"/>
          <w:b/>
          <w:lang w:eastAsia="en-GB"/>
        </w:rPr>
      </w:pPr>
    </w:p>
    <w:p w14:paraId="196A7DCE" w14:textId="256905A7" w:rsidR="00FF3098" w:rsidRPr="00353192" w:rsidRDefault="00FF3098" w:rsidP="00FF69F5">
      <w:pPr>
        <w:shd w:val="clear" w:color="auto" w:fill="FFFFFF"/>
        <w:jc w:val="both"/>
        <w:rPr>
          <w:rFonts w:eastAsia="Times New Roman" w:cs="Times New Roman"/>
          <w:b/>
          <w:lang w:eastAsia="en-GB"/>
        </w:rPr>
      </w:pPr>
      <w:r>
        <w:rPr>
          <w:rFonts w:eastAsia="Times New Roman" w:cs="Times New Roman"/>
          <w:b/>
          <w:lang w:eastAsia="en-GB"/>
        </w:rPr>
        <w:t>Polar Prediction Project.</w:t>
      </w: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3" w:name="_Toc494097595"/>
      <w:r w:rsidR="00DD3D22">
        <w:rPr>
          <w:rFonts w:eastAsia="Times New Roman"/>
          <w:lang w:eastAsia="en-GB"/>
        </w:rPr>
        <w:lastRenderedPageBreak/>
        <w:t xml:space="preserve">5. </w:t>
      </w:r>
      <w:r w:rsidRPr="00353192">
        <w:rPr>
          <w:rFonts w:eastAsia="Times New Roman"/>
          <w:lang w:eastAsia="en-GB"/>
        </w:rPr>
        <w:t>Urban Heat Waves and Air Pollution</w:t>
      </w:r>
      <w:bookmarkEnd w:id="53"/>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54" w:name="_Toc494097596"/>
      <w:r w:rsidRPr="00353192">
        <w:rPr>
          <w:rFonts w:eastAsia="Times New Roman"/>
          <w:lang w:eastAsia="en-GB"/>
        </w:rPr>
        <w:t>Overview</w:t>
      </w:r>
      <w:bookmarkEnd w:id="54"/>
    </w:p>
    <w:p w14:paraId="3A6E77AE" w14:textId="54EBE147"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516653">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"&lt;sup&gt;48&lt;/sup&gt;", "plainTextFormattedCitation" : "48", "previouslyFormattedCitation" : "&lt;sup&gt;48&lt;/sup&gt;" }, "properties" : { "noteIndex" : 0 }, "schema" : "https://github.com/citation-style-language/schema/raw/master/csl-citation.json" }</w:instrText>
      </w:r>
      <w:r w:rsidR="00421AF3">
        <w:fldChar w:fldCharType="separate"/>
      </w:r>
      <w:r w:rsidR="00516653" w:rsidRPr="00516653">
        <w:rPr>
          <w:noProof/>
          <w:vertAlign w:val="superscript"/>
        </w:rPr>
        <w:t>48</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55" w:name="_Ref316138548"/>
      <w:r w:rsidR="004341A5" w:rsidRPr="00C13FDC">
        <w:t>.</w:t>
      </w:r>
      <w:bookmarkEnd w:id="55"/>
      <w:r w:rsidR="004A3044">
        <w:fldChar w:fldCharType="begin" w:fldLock="1"/>
      </w:r>
      <w:r w:rsidR="00516653">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"&lt;sup&gt;49&lt;/sup&gt;", "plainTextFormattedCitation" : "49", "previouslyFormattedCitation" : "&lt;sup&gt;49&lt;/sup&gt;" }, "properties" : { "noteIndex" : 0 }, "schema" : "https://github.com/citation-style-language/schema/raw/master/csl-citation.json" }</w:instrText>
      </w:r>
      <w:r w:rsidR="004A3044">
        <w:fldChar w:fldCharType="separate"/>
      </w:r>
      <w:r w:rsidR="00516653" w:rsidRPr="00516653">
        <w:rPr>
          <w:noProof/>
          <w:vertAlign w:val="superscript"/>
        </w:rPr>
        <w:t>49</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516653">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"&lt;sup&gt;50&lt;/sup&gt;", "plainTextFormattedCitation" : "50", "previouslyFormattedCitation" : "&lt;sup&gt;50&lt;/sup&gt;" }, "properties" : { "noteIndex" : 0 }, "schema" : "https://github.com/citation-style-language/schema/raw/master/csl-citation.json" }</w:instrText>
      </w:r>
      <w:r w:rsidR="00B4101F">
        <w:fldChar w:fldCharType="separate"/>
      </w:r>
      <w:r w:rsidR="00516653" w:rsidRPr="00516653">
        <w:rPr>
          <w:noProof/>
          <w:vertAlign w:val="superscript"/>
        </w:rPr>
        <w:t>50</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516653">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"&lt;sup&gt;51&lt;/sup&gt;", "plainTextFormattedCitation" : "51", "previouslyFormattedCitation" : "&lt;sup&gt;51&lt;/sup&gt;" }, "properties" : { "noteIndex" : 0 }, "schema" : "https://github.com/citation-style-language/schema/raw/master/csl-citation.json" }</w:instrText>
      </w:r>
      <w:r w:rsidR="00C33692">
        <w:fldChar w:fldCharType="separate"/>
      </w:r>
      <w:r w:rsidR="00516653" w:rsidRPr="00516653">
        <w:rPr>
          <w:noProof/>
          <w:vertAlign w:val="superscript"/>
        </w:rPr>
        <w:t>51</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0521AC">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"&lt;sup&gt;10&lt;/sup&gt;"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516653">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"&lt;sup&gt;52&lt;/sup&gt;", "plainTextFormattedCitation" : "52", "previouslyFormattedCitation" : "&lt;sup&gt;52&lt;/sup&gt;" }, "properties" : { "noteIndex" : 0 }, "schema" : "https://github.com/citation-style-language/schema/raw/master/csl-citation.json" }</w:instrText>
      </w:r>
      <w:r w:rsidR="00845270">
        <w:fldChar w:fldCharType="separate"/>
      </w:r>
      <w:r w:rsidR="00516653" w:rsidRPr="00516653">
        <w:rPr>
          <w:noProof/>
          <w:vertAlign w:val="superscript"/>
        </w:rPr>
        <w:t>52</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39B685E6"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516653">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"&lt;sup&gt;53&lt;/sup&gt;", "plainTextFormattedCitation" : "53", "previouslyFormattedCitation" : "&lt;sup&gt;53&lt;/sup&gt;" }, "properties" : { "noteIndex" : 0 }, "schema" : "https://github.com/citation-style-language/schema/raw/master/csl-citation.json" }</w:instrText>
      </w:r>
      <w:r w:rsidR="004E7881">
        <w:fldChar w:fldCharType="separate"/>
      </w:r>
      <w:r w:rsidR="00516653" w:rsidRPr="00516653">
        <w:rPr>
          <w:noProof/>
          <w:vertAlign w:val="superscript"/>
        </w:rPr>
        <w:t>53</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5891DB33"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516653">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"&lt;sup&gt;54,55&lt;/sup&gt;", "plainTextFormattedCitation" : "54,55", "previouslyFormattedCitation" : "&lt;sup&gt;54,55&lt;/sup&gt;" }, "properties" : { "noteIndex" : 0 }, "schema" : "https://github.com/citation-style-language/schema/raw/master/csl-citation.json" }</w:instrText>
      </w:r>
      <w:r w:rsidR="00575F80">
        <w:rPr>
          <w:rFonts w:eastAsia="Times New Roman" w:cs="Times New Roman"/>
          <w:lang w:val="en-US" w:eastAsia="en-GB"/>
        </w:rPr>
        <w:fldChar w:fldCharType="separate"/>
      </w:r>
      <w:r w:rsidR="00516653" w:rsidRPr="00516653">
        <w:rPr>
          <w:rFonts w:eastAsia="Times New Roman" w:cs="Times New Roman"/>
          <w:noProof/>
          <w:vertAlign w:val="superscript"/>
          <w:lang w:val="en-US" w:eastAsia="en-GB"/>
        </w:rPr>
        <w:t>54,55</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29294590"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516653">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"&lt;sup&gt;56&lt;/sup&gt;", "plainTextFormattedCitation" : "56", "previouslyFormattedCitation" : "&lt;sup&gt;56&lt;/sup&gt;" }, "properties" : { "noteIndex" : 0 }, "schema" : "https://github.com/citation-style-language/schema/raw/master/csl-citation.json" }</w:instrText>
      </w:r>
      <w:r w:rsidR="003B32B9">
        <w:rPr>
          <w:rFonts w:eastAsia="Times New Roman" w:cs="Times New Roman"/>
          <w:lang w:val="en-US" w:eastAsia="en-GB"/>
        </w:rPr>
        <w:fldChar w:fldCharType="separate"/>
      </w:r>
      <w:r w:rsidR="00516653" w:rsidRPr="00516653">
        <w:rPr>
          <w:rFonts w:eastAsia="Times New Roman" w:cs="Times New Roman"/>
          <w:noProof/>
          <w:vertAlign w:val="superscript"/>
          <w:lang w:val="en-US" w:eastAsia="en-GB"/>
        </w:rPr>
        <w:t>56</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56" w:name="_Toc494097597"/>
      <w:r w:rsidRPr="00353192">
        <w:rPr>
          <w:rFonts w:eastAsia="Times New Roman"/>
          <w:lang w:eastAsia="en-GB"/>
        </w:rPr>
        <w:t>Health impacts</w:t>
      </w:r>
      <w:bookmarkEnd w:id="56"/>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15AFE3B6"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516653">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"&lt;sup&gt;57&lt;/sup&gt;", "plainTextFormattedCitation" : "57", "previouslyFormattedCitation" : "&lt;sup&gt;57&lt;/sup&gt;"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57</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A1EEA4B"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516653">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"&lt;sup&gt;58&lt;/sup&gt;", "plainTextFormattedCitation" : "58", "previouslyFormattedCitation" : "&lt;sup&gt;58&lt;/sup&gt;"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58</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347ED90D"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51665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59</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51665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60</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78982F9E"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51665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60</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185BEE8C"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51665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"&lt;sup&gt;59&lt;/sup&gt;", "plainTextFormattedCitation" : "59", "previouslyFormattedCitation" : "&lt;sup&gt;59&lt;/sup&gt;"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59</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1E168A31"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516653">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"&lt;sup&gt;61&lt;/sup&gt;", "plainTextFormattedCitation" : "61", "previouslyFormattedCitation" : "&lt;sup&gt;61&lt;/sup&gt;"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61</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516653">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"&lt;sup&gt;62&lt;/sup&gt;", "plainTextFormattedCitation" : "62", "previouslyFormattedCitation" : "&lt;sup&gt;62&lt;/sup&gt;"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62</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1387FB5D"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51665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60</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2FA32511"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51665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"&lt;sup&gt;60&lt;/sup&gt;", "plainTextFormattedCitation" : "60", "previouslyFormattedCitation" : "&lt;sup&gt;60&lt;/sup&gt;" }, "properties" : { "noteIndex" : 0 }, "schema" : "https://github.com/citation-style-language/schema/raw/master/csl-citation.json" }</w:instrText>
      </w:r>
      <w:r>
        <w:rPr>
          <w:rFonts w:ascii="Calibri" w:hAnsi="Calibri"/>
        </w:rPr>
        <w:fldChar w:fldCharType="separate"/>
      </w:r>
      <w:r w:rsidR="00516653" w:rsidRPr="00516653">
        <w:rPr>
          <w:rFonts w:ascii="Calibri" w:hAnsi="Calibri"/>
          <w:noProof/>
          <w:vertAlign w:val="superscript"/>
        </w:rPr>
        <w:t>60</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655DB6E8" w14:textId="77777777" w:rsidR="003858EB" w:rsidRDefault="003858EB" w:rsidP="003858EB">
      <w:pPr>
        <w:rPr>
          <w:lang w:eastAsia="en-GB"/>
        </w:rPr>
      </w:pPr>
    </w:p>
    <w:p w14:paraId="573ED0A6" w14:textId="23A0E766" w:rsidR="003858EB" w:rsidRPr="003858EB" w:rsidRDefault="003858EB" w:rsidP="001561BA">
      <w:pPr>
        <w:pStyle w:val="Heading3"/>
        <w:rPr>
          <w:lang w:eastAsia="en-GB"/>
        </w:rPr>
      </w:pPr>
      <w:bookmarkStart w:id="57" w:name="_Toc494097598"/>
      <w:r>
        <w:rPr>
          <w:lang w:eastAsia="en-GB"/>
        </w:rPr>
        <w:t>How f</w:t>
      </w:r>
      <w:r w:rsidR="00F919C2">
        <w:rPr>
          <w:lang w:eastAsia="en-GB"/>
        </w:rPr>
        <w:t xml:space="preserve">orecasting </w:t>
      </w:r>
      <w:r w:rsidR="001561BA">
        <w:rPr>
          <w:lang w:eastAsia="en-GB"/>
        </w:rPr>
        <w:t>informs</w:t>
      </w:r>
      <w:r w:rsidR="00B53C89">
        <w:rPr>
          <w:lang w:eastAsia="en-GB"/>
        </w:rPr>
        <w:t xml:space="preserve"> </w:t>
      </w:r>
      <w:r w:rsidR="001561BA">
        <w:rPr>
          <w:lang w:eastAsia="en-GB"/>
        </w:rPr>
        <w:t xml:space="preserve">heat wave and air pollution health </w:t>
      </w:r>
      <w:r w:rsidR="00F919C2">
        <w:rPr>
          <w:lang w:eastAsia="en-GB"/>
        </w:rPr>
        <w:t>action plans</w:t>
      </w:r>
      <w:bookmarkEnd w:id="57"/>
    </w:p>
    <w:p w14:paraId="1D69AC7D" w14:textId="77777777" w:rsidR="00F135E2" w:rsidRDefault="00F135E2" w:rsidP="00F135E2">
      <w:pPr>
        <w:rPr>
          <w:lang w:eastAsia="en-GB"/>
        </w:rPr>
      </w:pPr>
    </w:p>
    <w:p w14:paraId="10CAADAA" w14:textId="77777777" w:rsidR="00F135E2" w:rsidRPr="00226FCD" w:rsidRDefault="00F135E2" w:rsidP="00F135E2">
      <w:pPr>
        <w:pStyle w:val="Heading3"/>
        <w:rPr>
          <w:rFonts w:eastAsia="Times New Roman"/>
          <w:lang w:eastAsia="en-GB"/>
        </w:rPr>
      </w:pPr>
      <w:bookmarkStart w:id="58" w:name="_Toc494097599"/>
      <w:r w:rsidRPr="00226FCD">
        <w:rPr>
          <w:rFonts w:eastAsia="Times New Roman"/>
          <w:lang w:eastAsia="en-GB"/>
        </w:rPr>
        <w:t>Key processes made in preparedness and action plans</w:t>
      </w:r>
      <w:bookmarkEnd w:id="58"/>
    </w:p>
    <w:p w14:paraId="4A751153" w14:textId="77777777" w:rsidR="00F135E2" w:rsidRDefault="00F135E2" w:rsidP="00F135E2">
      <w:pPr>
        <w:shd w:val="clear" w:color="auto" w:fill="FFFFFF"/>
        <w:jc w:val="both"/>
        <w:rPr>
          <w:rFonts w:eastAsia="Times New Roman" w:cs="Times New Roman"/>
          <w:b/>
          <w:u w:val="single"/>
          <w:lang w:eastAsia="en-GB"/>
        </w:rPr>
      </w:pPr>
    </w:p>
    <w:p w14:paraId="08266A55" w14:textId="77777777" w:rsidR="00F135E2" w:rsidRPr="00E42125" w:rsidRDefault="00F135E2" w:rsidP="00F135E2">
      <w:pPr>
        <w:pStyle w:val="Heading4"/>
        <w:rPr>
          <w:rFonts w:eastAsia="Times New Roman"/>
          <w:lang w:eastAsia="en-GB"/>
        </w:rPr>
      </w:pPr>
      <w:r>
        <w:rPr>
          <w:rFonts w:eastAsia="Times New Roman"/>
          <w:lang w:eastAsia="en-GB"/>
        </w:rPr>
        <w:t>Climate prediction (outside core interest of HIWeather but of interest to WCRP)</w:t>
      </w:r>
    </w:p>
    <w:p w14:paraId="44C9F5CD" w14:textId="77777777" w:rsidR="00F135E2" w:rsidRDefault="00F135E2" w:rsidP="00F135E2">
      <w:pPr>
        <w:shd w:val="clear" w:color="auto" w:fill="FFFFFF"/>
        <w:jc w:val="both"/>
        <w:rPr>
          <w:rFonts w:eastAsia="Times New Roman" w:cs="Times New Roman"/>
          <w:u w:val="single"/>
          <w:lang w:eastAsia="en-GB"/>
        </w:rPr>
      </w:pPr>
      <w:r>
        <w:rPr>
          <w:rFonts w:eastAsia="Times New Roman" w:cs="Times New Roman"/>
          <w:u w:val="single"/>
          <w:lang w:eastAsia="en-GB"/>
        </w:rPr>
        <w:t>Long-term actions (years) i.e. long-term forecasts and projections:</w:t>
      </w:r>
    </w:p>
    <w:p w14:paraId="12E798C9" w14:textId="77777777" w:rsidR="00F135E2" w:rsidRDefault="00F135E2" w:rsidP="00F135E2">
      <w:pPr>
        <w:shd w:val="clear" w:color="auto" w:fill="FFFFFF"/>
        <w:jc w:val="both"/>
        <w:rPr>
          <w:rFonts w:eastAsia="Times New Roman" w:cs="Times New Roman"/>
          <w:u w:val="single"/>
          <w:lang w:eastAsia="en-GB"/>
        </w:rPr>
      </w:pPr>
    </w:p>
    <w:p w14:paraId="59DD0C4B" w14:textId="77777777" w:rsidR="00F135E2" w:rsidRDefault="00F135E2" w:rsidP="00F135E2">
      <w:pPr>
        <w:pBdr>
          <w:bottom w:val="single" w:sz="12" w:space="1" w:color="auto"/>
        </w:pBdr>
        <w:shd w:val="clear" w:color="auto" w:fill="FFFFFF"/>
        <w:jc w:val="both"/>
        <w:rPr>
          <w:rFonts w:eastAsia="Times New Roman" w:cs="Times New Roman"/>
          <w:lang w:eastAsia="en-GB"/>
        </w:rPr>
      </w:pPr>
    </w:p>
    <w:p w14:paraId="102D78B5" w14:textId="77777777" w:rsidR="00F135E2" w:rsidRPr="00330D38" w:rsidRDefault="00F135E2" w:rsidP="00F135E2">
      <w:pPr>
        <w:pStyle w:val="Heading4"/>
        <w:rPr>
          <w:rFonts w:eastAsia="Times New Roman"/>
          <w:lang w:eastAsia="en-GB"/>
        </w:rPr>
      </w:pPr>
      <w:r>
        <w:rPr>
          <w:rFonts w:eastAsia="Times New Roman"/>
          <w:lang w:eastAsia="en-GB"/>
        </w:rPr>
        <w:t>Weather prediction (in core interest of HIWeather and WWRP)</w:t>
      </w:r>
    </w:p>
    <w:p w14:paraId="3B7C7AF7" w14:textId="77777777" w:rsidR="00F135E2" w:rsidRPr="00974995" w:rsidRDefault="00F135E2" w:rsidP="00F135E2">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7A0AF0F4" w14:textId="77777777" w:rsidR="00F135E2" w:rsidRPr="00F135E2" w:rsidRDefault="00F135E2" w:rsidP="00F135E2">
      <w:pPr>
        <w:rPr>
          <w:lang w:eastAsia="en-GB"/>
        </w:rPr>
      </w:pP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59" w:name="_Toc494097600"/>
      <w:r w:rsidRPr="002B755B">
        <w:rPr>
          <w:lang w:val="en-US"/>
        </w:rPr>
        <w:t>Key gaps in</w:t>
      </w:r>
      <w:r>
        <w:rPr>
          <w:lang w:val="en-US"/>
        </w:rPr>
        <w:t xml:space="preserve"> real-time monitoring, forecasting and alert </w:t>
      </w:r>
      <w:r w:rsidRPr="002B755B">
        <w:rPr>
          <w:lang w:val="en-US"/>
        </w:rPr>
        <w:t>capabilities</w:t>
      </w:r>
      <w:bookmarkEnd w:id="59"/>
    </w:p>
    <w:p w14:paraId="03FE2968" w14:textId="77777777" w:rsidR="00487FB8" w:rsidRPr="00802B13" w:rsidRDefault="00487FB8" w:rsidP="00487FB8">
      <w:pPr>
        <w:rPr>
          <w:lang w:val="en-US"/>
        </w:rPr>
      </w:pPr>
    </w:p>
    <w:p w14:paraId="1F95DDB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probabilistic forecasting for heat waves esp in developing countries where deterministic forecasts are often used. </w:t>
      </w:r>
    </w:p>
    <w:p w14:paraId="5367E38A"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skill evaluation and recalibration of heat wave forecasts essential for decision making but still not common practice in many developing countries. Particularly important on longer lead times (S2S) that are being developed now and becoming operational in some places eg. India (This would mean that when there is a forecast of 30% chance of heat wave, a heat wave occurs exactly 30% of the time. Otherwise users can’t trust the probabilities given in the forecast)</w:t>
      </w:r>
    </w:p>
    <w:p w14:paraId="5390FD19" w14:textId="77777777" w:rsidR="00487FB8" w:rsidRPr="00487FB8" w:rsidRDefault="00487FB8" w:rsidP="00487FB8">
      <w:pPr>
        <w:shd w:val="clear" w:color="auto" w:fill="FFFFFF"/>
        <w:rPr>
          <w:rFonts w:ascii="Calibri" w:eastAsia="Times New Roman" w:hAnsi="Calibri" w:cs="Arial"/>
          <w:color w:val="222222"/>
          <w:lang w:eastAsia="en-GB"/>
        </w:rPr>
      </w:pPr>
      <w:r w:rsidRPr="00487FB8">
        <w:rPr>
          <w:rFonts w:ascii="Calibri" w:eastAsia="Times New Roman" w:hAnsi="Calibri" w:cs="Arial"/>
          <w:color w:val="222222"/>
          <w:lang w:eastAsia="en-GB"/>
        </w:rPr>
        <w:t>- soil moisture is known to be a source of predictability for heat waves in several areas of the world. Challenge to realize this predictability gain in forecasts. Models need to assimilate soil moisture obs well in order to capitalize on this predictability. We need skill assessments of heat wave forecasts on weather to S2S timescales, and evaluation of how well models capture the influence of surface water availability on heat wave generation.</w:t>
      </w:r>
    </w:p>
    <w:p w14:paraId="488736F3" w14:textId="77777777" w:rsidR="00487FB8" w:rsidRPr="00802B13" w:rsidRDefault="00487FB8" w:rsidP="00487FB8">
      <w:pPr>
        <w:rPr>
          <w:rFonts w:ascii="Calibri" w:hAnsi="Calibri"/>
          <w:lang w:val="en-US"/>
        </w:rPr>
      </w:pPr>
    </w:p>
    <w:p w14:paraId="2D6A54E4" w14:textId="77777777" w:rsidR="00D62E90" w:rsidRPr="00802B13" w:rsidRDefault="00D62E90" w:rsidP="00D62E90">
      <w:pPr>
        <w:rPr>
          <w:rFonts w:ascii="Calibri" w:hAnsi="Calibri"/>
          <w:lang w:val="en-US"/>
        </w:rPr>
      </w:pPr>
    </w:p>
    <w:p w14:paraId="63478944" w14:textId="77777777" w:rsidR="00D62E90" w:rsidRPr="00802B13" w:rsidRDefault="00D62E90" w:rsidP="00802B13">
      <w:pPr>
        <w:pStyle w:val="Heading3"/>
        <w:rPr>
          <w:rFonts w:eastAsia="Times New Roman"/>
          <w:lang w:eastAsia="en-GB"/>
        </w:rPr>
      </w:pPr>
      <w:bookmarkStart w:id="60" w:name="_Toc494097601"/>
      <w:r w:rsidRPr="00802B13">
        <w:rPr>
          <w:rFonts w:eastAsia="Times New Roman"/>
          <w:lang w:eastAsia="en-GB"/>
        </w:rPr>
        <w:lastRenderedPageBreak/>
        <w:t>Key opportunities to develop or improve health relevant deliverables</w:t>
      </w:r>
      <w:bookmarkEnd w:id="60"/>
    </w:p>
    <w:p w14:paraId="4A69D8C2" w14:textId="77777777" w:rsidR="00D62E90" w:rsidRPr="00802B13" w:rsidRDefault="00D62E90" w:rsidP="00D62E90">
      <w:pPr>
        <w:jc w:val="both"/>
        <w:rPr>
          <w:rFonts w:ascii="Calibri" w:hAnsi="Calibri"/>
          <w:u w:val="single"/>
        </w:rPr>
      </w:pPr>
    </w:p>
    <w:p w14:paraId="59AD6942" w14:textId="77777777" w:rsidR="00D62E90" w:rsidRPr="00802B13" w:rsidRDefault="00D62E90" w:rsidP="00802B13">
      <w:pPr>
        <w:pStyle w:val="Heading3"/>
        <w:rPr>
          <w:rFonts w:eastAsia="Times New Roman"/>
          <w:lang w:eastAsia="en-GB"/>
        </w:rPr>
      </w:pPr>
      <w:bookmarkStart w:id="61" w:name="_Toc494097602"/>
      <w:r w:rsidRPr="00802B13">
        <w:rPr>
          <w:rFonts w:eastAsia="Times New Roman"/>
          <w:lang w:eastAsia="en-GB"/>
        </w:rPr>
        <w:t>Potential projects with improved forecasting</w:t>
      </w:r>
      <w:bookmarkEnd w:id="61"/>
    </w:p>
    <w:p w14:paraId="597AA6F0" w14:textId="5FEB7F2D" w:rsidR="007C3F55" w:rsidRPr="00802B13" w:rsidRDefault="007C3F55" w:rsidP="00FF69F5">
      <w:pPr>
        <w:shd w:val="clear" w:color="auto" w:fill="FFFFFF"/>
        <w:jc w:val="both"/>
        <w:outlineLvl w:val="0"/>
        <w:rPr>
          <w:rFonts w:ascii="Calibri" w:eastAsia="Times New Roman" w:hAnsi="Calibri" w:cs="Times New Roman"/>
          <w:b/>
          <w:lang w:eastAsia="en-GB"/>
        </w:rPr>
      </w:pPr>
    </w:p>
    <w:p w14:paraId="65D4D62B" w14:textId="783D6E94" w:rsidR="005247A0" w:rsidRPr="005247A0" w:rsidRDefault="005247A0" w:rsidP="005247A0">
      <w:pPr>
        <w:shd w:val="clear" w:color="auto" w:fill="FFFFFF"/>
        <w:rPr>
          <w:rFonts w:ascii="Calibri" w:eastAsia="Times New Roman" w:hAnsi="Calibri" w:cs="Arial"/>
          <w:color w:val="222222"/>
          <w:lang w:eastAsia="en-GB"/>
        </w:rPr>
      </w:pPr>
      <w:r w:rsidRPr="00802B13">
        <w:rPr>
          <w:rFonts w:ascii="Calibri" w:eastAsia="Times New Roman" w:hAnsi="Calibri" w:cs="Arial"/>
          <w:color w:val="222222"/>
          <w:lang w:eastAsia="en-GB"/>
        </w:rPr>
        <w:t xml:space="preserve">- </w:t>
      </w:r>
      <w:r w:rsidRPr="005247A0">
        <w:rPr>
          <w:rFonts w:ascii="Calibri" w:eastAsia="Times New Roman" w:hAnsi="Calibri" w:cs="Arial"/>
          <w:color w:val="222222"/>
          <w:lang w:eastAsia="en-GB"/>
        </w:rPr>
        <w:t>Potential projects serving as focused health outcome-based research for HIWeather.</w:t>
      </w:r>
    </w:p>
    <w:p w14:paraId="31291A05"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understanding spatial variations in heat wave risk (vulnerability, exposure and hazard) within cities to better target intervention</w:t>
      </w:r>
    </w:p>
    <w:p w14:paraId="10D808F6"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evaluation of which heat early warning system interventions work and which do not (will be location/population specific to some extent, but are there some that can be generalised?). This piece would improve efficiency of early warning systems.</w:t>
      </w:r>
    </w:p>
    <w:p w14:paraId="4ADC825C" w14:textId="77777777" w:rsidR="005247A0" w:rsidRPr="005247A0" w:rsidRDefault="005247A0" w:rsidP="005247A0">
      <w:pPr>
        <w:shd w:val="clear" w:color="auto" w:fill="FFFFFF"/>
        <w:rPr>
          <w:rFonts w:ascii="Calibri" w:eastAsia="Times New Roman" w:hAnsi="Calibri" w:cs="Arial"/>
          <w:color w:val="222222"/>
          <w:lang w:eastAsia="en-GB"/>
        </w:rPr>
      </w:pPr>
      <w:r w:rsidRPr="005247A0">
        <w:rPr>
          <w:rFonts w:ascii="Calibri" w:eastAsia="Times New Roman" w:hAnsi="Calibri" w:cs="Arial"/>
          <w:color w:val="222222"/>
          <w:shd w:val="clear" w:color="auto" w:fill="FFFFFF"/>
          <w:lang w:eastAsia="en-GB"/>
        </w:rPr>
        <w:t>- adding warning tiers to alert more vulnerable groups earlier than full-scale alert is issued (this came from Kris Ebi’s work). Would need improvements in forecast lead time and skill for this to work, and recalibrate probabilistic forecasts since we’d be looking at earlier lead times. Needs research on heat-health thresholds for vulnerable groups separately from whole population to set the tiers.</w:t>
      </w:r>
    </w:p>
    <w:p w14:paraId="15720D3B"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62B52707" w14:textId="77777777" w:rsidR="00DD1467" w:rsidRPr="00802B13" w:rsidRDefault="00DD1467" w:rsidP="00FF69F5">
      <w:pPr>
        <w:shd w:val="clear" w:color="auto" w:fill="FFFFFF"/>
        <w:jc w:val="both"/>
        <w:outlineLvl w:val="0"/>
        <w:rPr>
          <w:rFonts w:ascii="Calibri" w:eastAsia="Times New Roman" w:hAnsi="Calibri"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2" w:name="_Toc494097603"/>
      <w:r w:rsidRPr="00A618F9">
        <w:lastRenderedPageBreak/>
        <w:t>References</w:t>
      </w:r>
      <w:bookmarkEnd w:id="62"/>
    </w:p>
    <w:p w14:paraId="71D13549" w14:textId="77777777" w:rsidR="00FF69F5" w:rsidRPr="00A618F9" w:rsidRDefault="00FF69F5" w:rsidP="00FF69F5">
      <w:pPr>
        <w:widowControl w:val="0"/>
        <w:autoSpaceDE w:val="0"/>
        <w:autoSpaceDN w:val="0"/>
        <w:adjustRightInd w:val="0"/>
        <w:ind w:left="640" w:hanging="640"/>
        <w:jc w:val="both"/>
      </w:pPr>
    </w:p>
    <w:p w14:paraId="5312A1A6" w14:textId="6CC68C1A" w:rsidR="00516653" w:rsidRPr="00516653" w:rsidRDefault="00FF69F5" w:rsidP="00516653">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516653" w:rsidRPr="00516653">
        <w:rPr>
          <w:rFonts w:ascii="Calibri" w:eastAsia="Times New Roman" w:hAnsi="Calibri" w:cs="Times New Roman"/>
          <w:noProof/>
        </w:rPr>
        <w:t>1</w:t>
      </w:r>
      <w:r w:rsidR="00516653" w:rsidRPr="00516653">
        <w:rPr>
          <w:rFonts w:ascii="Calibri" w:eastAsia="Times New Roman" w:hAnsi="Calibri" w:cs="Times New Roman"/>
          <w:noProof/>
        </w:rPr>
        <w:tab/>
        <w:t>European Commission. Science for Disaster Risk Management 2017. 2017 http://drmkc.jrc.ec.europa.eu/.</w:t>
      </w:r>
    </w:p>
    <w:p w14:paraId="0CD030DA"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w:t>
      </w:r>
      <w:r w:rsidRPr="00516653">
        <w:rPr>
          <w:rFonts w:ascii="Calibri" w:eastAsia="Times New Roman" w:hAnsi="Calibri" w:cs="Times New Roman"/>
          <w:noProof/>
        </w:rPr>
        <w:tab/>
        <w:t xml:space="preserve">UNISDR. Sendai Framework for Disaster Risk Reduction 2015 - 2030. </w:t>
      </w:r>
      <w:r w:rsidRPr="00516653">
        <w:rPr>
          <w:rFonts w:ascii="Calibri" w:eastAsia="Times New Roman" w:hAnsi="Calibri" w:cs="Times New Roman"/>
          <w:i/>
          <w:iCs/>
          <w:noProof/>
        </w:rPr>
        <w:t>Third World Conf Disaster Risk Reduction, Sendai, Japan, 14-18 March 2015</w:t>
      </w:r>
      <w:r w:rsidRPr="00516653">
        <w:rPr>
          <w:rFonts w:ascii="Calibri" w:eastAsia="Times New Roman" w:hAnsi="Calibri" w:cs="Times New Roman"/>
          <w:noProof/>
        </w:rPr>
        <w:t xml:space="preserve"> 2015; : 1–25.</w:t>
      </w:r>
    </w:p>
    <w:p w14:paraId="29EEE2FA"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w:t>
      </w:r>
      <w:r w:rsidRPr="00516653">
        <w:rPr>
          <w:rFonts w:ascii="Calibri" w:eastAsia="Times New Roman" w:hAnsi="Calibri" w:cs="Times New Roman"/>
          <w:noProof/>
        </w:rPr>
        <w:tab/>
        <w:t xml:space="preserve">Recommendations for Action Heat: Action Plans to protect human health. </w:t>
      </w:r>
      <w:r w:rsidRPr="00516653">
        <w:rPr>
          <w:rFonts w:ascii="Calibri" w:eastAsia="Times New Roman" w:hAnsi="Calibri" w:cs="Times New Roman"/>
          <w:i/>
          <w:iCs/>
          <w:noProof/>
        </w:rPr>
        <w:t>Bundesministerium für Umwelt, Naturschutz, Bau und Reakt</w:t>
      </w:r>
      <w:r w:rsidRPr="00516653">
        <w:rPr>
          <w:rFonts w:ascii="Calibri" w:eastAsia="Times New Roman" w:hAnsi="Calibri" w:cs="Times New Roman"/>
          <w:noProof/>
        </w:rPr>
        <w:t xml:space="preserve"> 2017; : 1–32.</w:t>
      </w:r>
    </w:p>
    <w:p w14:paraId="4C866B1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w:t>
      </w:r>
      <w:r w:rsidRPr="00516653">
        <w:rPr>
          <w:rFonts w:ascii="Calibri" w:eastAsia="Times New Roman" w:hAnsi="Calibri" w:cs="Times New Roman"/>
          <w:noProof/>
        </w:rPr>
        <w:tab/>
        <w:t>World Health Organization Country Office for Thailand. Development of framework on heat-health warning system in Thailand. .</w:t>
      </w:r>
    </w:p>
    <w:p w14:paraId="5BC7E64A"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w:t>
      </w:r>
      <w:r w:rsidRPr="00516653">
        <w:rPr>
          <w:rFonts w:ascii="Calibri" w:eastAsia="Times New Roman" w:hAnsi="Calibri" w:cs="Times New Roman"/>
          <w:noProof/>
        </w:rPr>
        <w:tab/>
        <w:t>Hess JJ, Ebi KL. Iterative management of heat early warning systems in a changing climate. Ann. N. Y. Acad. Sci. 2016; : 21–30.</w:t>
      </w:r>
    </w:p>
    <w:p w14:paraId="1EDA8BE9"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6</w:t>
      </w:r>
      <w:r w:rsidRPr="00516653">
        <w:rPr>
          <w:rFonts w:ascii="Calibri" w:eastAsia="Times New Roman" w:hAnsi="Calibri" w:cs="Times New Roman"/>
          <w:noProof/>
        </w:rPr>
        <w:tab/>
        <w:t xml:space="preserve">Matthies F, Bickler G, Marin N, Hales S. Heat–health action plans. </w:t>
      </w:r>
      <w:r w:rsidRPr="00516653">
        <w:rPr>
          <w:rFonts w:ascii="Calibri" w:eastAsia="Times New Roman" w:hAnsi="Calibri" w:cs="Times New Roman"/>
          <w:i/>
          <w:iCs/>
          <w:noProof/>
        </w:rPr>
        <w:t>WHO Eur</w:t>
      </w:r>
      <w:r w:rsidRPr="00516653">
        <w:rPr>
          <w:rFonts w:ascii="Calibri" w:eastAsia="Times New Roman" w:hAnsi="Calibri" w:cs="Times New Roman"/>
          <w:noProof/>
        </w:rPr>
        <w:t xml:space="preserve"> 2008; : 45.</w:t>
      </w:r>
    </w:p>
    <w:p w14:paraId="41363A1E"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7</w:t>
      </w:r>
      <w:r w:rsidRPr="00516653">
        <w:rPr>
          <w:rFonts w:ascii="Calibri" w:eastAsia="Times New Roman" w:hAnsi="Calibri" w:cs="Times New Roman"/>
          <w:noProof/>
        </w:rPr>
        <w:tab/>
        <w:t xml:space="preserve">Watts N, Adger WN, Ayeb-Karlsson S,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The Lancet Countdown: tracking progress on health and climate change. </w:t>
      </w:r>
      <w:r w:rsidRPr="00516653">
        <w:rPr>
          <w:rFonts w:ascii="Calibri" w:eastAsia="Times New Roman" w:hAnsi="Calibri" w:cs="Times New Roman"/>
          <w:i/>
          <w:iCs/>
          <w:noProof/>
        </w:rPr>
        <w:t>Lancet</w:t>
      </w:r>
      <w:r w:rsidRPr="00516653">
        <w:rPr>
          <w:rFonts w:ascii="Calibri" w:eastAsia="Times New Roman" w:hAnsi="Calibri" w:cs="Times New Roman"/>
          <w:noProof/>
        </w:rPr>
        <w:t xml:space="preserve"> 2017; </w:t>
      </w:r>
      <w:r w:rsidRPr="00516653">
        <w:rPr>
          <w:rFonts w:ascii="Calibri" w:eastAsia="Times New Roman" w:hAnsi="Calibri" w:cs="Times New Roman"/>
          <w:b/>
          <w:bCs/>
          <w:noProof/>
        </w:rPr>
        <w:t>389</w:t>
      </w:r>
      <w:r w:rsidRPr="00516653">
        <w:rPr>
          <w:rFonts w:ascii="Calibri" w:eastAsia="Times New Roman" w:hAnsi="Calibri" w:cs="Times New Roman"/>
          <w:noProof/>
        </w:rPr>
        <w:t>: 1151–64.</w:t>
      </w:r>
    </w:p>
    <w:p w14:paraId="58606DE2"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8</w:t>
      </w:r>
      <w:r w:rsidRPr="00516653">
        <w:rPr>
          <w:rFonts w:ascii="Calibri" w:eastAsia="Times New Roman" w:hAnsi="Calibri" w:cs="Times New Roman"/>
          <w:noProof/>
        </w:rPr>
        <w:tab/>
        <w:t>World Health Organization. Climate and Health Country Profiles 2015. 2015.</w:t>
      </w:r>
    </w:p>
    <w:p w14:paraId="066460E7"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9</w:t>
      </w:r>
      <w:r w:rsidRPr="00516653">
        <w:rPr>
          <w:rFonts w:ascii="Calibri" w:eastAsia="Times New Roman" w:hAnsi="Calibri" w:cs="Times New Roman"/>
          <w:noProof/>
        </w:rPr>
        <w:tab/>
        <w:t xml:space="preserve">Hajat S, Ebi KL, Kovats RS, Menne B, Edwards S, Haines A. The human health consequences of flooding in Europe: A review. </w:t>
      </w:r>
      <w:r w:rsidRPr="00516653">
        <w:rPr>
          <w:rFonts w:ascii="Calibri" w:eastAsia="Times New Roman" w:hAnsi="Calibri" w:cs="Times New Roman"/>
          <w:i/>
          <w:iCs/>
          <w:noProof/>
        </w:rPr>
        <w:t>Extrem Weather Events Public Heal Responses</w:t>
      </w:r>
      <w:r w:rsidRPr="00516653">
        <w:rPr>
          <w:rFonts w:ascii="Calibri" w:eastAsia="Times New Roman" w:hAnsi="Calibri" w:cs="Times New Roman"/>
          <w:noProof/>
        </w:rPr>
        <w:t xml:space="preserve"> 2005; : 185–96.</w:t>
      </w:r>
    </w:p>
    <w:p w14:paraId="53E643AD"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10</w:t>
      </w:r>
      <w:r w:rsidRPr="00516653">
        <w:rPr>
          <w:rFonts w:ascii="Calibri" w:eastAsia="Times New Roman" w:hAnsi="Calibri" w:cs="Times New Roman"/>
          <w:noProof/>
        </w:rPr>
        <w:tab/>
        <w:t xml:space="preserve">UNISDR, CRED. The human cost of weather-related disasters 1995-2015. </w:t>
      </w:r>
      <w:r w:rsidRPr="00516653">
        <w:rPr>
          <w:rFonts w:ascii="Calibri" w:eastAsia="Times New Roman" w:hAnsi="Calibri" w:cs="Times New Roman"/>
          <w:i/>
          <w:iCs/>
          <w:noProof/>
        </w:rPr>
        <w:t>UNISDR Publ</w:t>
      </w:r>
      <w:r w:rsidRPr="00516653">
        <w:rPr>
          <w:rFonts w:ascii="Calibri" w:eastAsia="Times New Roman" w:hAnsi="Calibri" w:cs="Times New Roman"/>
          <w:noProof/>
        </w:rPr>
        <w:t xml:space="preserve"> 2015; </w:t>
      </w:r>
      <w:r w:rsidRPr="00516653">
        <w:rPr>
          <w:rFonts w:ascii="Calibri" w:eastAsia="Times New Roman" w:hAnsi="Calibri" w:cs="Times New Roman"/>
          <w:b/>
          <w:bCs/>
          <w:noProof/>
        </w:rPr>
        <w:t>1</w:t>
      </w:r>
      <w:r w:rsidRPr="00516653">
        <w:rPr>
          <w:rFonts w:ascii="Calibri" w:eastAsia="Times New Roman" w:hAnsi="Calibri" w:cs="Times New Roman"/>
          <w:noProof/>
        </w:rPr>
        <w:t>: 30.</w:t>
      </w:r>
    </w:p>
    <w:p w14:paraId="43BF21CF"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11</w:t>
      </w:r>
      <w:r w:rsidRPr="00516653">
        <w:rPr>
          <w:rFonts w:ascii="Calibri" w:eastAsia="Times New Roman" w:hAnsi="Calibri" w:cs="Times New Roman"/>
          <w:noProof/>
        </w:rPr>
        <w:tab/>
        <w:t xml:space="preserve">EMDAT. Cred Crunch. </w:t>
      </w:r>
      <w:r w:rsidRPr="00516653">
        <w:rPr>
          <w:rFonts w:ascii="Calibri" w:eastAsia="Times New Roman" w:hAnsi="Calibri" w:cs="Times New Roman"/>
          <w:i/>
          <w:iCs/>
          <w:noProof/>
        </w:rPr>
        <w:t>Earthquake</w:t>
      </w:r>
      <w:r w:rsidRPr="00516653">
        <w:rPr>
          <w:rFonts w:ascii="Calibri" w:eastAsia="Times New Roman" w:hAnsi="Calibri" w:cs="Times New Roman"/>
          <w:noProof/>
        </w:rPr>
        <w:t xml:space="preserve"> 2017; : 1–2.</w:t>
      </w:r>
    </w:p>
    <w:p w14:paraId="1680D380"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12</w:t>
      </w:r>
      <w:r w:rsidRPr="00516653">
        <w:rPr>
          <w:rFonts w:ascii="Calibri" w:eastAsia="Times New Roman" w:hAnsi="Calibri" w:cs="Times New Roman"/>
          <w:noProof/>
        </w:rPr>
        <w:tab/>
        <w:t xml:space="preserve">Bennet G. Bristol floods 1968. Controlled survey of effects on health of local community disaster. </w:t>
      </w:r>
      <w:r w:rsidRPr="00516653">
        <w:rPr>
          <w:rFonts w:ascii="Calibri" w:eastAsia="Times New Roman" w:hAnsi="Calibri" w:cs="Times New Roman"/>
          <w:i/>
          <w:iCs/>
          <w:noProof/>
        </w:rPr>
        <w:t>Br Med J</w:t>
      </w:r>
      <w:r w:rsidRPr="00516653">
        <w:rPr>
          <w:rFonts w:ascii="Calibri" w:eastAsia="Times New Roman" w:hAnsi="Calibri" w:cs="Times New Roman"/>
          <w:noProof/>
        </w:rPr>
        <w:t xml:space="preserve"> 1970; </w:t>
      </w:r>
      <w:r w:rsidRPr="00516653">
        <w:rPr>
          <w:rFonts w:ascii="Calibri" w:eastAsia="Times New Roman" w:hAnsi="Calibri" w:cs="Times New Roman"/>
          <w:b/>
          <w:bCs/>
          <w:noProof/>
        </w:rPr>
        <w:t>3</w:t>
      </w:r>
      <w:r w:rsidRPr="00516653">
        <w:rPr>
          <w:rFonts w:ascii="Calibri" w:eastAsia="Times New Roman" w:hAnsi="Calibri" w:cs="Times New Roman"/>
          <w:noProof/>
        </w:rPr>
        <w:t>: 454–8.</w:t>
      </w:r>
    </w:p>
    <w:p w14:paraId="673E8C0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13</w:t>
      </w:r>
      <w:r w:rsidRPr="00516653">
        <w:rPr>
          <w:rFonts w:ascii="Calibri" w:eastAsia="Times New Roman" w:hAnsi="Calibri" w:cs="Times New Roman"/>
          <w:noProof/>
        </w:rPr>
        <w:tab/>
        <w:t xml:space="preserve">Ochi S, Hodgson S, Landeg O, Mayner L, Murray V. Disaster-Driven Evacuation and Medication Loss: a Systematic Literature Review. </w:t>
      </w:r>
      <w:r w:rsidRPr="00516653">
        <w:rPr>
          <w:rFonts w:ascii="Calibri" w:eastAsia="Times New Roman" w:hAnsi="Calibri" w:cs="Times New Roman"/>
          <w:i/>
          <w:iCs/>
          <w:noProof/>
        </w:rPr>
        <w:t>PLoS Curr</w:t>
      </w:r>
      <w:r w:rsidRPr="00516653">
        <w:rPr>
          <w:rFonts w:ascii="Calibri" w:eastAsia="Times New Roman" w:hAnsi="Calibri" w:cs="Times New Roman"/>
          <w:noProof/>
        </w:rPr>
        <w:t xml:space="preserve"> 2014; : 1–24.</w:t>
      </w:r>
    </w:p>
    <w:p w14:paraId="658F8B30"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14</w:t>
      </w:r>
      <w:r w:rsidRPr="00516653">
        <w:rPr>
          <w:rFonts w:ascii="Calibri" w:eastAsia="Times New Roman" w:hAnsi="Calibri" w:cs="Times New Roman"/>
          <w:noProof/>
        </w:rPr>
        <w:tab/>
        <w:t xml:space="preserve">Kajitani Y, Chang SE, M.EERI, Tatano H. Economic Impacts of the 2011 Tohoku-Oki Earthquake and Tsunami. </w:t>
      </w:r>
      <w:r w:rsidRPr="00516653">
        <w:rPr>
          <w:rFonts w:ascii="Calibri" w:eastAsia="Times New Roman" w:hAnsi="Calibri" w:cs="Times New Roman"/>
          <w:i/>
          <w:iCs/>
          <w:noProof/>
        </w:rPr>
        <w:t>Earthq Spectra</w:t>
      </w:r>
      <w:r w:rsidRPr="00516653">
        <w:rPr>
          <w:rFonts w:ascii="Calibri" w:eastAsia="Times New Roman" w:hAnsi="Calibri" w:cs="Times New Roman"/>
          <w:noProof/>
        </w:rPr>
        <w:t xml:space="preserve"> 2013; </w:t>
      </w:r>
      <w:r w:rsidRPr="00516653">
        <w:rPr>
          <w:rFonts w:ascii="Calibri" w:eastAsia="Times New Roman" w:hAnsi="Calibri" w:cs="Times New Roman"/>
          <w:b/>
          <w:bCs/>
          <w:noProof/>
        </w:rPr>
        <w:t>29</w:t>
      </w:r>
      <w:r w:rsidRPr="00516653">
        <w:rPr>
          <w:rFonts w:ascii="Calibri" w:eastAsia="Times New Roman" w:hAnsi="Calibri" w:cs="Times New Roman"/>
          <w:noProof/>
        </w:rPr>
        <w:t>.</w:t>
      </w:r>
    </w:p>
    <w:p w14:paraId="4EDBA0AE"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15</w:t>
      </w:r>
      <w:r w:rsidRPr="00516653">
        <w:rPr>
          <w:rFonts w:ascii="Calibri" w:eastAsia="Times New Roman" w:hAnsi="Calibri" w:cs="Times New Roman"/>
          <w:noProof/>
        </w:rPr>
        <w:tab/>
        <w:t xml:space="preserve">French J, Ing R, Von Allmen S, Wood R. Mortality from flash floods: a review of national weather service reports, 1969-81. </w:t>
      </w:r>
      <w:r w:rsidRPr="00516653">
        <w:rPr>
          <w:rFonts w:ascii="Calibri" w:eastAsia="Times New Roman" w:hAnsi="Calibri" w:cs="Times New Roman"/>
          <w:i/>
          <w:iCs/>
          <w:noProof/>
        </w:rPr>
        <w:t>Public Health Rep</w:t>
      </w:r>
      <w:r w:rsidRPr="00516653">
        <w:rPr>
          <w:rFonts w:ascii="Calibri" w:eastAsia="Times New Roman" w:hAnsi="Calibri" w:cs="Times New Roman"/>
          <w:noProof/>
        </w:rPr>
        <w:t xml:space="preserve"> 1983; </w:t>
      </w:r>
      <w:r w:rsidRPr="00516653">
        <w:rPr>
          <w:rFonts w:ascii="Calibri" w:eastAsia="Times New Roman" w:hAnsi="Calibri" w:cs="Times New Roman"/>
          <w:b/>
          <w:bCs/>
          <w:noProof/>
        </w:rPr>
        <w:t>98</w:t>
      </w:r>
      <w:r w:rsidRPr="00516653">
        <w:rPr>
          <w:rFonts w:ascii="Calibri" w:eastAsia="Times New Roman" w:hAnsi="Calibri" w:cs="Times New Roman"/>
          <w:noProof/>
        </w:rPr>
        <w:t>: 584–8.</w:t>
      </w:r>
    </w:p>
    <w:p w14:paraId="5AB010C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16</w:t>
      </w:r>
      <w:r w:rsidRPr="00516653">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516653">
        <w:rPr>
          <w:rFonts w:ascii="Calibri" w:eastAsia="Times New Roman" w:hAnsi="Calibri" w:cs="Times New Roman"/>
          <w:i/>
          <w:iCs/>
          <w:noProof/>
        </w:rPr>
        <w:t>CDC</w:t>
      </w:r>
      <w:r w:rsidRPr="00516653">
        <w:rPr>
          <w:rFonts w:ascii="Calibri" w:eastAsia="Times New Roman" w:hAnsi="Calibri" w:cs="Times New Roman"/>
          <w:noProof/>
        </w:rPr>
        <w:t xml:space="preserve"> 2011; : 2011.</w:t>
      </w:r>
    </w:p>
    <w:p w14:paraId="2F8136EE"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17</w:t>
      </w:r>
      <w:r w:rsidRPr="00516653">
        <w:rPr>
          <w:rFonts w:ascii="Calibri" w:eastAsia="Times New Roman" w:hAnsi="Calibri" w:cs="Times New Roman"/>
          <w:noProof/>
        </w:rPr>
        <w:tab/>
        <w:t xml:space="preserve">Miettinen IT, Zacheus O, Bonsdorff C-H von, Vartiainen T. Waterborne epidemics in Finland in 1998-1999. </w:t>
      </w:r>
      <w:r w:rsidRPr="00516653">
        <w:rPr>
          <w:rFonts w:ascii="Calibri" w:eastAsia="Times New Roman" w:hAnsi="Calibri" w:cs="Times New Roman"/>
          <w:i/>
          <w:iCs/>
          <w:noProof/>
        </w:rPr>
        <w:t>Water Sci Technol</w:t>
      </w:r>
      <w:r w:rsidRPr="00516653">
        <w:rPr>
          <w:rFonts w:ascii="Calibri" w:eastAsia="Times New Roman" w:hAnsi="Calibri" w:cs="Times New Roman"/>
          <w:noProof/>
        </w:rPr>
        <w:t xml:space="preserve"> 2001; </w:t>
      </w:r>
      <w:r w:rsidRPr="00516653">
        <w:rPr>
          <w:rFonts w:ascii="Calibri" w:eastAsia="Times New Roman" w:hAnsi="Calibri" w:cs="Times New Roman"/>
          <w:b/>
          <w:bCs/>
          <w:noProof/>
        </w:rPr>
        <w:t>43</w:t>
      </w:r>
      <w:r w:rsidRPr="00516653">
        <w:rPr>
          <w:rFonts w:ascii="Calibri" w:eastAsia="Times New Roman" w:hAnsi="Calibri" w:cs="Times New Roman"/>
          <w:noProof/>
        </w:rPr>
        <w:t>: 67–71.</w:t>
      </w:r>
    </w:p>
    <w:p w14:paraId="0B25139E"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18</w:t>
      </w:r>
      <w:r w:rsidRPr="00516653">
        <w:rPr>
          <w:rFonts w:ascii="Calibri" w:eastAsia="Times New Roman" w:hAnsi="Calibri" w:cs="Times New Roman"/>
          <w:noProof/>
        </w:rPr>
        <w:tab/>
        <w:t xml:space="preserve">Watson JT, Gayer M, Connolly MA. Epidemics after Natural Disasters. </w:t>
      </w:r>
      <w:r w:rsidRPr="00516653">
        <w:rPr>
          <w:rFonts w:ascii="Calibri" w:eastAsia="Times New Roman" w:hAnsi="Calibri" w:cs="Times New Roman"/>
          <w:i/>
          <w:iCs/>
          <w:noProof/>
        </w:rPr>
        <w:t>Emerg Infect Dis</w:t>
      </w:r>
      <w:r w:rsidRPr="00516653">
        <w:rPr>
          <w:rFonts w:ascii="Calibri" w:eastAsia="Times New Roman" w:hAnsi="Calibri" w:cs="Times New Roman"/>
          <w:noProof/>
        </w:rPr>
        <w:t xml:space="preserve"> 2007; </w:t>
      </w:r>
      <w:r w:rsidRPr="00516653">
        <w:rPr>
          <w:rFonts w:ascii="Calibri" w:eastAsia="Times New Roman" w:hAnsi="Calibri" w:cs="Times New Roman"/>
          <w:b/>
          <w:bCs/>
          <w:noProof/>
        </w:rPr>
        <w:t>13</w:t>
      </w:r>
      <w:r w:rsidRPr="00516653">
        <w:rPr>
          <w:rFonts w:ascii="Calibri" w:eastAsia="Times New Roman" w:hAnsi="Calibri" w:cs="Times New Roman"/>
          <w:noProof/>
        </w:rPr>
        <w:t>: 1–5.</w:t>
      </w:r>
    </w:p>
    <w:p w14:paraId="286E4EFE"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19</w:t>
      </w:r>
      <w:r w:rsidRPr="00516653">
        <w:rPr>
          <w:rFonts w:ascii="Calibri" w:eastAsia="Times New Roman" w:hAnsi="Calibri" w:cs="Times New Roman"/>
          <w:noProof/>
        </w:rPr>
        <w:tab/>
        <w:t xml:space="preserve">Munckhof WJ, Mayo MJ, Scott I, Currie BJ. Fatal human melioidosis acquired in a subtropical australian city. </w:t>
      </w:r>
      <w:r w:rsidRPr="00516653">
        <w:rPr>
          <w:rFonts w:ascii="Calibri" w:eastAsia="Times New Roman" w:hAnsi="Calibri" w:cs="Times New Roman"/>
          <w:i/>
          <w:iCs/>
          <w:noProof/>
        </w:rPr>
        <w:t>Am J Trop Med Hyg</w:t>
      </w:r>
      <w:r w:rsidRPr="00516653">
        <w:rPr>
          <w:rFonts w:ascii="Calibri" w:eastAsia="Times New Roman" w:hAnsi="Calibri" w:cs="Times New Roman"/>
          <w:noProof/>
        </w:rPr>
        <w:t xml:space="preserve"> 2001; </w:t>
      </w:r>
      <w:r w:rsidRPr="00516653">
        <w:rPr>
          <w:rFonts w:ascii="Calibri" w:eastAsia="Times New Roman" w:hAnsi="Calibri" w:cs="Times New Roman"/>
          <w:b/>
          <w:bCs/>
          <w:noProof/>
        </w:rPr>
        <w:t>65</w:t>
      </w:r>
      <w:r w:rsidRPr="00516653">
        <w:rPr>
          <w:rFonts w:ascii="Calibri" w:eastAsia="Times New Roman" w:hAnsi="Calibri" w:cs="Times New Roman"/>
          <w:noProof/>
        </w:rPr>
        <w:t>: 325–8.</w:t>
      </w:r>
    </w:p>
    <w:p w14:paraId="2AD941C3"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20</w:t>
      </w:r>
      <w:r w:rsidRPr="00516653">
        <w:rPr>
          <w:rFonts w:ascii="Calibri" w:eastAsia="Times New Roman" w:hAnsi="Calibri" w:cs="Times New Roman"/>
          <w:noProof/>
        </w:rPr>
        <w:tab/>
        <w:t xml:space="preserve">Baqir M, Sobani ZA, Bhamani A,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Infectious diseases in the aftermath of monsoon flooding in Pakistan. </w:t>
      </w:r>
      <w:r w:rsidRPr="00516653">
        <w:rPr>
          <w:rFonts w:ascii="Calibri" w:eastAsia="Times New Roman" w:hAnsi="Calibri" w:cs="Times New Roman"/>
          <w:i/>
          <w:iCs/>
          <w:noProof/>
        </w:rPr>
        <w:t>Asian Pac J Trop Biomed</w:t>
      </w:r>
      <w:r w:rsidRPr="00516653">
        <w:rPr>
          <w:rFonts w:ascii="Calibri" w:eastAsia="Times New Roman" w:hAnsi="Calibri" w:cs="Times New Roman"/>
          <w:noProof/>
        </w:rPr>
        <w:t xml:space="preserve"> 2012; </w:t>
      </w:r>
      <w:r w:rsidRPr="00516653">
        <w:rPr>
          <w:rFonts w:ascii="Calibri" w:eastAsia="Times New Roman" w:hAnsi="Calibri" w:cs="Times New Roman"/>
          <w:b/>
          <w:bCs/>
          <w:noProof/>
        </w:rPr>
        <w:t>2</w:t>
      </w:r>
      <w:r w:rsidRPr="00516653">
        <w:rPr>
          <w:rFonts w:ascii="Calibri" w:eastAsia="Times New Roman" w:hAnsi="Calibri" w:cs="Times New Roman"/>
          <w:noProof/>
        </w:rPr>
        <w:t>: 76–9.</w:t>
      </w:r>
    </w:p>
    <w:p w14:paraId="6BBCA75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21</w:t>
      </w:r>
      <w:r w:rsidRPr="00516653">
        <w:rPr>
          <w:rFonts w:ascii="Calibri" w:eastAsia="Times New Roman" w:hAnsi="Calibri" w:cs="Times New Roman"/>
          <w:noProof/>
        </w:rPr>
        <w:tab/>
        <w:t xml:space="preserve">Srivastava A, Nagpal BN, Saxena R,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Malaria epidemicity of Mewat region, District Gurgaon, Haryana, India: A GIS-based study. </w:t>
      </w:r>
      <w:r w:rsidRPr="00516653">
        <w:rPr>
          <w:rFonts w:ascii="Calibri" w:eastAsia="Times New Roman" w:hAnsi="Calibri" w:cs="Times New Roman"/>
          <w:i/>
          <w:iCs/>
          <w:noProof/>
        </w:rPr>
        <w:t>Curr Sci</w:t>
      </w:r>
      <w:r w:rsidRPr="00516653">
        <w:rPr>
          <w:rFonts w:ascii="Calibri" w:eastAsia="Times New Roman" w:hAnsi="Calibri" w:cs="Times New Roman"/>
          <w:noProof/>
        </w:rPr>
        <w:t xml:space="preserve"> 2004; </w:t>
      </w:r>
      <w:r w:rsidRPr="00516653">
        <w:rPr>
          <w:rFonts w:ascii="Calibri" w:eastAsia="Times New Roman" w:hAnsi="Calibri" w:cs="Times New Roman"/>
          <w:b/>
          <w:bCs/>
          <w:noProof/>
        </w:rPr>
        <w:t>86</w:t>
      </w:r>
      <w:r w:rsidRPr="00516653">
        <w:rPr>
          <w:rFonts w:ascii="Calibri" w:eastAsia="Times New Roman" w:hAnsi="Calibri" w:cs="Times New Roman"/>
          <w:noProof/>
        </w:rPr>
        <w:t>: 1297–303.</w:t>
      </w:r>
    </w:p>
    <w:p w14:paraId="3F6D663D"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22</w:t>
      </w:r>
      <w:r w:rsidRPr="00516653">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2F808B3"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23</w:t>
      </w:r>
      <w:r w:rsidRPr="00516653">
        <w:rPr>
          <w:rFonts w:ascii="Calibri" w:eastAsia="Times New Roman" w:hAnsi="Calibri" w:cs="Times New Roman"/>
          <w:noProof/>
        </w:rPr>
        <w:tab/>
        <w:t xml:space="preserve">Munro A, Kovats RS, Rubin GJ,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Effect of evacuation and displacement on the association between flooding and mental health outcomes: a cross-sectional analysis </w:t>
      </w:r>
      <w:r w:rsidRPr="00516653">
        <w:rPr>
          <w:rFonts w:ascii="Calibri" w:eastAsia="Times New Roman" w:hAnsi="Calibri" w:cs="Times New Roman"/>
          <w:noProof/>
        </w:rPr>
        <w:lastRenderedPageBreak/>
        <w:t xml:space="preserve">of UK survey data. </w:t>
      </w:r>
      <w:r w:rsidRPr="00516653">
        <w:rPr>
          <w:rFonts w:ascii="Calibri" w:eastAsia="Times New Roman" w:hAnsi="Calibri" w:cs="Times New Roman"/>
          <w:i/>
          <w:iCs/>
          <w:noProof/>
        </w:rPr>
        <w:t>Lancet Planet Heal</w:t>
      </w:r>
      <w:r w:rsidRPr="00516653">
        <w:rPr>
          <w:rFonts w:ascii="Calibri" w:eastAsia="Times New Roman" w:hAnsi="Calibri" w:cs="Times New Roman"/>
          <w:noProof/>
        </w:rPr>
        <w:t xml:space="preserve"> 2017; </w:t>
      </w:r>
      <w:r w:rsidRPr="00516653">
        <w:rPr>
          <w:rFonts w:ascii="Calibri" w:eastAsia="Times New Roman" w:hAnsi="Calibri" w:cs="Times New Roman"/>
          <w:b/>
          <w:bCs/>
          <w:noProof/>
        </w:rPr>
        <w:t>1</w:t>
      </w:r>
      <w:r w:rsidRPr="00516653">
        <w:rPr>
          <w:rFonts w:ascii="Calibri" w:eastAsia="Times New Roman" w:hAnsi="Calibri" w:cs="Times New Roman"/>
          <w:noProof/>
        </w:rPr>
        <w:t>: e134–41.</w:t>
      </w:r>
    </w:p>
    <w:p w14:paraId="6072B35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24</w:t>
      </w:r>
      <w:r w:rsidRPr="00516653">
        <w:rPr>
          <w:rFonts w:ascii="Calibri" w:eastAsia="Times New Roman" w:hAnsi="Calibri" w:cs="Times New Roman"/>
          <w:noProof/>
        </w:rPr>
        <w:tab/>
        <w:t xml:space="preserve">Waite TD, Chaintarli K, Beck CR,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The English national cohort study of flooding and health: cross-sectional analysis of mental health outcomes at year one. </w:t>
      </w:r>
      <w:r w:rsidRPr="00516653">
        <w:rPr>
          <w:rFonts w:ascii="Calibri" w:eastAsia="Times New Roman" w:hAnsi="Calibri" w:cs="Times New Roman"/>
          <w:i/>
          <w:iCs/>
          <w:noProof/>
        </w:rPr>
        <w:t>BMC Public Health</w:t>
      </w:r>
      <w:r w:rsidRPr="00516653">
        <w:rPr>
          <w:rFonts w:ascii="Calibri" w:eastAsia="Times New Roman" w:hAnsi="Calibri" w:cs="Times New Roman"/>
          <w:noProof/>
        </w:rPr>
        <w:t xml:space="preserve"> 2017; </w:t>
      </w:r>
      <w:r w:rsidRPr="00516653">
        <w:rPr>
          <w:rFonts w:ascii="Calibri" w:eastAsia="Times New Roman" w:hAnsi="Calibri" w:cs="Times New Roman"/>
          <w:b/>
          <w:bCs/>
          <w:noProof/>
        </w:rPr>
        <w:t>17</w:t>
      </w:r>
      <w:r w:rsidRPr="00516653">
        <w:rPr>
          <w:rFonts w:ascii="Calibri" w:eastAsia="Times New Roman" w:hAnsi="Calibri" w:cs="Times New Roman"/>
          <w:noProof/>
        </w:rPr>
        <w:t>: 129.</w:t>
      </w:r>
    </w:p>
    <w:p w14:paraId="2B57C5B0"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25</w:t>
      </w:r>
      <w:r w:rsidRPr="00516653">
        <w:rPr>
          <w:rFonts w:ascii="Calibri" w:eastAsia="Times New Roman" w:hAnsi="Calibri" w:cs="Times New Roman"/>
          <w:noProof/>
        </w:rPr>
        <w:tab/>
        <w:t xml:space="preserve">Government of the UK. The National Flood Emergency Framework for England. </w:t>
      </w:r>
      <w:r w:rsidRPr="00516653">
        <w:rPr>
          <w:rFonts w:ascii="Calibri" w:eastAsia="Times New Roman" w:hAnsi="Calibri" w:cs="Times New Roman"/>
          <w:i/>
          <w:iCs/>
          <w:noProof/>
        </w:rPr>
        <w:t>Contin Cent</w:t>
      </w:r>
      <w:r w:rsidRPr="00516653">
        <w:rPr>
          <w:rFonts w:ascii="Calibri" w:eastAsia="Times New Roman" w:hAnsi="Calibri" w:cs="Times New Roman"/>
          <w:noProof/>
        </w:rPr>
        <w:t xml:space="preserve"> 2014; : 1–2.</w:t>
      </w:r>
    </w:p>
    <w:p w14:paraId="6147AEAD"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26</w:t>
      </w:r>
      <w:r w:rsidRPr="00516653">
        <w:rPr>
          <w:rFonts w:ascii="Calibri" w:eastAsia="Times New Roman" w:hAnsi="Calibri" w:cs="Times New Roman"/>
          <w:noProof/>
        </w:rPr>
        <w:tab/>
        <w:t>IFRC. Community early warning systems. Guiding principles. 2012; : 84.</w:t>
      </w:r>
    </w:p>
    <w:p w14:paraId="16051677"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27</w:t>
      </w:r>
      <w:r w:rsidRPr="00516653">
        <w:rPr>
          <w:rFonts w:ascii="Calibri" w:eastAsia="Times New Roman" w:hAnsi="Calibri" w:cs="Times New Roman"/>
          <w:noProof/>
        </w:rPr>
        <w:tab/>
        <w:t xml:space="preserve">Wisner B, Adams J. Chapter 7. Water supply. </w:t>
      </w:r>
      <w:r w:rsidRPr="00516653">
        <w:rPr>
          <w:rFonts w:ascii="Calibri" w:eastAsia="Times New Roman" w:hAnsi="Calibri" w:cs="Times New Roman"/>
          <w:i/>
          <w:iCs/>
          <w:noProof/>
        </w:rPr>
        <w:t>Environ Heal Emergencies Disasters a Pract Guid</w:t>
      </w:r>
      <w:r w:rsidRPr="00516653">
        <w:rPr>
          <w:rFonts w:ascii="Calibri" w:eastAsia="Times New Roman" w:hAnsi="Calibri" w:cs="Times New Roman"/>
          <w:noProof/>
        </w:rPr>
        <w:t xml:space="preserve"> 2003; : 92–126.</w:t>
      </w:r>
    </w:p>
    <w:p w14:paraId="5C3B911F"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28</w:t>
      </w:r>
      <w:r w:rsidRPr="00516653">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516653">
        <w:rPr>
          <w:rFonts w:ascii="Calibri" w:eastAsia="Times New Roman" w:hAnsi="Calibri" w:cs="Times New Roman"/>
          <w:i/>
          <w:iCs/>
          <w:noProof/>
        </w:rPr>
        <w:t>Int J Water Resour Dev</w:t>
      </w:r>
      <w:r w:rsidRPr="00516653">
        <w:rPr>
          <w:rFonts w:ascii="Calibri" w:eastAsia="Times New Roman" w:hAnsi="Calibri" w:cs="Times New Roman"/>
          <w:noProof/>
        </w:rPr>
        <w:t xml:space="preserve"> 2007; </w:t>
      </w:r>
      <w:r w:rsidRPr="00516653">
        <w:rPr>
          <w:rFonts w:ascii="Calibri" w:eastAsia="Times New Roman" w:hAnsi="Calibri" w:cs="Times New Roman"/>
          <w:b/>
          <w:bCs/>
          <w:noProof/>
        </w:rPr>
        <w:t>21</w:t>
      </w:r>
      <w:r w:rsidRPr="00516653">
        <w:rPr>
          <w:rFonts w:ascii="Calibri" w:eastAsia="Times New Roman" w:hAnsi="Calibri" w:cs="Times New Roman"/>
          <w:noProof/>
        </w:rPr>
        <w:t>: 577–91.</w:t>
      </w:r>
    </w:p>
    <w:p w14:paraId="743B2D72"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29</w:t>
      </w:r>
      <w:r w:rsidRPr="00516653">
        <w:rPr>
          <w:rFonts w:ascii="Calibri" w:eastAsia="Times New Roman" w:hAnsi="Calibri" w:cs="Times New Roman"/>
          <w:noProof/>
        </w:rPr>
        <w:tab/>
        <w:t>Menne B, Murray V. Floods in the WHO European Region : health effects and their prevention. 2013; : 146.</w:t>
      </w:r>
    </w:p>
    <w:p w14:paraId="1D4B70CB"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30</w:t>
      </w:r>
      <w:r w:rsidRPr="00516653">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516653">
        <w:rPr>
          <w:rFonts w:ascii="Calibri" w:eastAsia="Times New Roman" w:hAnsi="Calibri" w:cs="Times New Roman"/>
          <w:i/>
          <w:iCs/>
          <w:noProof/>
        </w:rPr>
        <w:t>J Hydrol</w:t>
      </w:r>
      <w:r w:rsidRPr="00516653">
        <w:rPr>
          <w:rFonts w:ascii="Calibri" w:eastAsia="Times New Roman" w:hAnsi="Calibri" w:cs="Times New Roman"/>
          <w:noProof/>
        </w:rPr>
        <w:t xml:space="preserve"> 2016; </w:t>
      </w:r>
      <w:r w:rsidRPr="00516653">
        <w:rPr>
          <w:rFonts w:ascii="Calibri" w:eastAsia="Times New Roman" w:hAnsi="Calibri" w:cs="Times New Roman"/>
          <w:b/>
          <w:bCs/>
          <w:noProof/>
        </w:rPr>
        <w:t>541</w:t>
      </w:r>
      <w:r w:rsidRPr="00516653">
        <w:rPr>
          <w:rFonts w:ascii="Calibri" w:eastAsia="Times New Roman" w:hAnsi="Calibri" w:cs="Times New Roman"/>
          <w:noProof/>
        </w:rPr>
        <w:t>: 649–64.</w:t>
      </w:r>
    </w:p>
    <w:p w14:paraId="7232D151"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31</w:t>
      </w:r>
      <w:r w:rsidRPr="00516653">
        <w:rPr>
          <w:rFonts w:ascii="Calibri" w:eastAsia="Times New Roman" w:hAnsi="Calibri" w:cs="Times New Roman"/>
          <w:noProof/>
        </w:rPr>
        <w:tab/>
        <w:t xml:space="preserve">Lazo JK, Bostrom A, Morss RE, Demuth JL, Lazrus H. Factors Affecting Hurricane Evacuation Intentions. </w:t>
      </w:r>
      <w:r w:rsidRPr="00516653">
        <w:rPr>
          <w:rFonts w:ascii="Calibri" w:eastAsia="Times New Roman" w:hAnsi="Calibri" w:cs="Times New Roman"/>
          <w:i/>
          <w:iCs/>
          <w:noProof/>
        </w:rPr>
        <w:t>Risk Anal</w:t>
      </w:r>
      <w:r w:rsidRPr="00516653">
        <w:rPr>
          <w:rFonts w:ascii="Calibri" w:eastAsia="Times New Roman" w:hAnsi="Calibri" w:cs="Times New Roman"/>
          <w:noProof/>
        </w:rPr>
        <w:t xml:space="preserve"> 2015; </w:t>
      </w:r>
      <w:r w:rsidRPr="00516653">
        <w:rPr>
          <w:rFonts w:ascii="Calibri" w:eastAsia="Times New Roman" w:hAnsi="Calibri" w:cs="Times New Roman"/>
          <w:b/>
          <w:bCs/>
          <w:noProof/>
        </w:rPr>
        <w:t>35</w:t>
      </w:r>
      <w:r w:rsidRPr="00516653">
        <w:rPr>
          <w:rFonts w:ascii="Calibri" w:eastAsia="Times New Roman" w:hAnsi="Calibri" w:cs="Times New Roman"/>
          <w:noProof/>
        </w:rPr>
        <w:t>: 1837–57.</w:t>
      </w:r>
    </w:p>
    <w:p w14:paraId="22950BC3"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32</w:t>
      </w:r>
      <w:r w:rsidRPr="00516653">
        <w:rPr>
          <w:rFonts w:ascii="Calibri" w:eastAsia="Times New Roman" w:hAnsi="Calibri" w:cs="Times New Roman"/>
          <w:noProof/>
        </w:rPr>
        <w:tab/>
        <w:t xml:space="preserve">Rufat S, Tate E, Burton CG, Maroof AS. Social vulnerability to floods: Review of case studies and implications for measurement. </w:t>
      </w:r>
      <w:r w:rsidRPr="00516653">
        <w:rPr>
          <w:rFonts w:ascii="Calibri" w:eastAsia="Times New Roman" w:hAnsi="Calibri" w:cs="Times New Roman"/>
          <w:i/>
          <w:iCs/>
          <w:noProof/>
        </w:rPr>
        <w:t>Int J Disaster Risk Reduct</w:t>
      </w:r>
      <w:r w:rsidRPr="00516653">
        <w:rPr>
          <w:rFonts w:ascii="Calibri" w:eastAsia="Times New Roman" w:hAnsi="Calibri" w:cs="Times New Roman"/>
          <w:noProof/>
        </w:rPr>
        <w:t xml:space="preserve"> 2015; </w:t>
      </w:r>
      <w:r w:rsidRPr="00516653">
        <w:rPr>
          <w:rFonts w:ascii="Calibri" w:eastAsia="Times New Roman" w:hAnsi="Calibri" w:cs="Times New Roman"/>
          <w:b/>
          <w:bCs/>
          <w:noProof/>
        </w:rPr>
        <w:t>14</w:t>
      </w:r>
      <w:r w:rsidRPr="00516653">
        <w:rPr>
          <w:rFonts w:ascii="Calibri" w:eastAsia="Times New Roman" w:hAnsi="Calibri" w:cs="Times New Roman"/>
          <w:noProof/>
        </w:rPr>
        <w:t>: 470–86.</w:t>
      </w:r>
    </w:p>
    <w:p w14:paraId="4AF0EAB7"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33</w:t>
      </w:r>
      <w:r w:rsidRPr="00516653">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516653">
        <w:rPr>
          <w:rFonts w:ascii="Calibri" w:eastAsia="Times New Roman" w:hAnsi="Calibri" w:cs="Times New Roman"/>
          <w:b/>
          <w:bCs/>
          <w:noProof/>
        </w:rPr>
        <w:t>0</w:t>
      </w:r>
      <w:r w:rsidRPr="00516653">
        <w:rPr>
          <w:rFonts w:ascii="Calibri" w:eastAsia="Times New Roman" w:hAnsi="Calibri" w:cs="Times New Roman"/>
          <w:noProof/>
        </w:rPr>
        <w:t>: 1–12.</w:t>
      </w:r>
    </w:p>
    <w:p w14:paraId="17695523"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34</w:t>
      </w:r>
      <w:r w:rsidRPr="00516653">
        <w:rPr>
          <w:rFonts w:ascii="Calibri" w:eastAsia="Times New Roman" w:hAnsi="Calibri" w:cs="Times New Roman"/>
          <w:noProof/>
        </w:rPr>
        <w:tab/>
        <w:t xml:space="preserve">Yu W, Nakakita E, Jung K. Flood Forecast and Early Warning with High-Resolution Ensemble Rainfall from Numerical Weather Prediction Model. </w:t>
      </w:r>
      <w:r w:rsidRPr="00516653">
        <w:rPr>
          <w:rFonts w:ascii="Calibri" w:eastAsia="Times New Roman" w:hAnsi="Calibri" w:cs="Times New Roman"/>
          <w:i/>
          <w:iCs/>
          <w:noProof/>
        </w:rPr>
        <w:t>Procedia Eng</w:t>
      </w:r>
      <w:r w:rsidRPr="00516653">
        <w:rPr>
          <w:rFonts w:ascii="Calibri" w:eastAsia="Times New Roman" w:hAnsi="Calibri" w:cs="Times New Roman"/>
          <w:noProof/>
        </w:rPr>
        <w:t xml:space="preserve"> 2016; </w:t>
      </w:r>
      <w:r w:rsidRPr="00516653">
        <w:rPr>
          <w:rFonts w:ascii="Calibri" w:eastAsia="Times New Roman" w:hAnsi="Calibri" w:cs="Times New Roman"/>
          <w:b/>
          <w:bCs/>
          <w:noProof/>
        </w:rPr>
        <w:t>154</w:t>
      </w:r>
      <w:r w:rsidRPr="00516653">
        <w:rPr>
          <w:rFonts w:ascii="Calibri" w:eastAsia="Times New Roman" w:hAnsi="Calibri" w:cs="Times New Roman"/>
          <w:noProof/>
        </w:rPr>
        <w:t>: 498–503.</w:t>
      </w:r>
    </w:p>
    <w:p w14:paraId="3EF3CD59"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35</w:t>
      </w:r>
      <w:r w:rsidRPr="00516653">
        <w:rPr>
          <w:rFonts w:ascii="Calibri" w:eastAsia="Times New Roman" w:hAnsi="Calibri" w:cs="Times New Roman"/>
          <w:noProof/>
        </w:rPr>
        <w:tab/>
        <w:t xml:space="preserve">Chen CF, Liu CM. The definition of urban stormwater tolerance threshold and its conceptual estimation: An example from Taiwan. </w:t>
      </w:r>
      <w:r w:rsidRPr="00516653">
        <w:rPr>
          <w:rFonts w:ascii="Calibri" w:eastAsia="Times New Roman" w:hAnsi="Calibri" w:cs="Times New Roman"/>
          <w:i/>
          <w:iCs/>
          <w:noProof/>
        </w:rPr>
        <w:t>Nat Hazards</w:t>
      </w:r>
      <w:r w:rsidRPr="00516653">
        <w:rPr>
          <w:rFonts w:ascii="Calibri" w:eastAsia="Times New Roman" w:hAnsi="Calibri" w:cs="Times New Roman"/>
          <w:noProof/>
        </w:rPr>
        <w:t xml:space="preserve"> 2014; </w:t>
      </w:r>
      <w:r w:rsidRPr="00516653">
        <w:rPr>
          <w:rFonts w:ascii="Calibri" w:eastAsia="Times New Roman" w:hAnsi="Calibri" w:cs="Times New Roman"/>
          <w:b/>
          <w:bCs/>
          <w:noProof/>
        </w:rPr>
        <w:t>73</w:t>
      </w:r>
      <w:r w:rsidRPr="00516653">
        <w:rPr>
          <w:rFonts w:ascii="Calibri" w:eastAsia="Times New Roman" w:hAnsi="Calibri" w:cs="Times New Roman"/>
          <w:noProof/>
        </w:rPr>
        <w:t>: 173–90.</w:t>
      </w:r>
    </w:p>
    <w:p w14:paraId="2A199A90"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36</w:t>
      </w:r>
      <w:r w:rsidRPr="00516653">
        <w:rPr>
          <w:rFonts w:ascii="Calibri" w:eastAsia="Times New Roman" w:hAnsi="Calibri" w:cs="Times New Roman"/>
          <w:noProof/>
        </w:rPr>
        <w:tab/>
        <w:t xml:space="preserve">Finlay SE, Moffat A, Gazzard R, Baker D, Murray V. Health impacts of wildfires. </w:t>
      </w:r>
      <w:r w:rsidRPr="00516653">
        <w:rPr>
          <w:rFonts w:ascii="Calibri" w:eastAsia="Times New Roman" w:hAnsi="Calibri" w:cs="Times New Roman"/>
          <w:i/>
          <w:iCs/>
          <w:noProof/>
        </w:rPr>
        <w:t>PLoS Curr</w:t>
      </w:r>
      <w:r w:rsidRPr="00516653">
        <w:rPr>
          <w:rFonts w:ascii="Calibri" w:eastAsia="Times New Roman" w:hAnsi="Calibri" w:cs="Times New Roman"/>
          <w:noProof/>
        </w:rPr>
        <w:t xml:space="preserve"> 2012; : 1–23.</w:t>
      </w:r>
    </w:p>
    <w:p w14:paraId="334B47E0"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37</w:t>
      </w:r>
      <w:r w:rsidRPr="00516653">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516653">
        <w:rPr>
          <w:rFonts w:ascii="Calibri" w:eastAsia="Times New Roman" w:hAnsi="Calibri" w:cs="Times New Roman"/>
          <w:i/>
          <w:iCs/>
          <w:noProof/>
        </w:rPr>
        <w:t>J Expo Sci Environ Epidemiol</w:t>
      </w:r>
      <w:r w:rsidRPr="00516653">
        <w:rPr>
          <w:rFonts w:ascii="Calibri" w:eastAsia="Times New Roman" w:hAnsi="Calibri" w:cs="Times New Roman"/>
          <w:noProof/>
        </w:rPr>
        <w:t xml:space="preserve"> 2009; </w:t>
      </w:r>
      <w:r w:rsidRPr="00516653">
        <w:rPr>
          <w:rFonts w:ascii="Calibri" w:eastAsia="Times New Roman" w:hAnsi="Calibri" w:cs="Times New Roman"/>
          <w:b/>
          <w:bCs/>
          <w:noProof/>
        </w:rPr>
        <w:t>19</w:t>
      </w:r>
      <w:r w:rsidRPr="00516653">
        <w:rPr>
          <w:rFonts w:ascii="Calibri" w:eastAsia="Times New Roman" w:hAnsi="Calibri" w:cs="Times New Roman"/>
          <w:noProof/>
        </w:rPr>
        <w:t>: 414–22.</w:t>
      </w:r>
    </w:p>
    <w:p w14:paraId="6A1133BD"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38</w:t>
      </w:r>
      <w:r w:rsidRPr="00516653">
        <w:rPr>
          <w:rFonts w:ascii="Calibri" w:eastAsia="Times New Roman" w:hAnsi="Calibri" w:cs="Times New Roman"/>
          <w:noProof/>
        </w:rPr>
        <w:tab/>
        <w:t xml:space="preserve">Shustermann D, Kaplan JZ, Canabarro C. Immediate Health-Effects of an Urban Wildfire. </w:t>
      </w:r>
      <w:r w:rsidRPr="00516653">
        <w:rPr>
          <w:rFonts w:ascii="Calibri" w:eastAsia="Times New Roman" w:hAnsi="Calibri" w:cs="Times New Roman"/>
          <w:i/>
          <w:iCs/>
          <w:noProof/>
        </w:rPr>
        <w:t>West J Med</w:t>
      </w:r>
      <w:r w:rsidRPr="00516653">
        <w:rPr>
          <w:rFonts w:ascii="Calibri" w:eastAsia="Times New Roman" w:hAnsi="Calibri" w:cs="Times New Roman"/>
          <w:noProof/>
        </w:rPr>
        <w:t xml:space="preserve"> 1993; </w:t>
      </w:r>
      <w:r w:rsidRPr="00516653">
        <w:rPr>
          <w:rFonts w:ascii="Calibri" w:eastAsia="Times New Roman" w:hAnsi="Calibri" w:cs="Times New Roman"/>
          <w:b/>
          <w:bCs/>
          <w:noProof/>
        </w:rPr>
        <w:t>158</w:t>
      </w:r>
      <w:r w:rsidRPr="00516653">
        <w:rPr>
          <w:rFonts w:ascii="Calibri" w:eastAsia="Times New Roman" w:hAnsi="Calibri" w:cs="Times New Roman"/>
          <w:noProof/>
        </w:rPr>
        <w:t>: 133–8.</w:t>
      </w:r>
    </w:p>
    <w:p w14:paraId="30FAD1E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39</w:t>
      </w:r>
      <w:r w:rsidRPr="00516653">
        <w:rPr>
          <w:rFonts w:ascii="Calibri" w:eastAsia="Times New Roman" w:hAnsi="Calibri" w:cs="Times New Roman"/>
          <w:noProof/>
        </w:rPr>
        <w:tab/>
        <w:t xml:space="preserve">Morgan G, Sheppeard V, Khalaj B,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Effects of bushfire smoke on daily mortality and hospital admissions in Sydney, Australia. </w:t>
      </w:r>
      <w:r w:rsidRPr="00516653">
        <w:rPr>
          <w:rFonts w:ascii="Calibri" w:eastAsia="Times New Roman" w:hAnsi="Calibri" w:cs="Times New Roman"/>
          <w:i/>
          <w:iCs/>
          <w:noProof/>
        </w:rPr>
        <w:t>Epidemiology</w:t>
      </w:r>
      <w:r w:rsidRPr="00516653">
        <w:rPr>
          <w:rFonts w:ascii="Calibri" w:eastAsia="Times New Roman" w:hAnsi="Calibri" w:cs="Times New Roman"/>
          <w:noProof/>
        </w:rPr>
        <w:t xml:space="preserve"> 2010; </w:t>
      </w:r>
      <w:r w:rsidRPr="00516653">
        <w:rPr>
          <w:rFonts w:ascii="Calibri" w:eastAsia="Times New Roman" w:hAnsi="Calibri" w:cs="Times New Roman"/>
          <w:b/>
          <w:bCs/>
          <w:noProof/>
        </w:rPr>
        <w:t>21</w:t>
      </w:r>
      <w:r w:rsidRPr="00516653">
        <w:rPr>
          <w:rFonts w:ascii="Calibri" w:eastAsia="Times New Roman" w:hAnsi="Calibri" w:cs="Times New Roman"/>
          <w:noProof/>
        </w:rPr>
        <w:t>: 47–55.</w:t>
      </w:r>
    </w:p>
    <w:p w14:paraId="215412AB"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40</w:t>
      </w:r>
      <w:r w:rsidRPr="00516653">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516653">
        <w:rPr>
          <w:rFonts w:ascii="Calibri" w:eastAsia="Times New Roman" w:hAnsi="Calibri" w:cs="Times New Roman"/>
          <w:i/>
          <w:iCs/>
          <w:noProof/>
        </w:rPr>
        <w:t>J Am Med Assoc</w:t>
      </w:r>
      <w:r w:rsidRPr="00516653">
        <w:rPr>
          <w:rFonts w:ascii="Calibri" w:eastAsia="Times New Roman" w:hAnsi="Calibri" w:cs="Times New Roman"/>
          <w:noProof/>
        </w:rPr>
        <w:t xml:space="preserve"> 2002; </w:t>
      </w:r>
      <w:r w:rsidRPr="00516653">
        <w:rPr>
          <w:rFonts w:ascii="Calibri" w:eastAsia="Times New Roman" w:hAnsi="Calibri" w:cs="Times New Roman"/>
          <w:b/>
          <w:bCs/>
          <w:noProof/>
        </w:rPr>
        <w:t>287</w:t>
      </w:r>
      <w:r w:rsidRPr="00516653">
        <w:rPr>
          <w:rFonts w:ascii="Calibri" w:eastAsia="Times New Roman" w:hAnsi="Calibri" w:cs="Times New Roman"/>
          <w:noProof/>
        </w:rPr>
        <w:t>: 1132–41.</w:t>
      </w:r>
    </w:p>
    <w:p w14:paraId="315CEBF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41</w:t>
      </w:r>
      <w:r w:rsidRPr="00516653">
        <w:rPr>
          <w:rFonts w:ascii="Calibri" w:eastAsia="Times New Roman" w:hAnsi="Calibri" w:cs="Times New Roman"/>
          <w:noProof/>
        </w:rPr>
        <w:tab/>
        <w:t xml:space="preserve">Katsouyanni K, Touloumi G, Spix C,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516653">
        <w:rPr>
          <w:rFonts w:ascii="Calibri" w:eastAsia="Times New Roman" w:hAnsi="Calibri" w:cs="Times New Roman"/>
          <w:i/>
          <w:iCs/>
          <w:noProof/>
        </w:rPr>
        <w:t>BMJ</w:t>
      </w:r>
      <w:r w:rsidRPr="00516653">
        <w:rPr>
          <w:rFonts w:ascii="Calibri" w:eastAsia="Times New Roman" w:hAnsi="Calibri" w:cs="Times New Roman"/>
          <w:noProof/>
        </w:rPr>
        <w:t xml:space="preserve"> 1997; </w:t>
      </w:r>
      <w:r w:rsidRPr="00516653">
        <w:rPr>
          <w:rFonts w:ascii="Calibri" w:eastAsia="Times New Roman" w:hAnsi="Calibri" w:cs="Times New Roman"/>
          <w:b/>
          <w:bCs/>
          <w:noProof/>
        </w:rPr>
        <w:t>314</w:t>
      </w:r>
      <w:r w:rsidRPr="00516653">
        <w:rPr>
          <w:rFonts w:ascii="Calibri" w:eastAsia="Times New Roman" w:hAnsi="Calibri" w:cs="Times New Roman"/>
          <w:noProof/>
        </w:rPr>
        <w:t>: 1658–63.</w:t>
      </w:r>
    </w:p>
    <w:p w14:paraId="54D5EF6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lastRenderedPageBreak/>
        <w:t>42</w:t>
      </w:r>
      <w:r w:rsidRPr="00516653">
        <w:rPr>
          <w:rFonts w:ascii="Calibri" w:eastAsia="Times New Roman" w:hAnsi="Calibri" w:cs="Times New Roman"/>
          <w:noProof/>
        </w:rPr>
        <w:tab/>
        <w:t>American Psychological Association. Recovering From Wildfires. 2011. http://www.apa.org/helpcenter/wildfire.aspx.</w:t>
      </w:r>
    </w:p>
    <w:p w14:paraId="2E4EEA03"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43</w:t>
      </w:r>
      <w:r w:rsidRPr="00516653">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516653">
        <w:rPr>
          <w:rFonts w:ascii="Calibri" w:eastAsia="Times New Roman" w:hAnsi="Calibri" w:cs="Times New Roman"/>
          <w:i/>
          <w:iCs/>
          <w:noProof/>
        </w:rPr>
        <w:t>Epidemiology</w:t>
      </w:r>
      <w:r w:rsidRPr="00516653">
        <w:rPr>
          <w:rFonts w:ascii="Calibri" w:eastAsia="Times New Roman" w:hAnsi="Calibri" w:cs="Times New Roman"/>
          <w:noProof/>
        </w:rPr>
        <w:t xml:space="preserve"> 2008; </w:t>
      </w:r>
      <w:r w:rsidRPr="00516653">
        <w:rPr>
          <w:rFonts w:ascii="Calibri" w:eastAsia="Times New Roman" w:hAnsi="Calibri" w:cs="Times New Roman"/>
          <w:b/>
          <w:bCs/>
          <w:noProof/>
        </w:rPr>
        <w:t>19</w:t>
      </w:r>
      <w:r w:rsidRPr="00516653">
        <w:rPr>
          <w:rFonts w:ascii="Calibri" w:eastAsia="Times New Roman" w:hAnsi="Calibri" w:cs="Times New Roman"/>
          <w:noProof/>
        </w:rPr>
        <w:t>: S207.</w:t>
      </w:r>
    </w:p>
    <w:p w14:paraId="24743E86"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44</w:t>
      </w:r>
      <w:r w:rsidRPr="00516653">
        <w:rPr>
          <w:rFonts w:ascii="Calibri" w:eastAsia="Times New Roman" w:hAnsi="Calibri" w:cs="Times New Roman"/>
          <w:noProof/>
        </w:rPr>
        <w:tab/>
        <w:t xml:space="preserve">Goldman A, Eggen B, Golding B, Murray V. The health impacts of windstorms: A systematic literature review. </w:t>
      </w:r>
      <w:r w:rsidRPr="00516653">
        <w:rPr>
          <w:rFonts w:ascii="Calibri" w:eastAsia="Times New Roman" w:hAnsi="Calibri" w:cs="Times New Roman"/>
          <w:i/>
          <w:iCs/>
          <w:noProof/>
        </w:rPr>
        <w:t>Public Health</w:t>
      </w:r>
      <w:r w:rsidRPr="00516653">
        <w:rPr>
          <w:rFonts w:ascii="Calibri" w:eastAsia="Times New Roman" w:hAnsi="Calibri" w:cs="Times New Roman"/>
          <w:noProof/>
        </w:rPr>
        <w:t xml:space="preserve"> 2014; </w:t>
      </w:r>
      <w:r w:rsidRPr="00516653">
        <w:rPr>
          <w:rFonts w:ascii="Calibri" w:eastAsia="Times New Roman" w:hAnsi="Calibri" w:cs="Times New Roman"/>
          <w:b/>
          <w:bCs/>
          <w:noProof/>
        </w:rPr>
        <w:t>128</w:t>
      </w:r>
      <w:r w:rsidRPr="00516653">
        <w:rPr>
          <w:rFonts w:ascii="Calibri" w:eastAsia="Times New Roman" w:hAnsi="Calibri" w:cs="Times New Roman"/>
          <w:noProof/>
        </w:rPr>
        <w:t>: 3–28.</w:t>
      </w:r>
    </w:p>
    <w:p w14:paraId="1A8F4E75"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45</w:t>
      </w:r>
      <w:r w:rsidRPr="00516653">
        <w:rPr>
          <w:rFonts w:ascii="Calibri" w:eastAsia="Times New Roman" w:hAnsi="Calibri" w:cs="Times New Roman"/>
          <w:noProof/>
        </w:rPr>
        <w:tab/>
        <w:t xml:space="preserve">The Eurowinter Group. Cold exposure and winter mortality from ischaemic heart disease, cerebrovascular disease, respiratory disease, and all causes in warm and cold regions of Europe. </w:t>
      </w:r>
      <w:r w:rsidRPr="00516653">
        <w:rPr>
          <w:rFonts w:ascii="Calibri" w:eastAsia="Times New Roman" w:hAnsi="Calibri" w:cs="Times New Roman"/>
          <w:i/>
          <w:iCs/>
          <w:noProof/>
        </w:rPr>
        <w:t>Lancet</w:t>
      </w:r>
      <w:r w:rsidRPr="00516653">
        <w:rPr>
          <w:rFonts w:ascii="Calibri" w:eastAsia="Times New Roman" w:hAnsi="Calibri" w:cs="Times New Roman"/>
          <w:noProof/>
        </w:rPr>
        <w:t xml:space="preserve"> 1997; </w:t>
      </w:r>
      <w:r w:rsidRPr="00516653">
        <w:rPr>
          <w:rFonts w:ascii="Calibri" w:eastAsia="Times New Roman" w:hAnsi="Calibri" w:cs="Times New Roman"/>
          <w:b/>
          <w:bCs/>
          <w:noProof/>
        </w:rPr>
        <w:t>349</w:t>
      </w:r>
      <w:r w:rsidRPr="00516653">
        <w:rPr>
          <w:rFonts w:ascii="Calibri" w:eastAsia="Times New Roman" w:hAnsi="Calibri" w:cs="Times New Roman"/>
          <w:noProof/>
        </w:rPr>
        <w:t>: 1341–6.</w:t>
      </w:r>
    </w:p>
    <w:p w14:paraId="06C1A5B1"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46</w:t>
      </w:r>
      <w:r w:rsidRPr="00516653">
        <w:rPr>
          <w:rFonts w:ascii="Calibri" w:eastAsia="Times New Roman" w:hAnsi="Calibri" w:cs="Times New Roman"/>
          <w:noProof/>
        </w:rPr>
        <w:tab/>
        <w:t xml:space="preserve">Björnstig U, Björnstig J, Dahlgren A. Slipping on ice and snow - Elderly women and young men are typical victims. </w:t>
      </w:r>
      <w:r w:rsidRPr="00516653">
        <w:rPr>
          <w:rFonts w:ascii="Calibri" w:eastAsia="Times New Roman" w:hAnsi="Calibri" w:cs="Times New Roman"/>
          <w:i/>
          <w:iCs/>
          <w:noProof/>
        </w:rPr>
        <w:t>Accid Anal Prev</w:t>
      </w:r>
      <w:r w:rsidRPr="00516653">
        <w:rPr>
          <w:rFonts w:ascii="Calibri" w:eastAsia="Times New Roman" w:hAnsi="Calibri" w:cs="Times New Roman"/>
          <w:noProof/>
        </w:rPr>
        <w:t xml:space="preserve"> 1997; </w:t>
      </w:r>
      <w:r w:rsidRPr="00516653">
        <w:rPr>
          <w:rFonts w:ascii="Calibri" w:eastAsia="Times New Roman" w:hAnsi="Calibri" w:cs="Times New Roman"/>
          <w:b/>
          <w:bCs/>
          <w:noProof/>
        </w:rPr>
        <w:t>29</w:t>
      </w:r>
      <w:r w:rsidRPr="00516653">
        <w:rPr>
          <w:rFonts w:ascii="Calibri" w:eastAsia="Times New Roman" w:hAnsi="Calibri" w:cs="Times New Roman"/>
          <w:noProof/>
        </w:rPr>
        <w:t>: 211–5.</w:t>
      </w:r>
    </w:p>
    <w:p w14:paraId="4DFE19D8"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47</w:t>
      </w:r>
      <w:r w:rsidRPr="00516653">
        <w:rPr>
          <w:rFonts w:ascii="Calibri" w:eastAsia="Times New Roman" w:hAnsi="Calibri" w:cs="Times New Roman"/>
          <w:noProof/>
        </w:rPr>
        <w:tab/>
        <w:t xml:space="preserve">Pisano PA, Goodwin LC, Rossetti MA. U.S. highway crashes in adverse road weather conditions. </w:t>
      </w:r>
      <w:r w:rsidRPr="00516653">
        <w:rPr>
          <w:rFonts w:ascii="Calibri" w:eastAsia="Times New Roman" w:hAnsi="Calibri" w:cs="Times New Roman"/>
          <w:i/>
          <w:iCs/>
          <w:noProof/>
        </w:rPr>
        <w:t>24th Conf Institutional Inf Process Syst</w:t>
      </w:r>
      <w:r w:rsidRPr="00516653">
        <w:rPr>
          <w:rFonts w:ascii="Calibri" w:eastAsia="Times New Roman" w:hAnsi="Calibri" w:cs="Times New Roman"/>
          <w:noProof/>
        </w:rPr>
        <w:t xml:space="preserve"> 2008; : 1–15.</w:t>
      </w:r>
    </w:p>
    <w:p w14:paraId="28324332"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48</w:t>
      </w:r>
      <w:r w:rsidRPr="00516653">
        <w:rPr>
          <w:rFonts w:ascii="Calibri" w:eastAsia="Times New Roman" w:hAnsi="Calibri" w:cs="Times New Roman"/>
          <w:noProof/>
        </w:rPr>
        <w:tab/>
        <w:t xml:space="preserve">Robinson PJ. On the definition of a heat wave. </w:t>
      </w:r>
      <w:r w:rsidRPr="00516653">
        <w:rPr>
          <w:rFonts w:ascii="Calibri" w:eastAsia="Times New Roman" w:hAnsi="Calibri" w:cs="Times New Roman"/>
          <w:i/>
          <w:iCs/>
          <w:noProof/>
        </w:rPr>
        <w:t>J Appl Meteorol</w:t>
      </w:r>
      <w:r w:rsidRPr="00516653">
        <w:rPr>
          <w:rFonts w:ascii="Calibri" w:eastAsia="Times New Roman" w:hAnsi="Calibri" w:cs="Times New Roman"/>
          <w:noProof/>
        </w:rPr>
        <w:t xml:space="preserve"> 2001; </w:t>
      </w:r>
      <w:r w:rsidRPr="00516653">
        <w:rPr>
          <w:rFonts w:ascii="Calibri" w:eastAsia="Times New Roman" w:hAnsi="Calibri" w:cs="Times New Roman"/>
          <w:b/>
          <w:bCs/>
          <w:noProof/>
        </w:rPr>
        <w:t>40</w:t>
      </w:r>
      <w:r w:rsidRPr="00516653">
        <w:rPr>
          <w:rFonts w:ascii="Calibri" w:eastAsia="Times New Roman" w:hAnsi="Calibri" w:cs="Times New Roman"/>
          <w:noProof/>
        </w:rPr>
        <w:t>: 762–75.</w:t>
      </w:r>
    </w:p>
    <w:p w14:paraId="2B4892D5"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49</w:t>
      </w:r>
      <w:r w:rsidRPr="00516653">
        <w:rPr>
          <w:rFonts w:ascii="Calibri" w:eastAsia="Times New Roman" w:hAnsi="Calibri" w:cs="Times New Roman"/>
          <w:noProof/>
        </w:rPr>
        <w:tab/>
        <w:t xml:space="preserve">Baccini M, Kosatsky T, Analitis A,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Impact of heat on mortality in 15 European cities: attributable deaths under different weather scenarios. </w:t>
      </w:r>
      <w:r w:rsidRPr="00516653">
        <w:rPr>
          <w:rFonts w:ascii="Calibri" w:eastAsia="Times New Roman" w:hAnsi="Calibri" w:cs="Times New Roman"/>
          <w:i/>
          <w:iCs/>
          <w:noProof/>
        </w:rPr>
        <w:t>J Epidemiol Community Heal</w:t>
      </w:r>
      <w:r w:rsidRPr="00516653">
        <w:rPr>
          <w:rFonts w:ascii="Calibri" w:eastAsia="Times New Roman" w:hAnsi="Calibri" w:cs="Times New Roman"/>
          <w:noProof/>
        </w:rPr>
        <w:t xml:space="preserve"> 2011; </w:t>
      </w:r>
      <w:r w:rsidRPr="00516653">
        <w:rPr>
          <w:rFonts w:ascii="Calibri" w:eastAsia="Times New Roman" w:hAnsi="Calibri" w:cs="Times New Roman"/>
          <w:b/>
          <w:bCs/>
          <w:noProof/>
        </w:rPr>
        <w:t>65</w:t>
      </w:r>
      <w:r w:rsidRPr="00516653">
        <w:rPr>
          <w:rFonts w:ascii="Calibri" w:eastAsia="Times New Roman" w:hAnsi="Calibri" w:cs="Times New Roman"/>
          <w:noProof/>
        </w:rPr>
        <w:t>: 64–70.</w:t>
      </w:r>
    </w:p>
    <w:p w14:paraId="1A35BBAA"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50</w:t>
      </w:r>
      <w:r w:rsidRPr="00516653">
        <w:rPr>
          <w:rFonts w:ascii="Calibri" w:eastAsia="Times New Roman" w:hAnsi="Calibri" w:cs="Times New Roman"/>
          <w:noProof/>
        </w:rPr>
        <w:tab/>
        <w:t xml:space="preserve">Fouillet A, Rey G, Laurent F,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Excess mortality related to the August 2003 heat wave in France. </w:t>
      </w:r>
      <w:r w:rsidRPr="00516653">
        <w:rPr>
          <w:rFonts w:ascii="Calibri" w:eastAsia="Times New Roman" w:hAnsi="Calibri" w:cs="Times New Roman"/>
          <w:i/>
          <w:iCs/>
          <w:noProof/>
        </w:rPr>
        <w:t>Int Arch Occup Environ Health</w:t>
      </w:r>
      <w:r w:rsidRPr="00516653">
        <w:rPr>
          <w:rFonts w:ascii="Calibri" w:eastAsia="Times New Roman" w:hAnsi="Calibri" w:cs="Times New Roman"/>
          <w:noProof/>
        </w:rPr>
        <w:t xml:space="preserve"> 2006; </w:t>
      </w:r>
      <w:r w:rsidRPr="00516653">
        <w:rPr>
          <w:rFonts w:ascii="Calibri" w:eastAsia="Times New Roman" w:hAnsi="Calibri" w:cs="Times New Roman"/>
          <w:b/>
          <w:bCs/>
          <w:noProof/>
        </w:rPr>
        <w:t>80</w:t>
      </w:r>
      <w:r w:rsidRPr="00516653">
        <w:rPr>
          <w:rFonts w:ascii="Calibri" w:eastAsia="Times New Roman" w:hAnsi="Calibri" w:cs="Times New Roman"/>
          <w:noProof/>
        </w:rPr>
        <w:t>: 16–24.</w:t>
      </w:r>
    </w:p>
    <w:p w14:paraId="1A6D2AC6"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51</w:t>
      </w:r>
      <w:r w:rsidRPr="00516653">
        <w:rPr>
          <w:rFonts w:ascii="Calibri" w:eastAsia="Times New Roman" w:hAnsi="Calibri" w:cs="Times New Roman"/>
          <w:noProof/>
        </w:rPr>
        <w:tab/>
        <w:t xml:space="preserve">Azhar GS, Mavalankar D, Nori-Sarma A,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Heat-related mortality in India: Excess all-cause mortality associated with the 2010 Ahmedabad heat wave. </w:t>
      </w:r>
      <w:r w:rsidRPr="00516653">
        <w:rPr>
          <w:rFonts w:ascii="Calibri" w:eastAsia="Times New Roman" w:hAnsi="Calibri" w:cs="Times New Roman"/>
          <w:i/>
          <w:iCs/>
          <w:noProof/>
        </w:rPr>
        <w:t>PLoS One</w:t>
      </w:r>
      <w:r w:rsidRPr="00516653">
        <w:rPr>
          <w:rFonts w:ascii="Calibri" w:eastAsia="Times New Roman" w:hAnsi="Calibri" w:cs="Times New Roman"/>
          <w:noProof/>
        </w:rPr>
        <w:t xml:space="preserve"> 2014; </w:t>
      </w:r>
      <w:r w:rsidRPr="00516653">
        <w:rPr>
          <w:rFonts w:ascii="Calibri" w:eastAsia="Times New Roman" w:hAnsi="Calibri" w:cs="Times New Roman"/>
          <w:b/>
          <w:bCs/>
          <w:noProof/>
        </w:rPr>
        <w:t>9</w:t>
      </w:r>
      <w:r w:rsidRPr="00516653">
        <w:rPr>
          <w:rFonts w:ascii="Calibri" w:eastAsia="Times New Roman" w:hAnsi="Calibri" w:cs="Times New Roman"/>
          <w:noProof/>
        </w:rPr>
        <w:t>. DOI:10.1371/journal.pone.0091831.</w:t>
      </w:r>
    </w:p>
    <w:p w14:paraId="690EA261"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52</w:t>
      </w:r>
      <w:r w:rsidRPr="00516653">
        <w:rPr>
          <w:rFonts w:ascii="Calibri" w:eastAsia="Times New Roman" w:hAnsi="Calibri" w:cs="Times New Roman"/>
          <w:noProof/>
        </w:rPr>
        <w:tab/>
        <w:t xml:space="preserve">Jones B, O’Neill BC, McDaniel L, McGinnis S, Mearns LO, Tebaldi C. Future population exposure to US heat extremes. </w:t>
      </w:r>
      <w:r w:rsidRPr="00516653">
        <w:rPr>
          <w:rFonts w:ascii="Calibri" w:eastAsia="Times New Roman" w:hAnsi="Calibri" w:cs="Times New Roman"/>
          <w:i/>
          <w:iCs/>
          <w:noProof/>
        </w:rPr>
        <w:t>Nat Clim Chang</w:t>
      </w:r>
      <w:r w:rsidRPr="00516653">
        <w:rPr>
          <w:rFonts w:ascii="Calibri" w:eastAsia="Times New Roman" w:hAnsi="Calibri" w:cs="Times New Roman"/>
          <w:noProof/>
        </w:rPr>
        <w:t xml:space="preserve"> 2015; </w:t>
      </w:r>
      <w:r w:rsidRPr="00516653">
        <w:rPr>
          <w:rFonts w:ascii="Calibri" w:eastAsia="Times New Roman" w:hAnsi="Calibri" w:cs="Times New Roman"/>
          <w:b/>
          <w:bCs/>
          <w:noProof/>
        </w:rPr>
        <w:t>5</w:t>
      </w:r>
      <w:r w:rsidRPr="00516653">
        <w:rPr>
          <w:rFonts w:ascii="Calibri" w:eastAsia="Times New Roman" w:hAnsi="Calibri" w:cs="Times New Roman"/>
          <w:noProof/>
        </w:rPr>
        <w:t>: 652–5.</w:t>
      </w:r>
    </w:p>
    <w:p w14:paraId="717842C5"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53</w:t>
      </w:r>
      <w:r w:rsidRPr="00516653">
        <w:rPr>
          <w:rFonts w:ascii="Calibri" w:eastAsia="Times New Roman" w:hAnsi="Calibri" w:cs="Times New Roman"/>
          <w:noProof/>
        </w:rPr>
        <w:tab/>
        <w:t xml:space="preserve">Tan J, Zheng Y, Tang X,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The urban heat island and its impact on heat waves and human health in Shanghai. </w:t>
      </w:r>
      <w:r w:rsidRPr="00516653">
        <w:rPr>
          <w:rFonts w:ascii="Calibri" w:eastAsia="Times New Roman" w:hAnsi="Calibri" w:cs="Times New Roman"/>
          <w:i/>
          <w:iCs/>
          <w:noProof/>
        </w:rPr>
        <w:t>Int J Biometeorol</w:t>
      </w:r>
      <w:r w:rsidRPr="00516653">
        <w:rPr>
          <w:rFonts w:ascii="Calibri" w:eastAsia="Times New Roman" w:hAnsi="Calibri" w:cs="Times New Roman"/>
          <w:noProof/>
        </w:rPr>
        <w:t xml:space="preserve"> 2010; </w:t>
      </w:r>
      <w:r w:rsidRPr="00516653">
        <w:rPr>
          <w:rFonts w:ascii="Calibri" w:eastAsia="Times New Roman" w:hAnsi="Calibri" w:cs="Times New Roman"/>
          <w:b/>
          <w:bCs/>
          <w:noProof/>
        </w:rPr>
        <w:t>54</w:t>
      </w:r>
      <w:r w:rsidRPr="00516653">
        <w:rPr>
          <w:rFonts w:ascii="Calibri" w:eastAsia="Times New Roman" w:hAnsi="Calibri" w:cs="Times New Roman"/>
          <w:noProof/>
        </w:rPr>
        <w:t>: 75–84.</w:t>
      </w:r>
    </w:p>
    <w:p w14:paraId="2DA6701C"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54</w:t>
      </w:r>
      <w:r w:rsidRPr="00516653">
        <w:rPr>
          <w:rFonts w:ascii="Calibri" w:eastAsia="Times New Roman" w:hAnsi="Calibri" w:cs="Times New Roman"/>
          <w:noProof/>
        </w:rPr>
        <w:tab/>
        <w:t xml:space="preserve">Shaposhnikov D, Revich B, Bellander T,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Mortality related to air pollution with the moscow heat wave and wildfire of 2010. </w:t>
      </w:r>
      <w:r w:rsidRPr="00516653">
        <w:rPr>
          <w:rFonts w:ascii="Calibri" w:eastAsia="Times New Roman" w:hAnsi="Calibri" w:cs="Times New Roman"/>
          <w:i/>
          <w:iCs/>
          <w:noProof/>
        </w:rPr>
        <w:t>Epidemiology</w:t>
      </w:r>
      <w:r w:rsidRPr="00516653">
        <w:rPr>
          <w:rFonts w:ascii="Calibri" w:eastAsia="Times New Roman" w:hAnsi="Calibri" w:cs="Times New Roman"/>
          <w:noProof/>
        </w:rPr>
        <w:t xml:space="preserve"> 2014; </w:t>
      </w:r>
      <w:r w:rsidRPr="00516653">
        <w:rPr>
          <w:rFonts w:ascii="Calibri" w:eastAsia="Times New Roman" w:hAnsi="Calibri" w:cs="Times New Roman"/>
          <w:b/>
          <w:bCs/>
          <w:noProof/>
        </w:rPr>
        <w:t>25</w:t>
      </w:r>
      <w:r w:rsidRPr="00516653">
        <w:rPr>
          <w:rFonts w:ascii="Calibri" w:eastAsia="Times New Roman" w:hAnsi="Calibri" w:cs="Times New Roman"/>
          <w:noProof/>
        </w:rPr>
        <w:t>: 359–64.</w:t>
      </w:r>
    </w:p>
    <w:p w14:paraId="6527B56A"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55</w:t>
      </w:r>
      <w:r w:rsidRPr="00516653">
        <w:rPr>
          <w:rFonts w:ascii="Calibri" w:eastAsia="Times New Roman" w:hAnsi="Calibri" w:cs="Times New Roman"/>
          <w:noProof/>
        </w:rPr>
        <w:tab/>
        <w:t xml:space="preserve">Fischer PH, Brunekreef B, Lebret E. Air pollution related deaths during the 2003 heat wave in the Netherlands. </w:t>
      </w:r>
      <w:r w:rsidRPr="00516653">
        <w:rPr>
          <w:rFonts w:ascii="Calibri" w:eastAsia="Times New Roman" w:hAnsi="Calibri" w:cs="Times New Roman"/>
          <w:i/>
          <w:iCs/>
          <w:noProof/>
        </w:rPr>
        <w:t>Atmos Environ</w:t>
      </w:r>
      <w:r w:rsidRPr="00516653">
        <w:rPr>
          <w:rFonts w:ascii="Calibri" w:eastAsia="Times New Roman" w:hAnsi="Calibri" w:cs="Times New Roman"/>
          <w:noProof/>
        </w:rPr>
        <w:t xml:space="preserve"> 2004; </w:t>
      </w:r>
      <w:r w:rsidRPr="00516653">
        <w:rPr>
          <w:rFonts w:ascii="Calibri" w:eastAsia="Times New Roman" w:hAnsi="Calibri" w:cs="Times New Roman"/>
          <w:b/>
          <w:bCs/>
          <w:noProof/>
        </w:rPr>
        <w:t>38</w:t>
      </w:r>
      <w:r w:rsidRPr="00516653">
        <w:rPr>
          <w:rFonts w:ascii="Calibri" w:eastAsia="Times New Roman" w:hAnsi="Calibri" w:cs="Times New Roman"/>
          <w:noProof/>
        </w:rPr>
        <w:t>: 1083–5.</w:t>
      </w:r>
    </w:p>
    <w:p w14:paraId="3F679C25"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56</w:t>
      </w:r>
      <w:r w:rsidRPr="00516653">
        <w:rPr>
          <w:rFonts w:ascii="Calibri" w:eastAsia="Times New Roman" w:hAnsi="Calibri" w:cs="Times New Roman"/>
          <w:noProof/>
        </w:rPr>
        <w:tab/>
        <w:t xml:space="preserve">Filleul L, Cassadou S, Médina S,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The relation between temperature, ozone, and mortality in nine French cities during the heat wave of 2003. </w:t>
      </w:r>
      <w:r w:rsidRPr="00516653">
        <w:rPr>
          <w:rFonts w:ascii="Calibri" w:eastAsia="Times New Roman" w:hAnsi="Calibri" w:cs="Times New Roman"/>
          <w:i/>
          <w:iCs/>
          <w:noProof/>
        </w:rPr>
        <w:t>Environ Health Perspect</w:t>
      </w:r>
      <w:r w:rsidRPr="00516653">
        <w:rPr>
          <w:rFonts w:ascii="Calibri" w:eastAsia="Times New Roman" w:hAnsi="Calibri" w:cs="Times New Roman"/>
          <w:noProof/>
        </w:rPr>
        <w:t xml:space="preserve"> 2006; </w:t>
      </w:r>
      <w:r w:rsidRPr="00516653">
        <w:rPr>
          <w:rFonts w:ascii="Calibri" w:eastAsia="Times New Roman" w:hAnsi="Calibri" w:cs="Times New Roman"/>
          <w:b/>
          <w:bCs/>
          <w:noProof/>
        </w:rPr>
        <w:t>114</w:t>
      </w:r>
      <w:r w:rsidRPr="00516653">
        <w:rPr>
          <w:rFonts w:ascii="Calibri" w:eastAsia="Times New Roman" w:hAnsi="Calibri" w:cs="Times New Roman"/>
          <w:noProof/>
        </w:rPr>
        <w:t>: 1344–7.</w:t>
      </w:r>
    </w:p>
    <w:p w14:paraId="04DDFBDB"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57</w:t>
      </w:r>
      <w:r w:rsidRPr="00516653">
        <w:rPr>
          <w:rFonts w:ascii="Calibri" w:eastAsia="Times New Roman" w:hAnsi="Calibri" w:cs="Times New Roman"/>
          <w:noProof/>
        </w:rPr>
        <w:tab/>
        <w:t xml:space="preserve">Semenza JC, McCullough JE, Flanders WD, McGeehin MA, Lumpkin JR. Excess hospital admissions during the July 1995 heat wave in Chicago. </w:t>
      </w:r>
      <w:r w:rsidRPr="00516653">
        <w:rPr>
          <w:rFonts w:ascii="Calibri" w:eastAsia="Times New Roman" w:hAnsi="Calibri" w:cs="Times New Roman"/>
          <w:i/>
          <w:iCs/>
          <w:noProof/>
        </w:rPr>
        <w:t>Am J Prev Med</w:t>
      </w:r>
      <w:r w:rsidRPr="00516653">
        <w:rPr>
          <w:rFonts w:ascii="Calibri" w:eastAsia="Times New Roman" w:hAnsi="Calibri" w:cs="Times New Roman"/>
          <w:noProof/>
        </w:rPr>
        <w:t xml:space="preserve"> 1999; </w:t>
      </w:r>
      <w:r w:rsidRPr="00516653">
        <w:rPr>
          <w:rFonts w:ascii="Calibri" w:eastAsia="Times New Roman" w:hAnsi="Calibri" w:cs="Times New Roman"/>
          <w:b/>
          <w:bCs/>
          <w:noProof/>
        </w:rPr>
        <w:t>16</w:t>
      </w:r>
      <w:r w:rsidRPr="00516653">
        <w:rPr>
          <w:rFonts w:ascii="Calibri" w:eastAsia="Times New Roman" w:hAnsi="Calibri" w:cs="Times New Roman"/>
          <w:noProof/>
        </w:rPr>
        <w:t>: 269–77.</w:t>
      </w:r>
    </w:p>
    <w:p w14:paraId="5313ADD0"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58</w:t>
      </w:r>
      <w:r w:rsidRPr="00516653">
        <w:rPr>
          <w:rFonts w:ascii="Calibri" w:eastAsia="Times New Roman" w:hAnsi="Calibri" w:cs="Times New Roman"/>
          <w:noProof/>
        </w:rPr>
        <w:tab/>
        <w:t xml:space="preserve">Le Tertre A, Lefranc A, Eilstein D, </w:t>
      </w:r>
      <w:r w:rsidRPr="00516653">
        <w:rPr>
          <w:rFonts w:ascii="Calibri" w:eastAsia="Times New Roman" w:hAnsi="Calibri" w:cs="Times New Roman"/>
          <w:i/>
          <w:iCs/>
          <w:noProof/>
        </w:rPr>
        <w:t>et al.</w:t>
      </w:r>
      <w:r w:rsidRPr="00516653">
        <w:rPr>
          <w:rFonts w:ascii="Calibri" w:eastAsia="Times New Roman" w:hAnsi="Calibri" w:cs="Times New Roman"/>
          <w:noProof/>
        </w:rPr>
        <w:t xml:space="preserve"> Impact of the 2003 heatwave on all-cause mortality in 9 French cities. </w:t>
      </w:r>
      <w:r w:rsidRPr="00516653">
        <w:rPr>
          <w:rFonts w:ascii="Calibri" w:eastAsia="Times New Roman" w:hAnsi="Calibri" w:cs="Times New Roman"/>
          <w:i/>
          <w:iCs/>
          <w:noProof/>
        </w:rPr>
        <w:t>Epidemiology</w:t>
      </w:r>
      <w:r w:rsidRPr="00516653">
        <w:rPr>
          <w:rFonts w:ascii="Calibri" w:eastAsia="Times New Roman" w:hAnsi="Calibri" w:cs="Times New Roman"/>
          <w:noProof/>
        </w:rPr>
        <w:t xml:space="preserve"> 2006; </w:t>
      </w:r>
      <w:r w:rsidRPr="00516653">
        <w:rPr>
          <w:rFonts w:ascii="Calibri" w:eastAsia="Times New Roman" w:hAnsi="Calibri" w:cs="Times New Roman"/>
          <w:b/>
          <w:bCs/>
          <w:noProof/>
        </w:rPr>
        <w:t>17</w:t>
      </w:r>
      <w:r w:rsidRPr="00516653">
        <w:rPr>
          <w:rFonts w:ascii="Calibri" w:eastAsia="Times New Roman" w:hAnsi="Calibri" w:cs="Times New Roman"/>
          <w:noProof/>
        </w:rPr>
        <w:t>: 75–9.</w:t>
      </w:r>
    </w:p>
    <w:p w14:paraId="34FFF9AD"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59</w:t>
      </w:r>
      <w:r w:rsidRPr="00516653">
        <w:rPr>
          <w:rFonts w:ascii="Calibri" w:eastAsia="Times New Roman" w:hAnsi="Calibri" w:cs="Times New Roman"/>
          <w:noProof/>
        </w:rPr>
        <w:tab/>
        <w:t xml:space="preserve">Howe AS, Boden BP. Heat-related illness in athletes. </w:t>
      </w:r>
      <w:r w:rsidRPr="00516653">
        <w:rPr>
          <w:rFonts w:ascii="Calibri" w:eastAsia="Times New Roman" w:hAnsi="Calibri" w:cs="Times New Roman"/>
          <w:i/>
          <w:iCs/>
          <w:noProof/>
        </w:rPr>
        <w:t>Am J Sports Med</w:t>
      </w:r>
      <w:r w:rsidRPr="00516653">
        <w:rPr>
          <w:rFonts w:ascii="Calibri" w:eastAsia="Times New Roman" w:hAnsi="Calibri" w:cs="Times New Roman"/>
          <w:noProof/>
        </w:rPr>
        <w:t xml:space="preserve"> 2007; </w:t>
      </w:r>
      <w:r w:rsidRPr="00516653">
        <w:rPr>
          <w:rFonts w:ascii="Calibri" w:eastAsia="Times New Roman" w:hAnsi="Calibri" w:cs="Times New Roman"/>
          <w:b/>
          <w:bCs/>
          <w:noProof/>
        </w:rPr>
        <w:t>35</w:t>
      </w:r>
      <w:r w:rsidRPr="00516653">
        <w:rPr>
          <w:rFonts w:ascii="Calibri" w:eastAsia="Times New Roman" w:hAnsi="Calibri" w:cs="Times New Roman"/>
          <w:noProof/>
        </w:rPr>
        <w:t>: 1384–95.</w:t>
      </w:r>
    </w:p>
    <w:p w14:paraId="5B1A3804"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60</w:t>
      </w:r>
      <w:r w:rsidRPr="00516653">
        <w:rPr>
          <w:rFonts w:ascii="Calibri" w:eastAsia="Times New Roman" w:hAnsi="Calibri" w:cs="Times New Roman"/>
          <w:noProof/>
        </w:rPr>
        <w:tab/>
        <w:t xml:space="preserve">Beltran GW. Heat-related illness. </w:t>
      </w:r>
      <w:r w:rsidRPr="00516653">
        <w:rPr>
          <w:rFonts w:ascii="Calibri" w:eastAsia="Times New Roman" w:hAnsi="Calibri" w:cs="Times New Roman"/>
          <w:i/>
          <w:iCs/>
          <w:noProof/>
        </w:rPr>
        <w:t>Emerg Med Serv Clin Pract Syst Overs Second Ed</w:t>
      </w:r>
      <w:r w:rsidRPr="00516653">
        <w:rPr>
          <w:rFonts w:ascii="Calibri" w:eastAsia="Times New Roman" w:hAnsi="Calibri" w:cs="Times New Roman"/>
          <w:noProof/>
        </w:rPr>
        <w:t xml:space="preserve"> 2015; </w:t>
      </w:r>
      <w:r w:rsidRPr="00516653">
        <w:rPr>
          <w:rFonts w:ascii="Calibri" w:eastAsia="Times New Roman" w:hAnsi="Calibri" w:cs="Times New Roman"/>
          <w:b/>
          <w:bCs/>
          <w:noProof/>
        </w:rPr>
        <w:t>1</w:t>
      </w:r>
      <w:r w:rsidRPr="00516653">
        <w:rPr>
          <w:rFonts w:ascii="Calibri" w:eastAsia="Times New Roman" w:hAnsi="Calibri" w:cs="Times New Roman"/>
          <w:noProof/>
        </w:rPr>
        <w:t>: 358–62.</w:t>
      </w:r>
    </w:p>
    <w:p w14:paraId="17E3C6F3" w14:textId="77777777" w:rsidR="00516653" w:rsidRPr="00516653" w:rsidRDefault="00516653" w:rsidP="00516653">
      <w:pPr>
        <w:widowControl w:val="0"/>
        <w:autoSpaceDE w:val="0"/>
        <w:autoSpaceDN w:val="0"/>
        <w:adjustRightInd w:val="0"/>
        <w:ind w:left="640" w:hanging="640"/>
        <w:rPr>
          <w:rFonts w:ascii="Calibri" w:eastAsia="Times New Roman" w:hAnsi="Calibri" w:cs="Times New Roman"/>
          <w:noProof/>
        </w:rPr>
      </w:pPr>
      <w:r w:rsidRPr="00516653">
        <w:rPr>
          <w:rFonts w:ascii="Calibri" w:eastAsia="Times New Roman" w:hAnsi="Calibri" w:cs="Times New Roman"/>
          <w:noProof/>
        </w:rPr>
        <w:t>61</w:t>
      </w:r>
      <w:r w:rsidRPr="00516653">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516653">
        <w:rPr>
          <w:rFonts w:ascii="Calibri" w:eastAsia="Times New Roman" w:hAnsi="Calibri" w:cs="Times New Roman"/>
          <w:i/>
          <w:iCs/>
          <w:noProof/>
        </w:rPr>
        <w:t>Am J Forensic Med Pathol</w:t>
      </w:r>
      <w:r w:rsidRPr="00516653">
        <w:rPr>
          <w:rFonts w:ascii="Calibri" w:eastAsia="Times New Roman" w:hAnsi="Calibri" w:cs="Times New Roman"/>
          <w:noProof/>
        </w:rPr>
        <w:t xml:space="preserve"> 1997; </w:t>
      </w:r>
      <w:r w:rsidRPr="00516653">
        <w:rPr>
          <w:rFonts w:ascii="Calibri" w:eastAsia="Times New Roman" w:hAnsi="Calibri" w:cs="Times New Roman"/>
          <w:b/>
          <w:bCs/>
          <w:noProof/>
        </w:rPr>
        <w:t>18</w:t>
      </w:r>
      <w:r w:rsidRPr="00516653">
        <w:rPr>
          <w:rFonts w:ascii="Calibri" w:eastAsia="Times New Roman" w:hAnsi="Calibri" w:cs="Times New Roman"/>
          <w:noProof/>
        </w:rPr>
        <w:t>.</w:t>
      </w:r>
    </w:p>
    <w:p w14:paraId="1854156C" w14:textId="77777777" w:rsidR="00516653" w:rsidRPr="00516653" w:rsidRDefault="00516653" w:rsidP="00516653">
      <w:pPr>
        <w:widowControl w:val="0"/>
        <w:autoSpaceDE w:val="0"/>
        <w:autoSpaceDN w:val="0"/>
        <w:adjustRightInd w:val="0"/>
        <w:ind w:left="640" w:hanging="640"/>
        <w:rPr>
          <w:rFonts w:ascii="Calibri" w:hAnsi="Calibri"/>
          <w:noProof/>
        </w:rPr>
      </w:pPr>
      <w:r w:rsidRPr="00516653">
        <w:rPr>
          <w:rFonts w:ascii="Calibri" w:eastAsia="Times New Roman" w:hAnsi="Calibri" w:cs="Times New Roman"/>
          <w:noProof/>
        </w:rPr>
        <w:lastRenderedPageBreak/>
        <w:t>62</w:t>
      </w:r>
      <w:r w:rsidRPr="00516653">
        <w:rPr>
          <w:rFonts w:ascii="Calibri" w:eastAsia="Times New Roman" w:hAnsi="Calibri" w:cs="Times New Roman"/>
          <w:noProof/>
        </w:rPr>
        <w:tab/>
        <w:t xml:space="preserve">Leon LR, Bouchama A. Heat stroke. </w:t>
      </w:r>
      <w:r w:rsidRPr="00516653">
        <w:rPr>
          <w:rFonts w:ascii="Calibri" w:eastAsia="Times New Roman" w:hAnsi="Calibri" w:cs="Times New Roman"/>
          <w:i/>
          <w:iCs/>
          <w:noProof/>
        </w:rPr>
        <w:t>Compr Physiol</w:t>
      </w:r>
      <w:r w:rsidRPr="00516653">
        <w:rPr>
          <w:rFonts w:ascii="Calibri" w:eastAsia="Times New Roman" w:hAnsi="Calibri" w:cs="Times New Roman"/>
          <w:noProof/>
        </w:rPr>
        <w:t xml:space="preserve"> 2015; </w:t>
      </w:r>
      <w:r w:rsidRPr="00516653">
        <w:rPr>
          <w:rFonts w:ascii="Calibri" w:eastAsia="Times New Roman" w:hAnsi="Calibri" w:cs="Times New Roman"/>
          <w:b/>
          <w:bCs/>
          <w:noProof/>
        </w:rPr>
        <w:t>5</w:t>
      </w:r>
      <w:r w:rsidRPr="00516653">
        <w:rPr>
          <w:rFonts w:ascii="Calibri" w:eastAsia="Times New Roman" w:hAnsi="Calibri" w:cs="Times New Roman"/>
          <w:noProof/>
        </w:rPr>
        <w:t>: 611–47.</w:t>
      </w:r>
    </w:p>
    <w:p w14:paraId="0A9840E3" w14:textId="20D1BCCB" w:rsidR="00FF69F5" w:rsidRPr="00A618F9" w:rsidRDefault="00FF69F5" w:rsidP="00516653">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6"/>
      <w:footerReference w:type="default" r:id="rId17"/>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32C9ED" w14:textId="77777777" w:rsidR="0009121D" w:rsidRDefault="0009121D" w:rsidP="004341A5">
      <w:r>
        <w:separator/>
      </w:r>
    </w:p>
  </w:endnote>
  <w:endnote w:type="continuationSeparator" w:id="0">
    <w:p w14:paraId="6FA96654" w14:textId="77777777" w:rsidR="0009121D" w:rsidRDefault="0009121D"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035269" w:rsidRDefault="00035269"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035269" w:rsidRDefault="0003526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035269" w:rsidRDefault="00035269"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5568">
      <w:rPr>
        <w:rStyle w:val="PageNumber"/>
        <w:noProof/>
      </w:rPr>
      <w:t>30</w:t>
    </w:r>
    <w:r>
      <w:rPr>
        <w:rStyle w:val="PageNumber"/>
      </w:rPr>
      <w:fldChar w:fldCharType="end"/>
    </w:r>
  </w:p>
  <w:p w14:paraId="149A3B8B" w14:textId="77777777" w:rsidR="00035269" w:rsidRDefault="0003526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2C7B8" w14:textId="77777777" w:rsidR="0009121D" w:rsidRDefault="0009121D" w:rsidP="004341A5">
      <w:r>
        <w:separator/>
      </w:r>
    </w:p>
  </w:footnote>
  <w:footnote w:type="continuationSeparator" w:id="0">
    <w:p w14:paraId="02081955" w14:textId="77777777" w:rsidR="0009121D" w:rsidRDefault="0009121D"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070AC"/>
    <w:rsid w:val="00010AD3"/>
    <w:rsid w:val="00011508"/>
    <w:rsid w:val="00012F0A"/>
    <w:rsid w:val="000157FF"/>
    <w:rsid w:val="00015F70"/>
    <w:rsid w:val="00016198"/>
    <w:rsid w:val="000251D7"/>
    <w:rsid w:val="00026DCE"/>
    <w:rsid w:val="00033B77"/>
    <w:rsid w:val="00035269"/>
    <w:rsid w:val="0003657E"/>
    <w:rsid w:val="00036FFA"/>
    <w:rsid w:val="000407DA"/>
    <w:rsid w:val="00042A07"/>
    <w:rsid w:val="000521AC"/>
    <w:rsid w:val="00052A40"/>
    <w:rsid w:val="000544A3"/>
    <w:rsid w:val="00056D75"/>
    <w:rsid w:val="00060F45"/>
    <w:rsid w:val="0006283D"/>
    <w:rsid w:val="000634A0"/>
    <w:rsid w:val="000648ED"/>
    <w:rsid w:val="00065EAB"/>
    <w:rsid w:val="00066C53"/>
    <w:rsid w:val="000753F7"/>
    <w:rsid w:val="00081013"/>
    <w:rsid w:val="00081881"/>
    <w:rsid w:val="000818E6"/>
    <w:rsid w:val="0008315C"/>
    <w:rsid w:val="00086B52"/>
    <w:rsid w:val="00086FC3"/>
    <w:rsid w:val="000870BD"/>
    <w:rsid w:val="00087FD4"/>
    <w:rsid w:val="0009121D"/>
    <w:rsid w:val="0009572B"/>
    <w:rsid w:val="000958B5"/>
    <w:rsid w:val="00097DFC"/>
    <w:rsid w:val="000A3AF7"/>
    <w:rsid w:val="000B0815"/>
    <w:rsid w:val="000B0D4A"/>
    <w:rsid w:val="000B6495"/>
    <w:rsid w:val="000B68BB"/>
    <w:rsid w:val="000B75D5"/>
    <w:rsid w:val="000B7625"/>
    <w:rsid w:val="000B7933"/>
    <w:rsid w:val="000C1E45"/>
    <w:rsid w:val="000C2C43"/>
    <w:rsid w:val="000C7277"/>
    <w:rsid w:val="000D0249"/>
    <w:rsid w:val="000D181C"/>
    <w:rsid w:val="000D195B"/>
    <w:rsid w:val="000D4266"/>
    <w:rsid w:val="000D6EFA"/>
    <w:rsid w:val="000D7E06"/>
    <w:rsid w:val="000E223D"/>
    <w:rsid w:val="000E37D7"/>
    <w:rsid w:val="000E4A79"/>
    <w:rsid w:val="000F56D3"/>
    <w:rsid w:val="00105AE0"/>
    <w:rsid w:val="001068EC"/>
    <w:rsid w:val="00112026"/>
    <w:rsid w:val="00116635"/>
    <w:rsid w:val="00117F22"/>
    <w:rsid w:val="00120595"/>
    <w:rsid w:val="00124C98"/>
    <w:rsid w:val="001279B7"/>
    <w:rsid w:val="00132C6C"/>
    <w:rsid w:val="00135CD9"/>
    <w:rsid w:val="001372E4"/>
    <w:rsid w:val="00140B8A"/>
    <w:rsid w:val="00141B16"/>
    <w:rsid w:val="001429D2"/>
    <w:rsid w:val="001466D8"/>
    <w:rsid w:val="0014778F"/>
    <w:rsid w:val="001520B6"/>
    <w:rsid w:val="001540CE"/>
    <w:rsid w:val="001561BA"/>
    <w:rsid w:val="0015637C"/>
    <w:rsid w:val="00156FC7"/>
    <w:rsid w:val="00160477"/>
    <w:rsid w:val="00160524"/>
    <w:rsid w:val="001607E2"/>
    <w:rsid w:val="00161E98"/>
    <w:rsid w:val="00162082"/>
    <w:rsid w:val="00167BD7"/>
    <w:rsid w:val="00171048"/>
    <w:rsid w:val="001725D2"/>
    <w:rsid w:val="00176AB2"/>
    <w:rsid w:val="0018013D"/>
    <w:rsid w:val="00181F89"/>
    <w:rsid w:val="00182286"/>
    <w:rsid w:val="00183578"/>
    <w:rsid w:val="00183ED4"/>
    <w:rsid w:val="00184733"/>
    <w:rsid w:val="00184868"/>
    <w:rsid w:val="00187BD2"/>
    <w:rsid w:val="00190ED9"/>
    <w:rsid w:val="001928EC"/>
    <w:rsid w:val="00196099"/>
    <w:rsid w:val="00196D1D"/>
    <w:rsid w:val="001A1F00"/>
    <w:rsid w:val="001A39E7"/>
    <w:rsid w:val="001A417A"/>
    <w:rsid w:val="001A4FD4"/>
    <w:rsid w:val="001A79B1"/>
    <w:rsid w:val="001B0EFF"/>
    <w:rsid w:val="001B1652"/>
    <w:rsid w:val="001B23D1"/>
    <w:rsid w:val="001B77DD"/>
    <w:rsid w:val="001C4634"/>
    <w:rsid w:val="001C613C"/>
    <w:rsid w:val="001C7AF2"/>
    <w:rsid w:val="001D12CA"/>
    <w:rsid w:val="001D2691"/>
    <w:rsid w:val="001D2F0D"/>
    <w:rsid w:val="001D6AFC"/>
    <w:rsid w:val="001D6CB7"/>
    <w:rsid w:val="001D6F32"/>
    <w:rsid w:val="001E03C8"/>
    <w:rsid w:val="001E09E4"/>
    <w:rsid w:val="001E1E5B"/>
    <w:rsid w:val="001E2916"/>
    <w:rsid w:val="001E2969"/>
    <w:rsid w:val="001E4959"/>
    <w:rsid w:val="001F075C"/>
    <w:rsid w:val="001F0FFF"/>
    <w:rsid w:val="001F3B4E"/>
    <w:rsid w:val="001F3BCA"/>
    <w:rsid w:val="001F6E3B"/>
    <w:rsid w:val="001F7D80"/>
    <w:rsid w:val="00200D2C"/>
    <w:rsid w:val="002037A7"/>
    <w:rsid w:val="00207B1C"/>
    <w:rsid w:val="00213615"/>
    <w:rsid w:val="00213CBB"/>
    <w:rsid w:val="002160F0"/>
    <w:rsid w:val="00217432"/>
    <w:rsid w:val="002200CA"/>
    <w:rsid w:val="00220510"/>
    <w:rsid w:val="00220C4B"/>
    <w:rsid w:val="00221B31"/>
    <w:rsid w:val="002226D5"/>
    <w:rsid w:val="002231AC"/>
    <w:rsid w:val="00223498"/>
    <w:rsid w:val="00225A15"/>
    <w:rsid w:val="002267F7"/>
    <w:rsid w:val="00226FCD"/>
    <w:rsid w:val="00236E29"/>
    <w:rsid w:val="002413B5"/>
    <w:rsid w:val="00242D81"/>
    <w:rsid w:val="002448B8"/>
    <w:rsid w:val="00246638"/>
    <w:rsid w:val="002547E5"/>
    <w:rsid w:val="0026033D"/>
    <w:rsid w:val="00260B02"/>
    <w:rsid w:val="002616FC"/>
    <w:rsid w:val="00263757"/>
    <w:rsid w:val="00263CE7"/>
    <w:rsid w:val="002644FF"/>
    <w:rsid w:val="00265696"/>
    <w:rsid w:val="002742DD"/>
    <w:rsid w:val="00280146"/>
    <w:rsid w:val="00281489"/>
    <w:rsid w:val="00281FD0"/>
    <w:rsid w:val="00282D5A"/>
    <w:rsid w:val="002849AC"/>
    <w:rsid w:val="002879F0"/>
    <w:rsid w:val="002907AE"/>
    <w:rsid w:val="00290C5B"/>
    <w:rsid w:val="00290D8F"/>
    <w:rsid w:val="002950A2"/>
    <w:rsid w:val="00296A5E"/>
    <w:rsid w:val="002979A1"/>
    <w:rsid w:val="002A542C"/>
    <w:rsid w:val="002A5EEA"/>
    <w:rsid w:val="002B0C3A"/>
    <w:rsid w:val="002B0C5E"/>
    <w:rsid w:val="002B1061"/>
    <w:rsid w:val="002B1609"/>
    <w:rsid w:val="002B360C"/>
    <w:rsid w:val="002B755B"/>
    <w:rsid w:val="002C40C8"/>
    <w:rsid w:val="002C4CDA"/>
    <w:rsid w:val="002C71D0"/>
    <w:rsid w:val="002C77A5"/>
    <w:rsid w:val="002D07A4"/>
    <w:rsid w:val="002D1381"/>
    <w:rsid w:val="002D1DE0"/>
    <w:rsid w:val="002D4FBC"/>
    <w:rsid w:val="002D524F"/>
    <w:rsid w:val="002E3D64"/>
    <w:rsid w:val="002E658D"/>
    <w:rsid w:val="002E7E6D"/>
    <w:rsid w:val="002F3FBC"/>
    <w:rsid w:val="002F4DC5"/>
    <w:rsid w:val="003008B0"/>
    <w:rsid w:val="003013E6"/>
    <w:rsid w:val="003013EE"/>
    <w:rsid w:val="0030389A"/>
    <w:rsid w:val="0030645E"/>
    <w:rsid w:val="00306685"/>
    <w:rsid w:val="0030759D"/>
    <w:rsid w:val="00310092"/>
    <w:rsid w:val="003118C2"/>
    <w:rsid w:val="00312062"/>
    <w:rsid w:val="00320BB6"/>
    <w:rsid w:val="00322C4B"/>
    <w:rsid w:val="003238A5"/>
    <w:rsid w:val="003270BD"/>
    <w:rsid w:val="003271BE"/>
    <w:rsid w:val="003273DF"/>
    <w:rsid w:val="00327AC2"/>
    <w:rsid w:val="00330D38"/>
    <w:rsid w:val="00334932"/>
    <w:rsid w:val="00337820"/>
    <w:rsid w:val="0034084E"/>
    <w:rsid w:val="00345CFA"/>
    <w:rsid w:val="00346158"/>
    <w:rsid w:val="003516D2"/>
    <w:rsid w:val="0035190B"/>
    <w:rsid w:val="00353192"/>
    <w:rsid w:val="00360EE6"/>
    <w:rsid w:val="003617C7"/>
    <w:rsid w:val="00363BC2"/>
    <w:rsid w:val="00364E1A"/>
    <w:rsid w:val="00365645"/>
    <w:rsid w:val="00365D52"/>
    <w:rsid w:val="003660A7"/>
    <w:rsid w:val="003673C8"/>
    <w:rsid w:val="00375AEE"/>
    <w:rsid w:val="00375F29"/>
    <w:rsid w:val="00376759"/>
    <w:rsid w:val="00376B34"/>
    <w:rsid w:val="003858EB"/>
    <w:rsid w:val="003906D7"/>
    <w:rsid w:val="00391E5E"/>
    <w:rsid w:val="00392122"/>
    <w:rsid w:val="00393BC3"/>
    <w:rsid w:val="0039751B"/>
    <w:rsid w:val="003A3266"/>
    <w:rsid w:val="003A3A3F"/>
    <w:rsid w:val="003B0361"/>
    <w:rsid w:val="003B32B9"/>
    <w:rsid w:val="003B47E8"/>
    <w:rsid w:val="003B797B"/>
    <w:rsid w:val="003B7B81"/>
    <w:rsid w:val="003C13F2"/>
    <w:rsid w:val="003C153C"/>
    <w:rsid w:val="003C27C6"/>
    <w:rsid w:val="003C328E"/>
    <w:rsid w:val="003C3C4D"/>
    <w:rsid w:val="003C4A0B"/>
    <w:rsid w:val="003C4F0E"/>
    <w:rsid w:val="003C52AF"/>
    <w:rsid w:val="003D47CB"/>
    <w:rsid w:val="003D75C9"/>
    <w:rsid w:val="003E4C9F"/>
    <w:rsid w:val="003E6251"/>
    <w:rsid w:val="003F039C"/>
    <w:rsid w:val="003F22B3"/>
    <w:rsid w:val="003F60EA"/>
    <w:rsid w:val="003F66D5"/>
    <w:rsid w:val="004007D7"/>
    <w:rsid w:val="0040177A"/>
    <w:rsid w:val="004018CB"/>
    <w:rsid w:val="00401D78"/>
    <w:rsid w:val="004022B7"/>
    <w:rsid w:val="00402D6F"/>
    <w:rsid w:val="00405727"/>
    <w:rsid w:val="00405DD5"/>
    <w:rsid w:val="004060EF"/>
    <w:rsid w:val="00411633"/>
    <w:rsid w:val="00416FAA"/>
    <w:rsid w:val="00421AF3"/>
    <w:rsid w:val="00421D9F"/>
    <w:rsid w:val="00423C32"/>
    <w:rsid w:val="00426CB5"/>
    <w:rsid w:val="00430B94"/>
    <w:rsid w:val="00430ED9"/>
    <w:rsid w:val="00432A75"/>
    <w:rsid w:val="00433EDB"/>
    <w:rsid w:val="004341A5"/>
    <w:rsid w:val="004353B3"/>
    <w:rsid w:val="00437E72"/>
    <w:rsid w:val="004404CA"/>
    <w:rsid w:val="0044363A"/>
    <w:rsid w:val="00443A89"/>
    <w:rsid w:val="00450182"/>
    <w:rsid w:val="004536F2"/>
    <w:rsid w:val="00453E9D"/>
    <w:rsid w:val="0045667E"/>
    <w:rsid w:val="00457DF5"/>
    <w:rsid w:val="00461997"/>
    <w:rsid w:val="00470728"/>
    <w:rsid w:val="0047213D"/>
    <w:rsid w:val="004735E1"/>
    <w:rsid w:val="00475C48"/>
    <w:rsid w:val="00475F7D"/>
    <w:rsid w:val="00476271"/>
    <w:rsid w:val="00480091"/>
    <w:rsid w:val="00480ACC"/>
    <w:rsid w:val="00483010"/>
    <w:rsid w:val="00483B7C"/>
    <w:rsid w:val="004875FA"/>
    <w:rsid w:val="00487FB8"/>
    <w:rsid w:val="004904A3"/>
    <w:rsid w:val="004918A8"/>
    <w:rsid w:val="00497FA1"/>
    <w:rsid w:val="004A2C4D"/>
    <w:rsid w:val="004A3044"/>
    <w:rsid w:val="004A5369"/>
    <w:rsid w:val="004B2D47"/>
    <w:rsid w:val="004B4B69"/>
    <w:rsid w:val="004B54E9"/>
    <w:rsid w:val="004B71E2"/>
    <w:rsid w:val="004C140E"/>
    <w:rsid w:val="004C26F1"/>
    <w:rsid w:val="004C3449"/>
    <w:rsid w:val="004C4921"/>
    <w:rsid w:val="004C4DA0"/>
    <w:rsid w:val="004D08C6"/>
    <w:rsid w:val="004D4DE7"/>
    <w:rsid w:val="004D77E6"/>
    <w:rsid w:val="004E36B5"/>
    <w:rsid w:val="004E6A87"/>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16653"/>
    <w:rsid w:val="00520439"/>
    <w:rsid w:val="00521A1A"/>
    <w:rsid w:val="00522861"/>
    <w:rsid w:val="005247A0"/>
    <w:rsid w:val="00525BFF"/>
    <w:rsid w:val="0052696F"/>
    <w:rsid w:val="00526BE2"/>
    <w:rsid w:val="00530EF0"/>
    <w:rsid w:val="005325B5"/>
    <w:rsid w:val="005332EE"/>
    <w:rsid w:val="0053376D"/>
    <w:rsid w:val="00534A9D"/>
    <w:rsid w:val="005425A0"/>
    <w:rsid w:val="00542FE4"/>
    <w:rsid w:val="00545C65"/>
    <w:rsid w:val="005525CF"/>
    <w:rsid w:val="00553AE3"/>
    <w:rsid w:val="005546F4"/>
    <w:rsid w:val="0055527C"/>
    <w:rsid w:val="00555D61"/>
    <w:rsid w:val="0056070E"/>
    <w:rsid w:val="00561F2E"/>
    <w:rsid w:val="00562345"/>
    <w:rsid w:val="00562884"/>
    <w:rsid w:val="00563A6C"/>
    <w:rsid w:val="00563BC3"/>
    <w:rsid w:val="00563F55"/>
    <w:rsid w:val="00565475"/>
    <w:rsid w:val="00565B41"/>
    <w:rsid w:val="0056790E"/>
    <w:rsid w:val="005733B1"/>
    <w:rsid w:val="00574D5C"/>
    <w:rsid w:val="005753B9"/>
    <w:rsid w:val="00575F80"/>
    <w:rsid w:val="00577B29"/>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5568"/>
    <w:rsid w:val="005C6AE1"/>
    <w:rsid w:val="005C71AC"/>
    <w:rsid w:val="005D2F2D"/>
    <w:rsid w:val="005D58CA"/>
    <w:rsid w:val="005E3580"/>
    <w:rsid w:val="005E49C2"/>
    <w:rsid w:val="005E7F1A"/>
    <w:rsid w:val="005F34A4"/>
    <w:rsid w:val="005F3963"/>
    <w:rsid w:val="005F49CF"/>
    <w:rsid w:val="005F5217"/>
    <w:rsid w:val="005F7D2B"/>
    <w:rsid w:val="00600CD2"/>
    <w:rsid w:val="00603DC7"/>
    <w:rsid w:val="006124E6"/>
    <w:rsid w:val="00617E55"/>
    <w:rsid w:val="00631181"/>
    <w:rsid w:val="006327D9"/>
    <w:rsid w:val="00634114"/>
    <w:rsid w:val="00640985"/>
    <w:rsid w:val="00641AF0"/>
    <w:rsid w:val="00642227"/>
    <w:rsid w:val="006505FF"/>
    <w:rsid w:val="00650EC2"/>
    <w:rsid w:val="00651D24"/>
    <w:rsid w:val="00653214"/>
    <w:rsid w:val="006541A1"/>
    <w:rsid w:val="00655025"/>
    <w:rsid w:val="00656140"/>
    <w:rsid w:val="006633AD"/>
    <w:rsid w:val="0066616F"/>
    <w:rsid w:val="0068466F"/>
    <w:rsid w:val="006863B2"/>
    <w:rsid w:val="0069284E"/>
    <w:rsid w:val="006934E5"/>
    <w:rsid w:val="00695B8E"/>
    <w:rsid w:val="006970A9"/>
    <w:rsid w:val="006A0B1B"/>
    <w:rsid w:val="006A12C4"/>
    <w:rsid w:val="006A5B04"/>
    <w:rsid w:val="006A7A64"/>
    <w:rsid w:val="006B113B"/>
    <w:rsid w:val="006B1903"/>
    <w:rsid w:val="006B2CDA"/>
    <w:rsid w:val="006B2E60"/>
    <w:rsid w:val="006B3BDF"/>
    <w:rsid w:val="006B52DE"/>
    <w:rsid w:val="006B6A88"/>
    <w:rsid w:val="006C0D41"/>
    <w:rsid w:val="006C2081"/>
    <w:rsid w:val="006C46F1"/>
    <w:rsid w:val="006C4F04"/>
    <w:rsid w:val="006C50E6"/>
    <w:rsid w:val="006C5330"/>
    <w:rsid w:val="006C5CE5"/>
    <w:rsid w:val="006D16DC"/>
    <w:rsid w:val="006D3F7E"/>
    <w:rsid w:val="006E3146"/>
    <w:rsid w:val="006E3397"/>
    <w:rsid w:val="006F1CAD"/>
    <w:rsid w:val="006F2AAC"/>
    <w:rsid w:val="006F382C"/>
    <w:rsid w:val="006F6819"/>
    <w:rsid w:val="006F76D8"/>
    <w:rsid w:val="00701530"/>
    <w:rsid w:val="00701F22"/>
    <w:rsid w:val="007035E4"/>
    <w:rsid w:val="00705C33"/>
    <w:rsid w:val="00712527"/>
    <w:rsid w:val="00712E39"/>
    <w:rsid w:val="00714582"/>
    <w:rsid w:val="0072001C"/>
    <w:rsid w:val="007219CD"/>
    <w:rsid w:val="00722EB7"/>
    <w:rsid w:val="0072334E"/>
    <w:rsid w:val="007275B1"/>
    <w:rsid w:val="00727944"/>
    <w:rsid w:val="00730990"/>
    <w:rsid w:val="00730CE1"/>
    <w:rsid w:val="00731716"/>
    <w:rsid w:val="00734269"/>
    <w:rsid w:val="00734B9E"/>
    <w:rsid w:val="00735E1A"/>
    <w:rsid w:val="00736DEE"/>
    <w:rsid w:val="00740BDB"/>
    <w:rsid w:val="00743BFB"/>
    <w:rsid w:val="00745A2B"/>
    <w:rsid w:val="00750310"/>
    <w:rsid w:val="00755B4B"/>
    <w:rsid w:val="0076179A"/>
    <w:rsid w:val="00763AD0"/>
    <w:rsid w:val="00765545"/>
    <w:rsid w:val="007657EB"/>
    <w:rsid w:val="007679E4"/>
    <w:rsid w:val="00767DC4"/>
    <w:rsid w:val="0077060D"/>
    <w:rsid w:val="007750C7"/>
    <w:rsid w:val="007770AB"/>
    <w:rsid w:val="0077799C"/>
    <w:rsid w:val="00780A56"/>
    <w:rsid w:val="00786E71"/>
    <w:rsid w:val="00793644"/>
    <w:rsid w:val="00795E96"/>
    <w:rsid w:val="007A11B2"/>
    <w:rsid w:val="007A1C4E"/>
    <w:rsid w:val="007A4321"/>
    <w:rsid w:val="007A44DB"/>
    <w:rsid w:val="007A5196"/>
    <w:rsid w:val="007A62F5"/>
    <w:rsid w:val="007B2116"/>
    <w:rsid w:val="007B270E"/>
    <w:rsid w:val="007B4B89"/>
    <w:rsid w:val="007B545A"/>
    <w:rsid w:val="007C0604"/>
    <w:rsid w:val="007C18AD"/>
    <w:rsid w:val="007C281F"/>
    <w:rsid w:val="007C33E1"/>
    <w:rsid w:val="007C3F55"/>
    <w:rsid w:val="007D3D61"/>
    <w:rsid w:val="007D4B10"/>
    <w:rsid w:val="007D543F"/>
    <w:rsid w:val="007E13E7"/>
    <w:rsid w:val="007E4537"/>
    <w:rsid w:val="007E747E"/>
    <w:rsid w:val="007E7DB0"/>
    <w:rsid w:val="007F218A"/>
    <w:rsid w:val="007F2E1E"/>
    <w:rsid w:val="007F3A0D"/>
    <w:rsid w:val="007F5A5A"/>
    <w:rsid w:val="007F70B2"/>
    <w:rsid w:val="00800663"/>
    <w:rsid w:val="00802B13"/>
    <w:rsid w:val="008067DB"/>
    <w:rsid w:val="00811049"/>
    <w:rsid w:val="0081132E"/>
    <w:rsid w:val="00814BDC"/>
    <w:rsid w:val="00820BED"/>
    <w:rsid w:val="00823CA8"/>
    <w:rsid w:val="00825538"/>
    <w:rsid w:val="00825CE3"/>
    <w:rsid w:val="00826105"/>
    <w:rsid w:val="00832B62"/>
    <w:rsid w:val="008338E7"/>
    <w:rsid w:val="00834C11"/>
    <w:rsid w:val="00837155"/>
    <w:rsid w:val="00845270"/>
    <w:rsid w:val="00850435"/>
    <w:rsid w:val="00852248"/>
    <w:rsid w:val="00857D19"/>
    <w:rsid w:val="00861422"/>
    <w:rsid w:val="008632BF"/>
    <w:rsid w:val="00863397"/>
    <w:rsid w:val="00864E09"/>
    <w:rsid w:val="00865FE8"/>
    <w:rsid w:val="00866101"/>
    <w:rsid w:val="008664D9"/>
    <w:rsid w:val="00866AD7"/>
    <w:rsid w:val="00871E05"/>
    <w:rsid w:val="00875752"/>
    <w:rsid w:val="00876074"/>
    <w:rsid w:val="008825BD"/>
    <w:rsid w:val="008843EB"/>
    <w:rsid w:val="00892A67"/>
    <w:rsid w:val="008A2080"/>
    <w:rsid w:val="008A6465"/>
    <w:rsid w:val="008B5BFE"/>
    <w:rsid w:val="008B7DDD"/>
    <w:rsid w:val="008C1638"/>
    <w:rsid w:val="008C2072"/>
    <w:rsid w:val="008C2B0C"/>
    <w:rsid w:val="008C4931"/>
    <w:rsid w:val="008C4B74"/>
    <w:rsid w:val="008C544A"/>
    <w:rsid w:val="008C751D"/>
    <w:rsid w:val="008D151B"/>
    <w:rsid w:val="008D68C4"/>
    <w:rsid w:val="008D7BA0"/>
    <w:rsid w:val="008E4E9A"/>
    <w:rsid w:val="008E6C2E"/>
    <w:rsid w:val="008F0E09"/>
    <w:rsid w:val="008F16FF"/>
    <w:rsid w:val="008F1934"/>
    <w:rsid w:val="008F2AD7"/>
    <w:rsid w:val="008F3F81"/>
    <w:rsid w:val="008F6845"/>
    <w:rsid w:val="0090427E"/>
    <w:rsid w:val="0090449B"/>
    <w:rsid w:val="00904731"/>
    <w:rsid w:val="0090798F"/>
    <w:rsid w:val="00911549"/>
    <w:rsid w:val="00911EE8"/>
    <w:rsid w:val="009138AC"/>
    <w:rsid w:val="009147E4"/>
    <w:rsid w:val="0091552C"/>
    <w:rsid w:val="00916C05"/>
    <w:rsid w:val="009225E0"/>
    <w:rsid w:val="009237C6"/>
    <w:rsid w:val="00924220"/>
    <w:rsid w:val="00925E3A"/>
    <w:rsid w:val="009265AE"/>
    <w:rsid w:val="009268DD"/>
    <w:rsid w:val="00932631"/>
    <w:rsid w:val="00932BD5"/>
    <w:rsid w:val="009340AE"/>
    <w:rsid w:val="009357C9"/>
    <w:rsid w:val="00936203"/>
    <w:rsid w:val="00937713"/>
    <w:rsid w:val="00937AF1"/>
    <w:rsid w:val="0094377C"/>
    <w:rsid w:val="009451FC"/>
    <w:rsid w:val="00950E1C"/>
    <w:rsid w:val="00952FBE"/>
    <w:rsid w:val="00954845"/>
    <w:rsid w:val="00955129"/>
    <w:rsid w:val="00955C86"/>
    <w:rsid w:val="00963CDD"/>
    <w:rsid w:val="00964429"/>
    <w:rsid w:val="00966B55"/>
    <w:rsid w:val="009676C8"/>
    <w:rsid w:val="00972F64"/>
    <w:rsid w:val="00973231"/>
    <w:rsid w:val="00974800"/>
    <w:rsid w:val="00974995"/>
    <w:rsid w:val="0098603C"/>
    <w:rsid w:val="00986803"/>
    <w:rsid w:val="00987824"/>
    <w:rsid w:val="009902F2"/>
    <w:rsid w:val="009910C5"/>
    <w:rsid w:val="009924EA"/>
    <w:rsid w:val="00993593"/>
    <w:rsid w:val="0099555F"/>
    <w:rsid w:val="0099718B"/>
    <w:rsid w:val="009A03B5"/>
    <w:rsid w:val="009A219F"/>
    <w:rsid w:val="009A475F"/>
    <w:rsid w:val="009A4D56"/>
    <w:rsid w:val="009A6F69"/>
    <w:rsid w:val="009A7670"/>
    <w:rsid w:val="009B18FA"/>
    <w:rsid w:val="009B275D"/>
    <w:rsid w:val="009C0840"/>
    <w:rsid w:val="009C2546"/>
    <w:rsid w:val="009C5745"/>
    <w:rsid w:val="009C641C"/>
    <w:rsid w:val="009D3CB4"/>
    <w:rsid w:val="009D5647"/>
    <w:rsid w:val="009E1540"/>
    <w:rsid w:val="009E25B4"/>
    <w:rsid w:val="009E2EE3"/>
    <w:rsid w:val="009E450A"/>
    <w:rsid w:val="009E7795"/>
    <w:rsid w:val="009F2B98"/>
    <w:rsid w:val="009F2BED"/>
    <w:rsid w:val="009F30DB"/>
    <w:rsid w:val="009F3103"/>
    <w:rsid w:val="009F3436"/>
    <w:rsid w:val="009F3AEF"/>
    <w:rsid w:val="00A013F5"/>
    <w:rsid w:val="00A02284"/>
    <w:rsid w:val="00A05968"/>
    <w:rsid w:val="00A10491"/>
    <w:rsid w:val="00A158BA"/>
    <w:rsid w:val="00A17E4A"/>
    <w:rsid w:val="00A253AF"/>
    <w:rsid w:val="00A25BFD"/>
    <w:rsid w:val="00A30E2C"/>
    <w:rsid w:val="00A324A5"/>
    <w:rsid w:val="00A41AF0"/>
    <w:rsid w:val="00A42653"/>
    <w:rsid w:val="00A439F9"/>
    <w:rsid w:val="00A443E7"/>
    <w:rsid w:val="00A55A47"/>
    <w:rsid w:val="00A60327"/>
    <w:rsid w:val="00A618F9"/>
    <w:rsid w:val="00A640A3"/>
    <w:rsid w:val="00A709BE"/>
    <w:rsid w:val="00A71215"/>
    <w:rsid w:val="00A718C6"/>
    <w:rsid w:val="00A7294A"/>
    <w:rsid w:val="00A73CFD"/>
    <w:rsid w:val="00A752EC"/>
    <w:rsid w:val="00A75574"/>
    <w:rsid w:val="00A81911"/>
    <w:rsid w:val="00A85B7A"/>
    <w:rsid w:val="00A91607"/>
    <w:rsid w:val="00AA1780"/>
    <w:rsid w:val="00AA1ED6"/>
    <w:rsid w:val="00AA3E75"/>
    <w:rsid w:val="00AA5A9F"/>
    <w:rsid w:val="00AA6782"/>
    <w:rsid w:val="00AB196D"/>
    <w:rsid w:val="00AB2577"/>
    <w:rsid w:val="00AB3F57"/>
    <w:rsid w:val="00AB6237"/>
    <w:rsid w:val="00AB7D1E"/>
    <w:rsid w:val="00AC0B60"/>
    <w:rsid w:val="00AC36DC"/>
    <w:rsid w:val="00AC4A69"/>
    <w:rsid w:val="00AC6760"/>
    <w:rsid w:val="00AC6A7C"/>
    <w:rsid w:val="00AD1581"/>
    <w:rsid w:val="00AD2DD2"/>
    <w:rsid w:val="00AD4C52"/>
    <w:rsid w:val="00AD5015"/>
    <w:rsid w:val="00AD6443"/>
    <w:rsid w:val="00AD6DC1"/>
    <w:rsid w:val="00AD73AD"/>
    <w:rsid w:val="00AE0BE7"/>
    <w:rsid w:val="00AE33C3"/>
    <w:rsid w:val="00AE59C6"/>
    <w:rsid w:val="00AE6761"/>
    <w:rsid w:val="00AE6E5D"/>
    <w:rsid w:val="00AF50F8"/>
    <w:rsid w:val="00AF592D"/>
    <w:rsid w:val="00AF59A5"/>
    <w:rsid w:val="00AF69F6"/>
    <w:rsid w:val="00B005E9"/>
    <w:rsid w:val="00B00A93"/>
    <w:rsid w:val="00B00C64"/>
    <w:rsid w:val="00B03B8F"/>
    <w:rsid w:val="00B04ADC"/>
    <w:rsid w:val="00B118B2"/>
    <w:rsid w:val="00B1290B"/>
    <w:rsid w:val="00B14C27"/>
    <w:rsid w:val="00B2018C"/>
    <w:rsid w:val="00B21E49"/>
    <w:rsid w:val="00B234B5"/>
    <w:rsid w:val="00B27621"/>
    <w:rsid w:val="00B30B0E"/>
    <w:rsid w:val="00B30BE2"/>
    <w:rsid w:val="00B31EF0"/>
    <w:rsid w:val="00B33F10"/>
    <w:rsid w:val="00B340CE"/>
    <w:rsid w:val="00B34154"/>
    <w:rsid w:val="00B34586"/>
    <w:rsid w:val="00B37B2D"/>
    <w:rsid w:val="00B40A5E"/>
    <w:rsid w:val="00B4101F"/>
    <w:rsid w:val="00B413EA"/>
    <w:rsid w:val="00B526C6"/>
    <w:rsid w:val="00B53C89"/>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1DEB"/>
    <w:rsid w:val="00B9471C"/>
    <w:rsid w:val="00B97883"/>
    <w:rsid w:val="00BA1040"/>
    <w:rsid w:val="00BA146E"/>
    <w:rsid w:val="00BA1C11"/>
    <w:rsid w:val="00BA1E93"/>
    <w:rsid w:val="00BA4DD8"/>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11DC"/>
    <w:rsid w:val="00C01CA4"/>
    <w:rsid w:val="00C02149"/>
    <w:rsid w:val="00C02B6F"/>
    <w:rsid w:val="00C06A29"/>
    <w:rsid w:val="00C10E32"/>
    <w:rsid w:val="00C1141B"/>
    <w:rsid w:val="00C13FDC"/>
    <w:rsid w:val="00C15D83"/>
    <w:rsid w:val="00C178DF"/>
    <w:rsid w:val="00C218EE"/>
    <w:rsid w:val="00C2365F"/>
    <w:rsid w:val="00C23B95"/>
    <w:rsid w:val="00C25541"/>
    <w:rsid w:val="00C32ED3"/>
    <w:rsid w:val="00C32ED8"/>
    <w:rsid w:val="00C33692"/>
    <w:rsid w:val="00C33AE4"/>
    <w:rsid w:val="00C42C79"/>
    <w:rsid w:val="00C4447B"/>
    <w:rsid w:val="00C50469"/>
    <w:rsid w:val="00C5210A"/>
    <w:rsid w:val="00C5415A"/>
    <w:rsid w:val="00C560BF"/>
    <w:rsid w:val="00C623C8"/>
    <w:rsid w:val="00C63326"/>
    <w:rsid w:val="00C66CFD"/>
    <w:rsid w:val="00C67805"/>
    <w:rsid w:val="00C70384"/>
    <w:rsid w:val="00C7097B"/>
    <w:rsid w:val="00C7385F"/>
    <w:rsid w:val="00C73B53"/>
    <w:rsid w:val="00C77788"/>
    <w:rsid w:val="00C77FA7"/>
    <w:rsid w:val="00C834C1"/>
    <w:rsid w:val="00C85B38"/>
    <w:rsid w:val="00C9108E"/>
    <w:rsid w:val="00C96737"/>
    <w:rsid w:val="00C97522"/>
    <w:rsid w:val="00CA0A99"/>
    <w:rsid w:val="00CA0C4D"/>
    <w:rsid w:val="00CA1D76"/>
    <w:rsid w:val="00CA219C"/>
    <w:rsid w:val="00CA5244"/>
    <w:rsid w:val="00CA5716"/>
    <w:rsid w:val="00CB4D6E"/>
    <w:rsid w:val="00CB62F6"/>
    <w:rsid w:val="00CB7EBC"/>
    <w:rsid w:val="00CC1E58"/>
    <w:rsid w:val="00CC214B"/>
    <w:rsid w:val="00CC732F"/>
    <w:rsid w:val="00CC76D9"/>
    <w:rsid w:val="00CD0FE2"/>
    <w:rsid w:val="00CD1260"/>
    <w:rsid w:val="00CD5313"/>
    <w:rsid w:val="00CD6339"/>
    <w:rsid w:val="00CE0064"/>
    <w:rsid w:val="00CE1A37"/>
    <w:rsid w:val="00CE1DCB"/>
    <w:rsid w:val="00CE3E2E"/>
    <w:rsid w:val="00CE4610"/>
    <w:rsid w:val="00CE5E8D"/>
    <w:rsid w:val="00CE6BB0"/>
    <w:rsid w:val="00CF1045"/>
    <w:rsid w:val="00CF1E9B"/>
    <w:rsid w:val="00CF318B"/>
    <w:rsid w:val="00CF4741"/>
    <w:rsid w:val="00CF592B"/>
    <w:rsid w:val="00CF5E5A"/>
    <w:rsid w:val="00D00531"/>
    <w:rsid w:val="00D010BA"/>
    <w:rsid w:val="00D02DE3"/>
    <w:rsid w:val="00D05764"/>
    <w:rsid w:val="00D10CC2"/>
    <w:rsid w:val="00D117B9"/>
    <w:rsid w:val="00D142B5"/>
    <w:rsid w:val="00D20172"/>
    <w:rsid w:val="00D20DCE"/>
    <w:rsid w:val="00D216D2"/>
    <w:rsid w:val="00D21A3F"/>
    <w:rsid w:val="00D21B95"/>
    <w:rsid w:val="00D228B9"/>
    <w:rsid w:val="00D23EF1"/>
    <w:rsid w:val="00D24809"/>
    <w:rsid w:val="00D24DC4"/>
    <w:rsid w:val="00D25279"/>
    <w:rsid w:val="00D26F05"/>
    <w:rsid w:val="00D27415"/>
    <w:rsid w:val="00D322AB"/>
    <w:rsid w:val="00D32CC2"/>
    <w:rsid w:val="00D349E0"/>
    <w:rsid w:val="00D35F12"/>
    <w:rsid w:val="00D372D8"/>
    <w:rsid w:val="00D435B3"/>
    <w:rsid w:val="00D43FFB"/>
    <w:rsid w:val="00D445C7"/>
    <w:rsid w:val="00D44C4B"/>
    <w:rsid w:val="00D5045D"/>
    <w:rsid w:val="00D53913"/>
    <w:rsid w:val="00D55740"/>
    <w:rsid w:val="00D56CDF"/>
    <w:rsid w:val="00D57ED3"/>
    <w:rsid w:val="00D60B22"/>
    <w:rsid w:val="00D61960"/>
    <w:rsid w:val="00D622D5"/>
    <w:rsid w:val="00D62E90"/>
    <w:rsid w:val="00D62FAA"/>
    <w:rsid w:val="00D64CF4"/>
    <w:rsid w:val="00D71215"/>
    <w:rsid w:val="00D7364D"/>
    <w:rsid w:val="00D75325"/>
    <w:rsid w:val="00D76373"/>
    <w:rsid w:val="00D76CEC"/>
    <w:rsid w:val="00D7717E"/>
    <w:rsid w:val="00D83272"/>
    <w:rsid w:val="00D84BCB"/>
    <w:rsid w:val="00D85077"/>
    <w:rsid w:val="00D92672"/>
    <w:rsid w:val="00D92A88"/>
    <w:rsid w:val="00D93D57"/>
    <w:rsid w:val="00D95042"/>
    <w:rsid w:val="00DA0FD4"/>
    <w:rsid w:val="00DA2645"/>
    <w:rsid w:val="00DB06B4"/>
    <w:rsid w:val="00DB1F98"/>
    <w:rsid w:val="00DB42DB"/>
    <w:rsid w:val="00DB6047"/>
    <w:rsid w:val="00DC1680"/>
    <w:rsid w:val="00DC179C"/>
    <w:rsid w:val="00DC21DD"/>
    <w:rsid w:val="00DC2627"/>
    <w:rsid w:val="00DD1467"/>
    <w:rsid w:val="00DD3118"/>
    <w:rsid w:val="00DD3D22"/>
    <w:rsid w:val="00DD57C4"/>
    <w:rsid w:val="00DD7F0E"/>
    <w:rsid w:val="00DE01DF"/>
    <w:rsid w:val="00DE3827"/>
    <w:rsid w:val="00DE4084"/>
    <w:rsid w:val="00DE5BDB"/>
    <w:rsid w:val="00DE7474"/>
    <w:rsid w:val="00DF4110"/>
    <w:rsid w:val="00E00783"/>
    <w:rsid w:val="00E02999"/>
    <w:rsid w:val="00E060CF"/>
    <w:rsid w:val="00E06535"/>
    <w:rsid w:val="00E115A3"/>
    <w:rsid w:val="00E1526C"/>
    <w:rsid w:val="00E23836"/>
    <w:rsid w:val="00E24125"/>
    <w:rsid w:val="00E26048"/>
    <w:rsid w:val="00E26B9F"/>
    <w:rsid w:val="00E271C1"/>
    <w:rsid w:val="00E27AF3"/>
    <w:rsid w:val="00E30348"/>
    <w:rsid w:val="00E4059D"/>
    <w:rsid w:val="00E42125"/>
    <w:rsid w:val="00E42E99"/>
    <w:rsid w:val="00E44DE5"/>
    <w:rsid w:val="00E44DE6"/>
    <w:rsid w:val="00E474DA"/>
    <w:rsid w:val="00E4763C"/>
    <w:rsid w:val="00E61AF2"/>
    <w:rsid w:val="00E63B39"/>
    <w:rsid w:val="00E63C5F"/>
    <w:rsid w:val="00E6466B"/>
    <w:rsid w:val="00E64CFA"/>
    <w:rsid w:val="00E7026C"/>
    <w:rsid w:val="00E70E4F"/>
    <w:rsid w:val="00E71F62"/>
    <w:rsid w:val="00E74545"/>
    <w:rsid w:val="00E7661E"/>
    <w:rsid w:val="00E76982"/>
    <w:rsid w:val="00E80DEF"/>
    <w:rsid w:val="00E82296"/>
    <w:rsid w:val="00E827DA"/>
    <w:rsid w:val="00E8373D"/>
    <w:rsid w:val="00E83E6D"/>
    <w:rsid w:val="00E85580"/>
    <w:rsid w:val="00E85B65"/>
    <w:rsid w:val="00E869AC"/>
    <w:rsid w:val="00E873BD"/>
    <w:rsid w:val="00E90094"/>
    <w:rsid w:val="00E919C2"/>
    <w:rsid w:val="00E92FF6"/>
    <w:rsid w:val="00E9449B"/>
    <w:rsid w:val="00EA2FBF"/>
    <w:rsid w:val="00EA4788"/>
    <w:rsid w:val="00EB23EC"/>
    <w:rsid w:val="00EB442C"/>
    <w:rsid w:val="00EB577D"/>
    <w:rsid w:val="00EB7434"/>
    <w:rsid w:val="00EB7CA2"/>
    <w:rsid w:val="00EC144A"/>
    <w:rsid w:val="00EC1604"/>
    <w:rsid w:val="00ED0111"/>
    <w:rsid w:val="00ED04AA"/>
    <w:rsid w:val="00ED0D3F"/>
    <w:rsid w:val="00ED3138"/>
    <w:rsid w:val="00ED3EB5"/>
    <w:rsid w:val="00ED71DF"/>
    <w:rsid w:val="00ED7392"/>
    <w:rsid w:val="00EE07E5"/>
    <w:rsid w:val="00EE2C47"/>
    <w:rsid w:val="00EE34B8"/>
    <w:rsid w:val="00EE3B93"/>
    <w:rsid w:val="00EF062C"/>
    <w:rsid w:val="00EF0DEC"/>
    <w:rsid w:val="00EF1DD4"/>
    <w:rsid w:val="00EF50FB"/>
    <w:rsid w:val="00EF79ED"/>
    <w:rsid w:val="00F01B41"/>
    <w:rsid w:val="00F02233"/>
    <w:rsid w:val="00F04B9C"/>
    <w:rsid w:val="00F04E4E"/>
    <w:rsid w:val="00F1123A"/>
    <w:rsid w:val="00F135E2"/>
    <w:rsid w:val="00F147B2"/>
    <w:rsid w:val="00F16780"/>
    <w:rsid w:val="00F16BE0"/>
    <w:rsid w:val="00F1712E"/>
    <w:rsid w:val="00F175D4"/>
    <w:rsid w:val="00F17F8A"/>
    <w:rsid w:val="00F22901"/>
    <w:rsid w:val="00F24578"/>
    <w:rsid w:val="00F25BEF"/>
    <w:rsid w:val="00F30BFD"/>
    <w:rsid w:val="00F33ED6"/>
    <w:rsid w:val="00F34689"/>
    <w:rsid w:val="00F35C6E"/>
    <w:rsid w:val="00F37747"/>
    <w:rsid w:val="00F40035"/>
    <w:rsid w:val="00F40CDE"/>
    <w:rsid w:val="00F421C3"/>
    <w:rsid w:val="00F43484"/>
    <w:rsid w:val="00F458B3"/>
    <w:rsid w:val="00F50811"/>
    <w:rsid w:val="00F6322C"/>
    <w:rsid w:val="00F636D9"/>
    <w:rsid w:val="00F6732C"/>
    <w:rsid w:val="00F71DBD"/>
    <w:rsid w:val="00F727DD"/>
    <w:rsid w:val="00F7355A"/>
    <w:rsid w:val="00F73C36"/>
    <w:rsid w:val="00F73CE1"/>
    <w:rsid w:val="00F76930"/>
    <w:rsid w:val="00F7712B"/>
    <w:rsid w:val="00F8331B"/>
    <w:rsid w:val="00F919C2"/>
    <w:rsid w:val="00F96DB3"/>
    <w:rsid w:val="00F9750B"/>
    <w:rsid w:val="00FA0251"/>
    <w:rsid w:val="00FA0C7A"/>
    <w:rsid w:val="00FA166B"/>
    <w:rsid w:val="00FA17F5"/>
    <w:rsid w:val="00FA2F54"/>
    <w:rsid w:val="00FA45C2"/>
    <w:rsid w:val="00FA5FA5"/>
    <w:rsid w:val="00FA7FB1"/>
    <w:rsid w:val="00FB162A"/>
    <w:rsid w:val="00FB34EC"/>
    <w:rsid w:val="00FB3A54"/>
    <w:rsid w:val="00FB4A56"/>
    <w:rsid w:val="00FB6151"/>
    <w:rsid w:val="00FB6FD9"/>
    <w:rsid w:val="00FB7954"/>
    <w:rsid w:val="00FC0D6A"/>
    <w:rsid w:val="00FC1D7D"/>
    <w:rsid w:val="00FC3E09"/>
    <w:rsid w:val="00FD080D"/>
    <w:rsid w:val="00FD0B99"/>
    <w:rsid w:val="00FD2C5B"/>
    <w:rsid w:val="00FD2F75"/>
    <w:rsid w:val="00FD750F"/>
    <w:rsid w:val="00FD7ABC"/>
    <w:rsid w:val="00FD7C6D"/>
    <w:rsid w:val="00FE1F79"/>
    <w:rsid w:val="00FE2A6D"/>
    <w:rsid w:val="00FE5FE6"/>
    <w:rsid w:val="00FF084A"/>
    <w:rsid w:val="00FF1ED6"/>
    <w:rsid w:val="00FF3098"/>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coast.noaa.gov/floodexposure/" TargetMode="External"/><Relationship Id="rId15" Type="http://schemas.openxmlformats.org/officeDocument/2006/relationships/hyperlink" Target="http://ec.europa.eu/eurostat/data/database)"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47A74A4-B413-9C43-A94A-40C666DEF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30</Pages>
  <Words>44110</Words>
  <Characters>251431</Characters>
  <Application>Microsoft Macintosh Word</Application>
  <DocSecurity>0</DocSecurity>
  <Lines>2095</Lines>
  <Paragraphs>589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294952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85</cp:revision>
  <cp:lastPrinted>2017-08-10T08:31:00Z</cp:lastPrinted>
  <dcterms:created xsi:type="dcterms:W3CDTF">2017-09-22T07:20:00Z</dcterms:created>
  <dcterms:modified xsi:type="dcterms:W3CDTF">2017-09-25T08:19:00Z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