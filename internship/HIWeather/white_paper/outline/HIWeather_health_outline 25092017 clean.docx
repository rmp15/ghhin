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r w:rsidR="00042A07" w:rsidRPr="00042A07">
        <w:rPr>
          <w:b/>
          <w:sz w:val="40"/>
          <w:szCs w:val="40"/>
        </w:rPr>
        <w:t>HIWeather</w:t>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4C5D751D"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w:t>
      </w:r>
      <w:r w:rsidR="007750C7">
        <w:rPr>
          <w:b/>
          <w:sz w:val="30"/>
          <w:szCs w:val="30"/>
        </w:rPr>
        <w:t>September</w:t>
      </w:r>
      <w:r>
        <w:rPr>
          <w:b/>
          <w:sz w:val="30"/>
          <w:szCs w:val="30"/>
        </w:rPr>
        <w:t xml:space="preserve"> 2017</w:t>
      </w:r>
    </w:p>
    <w:p w14:paraId="5C95EA61" w14:textId="405CD57F" w:rsidR="00EC144A" w:rsidRDefault="00EC144A" w:rsidP="00B63972">
      <w:pPr>
        <w:jc w:val="both"/>
      </w:pPr>
      <w:r>
        <w:br w:type="page"/>
      </w:r>
    </w:p>
    <w:p w14:paraId="42AFD703" w14:textId="2711BAC4" w:rsidR="006F2AAC" w:rsidRPr="006F2AAC" w:rsidRDefault="00722EB7" w:rsidP="004D08C6">
      <w:r>
        <w:lastRenderedPageBreak/>
        <w:t>T</w:t>
      </w:r>
      <w:r w:rsidR="006F2AAC">
        <w:t>able of contents</w:t>
      </w:r>
    </w:p>
    <w:p w14:paraId="2DE19CA1" w14:textId="77777777" w:rsidR="002F74C2"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bookmarkStart w:id="0" w:name="_GoBack"/>
      <w:bookmarkEnd w:id="0"/>
      <w:r w:rsidR="002F74C2">
        <w:rPr>
          <w:noProof/>
        </w:rPr>
        <w:t>Figures and tables</w:t>
      </w:r>
      <w:r w:rsidR="002F74C2">
        <w:rPr>
          <w:noProof/>
        </w:rPr>
        <w:tab/>
      </w:r>
      <w:r w:rsidR="002F74C2">
        <w:rPr>
          <w:noProof/>
        </w:rPr>
        <w:fldChar w:fldCharType="begin"/>
      </w:r>
      <w:r w:rsidR="002F74C2">
        <w:rPr>
          <w:noProof/>
        </w:rPr>
        <w:instrText xml:space="preserve"> PAGEREF _Toc494113968 \h </w:instrText>
      </w:r>
      <w:r w:rsidR="002F74C2">
        <w:rPr>
          <w:noProof/>
        </w:rPr>
      </w:r>
      <w:r w:rsidR="002F74C2">
        <w:rPr>
          <w:noProof/>
        </w:rPr>
        <w:fldChar w:fldCharType="separate"/>
      </w:r>
      <w:r w:rsidR="002F74C2">
        <w:rPr>
          <w:noProof/>
        </w:rPr>
        <w:t>3</w:t>
      </w:r>
      <w:r w:rsidR="002F74C2">
        <w:rPr>
          <w:noProof/>
        </w:rPr>
        <w:fldChar w:fldCharType="end"/>
      </w:r>
    </w:p>
    <w:p w14:paraId="43429E3C" w14:textId="77777777" w:rsidR="002F74C2" w:rsidRDefault="002F74C2">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_Toc494113969 \h </w:instrText>
      </w:r>
      <w:r>
        <w:rPr>
          <w:noProof/>
        </w:rPr>
      </w:r>
      <w:r>
        <w:rPr>
          <w:noProof/>
        </w:rPr>
        <w:fldChar w:fldCharType="separate"/>
      </w:r>
      <w:r>
        <w:rPr>
          <w:noProof/>
        </w:rPr>
        <w:t>4</w:t>
      </w:r>
      <w:r>
        <w:rPr>
          <w:noProof/>
        </w:rPr>
        <w:fldChar w:fldCharType="end"/>
      </w:r>
    </w:p>
    <w:p w14:paraId="6DBD4427" w14:textId="77777777" w:rsidR="002F74C2" w:rsidRDefault="002F74C2">
      <w:pPr>
        <w:pStyle w:val="TOC2"/>
        <w:tabs>
          <w:tab w:val="right" w:pos="9010"/>
        </w:tabs>
        <w:rPr>
          <w:rFonts w:eastAsiaTheme="minorEastAsia"/>
          <w:b w:val="0"/>
          <w:bCs w:val="0"/>
          <w:smallCaps w:val="0"/>
          <w:noProof/>
          <w:sz w:val="24"/>
          <w:szCs w:val="24"/>
          <w:lang w:eastAsia="en-GB"/>
        </w:rPr>
      </w:pPr>
      <w:r>
        <w:rPr>
          <w:noProof/>
        </w:rPr>
        <w:t>Overview of HIWeather</w:t>
      </w:r>
      <w:r>
        <w:rPr>
          <w:noProof/>
        </w:rPr>
        <w:tab/>
      </w:r>
      <w:r>
        <w:rPr>
          <w:noProof/>
        </w:rPr>
        <w:fldChar w:fldCharType="begin"/>
      </w:r>
      <w:r>
        <w:rPr>
          <w:noProof/>
        </w:rPr>
        <w:instrText xml:space="preserve"> PAGEREF _Toc494113970 \h </w:instrText>
      </w:r>
      <w:r>
        <w:rPr>
          <w:noProof/>
        </w:rPr>
      </w:r>
      <w:r>
        <w:rPr>
          <w:noProof/>
        </w:rPr>
        <w:fldChar w:fldCharType="separate"/>
      </w:r>
      <w:r>
        <w:rPr>
          <w:noProof/>
        </w:rPr>
        <w:t>4</w:t>
      </w:r>
      <w:r>
        <w:rPr>
          <w:noProof/>
        </w:rPr>
        <w:fldChar w:fldCharType="end"/>
      </w:r>
    </w:p>
    <w:p w14:paraId="10EC7CA3" w14:textId="77777777" w:rsidR="002F74C2" w:rsidRDefault="002F74C2">
      <w:pPr>
        <w:pStyle w:val="TOC2"/>
        <w:tabs>
          <w:tab w:val="right" w:pos="9010"/>
        </w:tabs>
        <w:rPr>
          <w:rFonts w:eastAsiaTheme="minorEastAsia"/>
          <w:b w:val="0"/>
          <w:bCs w:val="0"/>
          <w:smallCaps w:val="0"/>
          <w:noProof/>
          <w:sz w:val="24"/>
          <w:szCs w:val="24"/>
          <w:lang w:eastAsia="en-GB"/>
        </w:rPr>
      </w:pPr>
      <w:r>
        <w:rPr>
          <w:noProof/>
        </w:rPr>
        <w:t>Key goals of HIWeather</w:t>
      </w:r>
      <w:r>
        <w:rPr>
          <w:noProof/>
        </w:rPr>
        <w:tab/>
      </w:r>
      <w:r>
        <w:rPr>
          <w:noProof/>
        </w:rPr>
        <w:fldChar w:fldCharType="begin"/>
      </w:r>
      <w:r>
        <w:rPr>
          <w:noProof/>
        </w:rPr>
        <w:instrText xml:space="preserve"> PAGEREF _Toc494113971 \h </w:instrText>
      </w:r>
      <w:r>
        <w:rPr>
          <w:noProof/>
        </w:rPr>
      </w:r>
      <w:r>
        <w:rPr>
          <w:noProof/>
        </w:rPr>
        <w:fldChar w:fldCharType="separate"/>
      </w:r>
      <w:r>
        <w:rPr>
          <w:noProof/>
        </w:rPr>
        <w:t>4</w:t>
      </w:r>
      <w:r>
        <w:rPr>
          <w:noProof/>
        </w:rPr>
        <w:fldChar w:fldCharType="end"/>
      </w:r>
    </w:p>
    <w:p w14:paraId="5B76456A" w14:textId="77777777" w:rsidR="002F74C2" w:rsidRDefault="002F74C2">
      <w:pPr>
        <w:pStyle w:val="TOC2"/>
        <w:tabs>
          <w:tab w:val="right" w:pos="9010"/>
        </w:tabs>
        <w:rPr>
          <w:rFonts w:eastAsiaTheme="minorEastAsia"/>
          <w:b w:val="0"/>
          <w:bCs w:val="0"/>
          <w:smallCaps w:val="0"/>
          <w:noProof/>
          <w:sz w:val="24"/>
          <w:szCs w:val="24"/>
          <w:lang w:eastAsia="en-GB"/>
        </w:rPr>
      </w:pPr>
      <w:r>
        <w:rPr>
          <w:noProof/>
        </w:rPr>
        <w:t>Health linkages to HIWeather</w:t>
      </w:r>
      <w:r>
        <w:rPr>
          <w:noProof/>
        </w:rPr>
        <w:tab/>
      </w:r>
      <w:r>
        <w:rPr>
          <w:noProof/>
        </w:rPr>
        <w:fldChar w:fldCharType="begin"/>
      </w:r>
      <w:r>
        <w:rPr>
          <w:noProof/>
        </w:rPr>
        <w:instrText xml:space="preserve"> PAGEREF _Toc494113972 \h </w:instrText>
      </w:r>
      <w:r>
        <w:rPr>
          <w:noProof/>
        </w:rPr>
      </w:r>
      <w:r>
        <w:rPr>
          <w:noProof/>
        </w:rPr>
        <w:fldChar w:fldCharType="separate"/>
      </w:r>
      <w:r>
        <w:rPr>
          <w:noProof/>
        </w:rPr>
        <w:t>5</w:t>
      </w:r>
      <w:r>
        <w:rPr>
          <w:noProof/>
        </w:rPr>
        <w:fldChar w:fldCharType="end"/>
      </w:r>
    </w:p>
    <w:p w14:paraId="6351E94B" w14:textId="77777777" w:rsidR="002F74C2" w:rsidRDefault="002F74C2">
      <w:pPr>
        <w:pStyle w:val="TOC2"/>
        <w:tabs>
          <w:tab w:val="right" w:pos="9010"/>
        </w:tabs>
        <w:rPr>
          <w:rFonts w:eastAsiaTheme="minorEastAsia"/>
          <w:b w:val="0"/>
          <w:bCs w:val="0"/>
          <w:smallCaps w:val="0"/>
          <w:noProof/>
          <w:sz w:val="24"/>
          <w:szCs w:val="24"/>
          <w:lang w:eastAsia="en-GB"/>
        </w:rPr>
      </w:pPr>
      <w:r>
        <w:rPr>
          <w:noProof/>
        </w:rPr>
        <w:t>About this report</w:t>
      </w:r>
      <w:r>
        <w:rPr>
          <w:noProof/>
        </w:rPr>
        <w:tab/>
      </w:r>
      <w:r>
        <w:rPr>
          <w:noProof/>
        </w:rPr>
        <w:fldChar w:fldCharType="begin"/>
      </w:r>
      <w:r>
        <w:rPr>
          <w:noProof/>
        </w:rPr>
        <w:instrText xml:space="preserve"> PAGEREF _Toc494113973 \h </w:instrText>
      </w:r>
      <w:r>
        <w:rPr>
          <w:noProof/>
        </w:rPr>
      </w:r>
      <w:r>
        <w:rPr>
          <w:noProof/>
        </w:rPr>
        <w:fldChar w:fldCharType="separate"/>
      </w:r>
      <w:r>
        <w:rPr>
          <w:noProof/>
        </w:rPr>
        <w:t>5</w:t>
      </w:r>
      <w:r>
        <w:rPr>
          <w:noProof/>
        </w:rPr>
        <w:fldChar w:fldCharType="end"/>
      </w:r>
    </w:p>
    <w:p w14:paraId="586FD0C4" w14:textId="77777777" w:rsidR="002F74C2" w:rsidRDefault="002F74C2">
      <w:pPr>
        <w:pStyle w:val="TOC1"/>
        <w:tabs>
          <w:tab w:val="left" w:pos="410"/>
          <w:tab w:val="right" w:pos="9010"/>
        </w:tabs>
        <w:rPr>
          <w:rFonts w:eastAsiaTheme="minorEastAsia"/>
          <w:b w:val="0"/>
          <w:bCs w:val="0"/>
          <w:caps w:val="0"/>
          <w:noProof/>
          <w:sz w:val="24"/>
          <w:szCs w:val="24"/>
          <w:u w:val="none"/>
          <w:lang w:eastAsia="en-GB"/>
        </w:rPr>
      </w:pPr>
      <w:r>
        <w:rPr>
          <w:noProof/>
        </w:rPr>
        <w:t>2.</w:t>
      </w:r>
      <w:r>
        <w:rPr>
          <w:rFonts w:eastAsiaTheme="minorEastAsia"/>
          <w:b w:val="0"/>
          <w:bCs w:val="0"/>
          <w:caps w:val="0"/>
          <w:noProof/>
          <w:sz w:val="24"/>
          <w:szCs w:val="24"/>
          <w:u w:val="none"/>
          <w:lang w:eastAsia="en-GB"/>
        </w:rPr>
        <w:tab/>
      </w:r>
      <w:r>
        <w:rPr>
          <w:noProof/>
        </w:rPr>
        <w:t>Decision-making processes in disaster action plans</w:t>
      </w:r>
      <w:r>
        <w:rPr>
          <w:noProof/>
        </w:rPr>
        <w:tab/>
      </w:r>
      <w:r>
        <w:rPr>
          <w:noProof/>
        </w:rPr>
        <w:fldChar w:fldCharType="begin"/>
      </w:r>
      <w:r>
        <w:rPr>
          <w:noProof/>
        </w:rPr>
        <w:instrText xml:space="preserve"> PAGEREF _Toc494113974 \h </w:instrText>
      </w:r>
      <w:r>
        <w:rPr>
          <w:noProof/>
        </w:rPr>
      </w:r>
      <w:r>
        <w:rPr>
          <w:noProof/>
        </w:rPr>
        <w:fldChar w:fldCharType="separate"/>
      </w:r>
      <w:r>
        <w:rPr>
          <w:noProof/>
        </w:rPr>
        <w:t>7</w:t>
      </w:r>
      <w:r>
        <w:rPr>
          <w:noProof/>
        </w:rPr>
        <w:fldChar w:fldCharType="end"/>
      </w:r>
    </w:p>
    <w:p w14:paraId="54A8C5F8" w14:textId="77777777" w:rsidR="002F74C2" w:rsidRDefault="002F74C2">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_Toc494113975 \h </w:instrText>
      </w:r>
      <w:r>
        <w:rPr>
          <w:noProof/>
        </w:rPr>
      </w:r>
      <w:r>
        <w:rPr>
          <w:noProof/>
        </w:rPr>
        <w:fldChar w:fldCharType="separate"/>
      </w:r>
      <w:r>
        <w:rPr>
          <w:noProof/>
        </w:rPr>
        <w:t>7</w:t>
      </w:r>
      <w:r>
        <w:rPr>
          <w:noProof/>
        </w:rPr>
        <w:fldChar w:fldCharType="end"/>
      </w:r>
    </w:p>
    <w:p w14:paraId="69BFA1F8" w14:textId="77777777" w:rsidR="002F74C2" w:rsidRDefault="002F74C2">
      <w:pPr>
        <w:pStyle w:val="TOC2"/>
        <w:tabs>
          <w:tab w:val="left" w:pos="410"/>
          <w:tab w:val="right" w:pos="9010"/>
        </w:tabs>
        <w:rPr>
          <w:rFonts w:eastAsiaTheme="minorEastAsia"/>
          <w:b w:val="0"/>
          <w:bCs w:val="0"/>
          <w:smallCaps w:val="0"/>
          <w:noProof/>
          <w:sz w:val="24"/>
          <w:szCs w:val="24"/>
          <w:lang w:eastAsia="en-GB"/>
        </w:rPr>
      </w:pPr>
      <w:r w:rsidRPr="00FE28AC">
        <w:rPr>
          <w:rFonts w:eastAsia="Times New Roman"/>
          <w:noProof/>
          <w:lang w:eastAsia="en-GB"/>
        </w:rPr>
        <w:t>2.</w:t>
      </w:r>
      <w:r>
        <w:rPr>
          <w:rFonts w:eastAsiaTheme="minorEastAsia"/>
          <w:b w:val="0"/>
          <w:bCs w:val="0"/>
          <w:smallCaps w:val="0"/>
          <w:noProof/>
          <w:sz w:val="24"/>
          <w:szCs w:val="24"/>
          <w:lang w:eastAsia="en-GB"/>
        </w:rPr>
        <w:tab/>
      </w:r>
      <w:r w:rsidRPr="00FE28AC">
        <w:rPr>
          <w:rFonts w:eastAsia="Times New Roman"/>
          <w:noProof/>
          <w:lang w:eastAsia="en-GB"/>
        </w:rPr>
        <w:t>Iterative management of decision-making structure</w:t>
      </w:r>
      <w:r>
        <w:rPr>
          <w:noProof/>
        </w:rPr>
        <w:tab/>
      </w:r>
      <w:r>
        <w:rPr>
          <w:noProof/>
        </w:rPr>
        <w:fldChar w:fldCharType="begin"/>
      </w:r>
      <w:r>
        <w:rPr>
          <w:noProof/>
        </w:rPr>
        <w:instrText xml:space="preserve"> PAGEREF _Toc494113976 \h </w:instrText>
      </w:r>
      <w:r>
        <w:rPr>
          <w:noProof/>
        </w:rPr>
      </w:r>
      <w:r>
        <w:rPr>
          <w:noProof/>
        </w:rPr>
        <w:fldChar w:fldCharType="separate"/>
      </w:r>
      <w:r>
        <w:rPr>
          <w:noProof/>
        </w:rPr>
        <w:t>7</w:t>
      </w:r>
      <w:r>
        <w:rPr>
          <w:noProof/>
        </w:rPr>
        <w:fldChar w:fldCharType="end"/>
      </w:r>
    </w:p>
    <w:p w14:paraId="77B58FFE" w14:textId="77777777" w:rsidR="002F74C2" w:rsidRDefault="002F74C2">
      <w:pPr>
        <w:pStyle w:val="TOC2"/>
        <w:tabs>
          <w:tab w:val="left" w:pos="410"/>
          <w:tab w:val="right" w:pos="9010"/>
        </w:tabs>
        <w:rPr>
          <w:rFonts w:eastAsiaTheme="minorEastAsia"/>
          <w:b w:val="0"/>
          <w:bCs w:val="0"/>
          <w:smallCaps w:val="0"/>
          <w:noProof/>
          <w:sz w:val="24"/>
          <w:szCs w:val="24"/>
          <w:lang w:eastAsia="en-GB"/>
        </w:rPr>
      </w:pPr>
      <w:r w:rsidRPr="00FE28AC">
        <w:rPr>
          <w:rFonts w:eastAsia="Times New Roman"/>
          <w:noProof/>
          <w:lang w:eastAsia="en-GB"/>
        </w:rPr>
        <w:t>3.</w:t>
      </w:r>
      <w:r>
        <w:rPr>
          <w:rFonts w:eastAsiaTheme="minorEastAsia"/>
          <w:b w:val="0"/>
          <w:bCs w:val="0"/>
          <w:smallCaps w:val="0"/>
          <w:noProof/>
          <w:sz w:val="24"/>
          <w:szCs w:val="24"/>
          <w:lang w:eastAsia="en-GB"/>
        </w:rPr>
        <w:tab/>
      </w:r>
      <w:r w:rsidRPr="00FE28AC">
        <w:rPr>
          <w:rFonts w:eastAsia="Times New Roman"/>
          <w:noProof/>
          <w:lang w:eastAsia="en-GB"/>
        </w:rPr>
        <w:t>Identity of decision makers</w:t>
      </w:r>
      <w:r>
        <w:rPr>
          <w:noProof/>
        </w:rPr>
        <w:tab/>
      </w:r>
      <w:r>
        <w:rPr>
          <w:noProof/>
        </w:rPr>
        <w:fldChar w:fldCharType="begin"/>
      </w:r>
      <w:r>
        <w:rPr>
          <w:noProof/>
        </w:rPr>
        <w:instrText xml:space="preserve"> PAGEREF _Toc494113977 \h </w:instrText>
      </w:r>
      <w:r>
        <w:rPr>
          <w:noProof/>
        </w:rPr>
      </w:r>
      <w:r>
        <w:rPr>
          <w:noProof/>
        </w:rPr>
        <w:fldChar w:fldCharType="separate"/>
      </w:r>
      <w:r>
        <w:rPr>
          <w:noProof/>
        </w:rPr>
        <w:t>9</w:t>
      </w:r>
      <w:r>
        <w:rPr>
          <w:noProof/>
        </w:rPr>
        <w:fldChar w:fldCharType="end"/>
      </w:r>
    </w:p>
    <w:p w14:paraId="0B61E881" w14:textId="77777777" w:rsidR="002F74C2" w:rsidRDefault="002F74C2">
      <w:pPr>
        <w:pStyle w:val="TOC2"/>
        <w:tabs>
          <w:tab w:val="left" w:pos="410"/>
          <w:tab w:val="right" w:pos="9010"/>
        </w:tabs>
        <w:rPr>
          <w:rFonts w:eastAsiaTheme="minorEastAsia"/>
          <w:b w:val="0"/>
          <w:bCs w:val="0"/>
          <w:smallCaps w:val="0"/>
          <w:noProof/>
          <w:sz w:val="24"/>
          <w:szCs w:val="24"/>
          <w:lang w:eastAsia="en-GB"/>
        </w:rPr>
      </w:pPr>
      <w:r w:rsidRPr="00FE28AC">
        <w:rPr>
          <w:rFonts w:eastAsia="Times New Roman"/>
          <w:noProof/>
          <w:lang w:eastAsia="en-GB"/>
        </w:rPr>
        <w:t>4.</w:t>
      </w:r>
      <w:r>
        <w:rPr>
          <w:rFonts w:eastAsiaTheme="minorEastAsia"/>
          <w:b w:val="0"/>
          <w:bCs w:val="0"/>
          <w:smallCaps w:val="0"/>
          <w:noProof/>
          <w:sz w:val="24"/>
          <w:szCs w:val="24"/>
          <w:lang w:eastAsia="en-GB"/>
        </w:rPr>
        <w:tab/>
      </w:r>
      <w:r w:rsidRPr="00FE28AC">
        <w:rPr>
          <w:rFonts w:eastAsia="Times New Roman"/>
          <w:noProof/>
          <w:lang w:eastAsia="en-GB"/>
        </w:rPr>
        <w:t>Timeline of key decisions and processes</w:t>
      </w:r>
      <w:r>
        <w:rPr>
          <w:noProof/>
        </w:rPr>
        <w:tab/>
      </w:r>
      <w:r>
        <w:rPr>
          <w:noProof/>
        </w:rPr>
        <w:fldChar w:fldCharType="begin"/>
      </w:r>
      <w:r>
        <w:rPr>
          <w:noProof/>
        </w:rPr>
        <w:instrText xml:space="preserve"> PAGEREF _Toc494113978 \h </w:instrText>
      </w:r>
      <w:r>
        <w:rPr>
          <w:noProof/>
        </w:rPr>
      </w:r>
      <w:r>
        <w:rPr>
          <w:noProof/>
        </w:rPr>
        <w:fldChar w:fldCharType="separate"/>
      </w:r>
      <w:r>
        <w:rPr>
          <w:noProof/>
        </w:rPr>
        <w:t>9</w:t>
      </w:r>
      <w:r>
        <w:rPr>
          <w:noProof/>
        </w:rPr>
        <w:fldChar w:fldCharType="end"/>
      </w:r>
    </w:p>
    <w:p w14:paraId="46215FA0" w14:textId="77777777" w:rsidR="002F74C2" w:rsidRDefault="002F74C2">
      <w:pPr>
        <w:pStyle w:val="TOC1"/>
        <w:tabs>
          <w:tab w:val="left" w:pos="410"/>
          <w:tab w:val="right" w:pos="9010"/>
        </w:tabs>
        <w:rPr>
          <w:rFonts w:eastAsiaTheme="minorEastAsia"/>
          <w:b w:val="0"/>
          <w:bCs w:val="0"/>
          <w:caps w:val="0"/>
          <w:noProof/>
          <w:sz w:val="24"/>
          <w:szCs w:val="24"/>
          <w:u w:val="none"/>
          <w:lang w:eastAsia="en-GB"/>
        </w:rPr>
      </w:pPr>
      <w:r>
        <w:rPr>
          <w:noProof/>
        </w:rPr>
        <w:t>3.</w:t>
      </w:r>
      <w:r>
        <w:rPr>
          <w:rFonts w:eastAsiaTheme="minorEastAsia"/>
          <w:b w:val="0"/>
          <w:bCs w:val="0"/>
          <w:caps w:val="0"/>
          <w:noProof/>
          <w:sz w:val="24"/>
          <w:szCs w:val="24"/>
          <w:u w:val="none"/>
          <w:lang w:eastAsia="en-GB"/>
        </w:rPr>
        <w:tab/>
      </w:r>
      <w:r>
        <w:rPr>
          <w:noProof/>
        </w:rPr>
        <w:t>Key metrics to track health impacts of and vulnerability to disasters</w:t>
      </w:r>
      <w:r>
        <w:rPr>
          <w:noProof/>
        </w:rPr>
        <w:tab/>
      </w:r>
      <w:r>
        <w:rPr>
          <w:noProof/>
        </w:rPr>
        <w:fldChar w:fldCharType="begin"/>
      </w:r>
      <w:r>
        <w:rPr>
          <w:noProof/>
        </w:rPr>
        <w:instrText xml:space="preserve"> PAGEREF _Toc494113979 \h </w:instrText>
      </w:r>
      <w:r>
        <w:rPr>
          <w:noProof/>
        </w:rPr>
      </w:r>
      <w:r>
        <w:rPr>
          <w:noProof/>
        </w:rPr>
        <w:fldChar w:fldCharType="separate"/>
      </w:r>
      <w:r>
        <w:rPr>
          <w:noProof/>
        </w:rPr>
        <w:t>10</w:t>
      </w:r>
      <w:r>
        <w:rPr>
          <w:noProof/>
        </w:rPr>
        <w:fldChar w:fldCharType="end"/>
      </w:r>
    </w:p>
    <w:p w14:paraId="095E50E6" w14:textId="77777777" w:rsidR="002F74C2" w:rsidRDefault="002F74C2">
      <w:pPr>
        <w:pStyle w:val="TOC1"/>
        <w:tabs>
          <w:tab w:val="right" w:pos="9010"/>
        </w:tabs>
        <w:rPr>
          <w:rFonts w:eastAsiaTheme="minorEastAsia"/>
          <w:b w:val="0"/>
          <w:bCs w:val="0"/>
          <w:caps w:val="0"/>
          <w:noProof/>
          <w:sz w:val="24"/>
          <w:szCs w:val="24"/>
          <w:u w:val="none"/>
          <w:lang w:eastAsia="en-GB"/>
        </w:rPr>
      </w:pPr>
      <w:r w:rsidRPr="00FE28AC">
        <w:rPr>
          <w:rFonts w:eastAsia="Times New Roman"/>
          <w:noProof/>
          <w:lang w:eastAsia="en-GB"/>
        </w:rPr>
        <w:t>Outlines of HIWeather focus areas</w:t>
      </w:r>
      <w:r>
        <w:rPr>
          <w:noProof/>
        </w:rPr>
        <w:tab/>
      </w:r>
      <w:r>
        <w:rPr>
          <w:noProof/>
        </w:rPr>
        <w:fldChar w:fldCharType="begin"/>
      </w:r>
      <w:r>
        <w:rPr>
          <w:noProof/>
        </w:rPr>
        <w:instrText xml:space="preserve"> PAGEREF _Toc494113980 \h </w:instrText>
      </w:r>
      <w:r>
        <w:rPr>
          <w:noProof/>
        </w:rPr>
      </w:r>
      <w:r>
        <w:rPr>
          <w:noProof/>
        </w:rPr>
        <w:fldChar w:fldCharType="separate"/>
      </w:r>
      <w:r>
        <w:rPr>
          <w:noProof/>
        </w:rPr>
        <w:t>11</w:t>
      </w:r>
      <w:r>
        <w:rPr>
          <w:noProof/>
        </w:rPr>
        <w:fldChar w:fldCharType="end"/>
      </w:r>
    </w:p>
    <w:p w14:paraId="02523DE2" w14:textId="77777777" w:rsidR="002F74C2" w:rsidRDefault="002F74C2">
      <w:pPr>
        <w:pStyle w:val="TOC2"/>
        <w:tabs>
          <w:tab w:val="right" w:pos="9010"/>
        </w:tabs>
        <w:rPr>
          <w:rFonts w:eastAsiaTheme="minorEastAsia"/>
          <w:b w:val="0"/>
          <w:bCs w:val="0"/>
          <w:smallCaps w:val="0"/>
          <w:noProof/>
          <w:sz w:val="24"/>
          <w:szCs w:val="24"/>
          <w:lang w:eastAsia="en-GB"/>
        </w:rPr>
      </w:pPr>
      <w:r w:rsidRPr="00FE28AC">
        <w:rPr>
          <w:rFonts w:eastAsia="Times New Roman"/>
          <w:noProof/>
          <w:lang w:eastAsia="en-GB"/>
        </w:rPr>
        <w:t>1. Urban Flood</w:t>
      </w:r>
      <w:r>
        <w:rPr>
          <w:noProof/>
        </w:rPr>
        <w:tab/>
      </w:r>
      <w:r>
        <w:rPr>
          <w:noProof/>
        </w:rPr>
        <w:fldChar w:fldCharType="begin"/>
      </w:r>
      <w:r>
        <w:rPr>
          <w:noProof/>
        </w:rPr>
        <w:instrText xml:space="preserve"> PAGEREF _Toc494113981 \h </w:instrText>
      </w:r>
      <w:r>
        <w:rPr>
          <w:noProof/>
        </w:rPr>
      </w:r>
      <w:r>
        <w:rPr>
          <w:noProof/>
        </w:rPr>
        <w:fldChar w:fldCharType="separate"/>
      </w:r>
      <w:r>
        <w:rPr>
          <w:noProof/>
        </w:rPr>
        <w:t>11</w:t>
      </w:r>
      <w:r>
        <w:rPr>
          <w:noProof/>
        </w:rPr>
        <w:fldChar w:fldCharType="end"/>
      </w:r>
    </w:p>
    <w:p w14:paraId="281CAEAA" w14:textId="77777777" w:rsidR="002F74C2" w:rsidRDefault="002F74C2">
      <w:pPr>
        <w:pStyle w:val="TOC3"/>
        <w:tabs>
          <w:tab w:val="right" w:pos="9010"/>
        </w:tabs>
        <w:rPr>
          <w:rFonts w:eastAsiaTheme="minorEastAsia"/>
          <w:smallCaps w:val="0"/>
          <w:noProof/>
          <w:sz w:val="24"/>
          <w:szCs w:val="24"/>
          <w:lang w:eastAsia="en-GB"/>
        </w:rPr>
      </w:pPr>
      <w:r w:rsidRPr="00FE28AC">
        <w:rPr>
          <w:rFonts w:eastAsia="Times New Roman"/>
          <w:noProof/>
          <w:lang w:eastAsia="en-GB"/>
        </w:rPr>
        <w:t>Overview</w:t>
      </w:r>
      <w:r>
        <w:rPr>
          <w:noProof/>
        </w:rPr>
        <w:tab/>
      </w:r>
      <w:r>
        <w:rPr>
          <w:noProof/>
        </w:rPr>
        <w:fldChar w:fldCharType="begin"/>
      </w:r>
      <w:r>
        <w:rPr>
          <w:noProof/>
        </w:rPr>
        <w:instrText xml:space="preserve"> PAGEREF _Toc494113982 \h </w:instrText>
      </w:r>
      <w:r>
        <w:rPr>
          <w:noProof/>
        </w:rPr>
      </w:r>
      <w:r>
        <w:rPr>
          <w:noProof/>
        </w:rPr>
        <w:fldChar w:fldCharType="separate"/>
      </w:r>
      <w:r>
        <w:rPr>
          <w:noProof/>
        </w:rPr>
        <w:t>11</w:t>
      </w:r>
      <w:r>
        <w:rPr>
          <w:noProof/>
        </w:rPr>
        <w:fldChar w:fldCharType="end"/>
      </w:r>
    </w:p>
    <w:p w14:paraId="6F658600" w14:textId="77777777" w:rsidR="002F74C2" w:rsidRDefault="002F74C2">
      <w:pPr>
        <w:pStyle w:val="TOC3"/>
        <w:tabs>
          <w:tab w:val="right" w:pos="9010"/>
        </w:tabs>
        <w:rPr>
          <w:rFonts w:eastAsiaTheme="minorEastAsia"/>
          <w:smallCaps w:val="0"/>
          <w:noProof/>
          <w:sz w:val="24"/>
          <w:szCs w:val="24"/>
          <w:lang w:eastAsia="en-GB"/>
        </w:rPr>
      </w:pPr>
      <w:r w:rsidRPr="00FE28AC">
        <w:rPr>
          <w:rFonts w:eastAsia="Times New Roman"/>
          <w:noProof/>
          <w:lang w:eastAsia="en-GB"/>
        </w:rPr>
        <w:t>Definition of a flood</w:t>
      </w:r>
      <w:r>
        <w:rPr>
          <w:noProof/>
        </w:rPr>
        <w:tab/>
      </w:r>
      <w:r>
        <w:rPr>
          <w:noProof/>
        </w:rPr>
        <w:fldChar w:fldCharType="begin"/>
      </w:r>
      <w:r>
        <w:rPr>
          <w:noProof/>
        </w:rPr>
        <w:instrText xml:space="preserve"> PAGEREF _Toc494113983 \h </w:instrText>
      </w:r>
      <w:r>
        <w:rPr>
          <w:noProof/>
        </w:rPr>
      </w:r>
      <w:r>
        <w:rPr>
          <w:noProof/>
        </w:rPr>
        <w:fldChar w:fldCharType="separate"/>
      </w:r>
      <w:r>
        <w:rPr>
          <w:noProof/>
        </w:rPr>
        <w:t>11</w:t>
      </w:r>
      <w:r>
        <w:rPr>
          <w:noProof/>
        </w:rPr>
        <w:fldChar w:fldCharType="end"/>
      </w:r>
    </w:p>
    <w:p w14:paraId="24D2A177" w14:textId="77777777" w:rsidR="002F74C2" w:rsidRDefault="002F74C2">
      <w:pPr>
        <w:pStyle w:val="TOC3"/>
        <w:tabs>
          <w:tab w:val="right" w:pos="9010"/>
        </w:tabs>
        <w:rPr>
          <w:rFonts w:eastAsiaTheme="minorEastAsia"/>
          <w:smallCaps w:val="0"/>
          <w:noProof/>
          <w:sz w:val="24"/>
          <w:szCs w:val="24"/>
          <w:lang w:eastAsia="en-GB"/>
        </w:rPr>
      </w:pPr>
      <w:r w:rsidRPr="00FE28AC">
        <w:rPr>
          <w:rFonts w:eastAsia="Times New Roman"/>
          <w:noProof/>
          <w:lang w:eastAsia="en-GB"/>
        </w:rPr>
        <w:t>Health impacts</w:t>
      </w:r>
      <w:r>
        <w:rPr>
          <w:noProof/>
        </w:rPr>
        <w:tab/>
      </w:r>
      <w:r>
        <w:rPr>
          <w:noProof/>
        </w:rPr>
        <w:fldChar w:fldCharType="begin"/>
      </w:r>
      <w:r>
        <w:rPr>
          <w:noProof/>
        </w:rPr>
        <w:instrText xml:space="preserve"> PAGEREF _Toc494113984 \h </w:instrText>
      </w:r>
      <w:r>
        <w:rPr>
          <w:noProof/>
        </w:rPr>
      </w:r>
      <w:r>
        <w:rPr>
          <w:noProof/>
        </w:rPr>
        <w:fldChar w:fldCharType="separate"/>
      </w:r>
      <w:r>
        <w:rPr>
          <w:noProof/>
        </w:rPr>
        <w:t>14</w:t>
      </w:r>
      <w:r>
        <w:rPr>
          <w:noProof/>
        </w:rPr>
        <w:fldChar w:fldCharType="end"/>
      </w:r>
    </w:p>
    <w:p w14:paraId="3F8928A0" w14:textId="77777777" w:rsidR="002F74C2" w:rsidRDefault="002F74C2">
      <w:pPr>
        <w:pStyle w:val="TOC3"/>
        <w:tabs>
          <w:tab w:val="right" w:pos="9010"/>
        </w:tabs>
        <w:rPr>
          <w:rFonts w:eastAsiaTheme="minorEastAsia"/>
          <w:smallCaps w:val="0"/>
          <w:noProof/>
          <w:sz w:val="24"/>
          <w:szCs w:val="24"/>
          <w:lang w:eastAsia="en-GB"/>
        </w:rPr>
      </w:pPr>
      <w:r>
        <w:rPr>
          <w:noProof/>
          <w:lang w:eastAsia="en-GB"/>
        </w:rPr>
        <w:t>How HIWeather can contribute to preventing health effects of Urban Flooding</w:t>
      </w:r>
      <w:r>
        <w:rPr>
          <w:noProof/>
        </w:rPr>
        <w:tab/>
      </w:r>
      <w:r>
        <w:rPr>
          <w:noProof/>
        </w:rPr>
        <w:fldChar w:fldCharType="begin"/>
      </w:r>
      <w:r>
        <w:rPr>
          <w:noProof/>
        </w:rPr>
        <w:instrText xml:space="preserve"> PAGEREF _Toc494113985 \h </w:instrText>
      </w:r>
      <w:r>
        <w:rPr>
          <w:noProof/>
        </w:rPr>
      </w:r>
      <w:r>
        <w:rPr>
          <w:noProof/>
        </w:rPr>
        <w:fldChar w:fldCharType="separate"/>
      </w:r>
      <w:r>
        <w:rPr>
          <w:noProof/>
        </w:rPr>
        <w:t>15</w:t>
      </w:r>
      <w:r>
        <w:rPr>
          <w:noProof/>
        </w:rPr>
        <w:fldChar w:fldCharType="end"/>
      </w:r>
    </w:p>
    <w:p w14:paraId="0BE8462A" w14:textId="77777777" w:rsidR="002F74C2" w:rsidRDefault="002F74C2">
      <w:pPr>
        <w:pStyle w:val="TOC2"/>
        <w:tabs>
          <w:tab w:val="right" w:pos="9010"/>
        </w:tabs>
        <w:rPr>
          <w:rFonts w:eastAsiaTheme="minorEastAsia"/>
          <w:b w:val="0"/>
          <w:bCs w:val="0"/>
          <w:smallCaps w:val="0"/>
          <w:noProof/>
          <w:sz w:val="24"/>
          <w:szCs w:val="24"/>
          <w:lang w:eastAsia="en-GB"/>
        </w:rPr>
      </w:pPr>
      <w:r w:rsidRPr="00FE28AC">
        <w:rPr>
          <w:rFonts w:eastAsia="Times New Roman"/>
          <w:noProof/>
          <w:lang w:eastAsia="en-GB"/>
        </w:rPr>
        <w:t>2. Wildfire</w:t>
      </w:r>
      <w:r>
        <w:rPr>
          <w:noProof/>
        </w:rPr>
        <w:tab/>
      </w:r>
      <w:r>
        <w:rPr>
          <w:noProof/>
        </w:rPr>
        <w:fldChar w:fldCharType="begin"/>
      </w:r>
      <w:r>
        <w:rPr>
          <w:noProof/>
        </w:rPr>
        <w:instrText xml:space="preserve"> PAGEREF _Toc494113986 \h </w:instrText>
      </w:r>
      <w:r>
        <w:rPr>
          <w:noProof/>
        </w:rPr>
      </w:r>
      <w:r>
        <w:rPr>
          <w:noProof/>
        </w:rPr>
        <w:fldChar w:fldCharType="separate"/>
      </w:r>
      <w:r>
        <w:rPr>
          <w:noProof/>
        </w:rPr>
        <w:t>21</w:t>
      </w:r>
      <w:r>
        <w:rPr>
          <w:noProof/>
        </w:rPr>
        <w:fldChar w:fldCharType="end"/>
      </w:r>
    </w:p>
    <w:p w14:paraId="68D86A09" w14:textId="77777777" w:rsidR="002F74C2" w:rsidRDefault="002F74C2">
      <w:pPr>
        <w:pStyle w:val="TOC3"/>
        <w:tabs>
          <w:tab w:val="right" w:pos="9010"/>
        </w:tabs>
        <w:rPr>
          <w:rFonts w:eastAsiaTheme="minorEastAsia"/>
          <w:smallCaps w:val="0"/>
          <w:noProof/>
          <w:sz w:val="24"/>
          <w:szCs w:val="24"/>
          <w:lang w:eastAsia="en-GB"/>
        </w:rPr>
      </w:pPr>
      <w:r w:rsidRPr="00FE28AC">
        <w:rPr>
          <w:rFonts w:eastAsia="Times New Roman"/>
          <w:noProof/>
          <w:lang w:eastAsia="en-GB"/>
        </w:rPr>
        <w:t>Overview</w:t>
      </w:r>
      <w:r>
        <w:rPr>
          <w:noProof/>
        </w:rPr>
        <w:tab/>
      </w:r>
      <w:r>
        <w:rPr>
          <w:noProof/>
        </w:rPr>
        <w:fldChar w:fldCharType="begin"/>
      </w:r>
      <w:r>
        <w:rPr>
          <w:noProof/>
        </w:rPr>
        <w:instrText xml:space="preserve"> PAGEREF _Toc494113987 \h </w:instrText>
      </w:r>
      <w:r>
        <w:rPr>
          <w:noProof/>
        </w:rPr>
      </w:r>
      <w:r>
        <w:rPr>
          <w:noProof/>
        </w:rPr>
        <w:fldChar w:fldCharType="separate"/>
      </w:r>
      <w:r>
        <w:rPr>
          <w:noProof/>
        </w:rPr>
        <w:t>21</w:t>
      </w:r>
      <w:r>
        <w:rPr>
          <w:noProof/>
        </w:rPr>
        <w:fldChar w:fldCharType="end"/>
      </w:r>
    </w:p>
    <w:p w14:paraId="5168BEA0" w14:textId="77777777" w:rsidR="002F74C2" w:rsidRDefault="002F74C2">
      <w:pPr>
        <w:pStyle w:val="TOC3"/>
        <w:tabs>
          <w:tab w:val="right" w:pos="9010"/>
        </w:tabs>
        <w:rPr>
          <w:rFonts w:eastAsiaTheme="minorEastAsia"/>
          <w:smallCaps w:val="0"/>
          <w:noProof/>
          <w:sz w:val="24"/>
          <w:szCs w:val="24"/>
          <w:lang w:eastAsia="en-GB"/>
        </w:rPr>
      </w:pPr>
      <w:r w:rsidRPr="00FE28AC">
        <w:rPr>
          <w:rFonts w:eastAsia="Times New Roman"/>
          <w:noProof/>
          <w:lang w:eastAsia="en-GB"/>
        </w:rPr>
        <w:t>Health impacts</w:t>
      </w:r>
      <w:r>
        <w:rPr>
          <w:noProof/>
        </w:rPr>
        <w:tab/>
      </w:r>
      <w:r>
        <w:rPr>
          <w:noProof/>
        </w:rPr>
        <w:fldChar w:fldCharType="begin"/>
      </w:r>
      <w:r>
        <w:rPr>
          <w:noProof/>
        </w:rPr>
        <w:instrText xml:space="preserve"> PAGEREF _Toc494113988 \h </w:instrText>
      </w:r>
      <w:r>
        <w:rPr>
          <w:noProof/>
        </w:rPr>
      </w:r>
      <w:r>
        <w:rPr>
          <w:noProof/>
        </w:rPr>
        <w:fldChar w:fldCharType="separate"/>
      </w:r>
      <w:r>
        <w:rPr>
          <w:noProof/>
        </w:rPr>
        <w:t>21</w:t>
      </w:r>
      <w:r>
        <w:rPr>
          <w:noProof/>
        </w:rPr>
        <w:fldChar w:fldCharType="end"/>
      </w:r>
    </w:p>
    <w:p w14:paraId="3A65D46C" w14:textId="77777777" w:rsidR="002F74C2" w:rsidRDefault="002F74C2">
      <w:pPr>
        <w:pStyle w:val="TOC3"/>
        <w:tabs>
          <w:tab w:val="right" w:pos="9010"/>
        </w:tabs>
        <w:rPr>
          <w:rFonts w:eastAsiaTheme="minorEastAsia"/>
          <w:smallCaps w:val="0"/>
          <w:noProof/>
          <w:sz w:val="24"/>
          <w:szCs w:val="24"/>
          <w:lang w:eastAsia="en-GB"/>
        </w:rPr>
      </w:pPr>
      <w:r w:rsidRPr="00FE28AC">
        <w:rPr>
          <w:rFonts w:eastAsia="Times New Roman"/>
          <w:noProof/>
          <w:lang w:eastAsia="en-GB"/>
        </w:rPr>
        <w:t>Key processes made in preparedness and action plans</w:t>
      </w:r>
      <w:r>
        <w:rPr>
          <w:noProof/>
        </w:rPr>
        <w:tab/>
      </w:r>
      <w:r>
        <w:rPr>
          <w:noProof/>
        </w:rPr>
        <w:fldChar w:fldCharType="begin"/>
      </w:r>
      <w:r>
        <w:rPr>
          <w:noProof/>
        </w:rPr>
        <w:instrText xml:space="preserve"> PAGEREF _Toc494113989 \h </w:instrText>
      </w:r>
      <w:r>
        <w:rPr>
          <w:noProof/>
        </w:rPr>
      </w:r>
      <w:r>
        <w:rPr>
          <w:noProof/>
        </w:rPr>
        <w:fldChar w:fldCharType="separate"/>
      </w:r>
      <w:r>
        <w:rPr>
          <w:noProof/>
        </w:rPr>
        <w:t>22</w:t>
      </w:r>
      <w:r>
        <w:rPr>
          <w:noProof/>
        </w:rPr>
        <w:fldChar w:fldCharType="end"/>
      </w:r>
    </w:p>
    <w:p w14:paraId="6F92F3F8" w14:textId="77777777" w:rsidR="002F74C2" w:rsidRDefault="002F74C2">
      <w:pPr>
        <w:pStyle w:val="TOC3"/>
        <w:tabs>
          <w:tab w:val="right" w:pos="9010"/>
        </w:tabs>
        <w:rPr>
          <w:rFonts w:eastAsiaTheme="minorEastAsia"/>
          <w:smallCaps w:val="0"/>
          <w:noProof/>
          <w:sz w:val="24"/>
          <w:szCs w:val="24"/>
          <w:lang w:eastAsia="en-GB"/>
        </w:rPr>
      </w:pPr>
      <w:r w:rsidRPr="00FE28AC">
        <w:rPr>
          <w:noProof/>
          <w:lang w:val="en-US"/>
        </w:rPr>
        <w:t>Key gaps in real-time monitoring, forecasting and alert capabilities</w:t>
      </w:r>
      <w:r>
        <w:rPr>
          <w:noProof/>
        </w:rPr>
        <w:tab/>
      </w:r>
      <w:r>
        <w:rPr>
          <w:noProof/>
        </w:rPr>
        <w:fldChar w:fldCharType="begin"/>
      </w:r>
      <w:r>
        <w:rPr>
          <w:noProof/>
        </w:rPr>
        <w:instrText xml:space="preserve"> PAGEREF _Toc494113990 \h </w:instrText>
      </w:r>
      <w:r>
        <w:rPr>
          <w:noProof/>
        </w:rPr>
      </w:r>
      <w:r>
        <w:rPr>
          <w:noProof/>
        </w:rPr>
        <w:fldChar w:fldCharType="separate"/>
      </w:r>
      <w:r>
        <w:rPr>
          <w:noProof/>
        </w:rPr>
        <w:t>22</w:t>
      </w:r>
      <w:r>
        <w:rPr>
          <w:noProof/>
        </w:rPr>
        <w:fldChar w:fldCharType="end"/>
      </w:r>
    </w:p>
    <w:p w14:paraId="73A66EE5" w14:textId="77777777" w:rsidR="002F74C2" w:rsidRDefault="002F74C2">
      <w:pPr>
        <w:pStyle w:val="TOC3"/>
        <w:tabs>
          <w:tab w:val="right" w:pos="9010"/>
        </w:tabs>
        <w:rPr>
          <w:rFonts w:eastAsiaTheme="minorEastAsia"/>
          <w:smallCaps w:val="0"/>
          <w:noProof/>
          <w:sz w:val="24"/>
          <w:szCs w:val="24"/>
          <w:lang w:eastAsia="en-GB"/>
        </w:rPr>
      </w:pPr>
      <w:r w:rsidRPr="00FE28AC">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_Toc494113991 \h </w:instrText>
      </w:r>
      <w:r>
        <w:rPr>
          <w:noProof/>
        </w:rPr>
      </w:r>
      <w:r>
        <w:rPr>
          <w:noProof/>
        </w:rPr>
        <w:fldChar w:fldCharType="separate"/>
      </w:r>
      <w:r>
        <w:rPr>
          <w:noProof/>
        </w:rPr>
        <w:t>22</w:t>
      </w:r>
      <w:r>
        <w:rPr>
          <w:noProof/>
        </w:rPr>
        <w:fldChar w:fldCharType="end"/>
      </w:r>
    </w:p>
    <w:p w14:paraId="52F9467E" w14:textId="77777777" w:rsidR="002F74C2" w:rsidRDefault="002F74C2">
      <w:pPr>
        <w:pStyle w:val="TOC3"/>
        <w:tabs>
          <w:tab w:val="right" w:pos="9010"/>
        </w:tabs>
        <w:rPr>
          <w:rFonts w:eastAsiaTheme="minorEastAsia"/>
          <w:smallCaps w:val="0"/>
          <w:noProof/>
          <w:sz w:val="24"/>
          <w:szCs w:val="24"/>
          <w:lang w:eastAsia="en-GB"/>
        </w:rPr>
      </w:pPr>
      <w:r w:rsidRPr="00FE28AC">
        <w:rPr>
          <w:rFonts w:eastAsia="Times New Roman"/>
          <w:noProof/>
          <w:lang w:eastAsia="en-GB"/>
        </w:rPr>
        <w:t>Potential projects with improved forecasting</w:t>
      </w:r>
      <w:r>
        <w:rPr>
          <w:noProof/>
        </w:rPr>
        <w:tab/>
      </w:r>
      <w:r>
        <w:rPr>
          <w:noProof/>
        </w:rPr>
        <w:fldChar w:fldCharType="begin"/>
      </w:r>
      <w:r>
        <w:rPr>
          <w:noProof/>
        </w:rPr>
        <w:instrText xml:space="preserve"> PAGEREF _Toc494113992 \h </w:instrText>
      </w:r>
      <w:r>
        <w:rPr>
          <w:noProof/>
        </w:rPr>
      </w:r>
      <w:r>
        <w:rPr>
          <w:noProof/>
        </w:rPr>
        <w:fldChar w:fldCharType="separate"/>
      </w:r>
      <w:r>
        <w:rPr>
          <w:noProof/>
        </w:rPr>
        <w:t>22</w:t>
      </w:r>
      <w:r>
        <w:rPr>
          <w:noProof/>
        </w:rPr>
        <w:fldChar w:fldCharType="end"/>
      </w:r>
    </w:p>
    <w:p w14:paraId="401240FE" w14:textId="77777777" w:rsidR="002F74C2" w:rsidRDefault="002F74C2">
      <w:pPr>
        <w:pStyle w:val="TOC2"/>
        <w:tabs>
          <w:tab w:val="right" w:pos="9010"/>
        </w:tabs>
        <w:rPr>
          <w:rFonts w:eastAsiaTheme="minorEastAsia"/>
          <w:b w:val="0"/>
          <w:bCs w:val="0"/>
          <w:smallCaps w:val="0"/>
          <w:noProof/>
          <w:sz w:val="24"/>
          <w:szCs w:val="24"/>
          <w:lang w:eastAsia="en-GB"/>
        </w:rPr>
      </w:pPr>
      <w:r w:rsidRPr="00FE28AC">
        <w:rPr>
          <w:rFonts w:eastAsia="Times New Roman"/>
          <w:noProof/>
          <w:lang w:eastAsia="en-GB"/>
        </w:rPr>
        <w:t>3. Localised Extreme Wind</w:t>
      </w:r>
      <w:r>
        <w:rPr>
          <w:noProof/>
        </w:rPr>
        <w:tab/>
      </w:r>
      <w:r>
        <w:rPr>
          <w:noProof/>
        </w:rPr>
        <w:fldChar w:fldCharType="begin"/>
      </w:r>
      <w:r>
        <w:rPr>
          <w:noProof/>
        </w:rPr>
        <w:instrText xml:space="preserve"> PAGEREF _Toc494113993 \h </w:instrText>
      </w:r>
      <w:r>
        <w:rPr>
          <w:noProof/>
        </w:rPr>
      </w:r>
      <w:r>
        <w:rPr>
          <w:noProof/>
        </w:rPr>
        <w:fldChar w:fldCharType="separate"/>
      </w:r>
      <w:r>
        <w:rPr>
          <w:noProof/>
        </w:rPr>
        <w:t>23</w:t>
      </w:r>
      <w:r>
        <w:rPr>
          <w:noProof/>
        </w:rPr>
        <w:fldChar w:fldCharType="end"/>
      </w:r>
    </w:p>
    <w:p w14:paraId="1754155C" w14:textId="77777777" w:rsidR="002F74C2" w:rsidRDefault="002F74C2">
      <w:pPr>
        <w:pStyle w:val="TOC3"/>
        <w:tabs>
          <w:tab w:val="right" w:pos="9010"/>
        </w:tabs>
        <w:rPr>
          <w:rFonts w:eastAsiaTheme="minorEastAsia"/>
          <w:smallCaps w:val="0"/>
          <w:noProof/>
          <w:sz w:val="24"/>
          <w:szCs w:val="24"/>
          <w:lang w:eastAsia="en-GB"/>
        </w:rPr>
      </w:pPr>
      <w:r w:rsidRPr="00FE28AC">
        <w:rPr>
          <w:rFonts w:eastAsia="Times New Roman"/>
          <w:noProof/>
          <w:lang w:eastAsia="en-GB"/>
        </w:rPr>
        <w:t>Overview</w:t>
      </w:r>
      <w:r>
        <w:rPr>
          <w:noProof/>
        </w:rPr>
        <w:tab/>
      </w:r>
      <w:r>
        <w:rPr>
          <w:noProof/>
        </w:rPr>
        <w:fldChar w:fldCharType="begin"/>
      </w:r>
      <w:r>
        <w:rPr>
          <w:noProof/>
        </w:rPr>
        <w:instrText xml:space="preserve"> PAGEREF _Toc494113994 \h </w:instrText>
      </w:r>
      <w:r>
        <w:rPr>
          <w:noProof/>
        </w:rPr>
      </w:r>
      <w:r>
        <w:rPr>
          <w:noProof/>
        </w:rPr>
        <w:fldChar w:fldCharType="separate"/>
      </w:r>
      <w:r>
        <w:rPr>
          <w:noProof/>
        </w:rPr>
        <w:t>23</w:t>
      </w:r>
      <w:r>
        <w:rPr>
          <w:noProof/>
        </w:rPr>
        <w:fldChar w:fldCharType="end"/>
      </w:r>
    </w:p>
    <w:p w14:paraId="0FC43009" w14:textId="77777777" w:rsidR="002F74C2" w:rsidRDefault="002F74C2">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_Toc494113995 \h </w:instrText>
      </w:r>
      <w:r>
        <w:rPr>
          <w:noProof/>
        </w:rPr>
      </w:r>
      <w:r>
        <w:rPr>
          <w:noProof/>
        </w:rPr>
        <w:fldChar w:fldCharType="separate"/>
      </w:r>
      <w:r>
        <w:rPr>
          <w:noProof/>
        </w:rPr>
        <w:t>23</w:t>
      </w:r>
      <w:r>
        <w:rPr>
          <w:noProof/>
        </w:rPr>
        <w:fldChar w:fldCharType="end"/>
      </w:r>
    </w:p>
    <w:p w14:paraId="747372ED" w14:textId="77777777" w:rsidR="002F74C2" w:rsidRDefault="002F74C2">
      <w:pPr>
        <w:pStyle w:val="TOC3"/>
        <w:tabs>
          <w:tab w:val="right" w:pos="9010"/>
        </w:tabs>
        <w:rPr>
          <w:rFonts w:eastAsiaTheme="minorEastAsia"/>
          <w:smallCaps w:val="0"/>
          <w:noProof/>
          <w:sz w:val="24"/>
          <w:szCs w:val="24"/>
          <w:lang w:eastAsia="en-GB"/>
        </w:rPr>
      </w:pPr>
      <w:r w:rsidRPr="00FE28AC">
        <w:rPr>
          <w:rFonts w:eastAsia="Times New Roman"/>
          <w:noProof/>
          <w:lang w:eastAsia="en-GB"/>
        </w:rPr>
        <w:t>Key processes made in preparedness and action plans</w:t>
      </w:r>
      <w:r>
        <w:rPr>
          <w:noProof/>
        </w:rPr>
        <w:tab/>
      </w:r>
      <w:r>
        <w:rPr>
          <w:noProof/>
        </w:rPr>
        <w:fldChar w:fldCharType="begin"/>
      </w:r>
      <w:r>
        <w:rPr>
          <w:noProof/>
        </w:rPr>
        <w:instrText xml:space="preserve"> PAGEREF _Toc494113996 \h </w:instrText>
      </w:r>
      <w:r>
        <w:rPr>
          <w:noProof/>
        </w:rPr>
      </w:r>
      <w:r>
        <w:rPr>
          <w:noProof/>
        </w:rPr>
        <w:fldChar w:fldCharType="separate"/>
      </w:r>
      <w:r>
        <w:rPr>
          <w:noProof/>
        </w:rPr>
        <w:t>24</w:t>
      </w:r>
      <w:r>
        <w:rPr>
          <w:noProof/>
        </w:rPr>
        <w:fldChar w:fldCharType="end"/>
      </w:r>
    </w:p>
    <w:p w14:paraId="0C0CEE01" w14:textId="77777777" w:rsidR="002F74C2" w:rsidRDefault="002F74C2">
      <w:pPr>
        <w:pStyle w:val="TOC3"/>
        <w:tabs>
          <w:tab w:val="right" w:pos="9010"/>
        </w:tabs>
        <w:rPr>
          <w:rFonts w:eastAsiaTheme="minorEastAsia"/>
          <w:smallCaps w:val="0"/>
          <w:noProof/>
          <w:sz w:val="24"/>
          <w:szCs w:val="24"/>
          <w:lang w:eastAsia="en-GB"/>
        </w:rPr>
      </w:pPr>
      <w:r w:rsidRPr="00FE28AC">
        <w:rPr>
          <w:noProof/>
          <w:lang w:val="en-US"/>
        </w:rPr>
        <w:t>Key gaps in real-time monitoring, forecasting and alert capabilities</w:t>
      </w:r>
      <w:r>
        <w:rPr>
          <w:noProof/>
        </w:rPr>
        <w:tab/>
      </w:r>
      <w:r>
        <w:rPr>
          <w:noProof/>
        </w:rPr>
        <w:fldChar w:fldCharType="begin"/>
      </w:r>
      <w:r>
        <w:rPr>
          <w:noProof/>
        </w:rPr>
        <w:instrText xml:space="preserve"> PAGEREF _Toc494113997 \h </w:instrText>
      </w:r>
      <w:r>
        <w:rPr>
          <w:noProof/>
        </w:rPr>
      </w:r>
      <w:r>
        <w:rPr>
          <w:noProof/>
        </w:rPr>
        <w:fldChar w:fldCharType="separate"/>
      </w:r>
      <w:r>
        <w:rPr>
          <w:noProof/>
        </w:rPr>
        <w:t>24</w:t>
      </w:r>
      <w:r>
        <w:rPr>
          <w:noProof/>
        </w:rPr>
        <w:fldChar w:fldCharType="end"/>
      </w:r>
    </w:p>
    <w:p w14:paraId="6713523C" w14:textId="77777777" w:rsidR="002F74C2" w:rsidRDefault="002F74C2">
      <w:pPr>
        <w:pStyle w:val="TOC3"/>
        <w:tabs>
          <w:tab w:val="right" w:pos="9010"/>
        </w:tabs>
        <w:rPr>
          <w:rFonts w:eastAsiaTheme="minorEastAsia"/>
          <w:smallCaps w:val="0"/>
          <w:noProof/>
          <w:sz w:val="24"/>
          <w:szCs w:val="24"/>
          <w:lang w:eastAsia="en-GB"/>
        </w:rPr>
      </w:pPr>
      <w:r w:rsidRPr="00FE28AC">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_Toc494113998 \h </w:instrText>
      </w:r>
      <w:r>
        <w:rPr>
          <w:noProof/>
        </w:rPr>
      </w:r>
      <w:r>
        <w:rPr>
          <w:noProof/>
        </w:rPr>
        <w:fldChar w:fldCharType="separate"/>
      </w:r>
      <w:r>
        <w:rPr>
          <w:noProof/>
        </w:rPr>
        <w:t>24</w:t>
      </w:r>
      <w:r>
        <w:rPr>
          <w:noProof/>
        </w:rPr>
        <w:fldChar w:fldCharType="end"/>
      </w:r>
    </w:p>
    <w:p w14:paraId="6B46B8A3" w14:textId="77777777" w:rsidR="002F74C2" w:rsidRDefault="002F74C2">
      <w:pPr>
        <w:pStyle w:val="TOC3"/>
        <w:tabs>
          <w:tab w:val="right" w:pos="9010"/>
        </w:tabs>
        <w:rPr>
          <w:rFonts w:eastAsiaTheme="minorEastAsia"/>
          <w:smallCaps w:val="0"/>
          <w:noProof/>
          <w:sz w:val="24"/>
          <w:szCs w:val="24"/>
          <w:lang w:eastAsia="en-GB"/>
        </w:rPr>
      </w:pPr>
      <w:r w:rsidRPr="00FE28AC">
        <w:rPr>
          <w:rFonts w:eastAsia="Times New Roman"/>
          <w:noProof/>
          <w:lang w:eastAsia="en-GB"/>
        </w:rPr>
        <w:t>Potential projects with improved forecasting</w:t>
      </w:r>
      <w:r>
        <w:rPr>
          <w:noProof/>
        </w:rPr>
        <w:tab/>
      </w:r>
      <w:r>
        <w:rPr>
          <w:noProof/>
        </w:rPr>
        <w:fldChar w:fldCharType="begin"/>
      </w:r>
      <w:r>
        <w:rPr>
          <w:noProof/>
        </w:rPr>
        <w:instrText xml:space="preserve"> PAGEREF _Toc494113999 \h </w:instrText>
      </w:r>
      <w:r>
        <w:rPr>
          <w:noProof/>
        </w:rPr>
      </w:r>
      <w:r>
        <w:rPr>
          <w:noProof/>
        </w:rPr>
        <w:fldChar w:fldCharType="separate"/>
      </w:r>
      <w:r>
        <w:rPr>
          <w:noProof/>
        </w:rPr>
        <w:t>25</w:t>
      </w:r>
      <w:r>
        <w:rPr>
          <w:noProof/>
        </w:rPr>
        <w:fldChar w:fldCharType="end"/>
      </w:r>
    </w:p>
    <w:p w14:paraId="13263430" w14:textId="77777777" w:rsidR="002F74C2" w:rsidRDefault="002F74C2">
      <w:pPr>
        <w:pStyle w:val="TOC2"/>
        <w:tabs>
          <w:tab w:val="right" w:pos="9010"/>
        </w:tabs>
        <w:rPr>
          <w:rFonts w:eastAsiaTheme="minorEastAsia"/>
          <w:b w:val="0"/>
          <w:bCs w:val="0"/>
          <w:smallCaps w:val="0"/>
          <w:noProof/>
          <w:sz w:val="24"/>
          <w:szCs w:val="24"/>
          <w:lang w:eastAsia="en-GB"/>
        </w:rPr>
      </w:pPr>
      <w:r w:rsidRPr="00FE28AC">
        <w:rPr>
          <w:rFonts w:eastAsia="Times New Roman"/>
          <w:noProof/>
          <w:lang w:eastAsia="en-GB"/>
        </w:rPr>
        <w:t>4. Disruptive Winter Weather</w:t>
      </w:r>
      <w:r>
        <w:rPr>
          <w:noProof/>
        </w:rPr>
        <w:tab/>
      </w:r>
      <w:r>
        <w:rPr>
          <w:noProof/>
        </w:rPr>
        <w:fldChar w:fldCharType="begin"/>
      </w:r>
      <w:r>
        <w:rPr>
          <w:noProof/>
        </w:rPr>
        <w:instrText xml:space="preserve"> PAGEREF _Toc494114000 \h </w:instrText>
      </w:r>
      <w:r>
        <w:rPr>
          <w:noProof/>
        </w:rPr>
      </w:r>
      <w:r>
        <w:rPr>
          <w:noProof/>
        </w:rPr>
        <w:fldChar w:fldCharType="separate"/>
      </w:r>
      <w:r>
        <w:rPr>
          <w:noProof/>
        </w:rPr>
        <w:t>26</w:t>
      </w:r>
      <w:r>
        <w:rPr>
          <w:noProof/>
        </w:rPr>
        <w:fldChar w:fldCharType="end"/>
      </w:r>
    </w:p>
    <w:p w14:paraId="3BACC95D" w14:textId="77777777" w:rsidR="002F74C2" w:rsidRDefault="002F74C2">
      <w:pPr>
        <w:pStyle w:val="TOC3"/>
        <w:tabs>
          <w:tab w:val="right" w:pos="9010"/>
        </w:tabs>
        <w:rPr>
          <w:rFonts w:eastAsiaTheme="minorEastAsia"/>
          <w:smallCaps w:val="0"/>
          <w:noProof/>
          <w:sz w:val="24"/>
          <w:szCs w:val="24"/>
          <w:lang w:eastAsia="en-GB"/>
        </w:rPr>
      </w:pPr>
      <w:r w:rsidRPr="00FE28AC">
        <w:rPr>
          <w:rFonts w:eastAsia="Times New Roman"/>
          <w:noProof/>
          <w:lang w:eastAsia="en-GB"/>
        </w:rPr>
        <w:t>Overview</w:t>
      </w:r>
      <w:r>
        <w:rPr>
          <w:noProof/>
        </w:rPr>
        <w:tab/>
      </w:r>
      <w:r>
        <w:rPr>
          <w:noProof/>
        </w:rPr>
        <w:fldChar w:fldCharType="begin"/>
      </w:r>
      <w:r>
        <w:rPr>
          <w:noProof/>
        </w:rPr>
        <w:instrText xml:space="preserve"> PAGEREF _Toc494114001 \h </w:instrText>
      </w:r>
      <w:r>
        <w:rPr>
          <w:noProof/>
        </w:rPr>
      </w:r>
      <w:r>
        <w:rPr>
          <w:noProof/>
        </w:rPr>
        <w:fldChar w:fldCharType="separate"/>
      </w:r>
      <w:r>
        <w:rPr>
          <w:noProof/>
        </w:rPr>
        <w:t>26</w:t>
      </w:r>
      <w:r>
        <w:rPr>
          <w:noProof/>
        </w:rPr>
        <w:fldChar w:fldCharType="end"/>
      </w:r>
    </w:p>
    <w:p w14:paraId="6EB5C9E7" w14:textId="77777777" w:rsidR="002F74C2" w:rsidRDefault="002F74C2">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_Toc494114002 \h </w:instrText>
      </w:r>
      <w:r>
        <w:rPr>
          <w:noProof/>
        </w:rPr>
      </w:r>
      <w:r>
        <w:rPr>
          <w:noProof/>
        </w:rPr>
        <w:fldChar w:fldCharType="separate"/>
      </w:r>
      <w:r>
        <w:rPr>
          <w:noProof/>
        </w:rPr>
        <w:t>26</w:t>
      </w:r>
      <w:r>
        <w:rPr>
          <w:noProof/>
        </w:rPr>
        <w:fldChar w:fldCharType="end"/>
      </w:r>
    </w:p>
    <w:p w14:paraId="4F0F89F2" w14:textId="77777777" w:rsidR="002F74C2" w:rsidRDefault="002F74C2">
      <w:pPr>
        <w:pStyle w:val="TOC3"/>
        <w:tabs>
          <w:tab w:val="right" w:pos="9010"/>
        </w:tabs>
        <w:rPr>
          <w:rFonts w:eastAsiaTheme="minorEastAsia"/>
          <w:smallCaps w:val="0"/>
          <w:noProof/>
          <w:sz w:val="24"/>
          <w:szCs w:val="24"/>
          <w:lang w:eastAsia="en-GB"/>
        </w:rPr>
      </w:pPr>
      <w:r w:rsidRPr="00FE28AC">
        <w:rPr>
          <w:rFonts w:eastAsia="Times New Roman"/>
          <w:noProof/>
          <w:lang w:eastAsia="en-GB"/>
        </w:rPr>
        <w:t>Key processes made in preparedness and action plans</w:t>
      </w:r>
      <w:r>
        <w:rPr>
          <w:noProof/>
        </w:rPr>
        <w:tab/>
      </w:r>
      <w:r>
        <w:rPr>
          <w:noProof/>
        </w:rPr>
        <w:fldChar w:fldCharType="begin"/>
      </w:r>
      <w:r>
        <w:rPr>
          <w:noProof/>
        </w:rPr>
        <w:instrText xml:space="preserve"> PAGEREF _Toc494114003 \h </w:instrText>
      </w:r>
      <w:r>
        <w:rPr>
          <w:noProof/>
        </w:rPr>
      </w:r>
      <w:r>
        <w:rPr>
          <w:noProof/>
        </w:rPr>
        <w:fldChar w:fldCharType="separate"/>
      </w:r>
      <w:r>
        <w:rPr>
          <w:noProof/>
        </w:rPr>
        <w:t>27</w:t>
      </w:r>
      <w:r>
        <w:rPr>
          <w:noProof/>
        </w:rPr>
        <w:fldChar w:fldCharType="end"/>
      </w:r>
    </w:p>
    <w:p w14:paraId="222BD977" w14:textId="77777777" w:rsidR="002F74C2" w:rsidRDefault="002F74C2">
      <w:pPr>
        <w:pStyle w:val="TOC3"/>
        <w:tabs>
          <w:tab w:val="right" w:pos="9010"/>
        </w:tabs>
        <w:rPr>
          <w:rFonts w:eastAsiaTheme="minorEastAsia"/>
          <w:smallCaps w:val="0"/>
          <w:noProof/>
          <w:sz w:val="24"/>
          <w:szCs w:val="24"/>
          <w:lang w:eastAsia="en-GB"/>
        </w:rPr>
      </w:pPr>
      <w:r w:rsidRPr="00FE28AC">
        <w:rPr>
          <w:noProof/>
          <w:lang w:val="en-US"/>
        </w:rPr>
        <w:t>Key gaps in real-time monitoring, forecasting and alert capabilities</w:t>
      </w:r>
      <w:r>
        <w:rPr>
          <w:noProof/>
        </w:rPr>
        <w:tab/>
      </w:r>
      <w:r>
        <w:rPr>
          <w:noProof/>
        </w:rPr>
        <w:fldChar w:fldCharType="begin"/>
      </w:r>
      <w:r>
        <w:rPr>
          <w:noProof/>
        </w:rPr>
        <w:instrText xml:space="preserve"> PAGEREF _Toc494114004 \h </w:instrText>
      </w:r>
      <w:r>
        <w:rPr>
          <w:noProof/>
        </w:rPr>
      </w:r>
      <w:r>
        <w:rPr>
          <w:noProof/>
        </w:rPr>
        <w:fldChar w:fldCharType="separate"/>
      </w:r>
      <w:r>
        <w:rPr>
          <w:noProof/>
        </w:rPr>
        <w:t>27</w:t>
      </w:r>
      <w:r>
        <w:rPr>
          <w:noProof/>
        </w:rPr>
        <w:fldChar w:fldCharType="end"/>
      </w:r>
    </w:p>
    <w:p w14:paraId="074267D3" w14:textId="77777777" w:rsidR="002F74C2" w:rsidRDefault="002F74C2">
      <w:pPr>
        <w:pStyle w:val="TOC3"/>
        <w:tabs>
          <w:tab w:val="right" w:pos="9010"/>
        </w:tabs>
        <w:rPr>
          <w:rFonts w:eastAsiaTheme="minorEastAsia"/>
          <w:smallCaps w:val="0"/>
          <w:noProof/>
          <w:sz w:val="24"/>
          <w:szCs w:val="24"/>
          <w:lang w:eastAsia="en-GB"/>
        </w:rPr>
      </w:pPr>
      <w:r w:rsidRPr="00FE28AC">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_Toc494114005 \h </w:instrText>
      </w:r>
      <w:r>
        <w:rPr>
          <w:noProof/>
        </w:rPr>
      </w:r>
      <w:r>
        <w:rPr>
          <w:noProof/>
        </w:rPr>
        <w:fldChar w:fldCharType="separate"/>
      </w:r>
      <w:r>
        <w:rPr>
          <w:noProof/>
        </w:rPr>
        <w:t>27</w:t>
      </w:r>
      <w:r>
        <w:rPr>
          <w:noProof/>
        </w:rPr>
        <w:fldChar w:fldCharType="end"/>
      </w:r>
    </w:p>
    <w:p w14:paraId="1995C8F8" w14:textId="77777777" w:rsidR="002F74C2" w:rsidRDefault="002F74C2">
      <w:pPr>
        <w:pStyle w:val="TOC3"/>
        <w:tabs>
          <w:tab w:val="right" w:pos="9010"/>
        </w:tabs>
        <w:rPr>
          <w:rFonts w:eastAsiaTheme="minorEastAsia"/>
          <w:smallCaps w:val="0"/>
          <w:noProof/>
          <w:sz w:val="24"/>
          <w:szCs w:val="24"/>
          <w:lang w:eastAsia="en-GB"/>
        </w:rPr>
      </w:pPr>
      <w:r w:rsidRPr="00FE28AC">
        <w:rPr>
          <w:rFonts w:eastAsia="Times New Roman"/>
          <w:noProof/>
          <w:lang w:eastAsia="en-GB"/>
        </w:rPr>
        <w:t>Potential projects with improved forecasting</w:t>
      </w:r>
      <w:r>
        <w:rPr>
          <w:noProof/>
        </w:rPr>
        <w:tab/>
      </w:r>
      <w:r>
        <w:rPr>
          <w:noProof/>
        </w:rPr>
        <w:fldChar w:fldCharType="begin"/>
      </w:r>
      <w:r>
        <w:rPr>
          <w:noProof/>
        </w:rPr>
        <w:instrText xml:space="preserve"> PAGEREF _Toc494114006 \h </w:instrText>
      </w:r>
      <w:r>
        <w:rPr>
          <w:noProof/>
        </w:rPr>
      </w:r>
      <w:r>
        <w:rPr>
          <w:noProof/>
        </w:rPr>
        <w:fldChar w:fldCharType="separate"/>
      </w:r>
      <w:r>
        <w:rPr>
          <w:noProof/>
        </w:rPr>
        <w:t>27</w:t>
      </w:r>
      <w:r>
        <w:rPr>
          <w:noProof/>
        </w:rPr>
        <w:fldChar w:fldCharType="end"/>
      </w:r>
    </w:p>
    <w:p w14:paraId="224B983B" w14:textId="77777777" w:rsidR="002F74C2" w:rsidRDefault="002F74C2">
      <w:pPr>
        <w:pStyle w:val="TOC2"/>
        <w:tabs>
          <w:tab w:val="right" w:pos="9010"/>
        </w:tabs>
        <w:rPr>
          <w:rFonts w:eastAsiaTheme="minorEastAsia"/>
          <w:b w:val="0"/>
          <w:bCs w:val="0"/>
          <w:smallCaps w:val="0"/>
          <w:noProof/>
          <w:sz w:val="24"/>
          <w:szCs w:val="24"/>
          <w:lang w:eastAsia="en-GB"/>
        </w:rPr>
      </w:pPr>
      <w:r w:rsidRPr="00FE28AC">
        <w:rPr>
          <w:rFonts w:eastAsia="Times New Roman"/>
          <w:noProof/>
          <w:lang w:eastAsia="en-GB"/>
        </w:rPr>
        <w:t>5. Urban Heat Waves and Air Pollution</w:t>
      </w:r>
      <w:r>
        <w:rPr>
          <w:noProof/>
        </w:rPr>
        <w:tab/>
      </w:r>
      <w:r>
        <w:rPr>
          <w:noProof/>
        </w:rPr>
        <w:fldChar w:fldCharType="begin"/>
      </w:r>
      <w:r>
        <w:rPr>
          <w:noProof/>
        </w:rPr>
        <w:instrText xml:space="preserve"> PAGEREF _Toc494114007 \h </w:instrText>
      </w:r>
      <w:r>
        <w:rPr>
          <w:noProof/>
        </w:rPr>
      </w:r>
      <w:r>
        <w:rPr>
          <w:noProof/>
        </w:rPr>
        <w:fldChar w:fldCharType="separate"/>
      </w:r>
      <w:r>
        <w:rPr>
          <w:noProof/>
        </w:rPr>
        <w:t>28</w:t>
      </w:r>
      <w:r>
        <w:rPr>
          <w:noProof/>
        </w:rPr>
        <w:fldChar w:fldCharType="end"/>
      </w:r>
    </w:p>
    <w:p w14:paraId="491BC382" w14:textId="77777777" w:rsidR="002F74C2" w:rsidRDefault="002F74C2">
      <w:pPr>
        <w:pStyle w:val="TOC3"/>
        <w:tabs>
          <w:tab w:val="right" w:pos="9010"/>
        </w:tabs>
        <w:rPr>
          <w:rFonts w:eastAsiaTheme="minorEastAsia"/>
          <w:smallCaps w:val="0"/>
          <w:noProof/>
          <w:sz w:val="24"/>
          <w:szCs w:val="24"/>
          <w:lang w:eastAsia="en-GB"/>
        </w:rPr>
      </w:pPr>
      <w:r w:rsidRPr="00FE28AC">
        <w:rPr>
          <w:rFonts w:eastAsia="Times New Roman"/>
          <w:noProof/>
          <w:lang w:eastAsia="en-GB"/>
        </w:rPr>
        <w:t>Overview</w:t>
      </w:r>
      <w:r>
        <w:rPr>
          <w:noProof/>
        </w:rPr>
        <w:tab/>
      </w:r>
      <w:r>
        <w:rPr>
          <w:noProof/>
        </w:rPr>
        <w:fldChar w:fldCharType="begin"/>
      </w:r>
      <w:r>
        <w:rPr>
          <w:noProof/>
        </w:rPr>
        <w:instrText xml:space="preserve"> PAGEREF _Toc494114008 \h </w:instrText>
      </w:r>
      <w:r>
        <w:rPr>
          <w:noProof/>
        </w:rPr>
      </w:r>
      <w:r>
        <w:rPr>
          <w:noProof/>
        </w:rPr>
        <w:fldChar w:fldCharType="separate"/>
      </w:r>
      <w:r>
        <w:rPr>
          <w:noProof/>
        </w:rPr>
        <w:t>28</w:t>
      </w:r>
      <w:r>
        <w:rPr>
          <w:noProof/>
        </w:rPr>
        <w:fldChar w:fldCharType="end"/>
      </w:r>
    </w:p>
    <w:p w14:paraId="49283548" w14:textId="77777777" w:rsidR="002F74C2" w:rsidRDefault="002F74C2">
      <w:pPr>
        <w:pStyle w:val="TOC3"/>
        <w:tabs>
          <w:tab w:val="right" w:pos="9010"/>
        </w:tabs>
        <w:rPr>
          <w:rFonts w:eastAsiaTheme="minorEastAsia"/>
          <w:smallCaps w:val="0"/>
          <w:noProof/>
          <w:sz w:val="24"/>
          <w:szCs w:val="24"/>
          <w:lang w:eastAsia="en-GB"/>
        </w:rPr>
      </w:pPr>
      <w:r w:rsidRPr="00FE28AC">
        <w:rPr>
          <w:rFonts w:eastAsia="Times New Roman"/>
          <w:noProof/>
          <w:lang w:eastAsia="en-GB"/>
        </w:rPr>
        <w:t>Health impacts</w:t>
      </w:r>
      <w:r>
        <w:rPr>
          <w:noProof/>
        </w:rPr>
        <w:tab/>
      </w:r>
      <w:r>
        <w:rPr>
          <w:noProof/>
        </w:rPr>
        <w:fldChar w:fldCharType="begin"/>
      </w:r>
      <w:r>
        <w:rPr>
          <w:noProof/>
        </w:rPr>
        <w:instrText xml:space="preserve"> PAGEREF _Toc494114009 \h </w:instrText>
      </w:r>
      <w:r>
        <w:rPr>
          <w:noProof/>
        </w:rPr>
      </w:r>
      <w:r>
        <w:rPr>
          <w:noProof/>
        </w:rPr>
        <w:fldChar w:fldCharType="separate"/>
      </w:r>
      <w:r>
        <w:rPr>
          <w:noProof/>
        </w:rPr>
        <w:t>28</w:t>
      </w:r>
      <w:r>
        <w:rPr>
          <w:noProof/>
        </w:rPr>
        <w:fldChar w:fldCharType="end"/>
      </w:r>
    </w:p>
    <w:p w14:paraId="2690E9F1" w14:textId="77777777" w:rsidR="002F74C2" w:rsidRDefault="002F74C2">
      <w:pPr>
        <w:pStyle w:val="TOC3"/>
        <w:tabs>
          <w:tab w:val="right" w:pos="9010"/>
        </w:tabs>
        <w:rPr>
          <w:rFonts w:eastAsiaTheme="minorEastAsia"/>
          <w:smallCaps w:val="0"/>
          <w:noProof/>
          <w:sz w:val="24"/>
          <w:szCs w:val="24"/>
          <w:lang w:eastAsia="en-GB"/>
        </w:rPr>
      </w:pPr>
      <w:r>
        <w:rPr>
          <w:noProof/>
          <w:lang w:eastAsia="en-GB"/>
        </w:rPr>
        <w:t>How forecasting informs heat wave and air pollution health action plans</w:t>
      </w:r>
      <w:r>
        <w:rPr>
          <w:noProof/>
        </w:rPr>
        <w:tab/>
      </w:r>
      <w:r>
        <w:rPr>
          <w:noProof/>
        </w:rPr>
        <w:fldChar w:fldCharType="begin"/>
      </w:r>
      <w:r>
        <w:rPr>
          <w:noProof/>
        </w:rPr>
        <w:instrText xml:space="preserve"> PAGEREF _Toc494114010 \h </w:instrText>
      </w:r>
      <w:r>
        <w:rPr>
          <w:noProof/>
        </w:rPr>
      </w:r>
      <w:r>
        <w:rPr>
          <w:noProof/>
        </w:rPr>
        <w:fldChar w:fldCharType="separate"/>
      </w:r>
      <w:r>
        <w:rPr>
          <w:noProof/>
        </w:rPr>
        <w:t>29</w:t>
      </w:r>
      <w:r>
        <w:rPr>
          <w:noProof/>
        </w:rPr>
        <w:fldChar w:fldCharType="end"/>
      </w:r>
    </w:p>
    <w:p w14:paraId="206B93C6" w14:textId="77777777" w:rsidR="002F74C2" w:rsidRDefault="002F74C2">
      <w:pPr>
        <w:pStyle w:val="TOC3"/>
        <w:tabs>
          <w:tab w:val="right" w:pos="9010"/>
        </w:tabs>
        <w:rPr>
          <w:rFonts w:eastAsiaTheme="minorEastAsia"/>
          <w:smallCaps w:val="0"/>
          <w:noProof/>
          <w:sz w:val="24"/>
          <w:szCs w:val="24"/>
          <w:lang w:eastAsia="en-GB"/>
        </w:rPr>
      </w:pPr>
      <w:r w:rsidRPr="00FE28AC">
        <w:rPr>
          <w:rFonts w:eastAsia="Times New Roman"/>
          <w:noProof/>
          <w:lang w:eastAsia="en-GB"/>
        </w:rPr>
        <w:t>Key processes made in preparedness and action plans</w:t>
      </w:r>
      <w:r>
        <w:rPr>
          <w:noProof/>
        </w:rPr>
        <w:tab/>
      </w:r>
      <w:r>
        <w:rPr>
          <w:noProof/>
        </w:rPr>
        <w:fldChar w:fldCharType="begin"/>
      </w:r>
      <w:r>
        <w:rPr>
          <w:noProof/>
        </w:rPr>
        <w:instrText xml:space="preserve"> PAGEREF _Toc494114011 \h </w:instrText>
      </w:r>
      <w:r>
        <w:rPr>
          <w:noProof/>
        </w:rPr>
      </w:r>
      <w:r>
        <w:rPr>
          <w:noProof/>
        </w:rPr>
        <w:fldChar w:fldCharType="separate"/>
      </w:r>
      <w:r>
        <w:rPr>
          <w:noProof/>
        </w:rPr>
        <w:t>29</w:t>
      </w:r>
      <w:r>
        <w:rPr>
          <w:noProof/>
        </w:rPr>
        <w:fldChar w:fldCharType="end"/>
      </w:r>
    </w:p>
    <w:p w14:paraId="5A10E8DF" w14:textId="77777777" w:rsidR="002F74C2" w:rsidRDefault="002F74C2">
      <w:pPr>
        <w:pStyle w:val="TOC3"/>
        <w:tabs>
          <w:tab w:val="right" w:pos="9010"/>
        </w:tabs>
        <w:rPr>
          <w:rFonts w:eastAsiaTheme="minorEastAsia"/>
          <w:smallCaps w:val="0"/>
          <w:noProof/>
          <w:sz w:val="24"/>
          <w:szCs w:val="24"/>
          <w:lang w:eastAsia="en-GB"/>
        </w:rPr>
      </w:pPr>
      <w:r w:rsidRPr="00FE28AC">
        <w:rPr>
          <w:noProof/>
          <w:lang w:val="en-US"/>
        </w:rPr>
        <w:t>Key gaps in real-time monitoring, forecasting and alert capabilities</w:t>
      </w:r>
      <w:r>
        <w:rPr>
          <w:noProof/>
        </w:rPr>
        <w:tab/>
      </w:r>
      <w:r>
        <w:rPr>
          <w:noProof/>
        </w:rPr>
        <w:fldChar w:fldCharType="begin"/>
      </w:r>
      <w:r>
        <w:rPr>
          <w:noProof/>
        </w:rPr>
        <w:instrText xml:space="preserve"> PAGEREF _Toc494114012 \h </w:instrText>
      </w:r>
      <w:r>
        <w:rPr>
          <w:noProof/>
        </w:rPr>
      </w:r>
      <w:r>
        <w:rPr>
          <w:noProof/>
        </w:rPr>
        <w:fldChar w:fldCharType="separate"/>
      </w:r>
      <w:r>
        <w:rPr>
          <w:noProof/>
        </w:rPr>
        <w:t>29</w:t>
      </w:r>
      <w:r>
        <w:rPr>
          <w:noProof/>
        </w:rPr>
        <w:fldChar w:fldCharType="end"/>
      </w:r>
    </w:p>
    <w:p w14:paraId="55C299F6" w14:textId="77777777" w:rsidR="002F74C2" w:rsidRDefault="002F74C2">
      <w:pPr>
        <w:pStyle w:val="TOC3"/>
        <w:tabs>
          <w:tab w:val="right" w:pos="9010"/>
        </w:tabs>
        <w:rPr>
          <w:rFonts w:eastAsiaTheme="minorEastAsia"/>
          <w:smallCaps w:val="0"/>
          <w:noProof/>
          <w:sz w:val="24"/>
          <w:szCs w:val="24"/>
          <w:lang w:eastAsia="en-GB"/>
        </w:rPr>
      </w:pPr>
      <w:r w:rsidRPr="00FE28AC">
        <w:rPr>
          <w:rFonts w:eastAsia="Times New Roman"/>
          <w:noProof/>
          <w:lang w:eastAsia="en-GB"/>
        </w:rPr>
        <w:lastRenderedPageBreak/>
        <w:t>Key opportunities to develop or improve health relevant deliverables</w:t>
      </w:r>
      <w:r>
        <w:rPr>
          <w:noProof/>
        </w:rPr>
        <w:tab/>
      </w:r>
      <w:r>
        <w:rPr>
          <w:noProof/>
        </w:rPr>
        <w:fldChar w:fldCharType="begin"/>
      </w:r>
      <w:r>
        <w:rPr>
          <w:noProof/>
        </w:rPr>
        <w:instrText xml:space="preserve"> PAGEREF _Toc494114013 \h </w:instrText>
      </w:r>
      <w:r>
        <w:rPr>
          <w:noProof/>
        </w:rPr>
      </w:r>
      <w:r>
        <w:rPr>
          <w:noProof/>
        </w:rPr>
        <w:fldChar w:fldCharType="separate"/>
      </w:r>
      <w:r>
        <w:rPr>
          <w:noProof/>
        </w:rPr>
        <w:t>30</w:t>
      </w:r>
      <w:r>
        <w:rPr>
          <w:noProof/>
        </w:rPr>
        <w:fldChar w:fldCharType="end"/>
      </w:r>
    </w:p>
    <w:p w14:paraId="2599623D" w14:textId="77777777" w:rsidR="002F74C2" w:rsidRDefault="002F74C2">
      <w:pPr>
        <w:pStyle w:val="TOC3"/>
        <w:tabs>
          <w:tab w:val="right" w:pos="9010"/>
        </w:tabs>
        <w:rPr>
          <w:rFonts w:eastAsiaTheme="minorEastAsia"/>
          <w:smallCaps w:val="0"/>
          <w:noProof/>
          <w:sz w:val="24"/>
          <w:szCs w:val="24"/>
          <w:lang w:eastAsia="en-GB"/>
        </w:rPr>
      </w:pPr>
      <w:r w:rsidRPr="00FE28AC">
        <w:rPr>
          <w:rFonts w:eastAsia="Times New Roman"/>
          <w:noProof/>
          <w:lang w:eastAsia="en-GB"/>
        </w:rPr>
        <w:t>Potential projects with improved forecasting</w:t>
      </w:r>
      <w:r>
        <w:rPr>
          <w:noProof/>
        </w:rPr>
        <w:tab/>
      </w:r>
      <w:r>
        <w:rPr>
          <w:noProof/>
        </w:rPr>
        <w:fldChar w:fldCharType="begin"/>
      </w:r>
      <w:r>
        <w:rPr>
          <w:noProof/>
        </w:rPr>
        <w:instrText xml:space="preserve"> PAGEREF _Toc494114014 \h </w:instrText>
      </w:r>
      <w:r>
        <w:rPr>
          <w:noProof/>
        </w:rPr>
      </w:r>
      <w:r>
        <w:rPr>
          <w:noProof/>
        </w:rPr>
        <w:fldChar w:fldCharType="separate"/>
      </w:r>
      <w:r>
        <w:rPr>
          <w:noProof/>
        </w:rPr>
        <w:t>30</w:t>
      </w:r>
      <w:r>
        <w:rPr>
          <w:noProof/>
        </w:rPr>
        <w:fldChar w:fldCharType="end"/>
      </w:r>
    </w:p>
    <w:p w14:paraId="085A78E8" w14:textId="77777777" w:rsidR="002F74C2" w:rsidRDefault="002F74C2">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_Toc494114015 \h </w:instrText>
      </w:r>
      <w:r>
        <w:rPr>
          <w:noProof/>
        </w:rPr>
      </w:r>
      <w:r>
        <w:rPr>
          <w:noProof/>
        </w:rPr>
        <w:fldChar w:fldCharType="separate"/>
      </w:r>
      <w:r>
        <w:rPr>
          <w:noProof/>
        </w:rPr>
        <w:t>31</w:t>
      </w:r>
      <w:r>
        <w:rPr>
          <w:noProof/>
        </w:rPr>
        <w:fldChar w:fldCharType="end"/>
      </w:r>
    </w:p>
    <w:p w14:paraId="39602AFE" w14:textId="2101226B" w:rsidR="00CA5244" w:rsidRDefault="00135CD9" w:rsidP="00C15D83">
      <w:pPr>
        <w:pStyle w:val="Heading1"/>
      </w:pPr>
      <w:r>
        <w:fldChar w:fldCharType="end"/>
      </w:r>
      <w:bookmarkStart w:id="1" w:name="_Toc494113968"/>
      <w:r w:rsidR="00196099">
        <w:t>Figures and tables</w:t>
      </w:r>
      <w:bookmarkEnd w:id="1"/>
    </w:p>
    <w:p w14:paraId="22A53389" w14:textId="77777777" w:rsidR="00BB2C53" w:rsidRPr="00BB2C53" w:rsidRDefault="00BB2C53" w:rsidP="00BB2C53"/>
    <w:p w14:paraId="24379582" w14:textId="77777777" w:rsidR="003926FA"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sidR="003926FA">
        <w:rPr>
          <w:noProof/>
        </w:rPr>
        <w:t>Figure 1. Potential flow of information between a lead body and other actors involved in heat action plans.</w:t>
      </w:r>
      <w:r w:rsidR="003926FA">
        <w:rPr>
          <w:noProof/>
        </w:rPr>
        <w:tab/>
      </w:r>
      <w:r w:rsidR="003926FA">
        <w:rPr>
          <w:noProof/>
        </w:rPr>
        <w:fldChar w:fldCharType="begin"/>
      </w:r>
      <w:r w:rsidR="003926FA">
        <w:rPr>
          <w:noProof/>
        </w:rPr>
        <w:instrText xml:space="preserve"> PAGEREF _Toc494103227 \h </w:instrText>
      </w:r>
      <w:r w:rsidR="003926FA">
        <w:rPr>
          <w:noProof/>
        </w:rPr>
      </w:r>
      <w:r w:rsidR="003926FA">
        <w:rPr>
          <w:noProof/>
        </w:rPr>
        <w:fldChar w:fldCharType="separate"/>
      </w:r>
      <w:r w:rsidR="003926FA">
        <w:rPr>
          <w:noProof/>
        </w:rPr>
        <w:t>6</w:t>
      </w:r>
      <w:r w:rsidR="003926FA">
        <w:rPr>
          <w:noProof/>
        </w:rPr>
        <w:fldChar w:fldCharType="end"/>
      </w:r>
    </w:p>
    <w:p w14:paraId="036F6283" w14:textId="77777777" w:rsidR="003926FA" w:rsidRDefault="003926FA">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_Toc494103228 \h </w:instrText>
      </w:r>
      <w:r>
        <w:rPr>
          <w:noProof/>
        </w:rPr>
      </w:r>
      <w:r>
        <w:rPr>
          <w:noProof/>
        </w:rPr>
        <w:fldChar w:fldCharType="separate"/>
      </w:r>
      <w:r>
        <w:rPr>
          <w:noProof/>
        </w:rPr>
        <w:t>7</w:t>
      </w:r>
      <w:r>
        <w:rPr>
          <w:noProof/>
        </w:rPr>
        <w:fldChar w:fldCharType="end"/>
      </w:r>
    </w:p>
    <w:p w14:paraId="6322FD9A" w14:textId="77777777" w:rsidR="003926FA" w:rsidRDefault="003926FA">
      <w:pPr>
        <w:pStyle w:val="TableofFigures"/>
        <w:tabs>
          <w:tab w:val="right" w:leader="dot" w:pos="9010"/>
        </w:tabs>
        <w:rPr>
          <w:rFonts w:eastAsiaTheme="minorEastAsia"/>
          <w:noProof/>
          <w:lang w:eastAsia="en-GB"/>
        </w:rPr>
      </w:pPr>
      <w:r>
        <w:rPr>
          <w:noProof/>
        </w:rPr>
        <w:t>Figure 3. The proposed mechanism for heat health warning system in Thailand.</w:t>
      </w:r>
      <w:r>
        <w:rPr>
          <w:noProof/>
        </w:rPr>
        <w:tab/>
      </w:r>
      <w:r>
        <w:rPr>
          <w:noProof/>
        </w:rPr>
        <w:fldChar w:fldCharType="begin"/>
      </w:r>
      <w:r>
        <w:rPr>
          <w:noProof/>
        </w:rPr>
        <w:instrText xml:space="preserve"> PAGEREF _Toc494103229 \h </w:instrText>
      </w:r>
      <w:r>
        <w:rPr>
          <w:noProof/>
        </w:rPr>
      </w:r>
      <w:r>
        <w:rPr>
          <w:noProof/>
        </w:rPr>
        <w:fldChar w:fldCharType="separate"/>
      </w:r>
      <w:r>
        <w:rPr>
          <w:noProof/>
        </w:rPr>
        <w:t>7</w:t>
      </w:r>
      <w:r>
        <w:rPr>
          <w:noProof/>
        </w:rPr>
        <w:fldChar w:fldCharType="end"/>
      </w:r>
    </w:p>
    <w:p w14:paraId="5067D7C2" w14:textId="77777777" w:rsidR="003926FA" w:rsidRDefault="003926FA">
      <w:pPr>
        <w:pStyle w:val="TableofFigures"/>
        <w:tabs>
          <w:tab w:val="right" w:leader="dot" w:pos="9010"/>
        </w:tabs>
        <w:rPr>
          <w:rFonts w:eastAsiaTheme="minorEastAsia"/>
          <w:noProof/>
          <w:lang w:eastAsia="en-GB"/>
        </w:rPr>
      </w:pPr>
      <w:r w:rsidRPr="00C926EA">
        <w:rPr>
          <w:noProof/>
        </w:rPr>
        <w:t>Figure 4. Schematic representation of time frames set out by WHO for implementing the core elements of a heat action plan.</w:t>
      </w:r>
      <w:r w:rsidRPr="00C926EA">
        <w:rPr>
          <w:noProof/>
          <w:vertAlign w:val="superscript"/>
        </w:rPr>
        <w:t>3</w:t>
      </w:r>
      <w:r>
        <w:rPr>
          <w:noProof/>
        </w:rPr>
        <w:tab/>
      </w:r>
      <w:r>
        <w:rPr>
          <w:noProof/>
        </w:rPr>
        <w:fldChar w:fldCharType="begin"/>
      </w:r>
      <w:r>
        <w:rPr>
          <w:noProof/>
        </w:rPr>
        <w:instrText xml:space="preserve"> PAGEREF _Toc494103230 \h </w:instrText>
      </w:r>
      <w:r>
        <w:rPr>
          <w:noProof/>
        </w:rPr>
      </w:r>
      <w:r>
        <w:rPr>
          <w:noProof/>
        </w:rPr>
        <w:fldChar w:fldCharType="separate"/>
      </w:r>
      <w:r>
        <w:rPr>
          <w:noProof/>
        </w:rPr>
        <w:t>8</w:t>
      </w:r>
      <w:r>
        <w:rPr>
          <w:noProof/>
        </w:rPr>
        <w:fldChar w:fldCharType="end"/>
      </w:r>
    </w:p>
    <w:p w14:paraId="122C703F" w14:textId="2BDA5083" w:rsidR="00196099" w:rsidRDefault="00CA5244" w:rsidP="00CD1260">
      <w:pPr>
        <w:pStyle w:val="Heading2"/>
      </w:pPr>
      <w:r>
        <w:fldChar w:fldCharType="end"/>
      </w:r>
    </w:p>
    <w:p w14:paraId="4EDA6988" w14:textId="77777777" w:rsidR="003926FA"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sidR="003926FA">
        <w:rPr>
          <w:noProof/>
        </w:rPr>
        <w:t>Table 1. Key focal areas of HIWeather and the outline in white paper for each area.</w:t>
      </w:r>
      <w:r w:rsidR="003926FA">
        <w:rPr>
          <w:noProof/>
        </w:rPr>
        <w:tab/>
      </w:r>
      <w:r w:rsidR="003926FA">
        <w:rPr>
          <w:noProof/>
        </w:rPr>
        <w:fldChar w:fldCharType="begin"/>
      </w:r>
      <w:r w:rsidR="003926FA">
        <w:rPr>
          <w:noProof/>
        </w:rPr>
        <w:instrText xml:space="preserve"> PAGEREF _Toc494103232 \h </w:instrText>
      </w:r>
      <w:r w:rsidR="003926FA">
        <w:rPr>
          <w:noProof/>
        </w:rPr>
      </w:r>
      <w:r w:rsidR="003926FA">
        <w:rPr>
          <w:noProof/>
        </w:rPr>
        <w:fldChar w:fldCharType="separate"/>
      </w:r>
      <w:r w:rsidR="003926FA">
        <w:rPr>
          <w:noProof/>
        </w:rPr>
        <w:t>5</w:t>
      </w:r>
      <w:r w:rsidR="003926FA">
        <w:rPr>
          <w:noProof/>
        </w:rPr>
        <w:fldChar w:fldCharType="end"/>
      </w:r>
    </w:p>
    <w:p w14:paraId="2C0F6D22" w14:textId="77777777" w:rsidR="003926FA" w:rsidRDefault="003926FA">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_Toc494103233 \h </w:instrText>
      </w:r>
      <w:r>
        <w:rPr>
          <w:noProof/>
        </w:rPr>
      </w:r>
      <w:r>
        <w:rPr>
          <w:noProof/>
        </w:rPr>
        <w:fldChar w:fldCharType="separate"/>
      </w:r>
      <w:r>
        <w:rPr>
          <w:noProof/>
        </w:rPr>
        <w:t>9</w:t>
      </w:r>
      <w:r>
        <w:rPr>
          <w:noProof/>
        </w:rPr>
        <w:fldChar w:fldCharType="end"/>
      </w:r>
    </w:p>
    <w:p w14:paraId="66DA8C50" w14:textId="77777777" w:rsidR="003926FA" w:rsidRDefault="003926FA">
      <w:pPr>
        <w:pStyle w:val="TableofFigures"/>
        <w:tabs>
          <w:tab w:val="right" w:leader="dot" w:pos="9010"/>
        </w:tabs>
        <w:rPr>
          <w:rFonts w:eastAsiaTheme="minorEastAsia"/>
          <w:noProof/>
          <w:lang w:eastAsia="en-GB"/>
        </w:rPr>
      </w:pPr>
      <w:r>
        <w:rPr>
          <w:noProof/>
        </w:rPr>
        <w:t>Table 3. Flood conditions that would trigger activation of an emergency plan</w:t>
      </w:r>
      <w:r w:rsidRPr="008C784F">
        <w:rPr>
          <w:noProof/>
          <w:vertAlign w:val="superscript"/>
        </w:rPr>
        <w:t>12</w:t>
      </w:r>
      <w:r>
        <w:rPr>
          <w:noProof/>
        </w:rPr>
        <w:tab/>
      </w:r>
      <w:r>
        <w:rPr>
          <w:noProof/>
        </w:rPr>
        <w:fldChar w:fldCharType="begin"/>
      </w:r>
      <w:r>
        <w:rPr>
          <w:noProof/>
        </w:rPr>
        <w:instrText xml:space="preserve"> PAGEREF _Toc494103234 \h </w:instrText>
      </w:r>
      <w:r>
        <w:rPr>
          <w:noProof/>
        </w:rPr>
      </w:r>
      <w:r>
        <w:rPr>
          <w:noProof/>
        </w:rPr>
        <w:fldChar w:fldCharType="separate"/>
      </w:r>
      <w:r>
        <w:rPr>
          <w:noProof/>
        </w:rPr>
        <w:t>11</w:t>
      </w:r>
      <w:r>
        <w:rPr>
          <w:noProof/>
        </w:rPr>
        <w:fldChar w:fldCharType="end"/>
      </w:r>
    </w:p>
    <w:p w14:paraId="2C3DF16E" w14:textId="4DDAEC1D" w:rsidR="00196099" w:rsidRDefault="00196099" w:rsidP="00135CD9">
      <w:r>
        <w:fldChar w:fldCharType="end"/>
      </w:r>
      <w:r w:rsidR="00AE59C6">
        <w:br w:type="page"/>
      </w:r>
    </w:p>
    <w:p w14:paraId="154299F3" w14:textId="7A642ABE" w:rsidR="00086B52" w:rsidRDefault="00EC144A" w:rsidP="00B03B8F">
      <w:pPr>
        <w:pStyle w:val="Heading1"/>
        <w:numPr>
          <w:ilvl w:val="0"/>
          <w:numId w:val="11"/>
        </w:numPr>
      </w:pPr>
      <w:bookmarkStart w:id="2" w:name="_Toc494113969"/>
      <w:r w:rsidRPr="00CA5716">
        <w:lastRenderedPageBreak/>
        <w:t>Introduction</w:t>
      </w:r>
      <w:bookmarkEnd w:id="2"/>
    </w:p>
    <w:p w14:paraId="21D9164B" w14:textId="77777777" w:rsidR="0090115E" w:rsidRDefault="0090115E" w:rsidP="0090115E"/>
    <w:p w14:paraId="7FFC3D4F" w14:textId="2A56725A" w:rsidR="004959F3" w:rsidRDefault="00FF3CF1" w:rsidP="00B92415">
      <w:pPr>
        <w:pStyle w:val="Heading2"/>
      </w:pPr>
      <w:bookmarkStart w:id="3" w:name="_Toc494113970"/>
      <w:r>
        <w:t>Overview of HIWeather</w:t>
      </w:r>
      <w:bookmarkEnd w:id="3"/>
    </w:p>
    <w:p w14:paraId="5B228676" w14:textId="77777777" w:rsidR="004205AD" w:rsidRDefault="004205AD" w:rsidP="004205AD"/>
    <w:p w14:paraId="016DDDE8" w14:textId="74C6BB80" w:rsidR="00D343F5" w:rsidRDefault="00D343F5" w:rsidP="000F6AA0">
      <w:pPr>
        <w:jc w:val="both"/>
      </w:pPr>
      <w:r>
        <w:t>High Impact Weather (HIWeather), a research activity within the World Weather Research Programme (WWRP), aims to improve extreme weather event forecasting, both in spatial resolution and predictive lead time,</w:t>
      </w:r>
      <w:r w:rsidR="000B0B1B">
        <w:t xml:space="preserve"> with the timescales of</w:t>
      </w:r>
      <w:r>
        <w:t xml:space="preserve"> two min</w:t>
      </w:r>
      <w:r w:rsidR="000B0B1B">
        <w:t>utes</w:t>
      </w:r>
      <w:r>
        <w:t xml:space="preserve"> to two weeks.</w:t>
      </w:r>
    </w:p>
    <w:p w14:paraId="6EE6B8AA" w14:textId="77777777" w:rsidR="00D343F5" w:rsidRDefault="00D343F5" w:rsidP="004205AD"/>
    <w:p w14:paraId="568D543A" w14:textId="29122E86" w:rsidR="004205AD" w:rsidRPr="004205AD" w:rsidRDefault="00510E8E" w:rsidP="00014A92">
      <w:pPr>
        <w:jc w:val="both"/>
      </w:pPr>
      <w:r>
        <w:t>HIWeather is a ten-</w:t>
      </w:r>
      <w:r w:rsidR="0039772E">
        <w:t xml:space="preserve">year succession project </w:t>
      </w:r>
      <w:r w:rsidR="009F2E06">
        <w:t xml:space="preserve">(running from </w:t>
      </w:r>
      <w:r w:rsidR="00DD4D5E">
        <w:t>2015</w:t>
      </w:r>
      <w:r w:rsidR="009F2E06">
        <w:t>-</w:t>
      </w:r>
      <w:r w:rsidR="00DD4D5E">
        <w:t>2024</w:t>
      </w:r>
      <w:r w:rsidR="009F2E06">
        <w:t xml:space="preserve">) </w:t>
      </w:r>
      <w:r w:rsidR="0039772E">
        <w:t xml:space="preserve">to the </w:t>
      </w:r>
      <w:r w:rsidR="004205AD">
        <w:t>THORPEX</w:t>
      </w:r>
      <w:r w:rsidR="00801553">
        <w:t xml:space="preserve"> </w:t>
      </w:r>
      <w:r w:rsidR="0039772E">
        <w:t>programme</w:t>
      </w:r>
      <w:r w:rsidR="007F0B21">
        <w:t xml:space="preserve"> </w:t>
      </w:r>
      <w:r w:rsidR="007F0B21">
        <w:t>(active from 2005-2014)</w:t>
      </w:r>
      <w:r w:rsidR="0039772E">
        <w:t xml:space="preserve">, </w:t>
      </w:r>
      <w:r>
        <w:t xml:space="preserve">which delivered major advances in the science of weather forecasting. </w:t>
      </w:r>
      <w:r w:rsidR="00230BB8">
        <w:t xml:space="preserve">HIWeather </w:t>
      </w:r>
      <w:r w:rsidR="0039772E">
        <w:t xml:space="preserve">aims to build on the new </w:t>
      </w:r>
      <w:r>
        <w:t xml:space="preserve">knowledge </w:t>
      </w:r>
      <w:r w:rsidR="00252ADE">
        <w:t>science base</w:t>
      </w:r>
      <w:r w:rsidR="00395AFA">
        <w:t xml:space="preserve"> established by THORPEX activities, as well as </w:t>
      </w:r>
      <w:r w:rsidR="00203BEB">
        <w:t>new capabilities in short range forecasting from new observations, convective-scale Prediction Models and Ensemble Prediction Systems.</w:t>
      </w:r>
    </w:p>
    <w:p w14:paraId="17E27119" w14:textId="77777777" w:rsidR="0000283E" w:rsidRDefault="0000283E" w:rsidP="0000283E"/>
    <w:p w14:paraId="23A3E4DA" w14:textId="77777777" w:rsidR="00C417DC" w:rsidRDefault="004205AD" w:rsidP="005D4114">
      <w:pPr>
        <w:jc w:val="both"/>
      </w:pPr>
      <w:r>
        <w:t>HIWeather’</w:t>
      </w:r>
      <w:r w:rsidR="00C417DC">
        <w:t>s mission is:</w:t>
      </w:r>
    </w:p>
    <w:p w14:paraId="4ED1140F" w14:textId="77777777" w:rsidR="00C417DC" w:rsidRDefault="00C417DC" w:rsidP="005D4114">
      <w:pPr>
        <w:jc w:val="both"/>
      </w:pPr>
    </w:p>
    <w:p w14:paraId="35985DF2" w14:textId="53D033C0" w:rsidR="00CE7C65" w:rsidRDefault="00C417DC" w:rsidP="005D4114">
      <w:pPr>
        <w:jc w:val="both"/>
        <w:rPr>
          <w:i/>
        </w:rPr>
      </w:pPr>
      <w:r>
        <w:rPr>
          <w:i/>
        </w:rPr>
        <w:t>‘</w:t>
      </w:r>
      <w:r w:rsidR="005D4114" w:rsidRPr="00C417DC">
        <w:rPr>
          <w:i/>
        </w:rPr>
        <w:t>to promote cooperative international research to achieve a dramatic increase in resilience to high impact weather, worldwide, through improving forecasts for timescales of minutes to two weeks and enhancing their communication and utility in social, economic and environmental applications’.</w:t>
      </w:r>
      <w:r w:rsidR="00C771D0">
        <w:rPr>
          <w:i/>
        </w:rPr>
        <w:fldChar w:fldCharType="begin" w:fldLock="1"/>
      </w:r>
      <w:r w:rsidR="00C771D0">
        <w:rPr>
          <w:i/>
        </w:rP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rsidR="00C771D0">
        <w:rPr>
          <w:i/>
        </w:rPr>
        <w:fldChar w:fldCharType="separate"/>
      </w:r>
      <w:r w:rsidR="00C771D0" w:rsidRPr="00C771D0">
        <w:rPr>
          <w:noProof/>
          <w:vertAlign w:val="superscript"/>
        </w:rPr>
        <w:t>1</w:t>
      </w:r>
      <w:r w:rsidR="00C771D0">
        <w:rPr>
          <w:i/>
        </w:rPr>
        <w:fldChar w:fldCharType="end"/>
      </w:r>
    </w:p>
    <w:p w14:paraId="494F34BD" w14:textId="77777777" w:rsidR="00F76D10" w:rsidRDefault="00F76D10" w:rsidP="005D4114">
      <w:pPr>
        <w:jc w:val="both"/>
        <w:rPr>
          <w:i/>
        </w:rPr>
      </w:pPr>
    </w:p>
    <w:p w14:paraId="15A03A80" w14:textId="349E650C" w:rsidR="00947E89" w:rsidRDefault="00F76D10" w:rsidP="005D4114">
      <w:pPr>
        <w:jc w:val="both"/>
      </w:pPr>
      <w:r>
        <w:t>Combined with Improved understanding of forecasting systems by social scientists, a dramatic increase in resilience by communities and countries against hazardous weather is possible capitalising on such advances</w:t>
      </w:r>
    </w:p>
    <w:p w14:paraId="0AC8F1D2" w14:textId="77777777" w:rsidR="004959F3" w:rsidRDefault="004959F3" w:rsidP="0090115E"/>
    <w:p w14:paraId="4F701874" w14:textId="1A670777" w:rsidR="00245DC9" w:rsidRDefault="00245DC9" w:rsidP="00245DC9">
      <w:pPr>
        <w:pStyle w:val="Heading2"/>
      </w:pPr>
      <w:bookmarkStart w:id="4" w:name="_Toc494113971"/>
      <w:r>
        <w:t>Key goals of HIWeather</w:t>
      </w:r>
      <w:bookmarkEnd w:id="4"/>
    </w:p>
    <w:p w14:paraId="3B975D7E" w14:textId="77777777" w:rsidR="00F76D10" w:rsidRDefault="00F76D10" w:rsidP="00F76D10"/>
    <w:p w14:paraId="183069BC" w14:textId="77777777" w:rsidR="00F76D10" w:rsidRDefault="00F76D10" w:rsidP="00F76D10">
      <w:pPr>
        <w:jc w:val="both"/>
      </w:pPr>
      <w:r w:rsidRPr="00C771D0">
        <w:t>HIWeather</w:t>
      </w:r>
      <w:r>
        <w:t>’s key project goals are to:</w:t>
      </w:r>
      <w:r>
        <w:fldChar w:fldCharType="begin" w:fldLock="1"/>
      </w:r>
      <w: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fldChar w:fldCharType="separate"/>
      </w:r>
      <w:r w:rsidRPr="00D23827">
        <w:rPr>
          <w:noProof/>
          <w:vertAlign w:val="superscript"/>
        </w:rPr>
        <w:t>1</w:t>
      </w:r>
      <w:r>
        <w:fldChar w:fldCharType="end"/>
      </w:r>
    </w:p>
    <w:p w14:paraId="145518A2" w14:textId="77777777" w:rsidR="00F76D10" w:rsidRPr="005242F5" w:rsidRDefault="00F76D10" w:rsidP="00F76D10">
      <w:pPr>
        <w:jc w:val="both"/>
      </w:pPr>
    </w:p>
    <w:p w14:paraId="1F9EAF55" w14:textId="77777777" w:rsidR="00F76D10" w:rsidRPr="005242F5" w:rsidRDefault="00F76D10" w:rsidP="00F76D10">
      <w:pPr>
        <w:pStyle w:val="ListParagraph"/>
        <w:numPr>
          <w:ilvl w:val="0"/>
          <w:numId w:val="14"/>
        </w:numPr>
        <w:jc w:val="both"/>
      </w:pPr>
      <w:r w:rsidRPr="005242F5">
        <w:t xml:space="preserve">Improve knowledge and understanding of the processes that generate weather-related hazards </w:t>
      </w:r>
      <w:proofErr w:type="gramStart"/>
      <w:r w:rsidRPr="005242F5">
        <w:t>so a</w:t>
      </w:r>
      <w:r>
        <w:t>s to</w:t>
      </w:r>
      <w:proofErr w:type="gramEnd"/>
      <w:r>
        <w:t xml:space="preserve"> assess their predictability.</w:t>
      </w:r>
      <w:r w:rsidRPr="005242F5">
        <w:t> </w:t>
      </w:r>
    </w:p>
    <w:p w14:paraId="25B9175D" w14:textId="77777777" w:rsidR="00F76D10" w:rsidRPr="005242F5" w:rsidRDefault="00F76D10" w:rsidP="00F76D10">
      <w:pPr>
        <w:pStyle w:val="ListParagraph"/>
        <w:numPr>
          <w:ilvl w:val="0"/>
          <w:numId w:val="14"/>
        </w:numPr>
        <w:jc w:val="both"/>
      </w:pPr>
      <w:r w:rsidRPr="005242F5">
        <w:t>Develop multi-scale coupled forecasting systems of the weather-related hazards, including new observation sources, advances in data assimilation and modelling and ensemble prediction, and definition of new products. </w:t>
      </w:r>
    </w:p>
    <w:p w14:paraId="48C20933" w14:textId="77777777" w:rsidR="00F76D10" w:rsidRPr="005242F5" w:rsidRDefault="00F76D10" w:rsidP="00F76D10">
      <w:pPr>
        <w:pStyle w:val="ListParagraph"/>
        <w:numPr>
          <w:ilvl w:val="0"/>
          <w:numId w:val="14"/>
        </w:numPr>
        <w:jc w:val="both"/>
      </w:pPr>
      <w:r w:rsidRPr="005242F5">
        <w:t>Improve knowledge, understanding and modelling of the exposure and vulnerability of society, businesses, environment and infrastructure to hazards and obtain data and develop tools and models to assess the resulting risk. </w:t>
      </w:r>
    </w:p>
    <w:p w14:paraId="56E7CF21" w14:textId="77777777" w:rsidR="00F76D10" w:rsidRPr="00C34B91" w:rsidRDefault="00F76D10" w:rsidP="00F76D10">
      <w:pPr>
        <w:pStyle w:val="ListParagraph"/>
        <w:numPr>
          <w:ilvl w:val="0"/>
          <w:numId w:val="14"/>
        </w:numPr>
        <w:jc w:val="both"/>
        <w:rPr>
          <w:b/>
        </w:rPr>
      </w:pPr>
      <w:r w:rsidRPr="00C34B91">
        <w:rPr>
          <w:b/>
        </w:rPr>
        <w:t>Improve knowledge and understanding of the processes and variables that influence different stakeholders’ decisions using high impact weather forecasts and warnings, and of the characteristics of information communication that lead to effective responses. </w:t>
      </w:r>
    </w:p>
    <w:p w14:paraId="16020A85" w14:textId="77777777" w:rsidR="00F76D10" w:rsidRDefault="00F76D10" w:rsidP="00F76D10">
      <w:pPr>
        <w:pStyle w:val="ListParagraph"/>
        <w:numPr>
          <w:ilvl w:val="0"/>
          <w:numId w:val="14"/>
        </w:numPr>
        <w:jc w:val="both"/>
      </w:pPr>
      <w:r w:rsidRPr="005242F5">
        <w:t xml:space="preserve">Develop improved methods of verifying forecasts, hazard warnings and people’s responses </w:t>
      </w:r>
      <w:proofErr w:type="gramStart"/>
      <w:r w:rsidRPr="005242F5">
        <w:t>so as to</w:t>
      </w:r>
      <w:proofErr w:type="gramEnd"/>
      <w:r w:rsidRPr="005242F5">
        <w:t xml:space="preserve"> permit evaluation of each stage in the complete production chain. </w:t>
      </w:r>
    </w:p>
    <w:p w14:paraId="421178CF" w14:textId="77777777" w:rsidR="00245DC9" w:rsidRDefault="00245DC9" w:rsidP="00245DC9">
      <w:pPr>
        <w:jc w:val="both"/>
      </w:pPr>
    </w:p>
    <w:p w14:paraId="6E79BDB7" w14:textId="77777777" w:rsidR="00245DC9" w:rsidRDefault="00245DC9" w:rsidP="00245DC9">
      <w:pPr>
        <w:pStyle w:val="Heading2"/>
      </w:pPr>
      <w:bookmarkStart w:id="5" w:name="_Toc494113972"/>
      <w:r>
        <w:lastRenderedPageBreak/>
        <w:t>Health linkages to HIWeather</w:t>
      </w:r>
      <w:bookmarkEnd w:id="5"/>
      <w:r>
        <w:t xml:space="preserve"> </w:t>
      </w:r>
    </w:p>
    <w:p w14:paraId="219BBBA0" w14:textId="77777777" w:rsidR="00245DC9" w:rsidRPr="005242F5" w:rsidRDefault="00245DC9" w:rsidP="00245DC9">
      <w:pPr>
        <w:jc w:val="both"/>
      </w:pPr>
    </w:p>
    <w:p w14:paraId="0B88027C" w14:textId="63A6D2A7" w:rsidR="00EC144A" w:rsidRDefault="00C70384" w:rsidP="00B63972">
      <w:pPr>
        <w:jc w:val="both"/>
      </w:pPr>
      <w:r>
        <w:t>Disaster</w:t>
      </w:r>
      <w:r w:rsidR="001D6CB7">
        <w:t>s</w:t>
      </w:r>
      <w:r>
        <w:t xml:space="preserve"> globally since 1990 have caused the deaths of over 1.6 million people.</w:t>
      </w:r>
      <w:r w:rsidR="00B340CE">
        <w:fldChar w:fldCharType="begin" w:fldLock="1"/>
      </w:r>
      <w:r w:rsidR="00C771D0">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"&lt;sup&gt;2&lt;/sup&gt;", "plainTextFormattedCitation" : "2", "previouslyFormattedCitation" : "&lt;sup&gt;2&lt;/sup&gt;" }, "properties" : { "noteIndex" : 0 }, "schema" : "https://github.com/citation-style-language/schema/raw/master/csl-citation.json" }</w:instrText>
      </w:r>
      <w:r w:rsidR="00B340CE">
        <w:fldChar w:fldCharType="separate"/>
      </w:r>
      <w:r w:rsidR="00C771D0" w:rsidRPr="00C771D0">
        <w:rPr>
          <w:noProof/>
          <w:vertAlign w:val="superscript"/>
        </w:rPr>
        <w:t>2</w:t>
      </w:r>
      <w:r w:rsidR="00B340CE">
        <w:fldChar w:fldCharType="end"/>
      </w:r>
      <w:r>
        <w:t xml:space="preserve"> </w:t>
      </w:r>
      <w:r w:rsidR="000818E6">
        <w:t xml:space="preserve">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6F76D8">
        <w:t>. The Sendai Framework for Di</w:t>
      </w:r>
      <w:r w:rsidR="003B0361">
        <w:t>saster Reduction has the explicitly-stated target of ‘the substantial reduction of disaster risk and losses in lives, livelihoods and health’, which behoves HIWeather to also work towards this goal.</w:t>
      </w:r>
      <w:r w:rsidR="004E6A87">
        <w:fldChar w:fldCharType="begin" w:fldLock="1"/>
      </w:r>
      <w:r w:rsidR="00C771D0">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"http://www.mendeley.com/documents/?uuid=d0a93095-e487-440c-90d0-2874564e969c" ] } ], "mendeley" : { "formattedCitation" : "&lt;sup&gt;3&lt;/sup&gt;", "plainTextFormattedCitation" : "3", "previouslyFormattedCitation" : "&lt;sup&gt;3&lt;/sup&gt;" }, "properties" : { "noteIndex" : 4 }, "schema" : "https://github.com/citation-style-language/schema/raw/master/csl-citation.json" }</w:instrText>
      </w:r>
      <w:r w:rsidR="004E6A87">
        <w:fldChar w:fldCharType="separate"/>
      </w:r>
      <w:r w:rsidR="00C771D0" w:rsidRPr="00C771D0">
        <w:rPr>
          <w:noProof/>
          <w:vertAlign w:val="superscript"/>
        </w:rPr>
        <w:t>3</w:t>
      </w:r>
      <w:r w:rsidR="004E6A87">
        <w:fldChar w:fldCharType="end"/>
      </w:r>
    </w:p>
    <w:p w14:paraId="47BF797F" w14:textId="77777777" w:rsidR="00EE3B93" w:rsidRDefault="00EE3B93" w:rsidP="00B63972">
      <w:pPr>
        <w:jc w:val="both"/>
      </w:pPr>
    </w:p>
    <w:p w14:paraId="4E58A210" w14:textId="71ED5F5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C417DC">
        <w:t xml:space="preserve">, and could be improved </w:t>
      </w:r>
      <w:r w:rsidR="00EF558F">
        <w:t>using enhances</w:t>
      </w:r>
      <w:r w:rsidR="00C417DC">
        <w:t xml:space="preserve"> weather forecasting</w:t>
      </w:r>
      <w:r w:rsidR="003E4C9F">
        <w:t>.</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55EEB48C" w14:textId="04F70724" w:rsidR="00D749C5" w:rsidRDefault="00B9471C" w:rsidP="003C27C6">
      <w:pPr>
        <w:jc w:val="both"/>
      </w:pPr>
      <w:r>
        <w:t xml:space="preserve">This white paper aims to give an exposition on </w:t>
      </w:r>
      <w:r w:rsidR="0089608D">
        <w:t>key health risks being managed for each of the 5 HI-Weather focus hazard areas, and the</w:t>
      </w:r>
      <w:r>
        <w:t xml:space="preserve"> process by which health care decision makers</w:t>
      </w:r>
      <w:r w:rsidR="003E4C9F">
        <w:t xml:space="preserve"> </w:t>
      </w:r>
      <w:r w:rsidR="00207B1C">
        <w:t>build a ti</w:t>
      </w:r>
      <w:r w:rsidR="007617C0">
        <w:t>meline of required action.</w:t>
      </w:r>
    </w:p>
    <w:p w14:paraId="7DAE8060" w14:textId="77777777" w:rsidR="00D749C5" w:rsidRDefault="00D749C5" w:rsidP="003C27C6">
      <w:pPr>
        <w:jc w:val="both"/>
      </w:pPr>
    </w:p>
    <w:p w14:paraId="17A4CF56" w14:textId="4191491C" w:rsidR="00EE3B93" w:rsidRDefault="00FF3598" w:rsidP="003C27C6">
      <w:pPr>
        <w:jc w:val="both"/>
        <w:rPr>
          <w:b/>
        </w:rPr>
      </w:pPr>
      <w:r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2A7FCE79" w14:textId="77777777" w:rsidR="00D749C5" w:rsidRDefault="00D749C5" w:rsidP="003C27C6">
      <w:pPr>
        <w:jc w:val="both"/>
        <w:rPr>
          <w:b/>
        </w:rPr>
      </w:pPr>
    </w:p>
    <w:p w14:paraId="4B8148D4" w14:textId="3F50C799" w:rsidR="0066616F"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 xml:space="preserve">will be </w:t>
      </w:r>
      <w:r w:rsidR="00164768">
        <w:t xml:space="preserve">informed by how to prevent and reduce </w:t>
      </w:r>
      <w:r w:rsidR="007D543F">
        <w:t xml:space="preserve">health impacts </w:t>
      </w:r>
      <w:r w:rsidR="00521A1A">
        <w:t xml:space="preserve">at the heart its </w:t>
      </w:r>
      <w:r w:rsidR="00EB577D">
        <w:t>direction.</w:t>
      </w:r>
    </w:p>
    <w:p w14:paraId="56AB223C" w14:textId="77777777" w:rsidR="006A6163" w:rsidRDefault="006A6163" w:rsidP="006A6163"/>
    <w:p w14:paraId="609AA395" w14:textId="02DEE135" w:rsidR="0030389A" w:rsidRDefault="006A6163" w:rsidP="006A6163">
      <w:pPr>
        <w:pStyle w:val="Heading2"/>
      </w:pPr>
      <w:bookmarkStart w:id="6" w:name="_Toc494113973"/>
      <w:r>
        <w:t>About this report</w:t>
      </w:r>
      <w:bookmarkEnd w:id="6"/>
    </w:p>
    <w:p w14:paraId="7B4209E1" w14:textId="77777777" w:rsidR="00ED30AB" w:rsidRPr="00ED30AB" w:rsidRDefault="00ED30AB" w:rsidP="00ED30AB"/>
    <w:p w14:paraId="3513C62B" w14:textId="745033D9" w:rsidR="00AC36DC" w:rsidRDefault="005258CC" w:rsidP="00B63972">
      <w:pPr>
        <w:jc w:val="both"/>
      </w:pPr>
      <w:r w:rsidRPr="00F7355A">
        <w:t>The report</w:t>
      </w:r>
      <w:r>
        <w:t xml:space="preserve"> begins with an overview of </w:t>
      </w:r>
      <w:r w:rsidRPr="00242D81">
        <w:rPr>
          <w:b/>
        </w:rPr>
        <w:t xml:space="preserve">key </w:t>
      </w:r>
      <w:r w:rsidRPr="00BB7EE9">
        <w:rPr>
          <w:b/>
        </w:rPr>
        <w:t>decision-making processes and timelines</w:t>
      </w:r>
      <w:r>
        <w:t xml:space="preserve">, as well as </w:t>
      </w:r>
      <w:r w:rsidRPr="00242D81">
        <w:rPr>
          <w:b/>
        </w:rPr>
        <w:t>key metrics as trackers for disaster-related health outcomes</w:t>
      </w:r>
      <w:r>
        <w:t>. Five sections, organized by the Hi-Weather Focus areas then describe the associated the health impact to each type of hazard; outlines how improved forecasting could inform the management of these risks; provides timelines of key decisions; describes gaps in forecasting capabilities; key deliverables which could be of value to health professionals, and then identifies pilot projects which could be developed for further research and</w:t>
      </w:r>
      <w:r>
        <w:t xml:space="preserve"> development of these products </w:t>
      </w:r>
      <w:r w:rsidR="00E61AF2">
        <w:t>(</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615D7530" w14:textId="77777777" w:rsidR="00FD031F" w:rsidRDefault="00FD031F" w:rsidP="00B63972">
      <w:pPr>
        <w:jc w:val="both"/>
      </w:pPr>
    </w:p>
    <w:p w14:paraId="5965963E" w14:textId="77777777" w:rsidR="00FD031F" w:rsidRDefault="00FD031F" w:rsidP="00B63972">
      <w:pPr>
        <w:jc w:val="both"/>
      </w:pPr>
    </w:p>
    <w:p w14:paraId="2941B745" w14:textId="77777777" w:rsidR="00FD031F" w:rsidRDefault="00FD031F" w:rsidP="00B63972">
      <w:pPr>
        <w:jc w:val="both"/>
      </w:pPr>
    </w:p>
    <w:p w14:paraId="59209760" w14:textId="77777777" w:rsidR="00FD031F" w:rsidRDefault="00FD031F" w:rsidP="00B63972">
      <w:pPr>
        <w:jc w:val="both"/>
      </w:pPr>
    </w:p>
    <w:p w14:paraId="525C1863" w14:textId="77777777" w:rsidR="00FD031F" w:rsidRDefault="00FD031F" w:rsidP="00B63972">
      <w:pPr>
        <w:jc w:val="both"/>
      </w:pPr>
    </w:p>
    <w:p w14:paraId="322077FD" w14:textId="77777777" w:rsidR="00FD031F" w:rsidRDefault="00FD031F" w:rsidP="00B63972">
      <w:pPr>
        <w:jc w:val="both"/>
      </w:pPr>
    </w:p>
    <w:p w14:paraId="22A7FF93" w14:textId="77777777" w:rsidR="00FD031F" w:rsidRDefault="00FD031F" w:rsidP="00B63972">
      <w:pPr>
        <w:jc w:val="both"/>
      </w:pPr>
    </w:p>
    <w:p w14:paraId="22047C00" w14:textId="77777777" w:rsidR="00FD031F" w:rsidRDefault="00FD031F" w:rsidP="00B63972">
      <w:pPr>
        <w:jc w:val="both"/>
      </w:pPr>
    </w:p>
    <w:p w14:paraId="2115DE6C" w14:textId="77777777" w:rsidR="00FD031F" w:rsidRDefault="00FD031F" w:rsidP="00B63972">
      <w:pPr>
        <w:jc w:val="both"/>
      </w:pPr>
    </w:p>
    <w:p w14:paraId="456A8E72" w14:textId="78B38A56" w:rsidR="007F5A5A" w:rsidRDefault="007F5A5A" w:rsidP="004B4B69">
      <w:pPr>
        <w:pStyle w:val="Caption"/>
        <w:keepNext/>
        <w:jc w:val="center"/>
      </w:pPr>
      <w:bookmarkStart w:id="7" w:name="_Ref491178940"/>
      <w:bookmarkStart w:id="8" w:name="_Toc494103232"/>
      <w:r>
        <w:t xml:space="preserve">Table </w:t>
      </w:r>
      <w:r>
        <w:fldChar w:fldCharType="begin"/>
      </w:r>
      <w:r>
        <w:instrText xml:space="preserve"> SEQ Table \* ARABIC </w:instrText>
      </w:r>
      <w:r>
        <w:fldChar w:fldCharType="separate"/>
      </w:r>
      <w:r w:rsidR="00CC3548">
        <w:rPr>
          <w:noProof/>
        </w:rPr>
        <w:t>1</w:t>
      </w:r>
      <w:r>
        <w:fldChar w:fldCharType="end"/>
      </w:r>
      <w:bookmarkEnd w:id="7"/>
      <w:r>
        <w:t xml:space="preserve">. Key focal areas of HIWeather and the outline in </w:t>
      </w:r>
      <w:r w:rsidR="00BE0C64">
        <w:t>white p</w:t>
      </w:r>
      <w:r w:rsidR="005A4CAC">
        <w:t>ape</w:t>
      </w:r>
      <w:r w:rsidR="003238A5">
        <w:t>r</w:t>
      </w:r>
      <w:r>
        <w:t xml:space="preserve"> for each</w:t>
      </w:r>
      <w:r w:rsidR="009D3CB4">
        <w:t xml:space="preserve"> area</w:t>
      </w:r>
      <w:r>
        <w:t>.</w:t>
      </w:r>
      <w:bookmarkEnd w:id="8"/>
    </w:p>
    <w:tbl>
      <w:tblPr>
        <w:tblStyle w:val="TableGrid"/>
        <w:tblW w:w="0" w:type="auto"/>
        <w:jc w:val="center"/>
        <w:tblLook w:val="04A0" w:firstRow="1" w:lastRow="0" w:firstColumn="1" w:lastColumn="0" w:noHBand="0" w:noVBand="1"/>
      </w:tblPr>
      <w:tblGrid>
        <w:gridCol w:w="1826"/>
        <w:gridCol w:w="6705"/>
      </w:tblGrid>
      <w:tr w:rsidR="00245DC9" w:rsidRPr="00807024" w14:paraId="054F7337" w14:textId="2FD421EF" w:rsidTr="00245DC9">
        <w:trPr>
          <w:trHeight w:val="674"/>
          <w:jc w:val="center"/>
        </w:trPr>
        <w:tc>
          <w:tcPr>
            <w:tcW w:w="1826" w:type="dxa"/>
          </w:tcPr>
          <w:p w14:paraId="6C86AAB3" w14:textId="5FE36D92" w:rsidR="003C27C6" w:rsidRPr="00807024" w:rsidRDefault="00312062" w:rsidP="003C27C6">
            <w:pPr>
              <w:jc w:val="both"/>
            </w:pPr>
            <w:r>
              <w:t xml:space="preserve">HIWeather </w:t>
            </w:r>
            <w:r w:rsidR="003C27C6">
              <w:t xml:space="preserve">Focus Areas </w:t>
            </w:r>
          </w:p>
        </w:tc>
        <w:tc>
          <w:tcPr>
            <w:tcW w:w="6705" w:type="dxa"/>
          </w:tcPr>
          <w:p w14:paraId="7826A4AA" w14:textId="4F4380D5" w:rsidR="003C27C6" w:rsidRPr="00807024" w:rsidRDefault="003C27C6" w:rsidP="00312062">
            <w:pPr>
              <w:jc w:val="both"/>
            </w:pPr>
            <w:r>
              <w:t xml:space="preserve">Areas of Health Linkages to be outlined for each Focus Area  </w:t>
            </w:r>
          </w:p>
        </w:tc>
      </w:tr>
      <w:tr w:rsidR="00245DC9" w:rsidRPr="00807024" w14:paraId="3A1DFB05" w14:textId="77777777" w:rsidTr="00245DC9">
        <w:trPr>
          <w:trHeight w:val="4859"/>
          <w:jc w:val="center"/>
        </w:trPr>
        <w:tc>
          <w:tcPr>
            <w:tcW w:w="1826" w:type="dxa"/>
          </w:tcPr>
          <w:p w14:paraId="4C4BC395" w14:textId="77777777" w:rsidR="003C27C6" w:rsidRDefault="003C27C6" w:rsidP="003C27C6">
            <w:pPr>
              <w:pStyle w:val="ListParagraph"/>
              <w:numPr>
                <w:ilvl w:val="0"/>
                <w:numId w:val="8"/>
              </w:numPr>
              <w:ind w:left="414" w:hanging="283"/>
              <w:jc w:val="both"/>
            </w:pPr>
            <w:r w:rsidRPr="000634A0">
              <w:t xml:space="preserve">urban flood </w:t>
            </w:r>
          </w:p>
          <w:p w14:paraId="32C2D213" w14:textId="77777777" w:rsidR="00245DC9" w:rsidRPr="000634A0" w:rsidRDefault="00245DC9" w:rsidP="00245DC9">
            <w:pPr>
              <w:pStyle w:val="ListParagraph"/>
              <w:ind w:left="414"/>
              <w:jc w:val="both"/>
            </w:pPr>
          </w:p>
          <w:p w14:paraId="119B0F29" w14:textId="77777777" w:rsidR="003C27C6" w:rsidRDefault="003C27C6" w:rsidP="003C27C6">
            <w:pPr>
              <w:pStyle w:val="ListParagraph"/>
              <w:numPr>
                <w:ilvl w:val="0"/>
                <w:numId w:val="8"/>
              </w:numPr>
              <w:ind w:left="414" w:hanging="283"/>
              <w:jc w:val="both"/>
            </w:pPr>
            <w:r w:rsidRPr="00807024">
              <w:t>wildfire</w:t>
            </w:r>
          </w:p>
          <w:p w14:paraId="229D32F2" w14:textId="77777777" w:rsidR="00245DC9" w:rsidRDefault="00245DC9" w:rsidP="00245DC9">
            <w:pPr>
              <w:jc w:val="both"/>
            </w:pPr>
          </w:p>
          <w:p w14:paraId="7701FEE9" w14:textId="77777777" w:rsidR="00245DC9" w:rsidRPr="00807024" w:rsidRDefault="00245DC9" w:rsidP="00245DC9">
            <w:pPr>
              <w:pStyle w:val="ListParagraph"/>
              <w:ind w:left="414"/>
              <w:jc w:val="both"/>
            </w:pPr>
          </w:p>
          <w:p w14:paraId="04A15E2E" w14:textId="77777777" w:rsidR="003C27C6" w:rsidRDefault="003C27C6" w:rsidP="003C27C6">
            <w:pPr>
              <w:pStyle w:val="ListParagraph"/>
              <w:numPr>
                <w:ilvl w:val="0"/>
                <w:numId w:val="8"/>
              </w:numPr>
              <w:ind w:left="414" w:hanging="283"/>
              <w:jc w:val="both"/>
            </w:pPr>
            <w:r w:rsidRPr="00807024">
              <w:t>localised extreme wind</w:t>
            </w:r>
          </w:p>
          <w:p w14:paraId="504564AB" w14:textId="77777777" w:rsidR="00245DC9" w:rsidRPr="00807024" w:rsidRDefault="00245DC9" w:rsidP="00245DC9">
            <w:pPr>
              <w:pStyle w:val="ListParagraph"/>
              <w:ind w:left="414"/>
              <w:jc w:val="both"/>
            </w:pPr>
          </w:p>
          <w:p w14:paraId="3DA6CCB9" w14:textId="77777777" w:rsidR="003C27C6" w:rsidRDefault="003C27C6" w:rsidP="003C27C6">
            <w:pPr>
              <w:pStyle w:val="ListParagraph"/>
              <w:numPr>
                <w:ilvl w:val="0"/>
                <w:numId w:val="8"/>
              </w:numPr>
              <w:ind w:left="414" w:hanging="283"/>
              <w:jc w:val="both"/>
            </w:pPr>
            <w:r w:rsidRPr="00807024">
              <w:t>disruptive winter weather</w:t>
            </w:r>
          </w:p>
          <w:p w14:paraId="0BC7642A" w14:textId="77777777" w:rsidR="00245DC9" w:rsidRDefault="00245DC9" w:rsidP="00245DC9">
            <w:pPr>
              <w:jc w:val="both"/>
            </w:pPr>
          </w:p>
          <w:p w14:paraId="1133D036" w14:textId="77777777" w:rsidR="00245DC9" w:rsidRPr="00807024" w:rsidRDefault="00245DC9" w:rsidP="00245DC9">
            <w:pPr>
              <w:pStyle w:val="ListParagraph"/>
              <w:ind w:left="414"/>
              <w:jc w:val="both"/>
            </w:pPr>
          </w:p>
          <w:p w14:paraId="071CC9E3" w14:textId="4308B005" w:rsidR="003C27C6" w:rsidRPr="00807024" w:rsidRDefault="003C27C6" w:rsidP="003C27C6">
            <w:pPr>
              <w:pStyle w:val="ListParagraph"/>
              <w:numPr>
                <w:ilvl w:val="0"/>
                <w:numId w:val="8"/>
              </w:numPr>
              <w:ind w:left="414" w:hanging="283"/>
              <w:jc w:val="both"/>
            </w:pPr>
            <w:r w:rsidRPr="000634A0">
              <w:t>urban heat waves and air pollution</w:t>
            </w:r>
          </w:p>
        </w:tc>
        <w:tc>
          <w:tcPr>
            <w:tcW w:w="6705" w:type="dxa"/>
          </w:tcPr>
          <w:p w14:paraId="36F9B7EA" w14:textId="3A62C7C0" w:rsidR="003C27C6" w:rsidRDefault="003C27C6" w:rsidP="003C27C6">
            <w:pPr>
              <w:pStyle w:val="ListParagraph"/>
              <w:numPr>
                <w:ilvl w:val="0"/>
                <w:numId w:val="1"/>
              </w:numPr>
              <w:ind w:left="317" w:hanging="141"/>
            </w:pPr>
            <w:r w:rsidRPr="003C27C6">
              <w:rPr>
                <w:b/>
              </w:rPr>
              <w:t xml:space="preserve">Health impacts. </w:t>
            </w:r>
            <w:r>
              <w:t>Identify key health impacts related to each focus weather</w:t>
            </w:r>
            <w:r w:rsidR="00183578">
              <w:t xml:space="preserve"> hazard area, with key vulnerabilities highlighted</w:t>
            </w:r>
          </w:p>
          <w:p w14:paraId="358BC16D" w14:textId="62C7CE0A" w:rsidR="00563F55" w:rsidRPr="00563F55" w:rsidRDefault="00563F55" w:rsidP="00563F55">
            <w:pPr>
              <w:pStyle w:val="ListParagraph"/>
              <w:numPr>
                <w:ilvl w:val="0"/>
                <w:numId w:val="1"/>
              </w:numPr>
              <w:shd w:val="clear" w:color="auto" w:fill="FFFFFF"/>
              <w:ind w:left="317" w:hanging="141"/>
              <w:jc w:val="both"/>
              <w:outlineLvl w:val="0"/>
              <w:rPr>
                <w:rFonts w:eastAsia="Times New Roman" w:cs="Times New Roman"/>
                <w:b/>
                <w:u w:val="single"/>
                <w:lang w:eastAsia="en-GB"/>
              </w:rPr>
            </w:pPr>
            <w:r>
              <w:rPr>
                <w:rFonts w:eastAsia="Times New Roman" w:cs="Times New Roman"/>
                <w:b/>
                <w:lang w:eastAsia="en-GB"/>
              </w:rPr>
              <w:t>How forecasting plugs into action plans</w:t>
            </w:r>
            <w:r w:rsidRPr="003C27C6">
              <w:rPr>
                <w:rFonts w:eastAsia="Times New Roman" w:cs="Times New Roman"/>
                <w:b/>
                <w:lang w:eastAsia="en-GB"/>
              </w:rPr>
              <w:t xml:space="preserve">. </w:t>
            </w:r>
            <w:r>
              <w:rPr>
                <w:rFonts w:eastAsia="Times New Roman" w:cs="Times New Roman"/>
                <w:lang w:eastAsia="en-GB"/>
              </w:rPr>
              <w:t>The current ways in which forecasting is beneficial to decision makers</w:t>
            </w:r>
          </w:p>
          <w:p w14:paraId="06446447" w14:textId="77777777" w:rsidR="003C27C6" w:rsidRPr="00B31EF0" w:rsidRDefault="003C27C6" w:rsidP="003C27C6">
            <w:pPr>
              <w:pStyle w:val="ListParagraph"/>
              <w:numPr>
                <w:ilvl w:val="0"/>
                <w:numId w:val="1"/>
              </w:numPr>
              <w:shd w:val="clear" w:color="auto" w:fill="FFFFFF"/>
              <w:ind w:left="317" w:hanging="141"/>
              <w:jc w:val="both"/>
              <w:outlineLvl w:val="0"/>
              <w:rPr>
                <w:ins w:id="9" w:author="Parks, Robbie M" w:date="2017-09-21T14:05:00Z"/>
                <w:rFonts w:eastAsia="Times New Roman" w:cs="Times New Roman"/>
                <w:b/>
                <w:u w:val="single"/>
                <w:lang w:eastAsia="en-GB"/>
              </w:rPr>
            </w:pPr>
            <w:r w:rsidRPr="003C27C6">
              <w:rPr>
                <w:rFonts w:eastAsia="Times New Roman" w:cs="Times New Roman"/>
                <w:b/>
                <w:lang w:eastAsia="en-GB"/>
              </w:rPr>
              <w:t xml:space="preserve">Timeline of key decisions and processes. </w:t>
            </w:r>
            <w:r>
              <w:t>Create timeline of decisions which need to be made by key decision makers.</w:t>
            </w:r>
          </w:p>
          <w:p w14:paraId="08C7AC9F" w14:textId="77777777" w:rsidR="003C27C6" w:rsidRPr="003C27C6" w:rsidRDefault="003C27C6" w:rsidP="003C27C6">
            <w:pPr>
              <w:pStyle w:val="ListParagraph"/>
              <w:numPr>
                <w:ilvl w:val="0"/>
                <w:numId w:val="1"/>
              </w:numPr>
              <w:shd w:val="clear" w:color="auto" w:fill="FFFFFF"/>
              <w:ind w:left="317" w:hanging="141"/>
              <w:rPr>
                <w:rFonts w:ascii="Calibri" w:hAnsi="Calibri"/>
                <w:b/>
                <w:lang w:val="en-US"/>
              </w:rPr>
            </w:pPr>
            <w:r w:rsidRPr="003C27C6">
              <w:rPr>
                <w:rFonts w:ascii="Calibri" w:hAnsi="Calibri"/>
                <w:b/>
                <w:lang w:val="en-US"/>
              </w:rPr>
              <w:t xml:space="preserve">Key gaps in capabilities. </w:t>
            </w:r>
            <w:r>
              <w:t>Identify key gaps in capabilities of forecasting (both in time and space) which can be improved upon to help decision makers make decisions.</w:t>
            </w:r>
          </w:p>
          <w:p w14:paraId="6F360568" w14:textId="77777777" w:rsidR="003C27C6" w:rsidRDefault="003C27C6" w:rsidP="003C27C6">
            <w:pPr>
              <w:ind w:left="317" w:hanging="141"/>
            </w:pPr>
            <w:r w:rsidRPr="00F50811">
              <w:rPr>
                <w:b/>
              </w:rPr>
              <w:t>Key deliverables</w:t>
            </w:r>
            <w:r>
              <w:rPr>
                <w:b/>
              </w:rPr>
              <w:t>.</w:t>
            </w:r>
            <w:r>
              <w:t xml:space="preserve"> To improve capabilities of decision-makers to avert disaster-related deaths.</w:t>
            </w:r>
          </w:p>
          <w:p w14:paraId="50C8EC4C" w14:textId="77777777" w:rsidR="003C27C6" w:rsidRDefault="003C27C6" w:rsidP="00475F7D">
            <w:pPr>
              <w:shd w:val="clear" w:color="auto" w:fill="FFFFFF"/>
              <w:ind w:left="317" w:hanging="141"/>
              <w:jc w:val="both"/>
              <w:outlineLvl w:val="0"/>
            </w:pPr>
            <w:r w:rsidRPr="006B52DE">
              <w:rPr>
                <w:rFonts w:eastAsia="Times New Roman" w:cs="Times New Roman"/>
                <w:b/>
                <w:lang w:eastAsia="en-GB"/>
              </w:rPr>
              <w:t xml:space="preserve">Potential projects with improved forecasting. </w:t>
            </w:r>
            <w:r>
              <w:t xml:space="preserve">Potential projects serving as focused health outcome-based research for HIWeather. </w:t>
            </w:r>
          </w:p>
          <w:p w14:paraId="7679CF98" w14:textId="117BB64B" w:rsidR="00563F55" w:rsidRPr="00475F7D" w:rsidRDefault="00563F55" w:rsidP="00563F55">
            <w:pPr>
              <w:shd w:val="clear" w:color="auto" w:fill="FFFFFF"/>
              <w:jc w:val="both"/>
              <w:outlineLvl w:val="0"/>
              <w:rPr>
                <w:rFonts w:eastAsia="Times New Roman" w:cs="Times New Roman"/>
                <w:b/>
                <w:u w:val="single"/>
                <w:lang w:eastAsia="en-GB"/>
              </w:rPr>
            </w:pPr>
          </w:p>
        </w:tc>
      </w:tr>
    </w:tbl>
    <w:p w14:paraId="285D97F0" w14:textId="74853EE9" w:rsidR="004E6A87" w:rsidRDefault="004E6A87" w:rsidP="004E6A87">
      <w:pPr>
        <w:pStyle w:val="Heading1"/>
      </w:pPr>
    </w:p>
    <w:p w14:paraId="2D000324" w14:textId="35D78507" w:rsidR="004E6A87" w:rsidRPr="004E6A87" w:rsidRDefault="004E6A87" w:rsidP="004E6A87">
      <w:pPr>
        <w:rPr>
          <w:rFonts w:asciiTheme="majorHAnsi" w:eastAsiaTheme="majorEastAsia" w:hAnsiTheme="majorHAnsi" w:cstheme="majorBidi"/>
          <w:color w:val="2F5496" w:themeColor="accent1" w:themeShade="BF"/>
          <w:sz w:val="32"/>
          <w:szCs w:val="32"/>
        </w:rPr>
      </w:pPr>
      <w:r>
        <w:br w:type="page"/>
      </w:r>
    </w:p>
    <w:p w14:paraId="5E04FE4C" w14:textId="2906BD66" w:rsidR="00086B52" w:rsidRPr="00AE59C6" w:rsidRDefault="008B5BFE" w:rsidP="00563F55">
      <w:pPr>
        <w:pStyle w:val="Heading1"/>
        <w:numPr>
          <w:ilvl w:val="0"/>
          <w:numId w:val="11"/>
        </w:numPr>
      </w:pPr>
      <w:bookmarkStart w:id="10" w:name="_Toc494113974"/>
      <w:r w:rsidRPr="00E1526C">
        <w:lastRenderedPageBreak/>
        <w:t>Decision-making processes in disaster action plans</w:t>
      </w:r>
      <w:bookmarkEnd w:id="10"/>
    </w:p>
    <w:p w14:paraId="4E46DD25" w14:textId="3718CCCB" w:rsidR="00171048" w:rsidRPr="00086B52" w:rsidRDefault="00086B52" w:rsidP="00562345">
      <w:pPr>
        <w:pStyle w:val="Heading2"/>
        <w:numPr>
          <w:ilvl w:val="0"/>
          <w:numId w:val="13"/>
        </w:numPr>
      </w:pPr>
      <w:bookmarkStart w:id="11" w:name="_Toc494113975"/>
      <w:r w:rsidRPr="00086B52">
        <w:t>Decision-making structure</w:t>
      </w:r>
      <w:bookmarkEnd w:id="11"/>
    </w:p>
    <w:p w14:paraId="5001057F" w14:textId="3D29EC26" w:rsidR="007770AB" w:rsidRDefault="00DE7474" w:rsidP="00171048">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w:t>
      </w:r>
      <w:r w:rsidR="00CD5313">
        <w:rPr>
          <w:rFonts w:eastAsia="Times New Roman" w:cs="Times New Roman"/>
          <w:lang w:eastAsia="en-GB"/>
        </w:rPr>
        <w:t>olidated well-functioning decision-</w:t>
      </w:r>
      <w:r w:rsidR="00514378">
        <w:rPr>
          <w:rFonts w:eastAsia="Times New Roman" w:cs="Times New Roman"/>
          <w:lang w:eastAsia="en-GB"/>
        </w:rPr>
        <w:t xml:space="preserve">making process is in place to </w:t>
      </w:r>
      <w:r w:rsidR="00C06A29">
        <w:rPr>
          <w:rFonts w:eastAsia="Times New Roman" w:cs="Times New Roman"/>
          <w:lang w:eastAsia="en-GB"/>
        </w:rPr>
        <w:t xml:space="preserve">enable </w:t>
      </w:r>
      <w:r w:rsidR="0034084E">
        <w:rPr>
          <w:rFonts w:eastAsia="Times New Roman" w:cs="Times New Roman"/>
          <w:lang w:eastAsia="en-GB"/>
        </w:rPr>
        <w:t>a smooth roll-out of emergency measures</w:t>
      </w:r>
      <w:r w:rsidR="00086B52">
        <w:rPr>
          <w:rFonts w:eastAsia="Times New Roman" w:cs="Times New Roman"/>
          <w:lang w:eastAsia="en-GB"/>
        </w:rPr>
        <w:t>. At key points in the disaster-forecasting timeline, there are essential communication pathways between decision makers</w:t>
      </w:r>
      <w:r w:rsidR="00443A89">
        <w:rPr>
          <w:rFonts w:eastAsia="Times New Roman" w:cs="Times New Roman"/>
          <w:lang w:eastAsia="en-GB"/>
        </w:rPr>
        <w:t xml:space="preserve"> and practi</w:t>
      </w:r>
      <w:r w:rsidR="002742DD">
        <w:rPr>
          <w:rFonts w:eastAsia="Times New Roman" w:cs="Times New Roman"/>
          <w:lang w:eastAsia="en-GB"/>
        </w:rPr>
        <w:t>ti</w:t>
      </w:r>
      <w:r w:rsidR="00443A89">
        <w:rPr>
          <w:rFonts w:eastAsia="Times New Roman" w:cs="Times New Roman"/>
          <w:lang w:eastAsia="en-GB"/>
        </w:rPr>
        <w:t>oners</w:t>
      </w:r>
      <w:r w:rsidR="00086B52">
        <w:rPr>
          <w:rFonts w:eastAsia="Times New Roman" w:cs="Times New Roman"/>
          <w:lang w:eastAsia="en-GB"/>
        </w:rPr>
        <w:t>.</w:t>
      </w:r>
      <w:r w:rsidR="001607E2">
        <w:rPr>
          <w:rFonts w:eastAsia="Times New Roman" w:cs="Times New Roman"/>
          <w:lang w:eastAsia="en-GB"/>
        </w:rPr>
        <w:t xml:space="preserve"> The Sendai Framework for Disaster Risk Reduction 2015-2030 makes </w:t>
      </w:r>
      <w:r w:rsidR="00562884">
        <w:rPr>
          <w:rFonts w:eastAsia="Times New Roman" w:cs="Times New Roman"/>
          <w:lang w:eastAsia="en-GB"/>
        </w:rPr>
        <w:t>strengthening disaster risk governance to manage disaster risk one of its four priorities for action.</w:t>
      </w:r>
      <w:r w:rsidR="002E3D64">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"&lt;sup&gt;3&lt;/sup&gt;", "plainTextFormattedCitation" : "3", "previouslyFormattedCitation" : "&lt;sup&gt;3&lt;/sup&gt;" }, "properties" : { "noteIndex" : 0 }, "schema" : "https://github.com/citation-style-language/schema/raw/master/csl-citation.json" }</w:instrText>
      </w:r>
      <w:r w:rsidR="002E3D64">
        <w:rPr>
          <w:rFonts w:eastAsia="Times New Roman" w:cs="Times New Roman"/>
          <w:lang w:eastAsia="en-GB"/>
        </w:rPr>
        <w:fldChar w:fldCharType="separate"/>
      </w:r>
      <w:r w:rsidR="00C771D0" w:rsidRPr="00C771D0">
        <w:rPr>
          <w:rFonts w:eastAsia="Times New Roman" w:cs="Times New Roman"/>
          <w:noProof/>
          <w:vertAlign w:val="superscript"/>
          <w:lang w:eastAsia="en-GB"/>
        </w:rPr>
        <w:t>3</w:t>
      </w:r>
      <w:r w:rsidR="002E3D64">
        <w:rPr>
          <w:rFonts w:eastAsia="Times New Roman" w:cs="Times New Roman"/>
          <w:lang w:eastAsia="en-GB"/>
        </w:rPr>
        <w:fldChar w:fldCharType="end"/>
      </w:r>
    </w:p>
    <w:p w14:paraId="523CAB06" w14:textId="77777777" w:rsidR="007770AB" w:rsidRDefault="007770AB" w:rsidP="00171048">
      <w:pPr>
        <w:shd w:val="clear" w:color="auto" w:fill="FFFFFF"/>
        <w:jc w:val="both"/>
        <w:outlineLvl w:val="0"/>
        <w:rPr>
          <w:rFonts w:eastAsia="Times New Roman" w:cs="Times New Roman"/>
          <w:lang w:eastAsia="en-GB"/>
        </w:rPr>
      </w:pPr>
    </w:p>
    <w:p w14:paraId="0F9EC583" w14:textId="6E5DD8E7" w:rsidR="00171048" w:rsidRPr="0044363A" w:rsidRDefault="002037A7" w:rsidP="00171048">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w:t>
      </w:r>
      <w:r w:rsidR="00171048">
        <w:rPr>
          <w:rFonts w:eastAsia="Times New Roman" w:cs="Times New Roman"/>
          <w:lang w:eastAsia="en-GB"/>
        </w:rPr>
        <w:t>demonstrates the potential flow of information between decision-makers during consideration of activating a Heat Health Action Plan (HHAP)</w:t>
      </w:r>
      <w:r w:rsidR="003C52AF">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"&lt;sup&gt;4&lt;/sup&gt;", "plainTextFormattedCitation" : "4", "previouslyFormattedCitation" : "&lt;sup&gt;4&lt;/sup&gt;" }, "properties" : { "noteIndex" : 0 }, "schema" : "https://github.com/citation-style-language/schema/raw/master/csl-citation.json" }</w:instrText>
      </w:r>
      <w:r w:rsidR="003C52AF">
        <w:rPr>
          <w:rFonts w:eastAsia="Times New Roman" w:cs="Times New Roman"/>
          <w:lang w:eastAsia="en-GB"/>
        </w:rPr>
        <w:fldChar w:fldCharType="separate"/>
      </w:r>
      <w:r w:rsidR="00C771D0" w:rsidRPr="00C771D0">
        <w:rPr>
          <w:rFonts w:eastAsia="Times New Roman" w:cs="Times New Roman"/>
          <w:noProof/>
          <w:vertAlign w:val="superscript"/>
          <w:lang w:eastAsia="en-GB"/>
        </w:rPr>
        <w:t>4</w:t>
      </w:r>
      <w:r w:rsidR="003C52AF">
        <w:rPr>
          <w:rFonts w:eastAsia="Times New Roman" w:cs="Times New Roman"/>
          <w:lang w:eastAsia="en-GB"/>
        </w:rPr>
        <w:fldChar w:fldCharType="end"/>
      </w:r>
      <w:r w:rsidR="00171048">
        <w:rPr>
          <w:rFonts w:eastAsia="Times New Roman" w:cs="Times New Roman"/>
          <w:lang w:eastAsia="en-GB"/>
        </w:rPr>
        <w:t>.</w:t>
      </w:r>
      <w:r w:rsidR="00B33F10">
        <w:rPr>
          <w:rFonts w:eastAsia="Times New Roman" w:cs="Times New Roman"/>
          <w:lang w:eastAsia="en-GB"/>
        </w:rPr>
        <w:t xml:space="preserve"> </w:t>
      </w:r>
      <w:r w:rsidR="00E8373D">
        <w:rPr>
          <w:rFonts w:eastAsia="Times New Roman" w:cs="Times New Roman"/>
          <w:lang w:eastAsia="en-GB"/>
        </w:rPr>
        <w:fldChar w:fldCharType="begin"/>
      </w:r>
      <w:r w:rsidR="00E8373D">
        <w:rPr>
          <w:rFonts w:eastAsia="Times New Roman" w:cs="Times New Roman"/>
          <w:lang w:eastAsia="en-GB"/>
        </w:rPr>
        <w:instrText xml:space="preserve"> REF _Ref491336742 \h </w:instrText>
      </w:r>
      <w:r w:rsidR="00E8373D">
        <w:rPr>
          <w:rFonts w:eastAsia="Times New Roman" w:cs="Times New Roman"/>
          <w:lang w:eastAsia="en-GB"/>
        </w:rPr>
      </w:r>
      <w:r w:rsidR="00E8373D">
        <w:rPr>
          <w:rFonts w:eastAsia="Times New Roman" w:cs="Times New Roman"/>
          <w:lang w:eastAsia="en-GB"/>
        </w:rPr>
        <w:fldChar w:fldCharType="separate"/>
      </w:r>
      <w:r w:rsidR="00E8373D">
        <w:t xml:space="preserve">Figure </w:t>
      </w:r>
      <w:r w:rsidR="00E8373D">
        <w:rPr>
          <w:noProof/>
        </w:rPr>
        <w:t>2</w:t>
      </w:r>
      <w:r w:rsidR="00E8373D">
        <w:rPr>
          <w:rFonts w:eastAsia="Times New Roman" w:cs="Times New Roman"/>
          <w:lang w:eastAsia="en-GB"/>
        </w:rPr>
        <w:fldChar w:fldCharType="end"/>
      </w:r>
      <w:r w:rsidR="00ED71DF">
        <w:rPr>
          <w:rFonts w:eastAsia="Times New Roman" w:cs="Times New Roman"/>
          <w:lang w:eastAsia="en-GB"/>
        </w:rPr>
        <w:t xml:space="preserve"> showcases an </w:t>
      </w:r>
      <w:r w:rsidR="00E8373D">
        <w:rPr>
          <w:rFonts w:eastAsia="Times New Roman" w:cs="Times New Roman"/>
          <w:lang w:eastAsia="en-GB"/>
        </w:rPr>
        <w:t>example, from the Ahmedabad Heat Action Plan, with more detail on the methods of communication between decision makers and practi</w:t>
      </w:r>
      <w:r w:rsidR="00ED71DF">
        <w:rPr>
          <w:rFonts w:eastAsia="Times New Roman" w:cs="Times New Roman"/>
          <w:lang w:eastAsia="en-GB"/>
        </w:rPr>
        <w:t>ti</w:t>
      </w:r>
      <w:r w:rsidR="00E8373D">
        <w:rPr>
          <w:rFonts w:eastAsia="Times New Roman" w:cs="Times New Roman"/>
          <w:lang w:eastAsia="en-GB"/>
        </w:rPr>
        <w:t>oners.</w:t>
      </w:r>
      <w:r w:rsidR="0090427E">
        <w:rPr>
          <w:rFonts w:eastAsia="Times New Roman" w:cs="Times New Roman"/>
          <w:lang w:eastAsia="en-GB"/>
        </w:rPr>
        <w:t xml:space="preserve"> </w:t>
      </w:r>
      <w:r w:rsidR="0090427E">
        <w:rPr>
          <w:rFonts w:eastAsia="Times New Roman" w:cs="Times New Roman"/>
          <w:lang w:eastAsia="en-GB"/>
        </w:rPr>
        <w:fldChar w:fldCharType="begin"/>
      </w:r>
      <w:r w:rsidR="0090427E">
        <w:rPr>
          <w:rFonts w:eastAsia="Times New Roman" w:cs="Times New Roman"/>
          <w:lang w:eastAsia="en-GB"/>
        </w:rPr>
        <w:instrText xml:space="preserve"> REF _Ref491702736 \h </w:instrText>
      </w:r>
      <w:r w:rsidR="0090427E">
        <w:rPr>
          <w:rFonts w:eastAsia="Times New Roman" w:cs="Times New Roman"/>
          <w:lang w:eastAsia="en-GB"/>
        </w:rPr>
      </w:r>
      <w:r w:rsidR="0090427E">
        <w:rPr>
          <w:rFonts w:eastAsia="Times New Roman" w:cs="Times New Roman"/>
          <w:lang w:eastAsia="en-GB"/>
        </w:rPr>
        <w:fldChar w:fldCharType="separate"/>
      </w:r>
      <w:r w:rsidR="0090427E">
        <w:t xml:space="preserve">Figure </w:t>
      </w:r>
      <w:r w:rsidR="0090427E">
        <w:rPr>
          <w:noProof/>
        </w:rPr>
        <w:t>3</w:t>
      </w:r>
      <w:r w:rsidR="0090427E">
        <w:rPr>
          <w:rFonts w:eastAsia="Times New Roman" w:cs="Times New Roman"/>
          <w:lang w:eastAsia="en-GB"/>
        </w:rPr>
        <w:fldChar w:fldCharType="end"/>
      </w:r>
      <w:r w:rsidR="0090427E">
        <w:rPr>
          <w:rFonts w:eastAsia="Times New Roman" w:cs="Times New Roman"/>
          <w:lang w:eastAsia="en-GB"/>
        </w:rPr>
        <w:t xml:space="preserve"> shows an example from the Thailand HHAP.</w:t>
      </w:r>
      <w:r w:rsidR="00B57F83">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"&lt;sup&gt;5&lt;/sup&gt;", "plainTextFormattedCitation" : "5", "previouslyFormattedCitation" : "&lt;sup&gt;5&lt;/sup&gt;" }, "properties" : { "noteIndex" : 0 }, "schema" : "https://github.com/citation-style-language/schema/raw/master/csl-citation.json" }</w:instrText>
      </w:r>
      <w:r w:rsidR="00B57F83">
        <w:rPr>
          <w:rFonts w:eastAsia="Times New Roman" w:cs="Times New Roman"/>
          <w:lang w:eastAsia="en-GB"/>
        </w:rPr>
        <w:fldChar w:fldCharType="separate"/>
      </w:r>
      <w:r w:rsidR="00C771D0" w:rsidRPr="00C771D0">
        <w:rPr>
          <w:rFonts w:eastAsia="Times New Roman" w:cs="Times New Roman"/>
          <w:noProof/>
          <w:vertAlign w:val="superscript"/>
          <w:lang w:eastAsia="en-GB"/>
        </w:rPr>
        <w:t>5</w:t>
      </w:r>
      <w:r w:rsidR="00B57F83">
        <w:rPr>
          <w:rFonts w:eastAsia="Times New Roman" w:cs="Times New Roman"/>
          <w:lang w:eastAsia="en-GB"/>
        </w:rPr>
        <w:fldChar w:fldCharType="end"/>
      </w:r>
    </w:p>
    <w:p w14:paraId="590BE9BC" w14:textId="77777777" w:rsidR="00171048" w:rsidRDefault="00171048" w:rsidP="00171048">
      <w:pPr>
        <w:shd w:val="clear" w:color="auto" w:fill="FFFFFF"/>
        <w:jc w:val="both"/>
        <w:outlineLvl w:val="0"/>
        <w:rPr>
          <w:rFonts w:eastAsia="Times New Roman" w:cs="Times New Roman"/>
          <w:b/>
          <w:u w:val="single"/>
          <w:lang w:eastAsia="en-GB"/>
        </w:rPr>
      </w:pPr>
    </w:p>
    <w:p w14:paraId="0AC952BE" w14:textId="77777777" w:rsidR="00086B52" w:rsidRDefault="00171048" w:rsidP="00086B52">
      <w:pPr>
        <w:keepNext/>
        <w:shd w:val="clear" w:color="auto" w:fill="FFFFFF"/>
        <w:jc w:val="center"/>
        <w:outlineLvl w:val="0"/>
      </w:pPr>
      <w:r>
        <w:rPr>
          <w:rFonts w:eastAsia="Times New Roman" w:cs="Times New Roman"/>
          <w:b/>
          <w:noProof/>
          <w:u w:val="single"/>
          <w:lang w:eastAsia="en-GB"/>
        </w:rPr>
        <w:drawing>
          <wp:inline distT="0" distB="0" distL="0" distR="0" wp14:anchorId="1E09CFAA" wp14:editId="79706181">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0">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3912C583" w14:textId="0A684AA9" w:rsidR="00171048" w:rsidRDefault="00086B52" w:rsidP="00086B52">
      <w:pPr>
        <w:pStyle w:val="Caption"/>
        <w:jc w:val="center"/>
      </w:pPr>
      <w:bookmarkStart w:id="12" w:name="_Ref491173665"/>
      <w:bookmarkStart w:id="13" w:name="_Ref491173640"/>
      <w:bookmarkStart w:id="14" w:name="_Toc494103227"/>
      <w:r>
        <w:t xml:space="preserve">Figure </w:t>
      </w:r>
      <w:r>
        <w:fldChar w:fldCharType="begin"/>
      </w:r>
      <w:r>
        <w:instrText xml:space="preserve"> SEQ Figure \* ARABIC </w:instrText>
      </w:r>
      <w:r>
        <w:fldChar w:fldCharType="separate"/>
      </w:r>
      <w:r w:rsidR="002160F0">
        <w:rPr>
          <w:noProof/>
        </w:rPr>
        <w:t>1</w:t>
      </w:r>
      <w:r>
        <w:fldChar w:fldCharType="end"/>
      </w:r>
      <w:bookmarkEnd w:id="12"/>
      <w:r>
        <w:t xml:space="preserve">. </w:t>
      </w:r>
      <w:r w:rsidRPr="00BE3C85">
        <w:t>Potential flow of information between a lead body and other actors invo</w:t>
      </w:r>
      <w:r>
        <w:t>lved in heat action plans.</w:t>
      </w:r>
      <w:bookmarkEnd w:id="13"/>
      <w:bookmarkEnd w:id="14"/>
    </w:p>
    <w:p w14:paraId="6CC45BDE" w14:textId="77777777" w:rsidR="00171048" w:rsidRDefault="00171048" w:rsidP="00171048">
      <w:pPr>
        <w:shd w:val="clear" w:color="auto" w:fill="FFFFFF"/>
        <w:jc w:val="both"/>
        <w:outlineLvl w:val="0"/>
        <w:rPr>
          <w:rFonts w:eastAsia="Times New Roman" w:cs="Times New Roman"/>
          <w:b/>
          <w:u w:val="single"/>
          <w:lang w:eastAsia="en-GB"/>
        </w:rPr>
      </w:pPr>
    </w:p>
    <w:p w14:paraId="0830B1AB" w14:textId="383FD074" w:rsidR="00D02DE3" w:rsidRPr="00D02DE3" w:rsidRDefault="00D02DE3" w:rsidP="00562345">
      <w:pPr>
        <w:pStyle w:val="Heading2"/>
        <w:numPr>
          <w:ilvl w:val="0"/>
          <w:numId w:val="13"/>
        </w:numPr>
        <w:rPr>
          <w:rFonts w:eastAsia="Times New Roman"/>
          <w:lang w:eastAsia="en-GB"/>
        </w:rPr>
      </w:pPr>
      <w:bookmarkStart w:id="15" w:name="_Toc494113976"/>
      <w:r>
        <w:rPr>
          <w:rFonts w:eastAsia="Times New Roman"/>
          <w:lang w:eastAsia="en-GB"/>
        </w:rPr>
        <w:t>Iterative management of decision-making structure</w:t>
      </w:r>
      <w:bookmarkEnd w:id="15"/>
    </w:p>
    <w:p w14:paraId="374469AA" w14:textId="12E7BEED" w:rsidR="000251D7" w:rsidRDefault="000251D7" w:rsidP="00171048">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w:t>
      </w:r>
      <w:r w:rsidR="004875FA">
        <w:rPr>
          <w:rFonts w:eastAsia="Times New Roman" w:cs="Times New Roman"/>
          <w:lang w:eastAsia="en-GB"/>
        </w:rPr>
        <w:t xml:space="preserve">on-making structure, it is crucial that these systems of management are reassessed iteratively over time, especially for when the structure is in place with a calendar year, if, for example with a heat wave action plan, the </w:t>
      </w:r>
      <w:r w:rsidR="00525BFF">
        <w:rPr>
          <w:rFonts w:eastAsia="Times New Roman" w:cs="Times New Roman"/>
          <w:lang w:eastAsia="en-GB"/>
        </w:rPr>
        <w:t>occur</w:t>
      </w:r>
      <w:r w:rsidR="00BC0CA0">
        <w:rPr>
          <w:rFonts w:eastAsia="Times New Roman" w:cs="Times New Roman"/>
          <w:lang w:eastAsia="en-GB"/>
        </w:rPr>
        <w:t>re</w:t>
      </w:r>
      <w:r w:rsidR="00525BFF">
        <w:rPr>
          <w:rFonts w:eastAsia="Times New Roman" w:cs="Times New Roman"/>
          <w:lang w:eastAsia="en-GB"/>
        </w:rPr>
        <w:t>nce and management of disaster is only required at certain times of the year</w:t>
      </w:r>
      <w:r w:rsidR="004875FA">
        <w:rPr>
          <w:rFonts w:eastAsia="Times New Roman" w:cs="Times New Roman"/>
          <w:lang w:eastAsia="en-GB"/>
        </w:rPr>
        <w:t>.</w:t>
      </w:r>
      <w:r w:rsidR="004875FA">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"&lt;sup&gt;6&lt;/sup&gt;", "plainTextFormattedCitation" : "6", "previouslyFormattedCitation" : "&lt;sup&gt;6&lt;/sup&gt;" }, "properties" : { "noteIndex" : 0 }, "schema" : "https://github.com/citation-style-language/schema/raw/master/csl-citation.json" }</w:instrText>
      </w:r>
      <w:r w:rsidR="004875FA">
        <w:rPr>
          <w:rFonts w:eastAsia="Times New Roman" w:cs="Times New Roman"/>
          <w:lang w:eastAsia="en-GB"/>
        </w:rPr>
        <w:fldChar w:fldCharType="separate"/>
      </w:r>
      <w:r w:rsidR="00C771D0" w:rsidRPr="00C771D0">
        <w:rPr>
          <w:rFonts w:eastAsia="Times New Roman" w:cs="Times New Roman"/>
          <w:noProof/>
          <w:vertAlign w:val="superscript"/>
          <w:lang w:eastAsia="en-GB"/>
        </w:rPr>
        <w:t>6</w:t>
      </w:r>
      <w:r w:rsidR="004875FA">
        <w:rPr>
          <w:rFonts w:eastAsia="Times New Roman" w:cs="Times New Roman"/>
          <w:lang w:eastAsia="en-GB"/>
        </w:rPr>
        <w:fldChar w:fldCharType="end"/>
      </w:r>
    </w:p>
    <w:p w14:paraId="01A735FD" w14:textId="77777777" w:rsidR="00B33F10" w:rsidRDefault="00B33F10" w:rsidP="00171048">
      <w:pPr>
        <w:shd w:val="clear" w:color="auto" w:fill="FFFFFF"/>
        <w:jc w:val="both"/>
        <w:outlineLvl w:val="0"/>
        <w:rPr>
          <w:rFonts w:eastAsia="Times New Roman" w:cs="Times New Roman"/>
          <w:lang w:eastAsia="en-GB"/>
        </w:rPr>
      </w:pPr>
    </w:p>
    <w:p w14:paraId="2AB289D9" w14:textId="77777777" w:rsidR="00B33F10" w:rsidRDefault="00B33F10" w:rsidP="00EE07E5">
      <w:pPr>
        <w:keepNext/>
        <w:shd w:val="clear" w:color="auto" w:fill="FFFFFF"/>
        <w:jc w:val="center"/>
        <w:outlineLvl w:val="0"/>
      </w:pPr>
      <w:r>
        <w:rPr>
          <w:rFonts w:eastAsia="Times New Roman" w:cs="Times New Roman"/>
          <w:noProof/>
          <w:lang w:eastAsia="en-GB"/>
        </w:rPr>
        <w:lastRenderedPageBreak/>
        <w:drawing>
          <wp:inline distT="0" distB="0" distL="0" distR="0" wp14:anchorId="00FC4A50" wp14:editId="72947132">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46E90826" w14:textId="5DECA445" w:rsidR="00B33F10" w:rsidRPr="000251D7" w:rsidRDefault="00B33F10" w:rsidP="00B33F10">
      <w:pPr>
        <w:pStyle w:val="Caption"/>
        <w:jc w:val="center"/>
        <w:rPr>
          <w:rFonts w:eastAsia="Times New Roman" w:cs="Times New Roman"/>
          <w:lang w:eastAsia="en-GB"/>
        </w:rPr>
      </w:pPr>
      <w:bookmarkStart w:id="16" w:name="_Ref491336742"/>
      <w:bookmarkStart w:id="17" w:name="_Toc494103228"/>
      <w:r>
        <w:t xml:space="preserve">Figure </w:t>
      </w:r>
      <w:r>
        <w:fldChar w:fldCharType="begin"/>
      </w:r>
      <w:r>
        <w:instrText xml:space="preserve"> SEQ Figure \* ARABIC </w:instrText>
      </w:r>
      <w:r>
        <w:fldChar w:fldCharType="separate"/>
      </w:r>
      <w:r w:rsidR="002160F0">
        <w:rPr>
          <w:noProof/>
        </w:rPr>
        <w:t>2</w:t>
      </w:r>
      <w:r>
        <w:fldChar w:fldCharType="end"/>
      </w:r>
      <w:bookmarkEnd w:id="16"/>
      <w:r>
        <w:t>. Communications plan for Ahmedabad Heat Action Plan</w:t>
      </w:r>
      <w:bookmarkEnd w:id="17"/>
    </w:p>
    <w:p w14:paraId="2BEFC51E" w14:textId="77777777" w:rsidR="002160F0" w:rsidRDefault="002160F0" w:rsidP="002160F0">
      <w:pPr>
        <w:keepNext/>
        <w:shd w:val="clear" w:color="auto" w:fill="FFFFFF"/>
        <w:jc w:val="center"/>
        <w:outlineLvl w:val="0"/>
      </w:pPr>
      <w:r>
        <w:rPr>
          <w:rFonts w:eastAsia="Times New Roman" w:cs="Times New Roman"/>
          <w:b/>
          <w:noProof/>
          <w:u w:val="single"/>
          <w:lang w:eastAsia="en-GB"/>
        </w:rPr>
        <w:drawing>
          <wp:inline distT="0" distB="0" distL="0" distR="0" wp14:anchorId="07D16B13" wp14:editId="2BC24D61">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20890820" w14:textId="0699632A" w:rsidR="00D05764" w:rsidRPr="00FF084A" w:rsidRDefault="002160F0" w:rsidP="00FF084A">
      <w:pPr>
        <w:pStyle w:val="Caption"/>
        <w:jc w:val="center"/>
      </w:pPr>
      <w:bookmarkStart w:id="18" w:name="_Ref491702736"/>
      <w:bookmarkStart w:id="19" w:name="_Toc494103229"/>
      <w:r>
        <w:t xml:space="preserve">Figure </w:t>
      </w:r>
      <w:r>
        <w:fldChar w:fldCharType="begin"/>
      </w:r>
      <w:r>
        <w:instrText xml:space="preserve"> SEQ Figure \* ARABIC </w:instrText>
      </w:r>
      <w:r>
        <w:fldChar w:fldCharType="separate"/>
      </w:r>
      <w:r>
        <w:rPr>
          <w:noProof/>
        </w:rPr>
        <w:t>3</w:t>
      </w:r>
      <w:r>
        <w:fldChar w:fldCharType="end"/>
      </w:r>
      <w:bookmarkEnd w:id="18"/>
      <w:r>
        <w:t>. The proposed mechanism for heat health warning system in Thailand.</w:t>
      </w:r>
      <w:bookmarkEnd w:id="19"/>
    </w:p>
    <w:p w14:paraId="6BB8CF38" w14:textId="4AB0FB4C" w:rsidR="00086FC3" w:rsidRPr="000009C0" w:rsidRDefault="005E7F1A" w:rsidP="00562345">
      <w:pPr>
        <w:pStyle w:val="Heading2"/>
        <w:numPr>
          <w:ilvl w:val="0"/>
          <w:numId w:val="13"/>
        </w:numPr>
        <w:rPr>
          <w:rFonts w:eastAsia="Times New Roman"/>
          <w:lang w:eastAsia="en-GB"/>
        </w:rPr>
      </w:pPr>
      <w:bookmarkStart w:id="20" w:name="_Toc494113977"/>
      <w:r>
        <w:rPr>
          <w:rFonts w:eastAsia="Times New Roman"/>
          <w:lang w:eastAsia="en-GB"/>
        </w:rPr>
        <w:lastRenderedPageBreak/>
        <w:t>Identity of d</w:t>
      </w:r>
      <w:r w:rsidR="002037A7">
        <w:rPr>
          <w:rFonts w:eastAsia="Times New Roman"/>
          <w:lang w:eastAsia="en-GB"/>
        </w:rPr>
        <w:t>ecision makers</w:t>
      </w:r>
      <w:bookmarkEnd w:id="20"/>
      <w:r w:rsidR="00171048">
        <w:rPr>
          <w:rFonts w:eastAsia="Times New Roman"/>
          <w:lang w:eastAsia="en-GB"/>
        </w:rPr>
        <w:t xml:space="preserve"> </w:t>
      </w:r>
    </w:p>
    <w:p w14:paraId="2BF28DA8" w14:textId="6BD551C4" w:rsidR="00086FC3" w:rsidRDefault="000009C0" w:rsidP="00171048">
      <w:pPr>
        <w:shd w:val="clear" w:color="auto" w:fill="FFFFFF"/>
        <w:jc w:val="both"/>
        <w:outlineLvl w:val="0"/>
        <w:rPr>
          <w:rFonts w:eastAsia="Times New Roman" w:cs="Times New Roman"/>
          <w:lang w:eastAsia="en-GB"/>
        </w:rPr>
      </w:pPr>
      <w:r>
        <w:rPr>
          <w:rFonts w:eastAsia="Times New Roman" w:cs="Times New Roman"/>
          <w:lang w:eastAsia="en-GB"/>
        </w:rPr>
        <w:t>A decision maker will need key pieces of information in a timely manner to be able to make the correct calls for disaster planning</w:t>
      </w:r>
      <w:r w:rsidR="001B77DD">
        <w:rPr>
          <w:rFonts w:eastAsia="Times New Roman" w:cs="Times New Roman"/>
          <w:lang w:eastAsia="en-GB"/>
        </w:rPr>
        <w:t>. This includes</w:t>
      </w:r>
      <w:r w:rsidR="00936203">
        <w:rPr>
          <w:rFonts w:eastAsia="Times New Roman" w:cs="Times New Roman"/>
          <w:lang w:eastAsia="en-GB"/>
        </w:rPr>
        <w:t>, but is not exclusive to</w:t>
      </w:r>
      <w:r w:rsidR="001B77DD">
        <w:rPr>
          <w:rFonts w:eastAsia="Times New Roman" w:cs="Times New Roman"/>
          <w:lang w:eastAsia="en-GB"/>
        </w:rPr>
        <w:t>:</w:t>
      </w:r>
    </w:p>
    <w:p w14:paraId="356AC024" w14:textId="77777777" w:rsidR="001B77DD" w:rsidRDefault="001B77DD" w:rsidP="00171048">
      <w:pPr>
        <w:shd w:val="clear" w:color="auto" w:fill="FFFFFF"/>
        <w:jc w:val="both"/>
        <w:outlineLvl w:val="0"/>
        <w:rPr>
          <w:rFonts w:eastAsia="Times New Roman" w:cs="Times New Roman"/>
          <w:lang w:eastAsia="en-GB"/>
        </w:rPr>
      </w:pPr>
    </w:p>
    <w:p w14:paraId="2325B69E" w14:textId="258E861A"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and local government</w:t>
      </w:r>
    </w:p>
    <w:p w14:paraId="521CDBA6" w14:textId="55553480" w:rsidR="001B77DD" w:rsidRDefault="00E63C5F"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5C657757" w14:textId="3BA02D0E" w:rsidR="00D53913"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1CFDAC24" w14:textId="7E1114B8"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w:t>
      </w:r>
      <w:r w:rsidR="00D53913">
        <w:rPr>
          <w:rFonts w:eastAsia="Times New Roman" w:cs="Times New Roman"/>
          <w:lang w:eastAsia="en-GB"/>
        </w:rPr>
        <w:t>mmunity groups</w:t>
      </w:r>
    </w:p>
    <w:p w14:paraId="0B2DFB5F" w14:textId="7054D34C" w:rsidR="00D53913" w:rsidRPr="001B77DD"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practitioners </w:t>
      </w:r>
    </w:p>
    <w:p w14:paraId="70E7F3E6" w14:textId="77777777" w:rsidR="00312062" w:rsidRDefault="00312062" w:rsidP="00171048">
      <w:pPr>
        <w:shd w:val="clear" w:color="auto" w:fill="FFFFFF"/>
        <w:jc w:val="both"/>
        <w:outlineLvl w:val="0"/>
        <w:rPr>
          <w:rFonts w:eastAsia="Times New Roman" w:cs="Times New Roman"/>
          <w:b/>
          <w:lang w:eastAsia="en-GB"/>
        </w:rPr>
      </w:pPr>
    </w:p>
    <w:p w14:paraId="0620175C" w14:textId="17A0AB74" w:rsidR="00171048" w:rsidRPr="00FE1F79" w:rsidRDefault="00171048" w:rsidP="00562345">
      <w:pPr>
        <w:pStyle w:val="Heading2"/>
        <w:numPr>
          <w:ilvl w:val="0"/>
          <w:numId w:val="13"/>
        </w:numPr>
        <w:rPr>
          <w:rFonts w:eastAsia="Times New Roman"/>
          <w:lang w:eastAsia="en-GB"/>
        </w:rPr>
      </w:pPr>
      <w:bookmarkStart w:id="21" w:name="_Toc494113978"/>
      <w:r w:rsidRPr="00086B52">
        <w:rPr>
          <w:rFonts w:eastAsia="Times New Roman"/>
          <w:lang w:eastAsia="en-GB"/>
        </w:rPr>
        <w:t>Timeline of key decisions and processes</w:t>
      </w:r>
      <w:bookmarkEnd w:id="21"/>
    </w:p>
    <w:p w14:paraId="0907BF63" w14:textId="52BFB252" w:rsidR="00171048"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WHO recommends an</w:t>
      </w:r>
      <w:r w:rsidR="00E06535">
        <w:rPr>
          <w:rFonts w:eastAsia="Times New Roman" w:cs="Times New Roman"/>
          <w:lang w:eastAsia="en-GB"/>
        </w:rPr>
        <w:t xml:space="preserve"> </w:t>
      </w:r>
      <w:r w:rsidRPr="00EF1DD4">
        <w:rPr>
          <w:rFonts w:eastAsia="Times New Roman" w:cs="Times New Roman"/>
          <w:lang w:eastAsia="en-GB"/>
        </w:rPr>
        <w:t>app</w:t>
      </w:r>
      <w:r w:rsidR="00734B9E">
        <w:rPr>
          <w:rFonts w:eastAsia="Times New Roman" w:cs="Times New Roman"/>
          <w:lang w:eastAsia="en-GB"/>
        </w:rPr>
        <w:t>roach with five time frames</w:t>
      </w:r>
      <w:r w:rsidR="00BA1C11">
        <w:rPr>
          <w:rFonts w:eastAsia="Times New Roman" w:cs="Times New Roman"/>
          <w:lang w:eastAsia="en-GB"/>
        </w:rPr>
        <w:t>, which</w:t>
      </w:r>
      <w:r w:rsidR="009357C9">
        <w:rPr>
          <w:rFonts w:eastAsia="Times New Roman" w:cs="Times New Roman"/>
          <w:lang w:eastAsia="en-GB"/>
        </w:rPr>
        <w:t xml:space="preserve"> cover </w:t>
      </w:r>
      <w:r w:rsidR="00CF1045">
        <w:rPr>
          <w:rFonts w:eastAsia="Times New Roman" w:cs="Times New Roman"/>
          <w:lang w:eastAsia="en-GB"/>
        </w:rPr>
        <w:t xml:space="preserve">long-term preparation as well as </w:t>
      </w:r>
      <w:r w:rsidR="00AF50F8">
        <w:rPr>
          <w:rFonts w:eastAsia="Times New Roman" w:cs="Times New Roman"/>
          <w:lang w:eastAsia="en-GB"/>
        </w:rPr>
        <w:t>responses after the disaster</w:t>
      </w:r>
      <w:r w:rsidR="001B77DD">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"&lt;sup&gt;7&lt;/sup&gt;", "plainTextFormattedCitation" : "7", "previouslyFormattedCitation" : "&lt;sup&gt;7&lt;/sup&gt;" }, "properties" : { "noteIndex" : 0 }, "schema" : "https://github.com/citation-style-language/schema/raw/master/csl-citation.json" }</w:instrText>
      </w:r>
      <w:r w:rsidR="001B77DD">
        <w:rPr>
          <w:rFonts w:eastAsia="Times New Roman" w:cs="Times New Roman"/>
          <w:lang w:eastAsia="en-GB"/>
        </w:rPr>
        <w:fldChar w:fldCharType="separate"/>
      </w:r>
      <w:r w:rsidR="00C771D0" w:rsidRPr="00C771D0">
        <w:rPr>
          <w:rFonts w:eastAsia="Times New Roman" w:cs="Times New Roman"/>
          <w:noProof/>
          <w:vertAlign w:val="superscript"/>
          <w:lang w:eastAsia="en-GB"/>
        </w:rPr>
        <w:t>7</w:t>
      </w:r>
      <w:r w:rsidR="001B77DD">
        <w:rPr>
          <w:rFonts w:eastAsia="Times New Roman" w:cs="Times New Roman"/>
          <w:lang w:eastAsia="en-GB"/>
        </w:rPr>
        <w:fldChar w:fldCharType="end"/>
      </w:r>
      <w:r w:rsidR="00C96737">
        <w:rPr>
          <w:rFonts w:eastAsia="Times New Roman" w:cs="Times New Roman"/>
          <w:lang w:eastAsia="en-GB"/>
        </w:rPr>
        <w:t xml:space="preserve"> :</w:t>
      </w:r>
    </w:p>
    <w:p w14:paraId="0946016D" w14:textId="77777777" w:rsidR="00171048" w:rsidRPr="00EF1DD4" w:rsidRDefault="00171048" w:rsidP="00171048">
      <w:pPr>
        <w:shd w:val="clear" w:color="auto" w:fill="FFFFFF"/>
        <w:jc w:val="both"/>
        <w:outlineLvl w:val="0"/>
        <w:rPr>
          <w:rFonts w:eastAsia="Times New Roman" w:cs="Times New Roman"/>
          <w:lang w:eastAsia="en-GB"/>
        </w:rPr>
      </w:pPr>
    </w:p>
    <w:p w14:paraId="5DB15883"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Longer-term development and planning</w:t>
      </w:r>
    </w:p>
    <w:p w14:paraId="779D6FFB"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Timely preparations before summer (pre-summer)</w:t>
      </w:r>
    </w:p>
    <w:p w14:paraId="6DDDDA94" w14:textId="26720F0C" w:rsidR="00171048" w:rsidRPr="00A324A5" w:rsidRDefault="00C96737" w:rsidP="00171048">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Prevention during the summer</w:t>
      </w:r>
    </w:p>
    <w:p w14:paraId="73175D45"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Specific responses to periods of heat/heat waves</w:t>
      </w:r>
    </w:p>
    <w:p w14:paraId="6262037F"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Monitoring and evaluation</w:t>
      </w:r>
    </w:p>
    <w:p w14:paraId="652CFA79" w14:textId="77777777" w:rsidR="00171048" w:rsidRPr="00EF1DD4" w:rsidRDefault="00171048" w:rsidP="00171048">
      <w:pPr>
        <w:shd w:val="clear" w:color="auto" w:fill="FFFFFF"/>
        <w:jc w:val="both"/>
        <w:outlineLvl w:val="0"/>
        <w:rPr>
          <w:rFonts w:eastAsia="Times New Roman" w:cs="Times New Roman"/>
          <w:b/>
          <w:u w:val="single"/>
          <w:lang w:eastAsia="en-GB"/>
        </w:rPr>
      </w:pPr>
    </w:p>
    <w:p w14:paraId="6308FC2D" w14:textId="1B1FA89F" w:rsidR="00171048" w:rsidRPr="003B47E8" w:rsidRDefault="00171048" w:rsidP="00171048">
      <w:pPr>
        <w:shd w:val="clear" w:color="auto" w:fill="FFFFFF"/>
        <w:rPr>
          <w:rFonts w:ascii="Calibri" w:hAnsi="Calibri"/>
          <w:lang w:val="en-US"/>
        </w:rPr>
      </w:pPr>
      <w:r>
        <w:rPr>
          <w:rFonts w:ascii="Calibri" w:hAnsi="Calibri"/>
          <w:lang w:val="en-US"/>
        </w:rPr>
        <w:t>These ti</w:t>
      </w:r>
      <w:r w:rsidR="003B47E8">
        <w:rPr>
          <w:rFonts w:ascii="Calibri" w:hAnsi="Calibri"/>
          <w:lang w:val="en-US"/>
        </w:rPr>
        <w:t>melines are depicted i</w:t>
      </w:r>
      <w:r w:rsidR="00C96737">
        <w:rPr>
          <w:rFonts w:ascii="Calibri" w:hAnsi="Calibri"/>
          <w:lang w:val="en-US"/>
        </w:rPr>
        <w:t xml:space="preserve">n </w:t>
      </w:r>
      <w:r w:rsidR="00C96737" w:rsidRPr="00C96737">
        <w:rPr>
          <w:rFonts w:eastAsia="Times New Roman" w:cs="Times New Roman"/>
          <w:lang w:eastAsia="en-GB"/>
        </w:rPr>
        <w:fldChar w:fldCharType="begin"/>
      </w:r>
      <w:r w:rsidR="00C96737" w:rsidRPr="00C96737">
        <w:rPr>
          <w:rFonts w:eastAsia="Times New Roman" w:cs="Times New Roman"/>
          <w:lang w:eastAsia="en-GB"/>
        </w:rPr>
        <w:instrText xml:space="preserve"> REF _Ref491177607 \h  \* MERGEFORMAT </w:instrText>
      </w:r>
      <w:r w:rsidR="00C96737" w:rsidRPr="00C96737">
        <w:rPr>
          <w:rFonts w:eastAsia="Times New Roman" w:cs="Times New Roman"/>
          <w:lang w:eastAsia="en-GB"/>
        </w:rPr>
      </w:r>
      <w:r w:rsidR="00C96737" w:rsidRPr="00C96737">
        <w:rPr>
          <w:rFonts w:eastAsia="Times New Roman" w:cs="Times New Roman"/>
          <w:lang w:eastAsia="en-GB"/>
        </w:rPr>
        <w:fldChar w:fldCharType="separate"/>
      </w:r>
      <w:r w:rsidR="002160F0" w:rsidRPr="002160F0">
        <w:t xml:space="preserve">Figure </w:t>
      </w:r>
      <w:r w:rsidR="002160F0" w:rsidRPr="002160F0">
        <w:rPr>
          <w:noProof/>
        </w:rPr>
        <w:t>4</w:t>
      </w:r>
      <w:r w:rsidR="00C96737" w:rsidRPr="00C96737">
        <w:rPr>
          <w:rFonts w:eastAsia="Times New Roman" w:cs="Times New Roman"/>
          <w:lang w:eastAsia="en-GB"/>
        </w:rPr>
        <w:fldChar w:fldCharType="end"/>
      </w:r>
      <w:r w:rsidR="00F727DD">
        <w:rPr>
          <w:rFonts w:eastAsia="Times New Roman" w:cs="Times New Roman"/>
          <w:lang w:eastAsia="en-GB"/>
        </w:rPr>
        <w:t xml:space="preserve">, addressing </w:t>
      </w:r>
      <w:r w:rsidR="00B30BE2">
        <w:rPr>
          <w:rFonts w:eastAsia="Times New Roman" w:cs="Times New Roman"/>
          <w:lang w:eastAsia="en-GB"/>
        </w:rPr>
        <w:t>heat wave preparation</w:t>
      </w:r>
      <w:r w:rsidR="00C96737">
        <w:rPr>
          <w:rFonts w:eastAsia="Times New Roman" w:cs="Times New Roman"/>
          <w:lang w:eastAsia="en-GB"/>
        </w:rPr>
        <w:t>:</w:t>
      </w:r>
    </w:p>
    <w:p w14:paraId="6ABF4694" w14:textId="77777777" w:rsidR="00171048" w:rsidRPr="003B47E8" w:rsidRDefault="00171048" w:rsidP="00171048">
      <w:pPr>
        <w:shd w:val="clear" w:color="auto" w:fill="FFFFFF"/>
        <w:rPr>
          <w:rFonts w:ascii="Calibri" w:hAnsi="Calibri"/>
          <w:b/>
          <w:lang w:val="en-US"/>
        </w:rPr>
      </w:pPr>
    </w:p>
    <w:p w14:paraId="47037BC0" w14:textId="77777777" w:rsidR="00171048" w:rsidRDefault="00171048" w:rsidP="00FA17F5">
      <w:pPr>
        <w:keepNext/>
        <w:shd w:val="clear" w:color="auto" w:fill="FFFFFF"/>
        <w:jc w:val="center"/>
      </w:pPr>
      <w:r>
        <w:rPr>
          <w:rFonts w:ascii="Calibri" w:hAnsi="Calibri"/>
          <w:b/>
          <w:noProof/>
          <w:lang w:eastAsia="en-GB"/>
        </w:rPr>
        <w:drawing>
          <wp:inline distT="0" distB="0" distL="0" distR="0" wp14:anchorId="67598D45" wp14:editId="58474978">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3">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6619B40E" w14:textId="2C9AA427" w:rsidR="002644FF" w:rsidRPr="002160F0" w:rsidRDefault="00171048" w:rsidP="002160F0">
      <w:pPr>
        <w:pStyle w:val="Caption"/>
        <w:rPr>
          <w:i w:val="0"/>
        </w:rPr>
      </w:pPr>
      <w:bookmarkStart w:id="22" w:name="_Ref491177607"/>
      <w:bookmarkStart w:id="23" w:name="_Toc494103230"/>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sidR="002160F0">
        <w:rPr>
          <w:i w:val="0"/>
          <w:noProof/>
        </w:rPr>
        <w:t>4</w:t>
      </w:r>
      <w:r w:rsidRPr="004918A8">
        <w:rPr>
          <w:i w:val="0"/>
        </w:rPr>
        <w:fldChar w:fldCharType="end"/>
      </w:r>
      <w:bookmarkEnd w:id="22"/>
      <w:r w:rsidRPr="004918A8">
        <w:rPr>
          <w:i w:val="0"/>
        </w:rPr>
        <w:t>. Schematic representation of time frames set out by WHO for implementing the core elements of a heat action plan</w:t>
      </w:r>
      <w:r>
        <w:rPr>
          <w:i w:val="0"/>
        </w:rPr>
        <w:t>.</w:t>
      </w:r>
      <w:r w:rsidRPr="004918A8">
        <w:rPr>
          <w:i w:val="0"/>
        </w:rPr>
        <w:fldChar w:fldCharType="begin" w:fldLock="1"/>
      </w:r>
      <w:r w:rsidR="00C771D0">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"&lt;sup&gt;4&lt;/sup&gt;", "plainTextFormattedCitation" : "4", "previouslyFormattedCitation" : "&lt;sup&gt;4&lt;/sup&gt;" }, "properties" : { "noteIndex" : 0 }, "schema" : "https://github.com/citation-style-language/schema/raw/master/csl-citation.json" }</w:instrText>
      </w:r>
      <w:r w:rsidRPr="004918A8">
        <w:rPr>
          <w:i w:val="0"/>
        </w:rPr>
        <w:fldChar w:fldCharType="separate"/>
      </w:r>
      <w:bookmarkEnd w:id="23"/>
      <w:r w:rsidR="00C771D0" w:rsidRPr="00C771D0">
        <w:rPr>
          <w:i w:val="0"/>
          <w:noProof/>
          <w:vertAlign w:val="superscript"/>
        </w:rPr>
        <w:t>4</w:t>
      </w:r>
      <w:r w:rsidRPr="004918A8">
        <w:rPr>
          <w:i w:val="0"/>
        </w:rPr>
        <w:fldChar w:fldCharType="end"/>
      </w:r>
      <w:r w:rsidR="002644FF">
        <w:rPr>
          <w:b/>
          <w:sz w:val="28"/>
          <w:szCs w:val="28"/>
        </w:rPr>
        <w:br w:type="page"/>
      </w:r>
    </w:p>
    <w:p w14:paraId="103EACA0" w14:textId="72F6B6E9" w:rsidR="00861422" w:rsidRPr="00AE59C6" w:rsidRDefault="00E42125" w:rsidP="00F50811">
      <w:pPr>
        <w:pStyle w:val="Heading1"/>
        <w:numPr>
          <w:ilvl w:val="0"/>
          <w:numId w:val="11"/>
        </w:numPr>
      </w:pPr>
      <w:bookmarkStart w:id="24" w:name="_Toc494113979"/>
      <w:r w:rsidRPr="00E1526C">
        <w:lastRenderedPageBreak/>
        <w:t xml:space="preserve">Key metrics to track </w:t>
      </w:r>
      <w:r w:rsidR="00FF3CE8" w:rsidRPr="00E1526C">
        <w:t xml:space="preserve">health </w:t>
      </w:r>
      <w:r w:rsidR="007B2116" w:rsidRPr="00E1526C">
        <w:t xml:space="preserve">impacts </w:t>
      </w:r>
      <w:r w:rsidR="00263757" w:rsidRPr="00E1526C">
        <w:t xml:space="preserve">of </w:t>
      </w:r>
      <w:r w:rsidR="007B2116" w:rsidRPr="00E1526C">
        <w:t>and vulnerability to</w:t>
      </w:r>
      <w:r w:rsidR="00FF3CE8" w:rsidRPr="00E1526C">
        <w:t xml:space="preserve"> disasters</w:t>
      </w:r>
      <w:bookmarkEnd w:id="24"/>
    </w:p>
    <w:p w14:paraId="2BE08CDF" w14:textId="1E4A4367" w:rsidR="005028BD" w:rsidRDefault="00736DEE" w:rsidP="00F50811">
      <w:r>
        <w:t xml:space="preserve">Disaster-related </w:t>
      </w:r>
      <w:r w:rsidR="00263757">
        <w:t xml:space="preserve">metrics </w:t>
      </w:r>
      <w:r>
        <w:t xml:space="preserve">provide a key quantification of </w:t>
      </w:r>
      <w:r w:rsidR="00793644">
        <w:t>the effect of disasters on mortality.</w:t>
      </w:r>
      <w:r w:rsidR="00CC214B">
        <w:t xml:space="preserve"> Several monitoring proces</w:t>
      </w:r>
      <w:r w:rsidR="006B3BDF">
        <w:t>ses include releva</w:t>
      </w:r>
      <w:r w:rsidR="005028BD">
        <w:t>nt indicators</w:t>
      </w:r>
      <w:r w:rsidR="00E61AF2">
        <w:t xml:space="preserve"> (</w:t>
      </w:r>
      <w:r w:rsidR="00DA2645">
        <w:fldChar w:fldCharType="begin"/>
      </w:r>
      <w:r w:rsidR="00DA2645">
        <w:instrText xml:space="preserve"> REF _Ref491180457 \h </w:instrText>
      </w:r>
      <w:r w:rsidR="00DA2645">
        <w:fldChar w:fldCharType="separate"/>
      </w:r>
      <w:r w:rsidR="00DA2645">
        <w:t xml:space="preserve">Table </w:t>
      </w:r>
      <w:r w:rsidR="00DA2645">
        <w:rPr>
          <w:noProof/>
        </w:rPr>
        <w:t>2</w:t>
      </w:r>
      <w:r w:rsidR="00DA2645">
        <w:fldChar w:fldCharType="end"/>
      </w:r>
      <w:r w:rsidR="00E61AF2">
        <w:t>):</w:t>
      </w:r>
      <w:r w:rsidR="00727944">
        <w:fldChar w:fldCharType="begin" w:fldLock="1"/>
      </w:r>
      <w:r w:rsidR="00C771D0">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"&lt;sup&gt;3,8,9&lt;/sup&gt;", "plainTextFormattedCitation" : "3,8,9", "previouslyFormattedCitation" : "&lt;sup&gt;3,8,9&lt;/sup&gt;" }, "properties" : { "noteIndex" : 0 }, "schema" : "https://github.com/citation-style-language/schema/raw/master/csl-citation.json" }</w:instrText>
      </w:r>
      <w:r w:rsidR="00727944">
        <w:fldChar w:fldCharType="separate"/>
      </w:r>
      <w:r w:rsidR="00C771D0" w:rsidRPr="00C771D0">
        <w:rPr>
          <w:noProof/>
          <w:vertAlign w:val="superscript"/>
        </w:rPr>
        <w:t>3,8,9</w:t>
      </w:r>
      <w:r w:rsidR="00727944">
        <w:fldChar w:fldCharType="end"/>
      </w:r>
    </w:p>
    <w:p w14:paraId="031AF248" w14:textId="77777777" w:rsidR="005028BD" w:rsidRDefault="005028BD" w:rsidP="00F50811"/>
    <w:p w14:paraId="781292A0" w14:textId="72583727" w:rsidR="006327D9" w:rsidRDefault="006327D9" w:rsidP="00FA17F5">
      <w:pPr>
        <w:pStyle w:val="Caption"/>
        <w:keepNext/>
        <w:jc w:val="center"/>
      </w:pPr>
      <w:bookmarkStart w:id="25" w:name="_Ref491180457"/>
      <w:bookmarkStart w:id="26" w:name="_Toc494103233"/>
      <w:r>
        <w:t xml:space="preserve">Table </w:t>
      </w:r>
      <w:r>
        <w:fldChar w:fldCharType="begin"/>
      </w:r>
      <w:r>
        <w:instrText xml:space="preserve"> SEQ Table \* ARABIC </w:instrText>
      </w:r>
      <w:r>
        <w:fldChar w:fldCharType="separate"/>
      </w:r>
      <w:r w:rsidR="00CC3548">
        <w:rPr>
          <w:noProof/>
        </w:rPr>
        <w:t>2</w:t>
      </w:r>
      <w:r>
        <w:fldChar w:fldCharType="end"/>
      </w:r>
      <w:bookmarkEnd w:id="25"/>
      <w:r>
        <w:t xml:space="preserve">. </w:t>
      </w:r>
      <w:r w:rsidR="00506498">
        <w:t xml:space="preserve">Indicators from monitoring processes relevant to </w:t>
      </w:r>
      <w:r w:rsidR="00863397">
        <w:t>disasters.</w:t>
      </w:r>
      <w:bookmarkEnd w:id="26"/>
    </w:p>
    <w:tbl>
      <w:tblPr>
        <w:tblStyle w:val="TableGrid"/>
        <w:tblW w:w="0" w:type="auto"/>
        <w:tblLook w:val="04A0" w:firstRow="1" w:lastRow="0" w:firstColumn="1" w:lastColumn="0" w:noHBand="0" w:noVBand="1"/>
      </w:tblPr>
      <w:tblGrid>
        <w:gridCol w:w="3078"/>
        <w:gridCol w:w="3079"/>
        <w:gridCol w:w="3079"/>
      </w:tblGrid>
      <w:tr w:rsidR="00875752" w14:paraId="32D11781" w14:textId="77777777" w:rsidTr="00875752">
        <w:tc>
          <w:tcPr>
            <w:tcW w:w="3078" w:type="dxa"/>
          </w:tcPr>
          <w:p w14:paraId="34C972EF" w14:textId="1C755E9C" w:rsidR="00875752" w:rsidRPr="00875752" w:rsidRDefault="00875752" w:rsidP="00F50811">
            <w:pPr>
              <w:rPr>
                <w:b/>
              </w:rPr>
            </w:pPr>
            <w:r>
              <w:rPr>
                <w:b/>
              </w:rPr>
              <w:t>Monitoring process</w:t>
            </w:r>
          </w:p>
        </w:tc>
        <w:tc>
          <w:tcPr>
            <w:tcW w:w="3079" w:type="dxa"/>
          </w:tcPr>
          <w:p w14:paraId="2F4B0D06" w14:textId="5DBB5126" w:rsidR="00875752" w:rsidRPr="00875752" w:rsidRDefault="00875752" w:rsidP="00F50811">
            <w:pPr>
              <w:rPr>
                <w:b/>
              </w:rPr>
            </w:pPr>
            <w:r w:rsidRPr="00875752">
              <w:rPr>
                <w:b/>
              </w:rPr>
              <w:t>Disaster(s) relevant</w:t>
            </w:r>
          </w:p>
        </w:tc>
        <w:tc>
          <w:tcPr>
            <w:tcW w:w="3079" w:type="dxa"/>
          </w:tcPr>
          <w:p w14:paraId="6D3F5C9E" w14:textId="4065D043" w:rsidR="00875752" w:rsidRPr="00AA3E75" w:rsidRDefault="00AA3E75" w:rsidP="00F50811">
            <w:pPr>
              <w:rPr>
                <w:b/>
              </w:rPr>
            </w:pPr>
            <w:r w:rsidRPr="00AA3E75">
              <w:rPr>
                <w:b/>
              </w:rPr>
              <w:t>Indicator</w:t>
            </w:r>
          </w:p>
        </w:tc>
      </w:tr>
      <w:tr w:rsidR="00416FAA" w14:paraId="784BED4B" w14:textId="77777777" w:rsidTr="008C2072">
        <w:trPr>
          <w:trHeight w:val="665"/>
        </w:trPr>
        <w:tc>
          <w:tcPr>
            <w:tcW w:w="3078" w:type="dxa"/>
            <w:vMerge w:val="restart"/>
          </w:tcPr>
          <w:p w14:paraId="1A7F7E51" w14:textId="58520C75" w:rsidR="00416FAA" w:rsidRPr="00E61AF2" w:rsidRDefault="00416FAA" w:rsidP="00F50811">
            <w:pPr>
              <w:rPr>
                <w:sz w:val="22"/>
                <w:szCs w:val="22"/>
              </w:rPr>
            </w:pPr>
            <w:r w:rsidRPr="00E61AF2">
              <w:rPr>
                <w:sz w:val="22"/>
                <w:szCs w:val="22"/>
              </w:rPr>
              <w:t>Lancet Countdown</w:t>
            </w:r>
          </w:p>
        </w:tc>
        <w:tc>
          <w:tcPr>
            <w:tcW w:w="3079" w:type="dxa"/>
          </w:tcPr>
          <w:p w14:paraId="281DA3B9" w14:textId="73C6270B" w:rsidR="00416FAA" w:rsidRPr="00E61AF2" w:rsidRDefault="00AA6782" w:rsidP="00F50811">
            <w:pPr>
              <w:rPr>
                <w:sz w:val="22"/>
                <w:szCs w:val="22"/>
              </w:rPr>
            </w:pPr>
            <w:r w:rsidRPr="00E61AF2">
              <w:rPr>
                <w:sz w:val="22"/>
                <w:szCs w:val="22"/>
              </w:rPr>
              <w:t>5</w:t>
            </w:r>
          </w:p>
        </w:tc>
        <w:tc>
          <w:tcPr>
            <w:tcW w:w="3079" w:type="dxa"/>
          </w:tcPr>
          <w:p w14:paraId="141EAFD3" w14:textId="314A6285" w:rsidR="00416FAA" w:rsidRPr="00E61AF2" w:rsidRDefault="004A2C4D" w:rsidP="00F50811">
            <w:pPr>
              <w:rPr>
                <w:sz w:val="22"/>
                <w:szCs w:val="22"/>
              </w:rPr>
            </w:pPr>
            <w:r w:rsidRPr="00E61AF2">
              <w:rPr>
                <w:sz w:val="22"/>
                <w:szCs w:val="22"/>
              </w:rPr>
              <w:t xml:space="preserve">1.2 </w:t>
            </w:r>
            <w:r w:rsidR="00416FAA" w:rsidRPr="00E61AF2">
              <w:rPr>
                <w:sz w:val="22"/>
                <w:szCs w:val="22"/>
              </w:rPr>
              <w:t>Health effects of heatwaves</w:t>
            </w:r>
          </w:p>
        </w:tc>
      </w:tr>
      <w:tr w:rsidR="00EF50FB" w14:paraId="5774A27F" w14:textId="77777777" w:rsidTr="008C2072">
        <w:trPr>
          <w:trHeight w:val="665"/>
        </w:trPr>
        <w:tc>
          <w:tcPr>
            <w:tcW w:w="3078" w:type="dxa"/>
            <w:vMerge/>
          </w:tcPr>
          <w:p w14:paraId="2834CF66" w14:textId="77777777" w:rsidR="00EF50FB" w:rsidRPr="00E61AF2" w:rsidRDefault="00EF50FB" w:rsidP="00F50811">
            <w:pPr>
              <w:rPr>
                <w:sz w:val="22"/>
                <w:szCs w:val="22"/>
              </w:rPr>
            </w:pPr>
          </w:p>
        </w:tc>
        <w:tc>
          <w:tcPr>
            <w:tcW w:w="3079" w:type="dxa"/>
          </w:tcPr>
          <w:p w14:paraId="0D0549AF" w14:textId="1311FEC0" w:rsidR="00EF50FB" w:rsidRPr="00E61AF2" w:rsidRDefault="00AA6782" w:rsidP="00F50811">
            <w:pPr>
              <w:rPr>
                <w:sz w:val="22"/>
                <w:szCs w:val="22"/>
              </w:rPr>
            </w:pPr>
            <w:r w:rsidRPr="00E61AF2">
              <w:rPr>
                <w:sz w:val="22"/>
                <w:szCs w:val="22"/>
              </w:rPr>
              <w:t>1,2,3,4,5</w:t>
            </w:r>
          </w:p>
        </w:tc>
        <w:tc>
          <w:tcPr>
            <w:tcW w:w="3079" w:type="dxa"/>
          </w:tcPr>
          <w:p w14:paraId="1EE878F2" w14:textId="09596539" w:rsidR="00EF50FB" w:rsidRPr="00E61AF2" w:rsidRDefault="00EF50FB" w:rsidP="00F50811">
            <w:pPr>
              <w:rPr>
                <w:sz w:val="22"/>
                <w:szCs w:val="22"/>
              </w:rPr>
            </w:pPr>
            <w:r w:rsidRPr="00E61AF2">
              <w:rPr>
                <w:sz w:val="22"/>
                <w:szCs w:val="22"/>
              </w:rPr>
              <w:t>Climate-resilient health infrastructure</w:t>
            </w:r>
          </w:p>
        </w:tc>
      </w:tr>
      <w:tr w:rsidR="00876074" w14:paraId="21382E2B" w14:textId="77777777" w:rsidTr="00875752">
        <w:tc>
          <w:tcPr>
            <w:tcW w:w="3078" w:type="dxa"/>
            <w:vMerge w:val="restart"/>
          </w:tcPr>
          <w:p w14:paraId="6C281D8F" w14:textId="220C0871" w:rsidR="00876074" w:rsidRPr="00E61AF2" w:rsidRDefault="00876074" w:rsidP="00F50811">
            <w:pPr>
              <w:rPr>
                <w:sz w:val="22"/>
                <w:szCs w:val="22"/>
              </w:rPr>
            </w:pPr>
            <w:r w:rsidRPr="00E61AF2">
              <w:rPr>
                <w:sz w:val="22"/>
                <w:szCs w:val="22"/>
              </w:rPr>
              <w:t>Sendai Framework for Disaster Risk Reduction</w:t>
            </w:r>
          </w:p>
        </w:tc>
        <w:tc>
          <w:tcPr>
            <w:tcW w:w="3079" w:type="dxa"/>
          </w:tcPr>
          <w:p w14:paraId="5A02E0AC" w14:textId="64B99F93" w:rsidR="00876074" w:rsidRPr="00E61AF2" w:rsidRDefault="00876074" w:rsidP="00F50811">
            <w:pPr>
              <w:rPr>
                <w:sz w:val="22"/>
                <w:szCs w:val="22"/>
              </w:rPr>
            </w:pPr>
            <w:r w:rsidRPr="00E61AF2">
              <w:rPr>
                <w:sz w:val="22"/>
                <w:szCs w:val="22"/>
              </w:rPr>
              <w:t>1,2,3,4,5</w:t>
            </w:r>
          </w:p>
        </w:tc>
        <w:tc>
          <w:tcPr>
            <w:tcW w:w="3079" w:type="dxa"/>
          </w:tcPr>
          <w:p w14:paraId="3B720BB7" w14:textId="475BC726" w:rsidR="00876074" w:rsidRPr="00E61AF2" w:rsidRDefault="00876074" w:rsidP="00F50811">
            <w:pPr>
              <w:rPr>
                <w:sz w:val="22"/>
                <w:szCs w:val="22"/>
              </w:rPr>
            </w:pPr>
            <w:r w:rsidRPr="00E61AF2">
              <w:rPr>
                <w:sz w:val="22"/>
                <w:szCs w:val="22"/>
              </w:rPr>
              <w:t>A-1: Number of deaths and missing due to hazardous events per 100,000</w:t>
            </w:r>
          </w:p>
        </w:tc>
      </w:tr>
      <w:tr w:rsidR="00876074" w14:paraId="5AF5079F" w14:textId="77777777" w:rsidTr="00875752">
        <w:tc>
          <w:tcPr>
            <w:tcW w:w="3078" w:type="dxa"/>
            <w:vMerge/>
          </w:tcPr>
          <w:p w14:paraId="3BF64362" w14:textId="77777777" w:rsidR="00876074" w:rsidRPr="00E61AF2" w:rsidRDefault="00876074" w:rsidP="00F50811">
            <w:pPr>
              <w:rPr>
                <w:sz w:val="22"/>
                <w:szCs w:val="22"/>
              </w:rPr>
            </w:pPr>
          </w:p>
        </w:tc>
        <w:tc>
          <w:tcPr>
            <w:tcW w:w="3079" w:type="dxa"/>
          </w:tcPr>
          <w:p w14:paraId="7183DE6A" w14:textId="77138BF8" w:rsidR="00876074" w:rsidRPr="00E61AF2" w:rsidRDefault="00876074" w:rsidP="00F50811">
            <w:pPr>
              <w:rPr>
                <w:sz w:val="22"/>
                <w:szCs w:val="22"/>
              </w:rPr>
            </w:pPr>
            <w:r w:rsidRPr="00E61AF2">
              <w:rPr>
                <w:sz w:val="22"/>
                <w:szCs w:val="22"/>
              </w:rPr>
              <w:t>1,2,3,4,5</w:t>
            </w:r>
          </w:p>
        </w:tc>
        <w:tc>
          <w:tcPr>
            <w:tcW w:w="3079" w:type="dxa"/>
          </w:tcPr>
          <w:p w14:paraId="6AF88436" w14:textId="1AD046D2" w:rsidR="00876074" w:rsidRPr="00E61AF2" w:rsidRDefault="00876074" w:rsidP="00F50811">
            <w:pPr>
              <w:rPr>
                <w:sz w:val="22"/>
                <w:szCs w:val="22"/>
              </w:rPr>
            </w:pPr>
            <w:r w:rsidRPr="00E61AF2">
              <w:rPr>
                <w:sz w:val="22"/>
                <w:szCs w:val="22"/>
              </w:rPr>
              <w:t>A-2 Number of deaths due to hazardous events</w:t>
            </w:r>
          </w:p>
        </w:tc>
      </w:tr>
      <w:tr w:rsidR="00876074" w14:paraId="7F76494B" w14:textId="77777777" w:rsidTr="00875752">
        <w:tc>
          <w:tcPr>
            <w:tcW w:w="3078" w:type="dxa"/>
            <w:vMerge/>
          </w:tcPr>
          <w:p w14:paraId="7F05428B" w14:textId="77777777" w:rsidR="00876074" w:rsidRPr="00E61AF2" w:rsidRDefault="00876074" w:rsidP="00F50811">
            <w:pPr>
              <w:rPr>
                <w:sz w:val="22"/>
                <w:szCs w:val="22"/>
              </w:rPr>
            </w:pPr>
          </w:p>
        </w:tc>
        <w:tc>
          <w:tcPr>
            <w:tcW w:w="3079" w:type="dxa"/>
          </w:tcPr>
          <w:p w14:paraId="07D6DD17" w14:textId="0D3313DD" w:rsidR="00876074" w:rsidRPr="00E61AF2" w:rsidRDefault="00876074" w:rsidP="00F50811">
            <w:pPr>
              <w:rPr>
                <w:sz w:val="22"/>
                <w:szCs w:val="22"/>
              </w:rPr>
            </w:pPr>
            <w:r w:rsidRPr="00E61AF2">
              <w:rPr>
                <w:sz w:val="22"/>
                <w:szCs w:val="22"/>
              </w:rPr>
              <w:t>1,2,3,4,5</w:t>
            </w:r>
          </w:p>
        </w:tc>
        <w:tc>
          <w:tcPr>
            <w:tcW w:w="3079" w:type="dxa"/>
          </w:tcPr>
          <w:p w14:paraId="58EC61F1" w14:textId="43ED8F39" w:rsidR="00876074" w:rsidRPr="00E61AF2" w:rsidRDefault="00876074" w:rsidP="00F50811">
            <w:pPr>
              <w:rPr>
                <w:sz w:val="22"/>
                <w:szCs w:val="22"/>
              </w:rPr>
            </w:pPr>
            <w:r w:rsidRPr="00E61AF2">
              <w:rPr>
                <w:sz w:val="22"/>
                <w:szCs w:val="22"/>
              </w:rPr>
              <w:t>A-3 Number of missing due to hazard events</w:t>
            </w:r>
          </w:p>
        </w:tc>
      </w:tr>
      <w:tr w:rsidR="00876074" w14:paraId="0B342CBC" w14:textId="77777777" w:rsidTr="00875752">
        <w:tc>
          <w:tcPr>
            <w:tcW w:w="3078" w:type="dxa"/>
            <w:vMerge/>
          </w:tcPr>
          <w:p w14:paraId="66E6B700" w14:textId="77777777" w:rsidR="00876074" w:rsidRPr="00E61AF2" w:rsidRDefault="00876074" w:rsidP="00F50811">
            <w:pPr>
              <w:rPr>
                <w:sz w:val="22"/>
                <w:szCs w:val="22"/>
              </w:rPr>
            </w:pPr>
          </w:p>
        </w:tc>
        <w:tc>
          <w:tcPr>
            <w:tcW w:w="3079" w:type="dxa"/>
          </w:tcPr>
          <w:p w14:paraId="3C0772F6" w14:textId="54026ECC" w:rsidR="00876074" w:rsidRPr="00E61AF2" w:rsidRDefault="00876074" w:rsidP="00F50811">
            <w:pPr>
              <w:rPr>
                <w:sz w:val="22"/>
                <w:szCs w:val="22"/>
              </w:rPr>
            </w:pPr>
            <w:r w:rsidRPr="00E61AF2">
              <w:rPr>
                <w:sz w:val="22"/>
                <w:szCs w:val="22"/>
              </w:rPr>
              <w:t>1,2,3,4,5</w:t>
            </w:r>
          </w:p>
        </w:tc>
        <w:tc>
          <w:tcPr>
            <w:tcW w:w="3079" w:type="dxa"/>
          </w:tcPr>
          <w:p w14:paraId="04D219CB" w14:textId="38A7744C" w:rsidR="00876074" w:rsidRPr="00E61AF2" w:rsidRDefault="00876074" w:rsidP="00F50811">
            <w:pPr>
              <w:rPr>
                <w:sz w:val="22"/>
                <w:szCs w:val="22"/>
              </w:rPr>
            </w:pPr>
            <w:r w:rsidRPr="00E61AF2">
              <w:rPr>
                <w:sz w:val="22"/>
                <w:szCs w:val="22"/>
              </w:rPr>
              <w:t>B-1 Number of affected people per 100,000</w:t>
            </w:r>
          </w:p>
        </w:tc>
      </w:tr>
      <w:tr w:rsidR="00876074" w14:paraId="49540DEF" w14:textId="77777777" w:rsidTr="00875752">
        <w:tc>
          <w:tcPr>
            <w:tcW w:w="3078" w:type="dxa"/>
            <w:vMerge/>
          </w:tcPr>
          <w:p w14:paraId="12152CAA" w14:textId="77777777" w:rsidR="00876074" w:rsidRPr="00E61AF2" w:rsidRDefault="00876074" w:rsidP="00F50811">
            <w:pPr>
              <w:rPr>
                <w:sz w:val="22"/>
                <w:szCs w:val="22"/>
              </w:rPr>
            </w:pPr>
          </w:p>
        </w:tc>
        <w:tc>
          <w:tcPr>
            <w:tcW w:w="3079" w:type="dxa"/>
          </w:tcPr>
          <w:p w14:paraId="515F2736" w14:textId="4F422D5F" w:rsidR="00876074" w:rsidRPr="00E61AF2" w:rsidRDefault="00876074" w:rsidP="00F50811">
            <w:pPr>
              <w:rPr>
                <w:sz w:val="22"/>
                <w:szCs w:val="22"/>
              </w:rPr>
            </w:pPr>
            <w:r w:rsidRPr="00E61AF2">
              <w:rPr>
                <w:sz w:val="22"/>
                <w:szCs w:val="22"/>
              </w:rPr>
              <w:t>1,2,3,4,5</w:t>
            </w:r>
          </w:p>
        </w:tc>
        <w:tc>
          <w:tcPr>
            <w:tcW w:w="3079" w:type="dxa"/>
          </w:tcPr>
          <w:p w14:paraId="4A7017F6" w14:textId="0B2565B9" w:rsidR="00876074" w:rsidRPr="00E61AF2" w:rsidRDefault="00876074" w:rsidP="00F50811">
            <w:pPr>
              <w:rPr>
                <w:sz w:val="22"/>
                <w:szCs w:val="22"/>
              </w:rPr>
            </w:pPr>
            <w:r w:rsidRPr="00E61AF2">
              <w:rPr>
                <w:sz w:val="22"/>
                <w:szCs w:val="22"/>
              </w:rPr>
              <w:t>B-2 Number of injured or ill people due to hazardous events</w:t>
            </w:r>
          </w:p>
        </w:tc>
      </w:tr>
      <w:tr w:rsidR="00876074" w14:paraId="28140954" w14:textId="77777777" w:rsidTr="00875752">
        <w:tc>
          <w:tcPr>
            <w:tcW w:w="3078" w:type="dxa"/>
            <w:vMerge/>
          </w:tcPr>
          <w:p w14:paraId="6DBE169D" w14:textId="77777777" w:rsidR="00876074" w:rsidRPr="00E61AF2" w:rsidRDefault="00876074" w:rsidP="00F50811">
            <w:pPr>
              <w:rPr>
                <w:sz w:val="22"/>
                <w:szCs w:val="22"/>
              </w:rPr>
            </w:pPr>
          </w:p>
        </w:tc>
        <w:tc>
          <w:tcPr>
            <w:tcW w:w="3079" w:type="dxa"/>
          </w:tcPr>
          <w:p w14:paraId="30768623" w14:textId="19B0F803" w:rsidR="00876074" w:rsidRPr="00E61AF2" w:rsidRDefault="00876074" w:rsidP="00F50811">
            <w:pPr>
              <w:rPr>
                <w:sz w:val="22"/>
                <w:szCs w:val="22"/>
              </w:rPr>
            </w:pPr>
            <w:r w:rsidRPr="00E61AF2">
              <w:rPr>
                <w:sz w:val="22"/>
                <w:szCs w:val="22"/>
              </w:rPr>
              <w:t>1,2,3,4,5</w:t>
            </w:r>
          </w:p>
        </w:tc>
        <w:tc>
          <w:tcPr>
            <w:tcW w:w="3079" w:type="dxa"/>
          </w:tcPr>
          <w:p w14:paraId="4E04C55B" w14:textId="23B6AA1E" w:rsidR="00876074" w:rsidRPr="00E61AF2" w:rsidRDefault="00876074" w:rsidP="00F50811">
            <w:pPr>
              <w:rPr>
                <w:sz w:val="22"/>
                <w:szCs w:val="22"/>
              </w:rPr>
            </w:pPr>
            <w:r w:rsidRPr="00E61AF2">
              <w:rPr>
                <w:sz w:val="22"/>
                <w:szCs w:val="22"/>
              </w:rPr>
              <w:t>B-3 Number of people who left their places of residence due to hazardous events</w:t>
            </w:r>
          </w:p>
        </w:tc>
      </w:tr>
      <w:tr w:rsidR="00876074" w14:paraId="6F34D067" w14:textId="77777777" w:rsidTr="00875752">
        <w:tc>
          <w:tcPr>
            <w:tcW w:w="3078" w:type="dxa"/>
            <w:vMerge/>
          </w:tcPr>
          <w:p w14:paraId="4A17C9A4" w14:textId="77777777" w:rsidR="00876074" w:rsidRPr="00E61AF2" w:rsidRDefault="00876074" w:rsidP="00F50811">
            <w:pPr>
              <w:rPr>
                <w:sz w:val="22"/>
                <w:szCs w:val="22"/>
              </w:rPr>
            </w:pPr>
          </w:p>
        </w:tc>
        <w:tc>
          <w:tcPr>
            <w:tcW w:w="3079" w:type="dxa"/>
          </w:tcPr>
          <w:p w14:paraId="0D9F7A4A" w14:textId="096051DF" w:rsidR="00876074" w:rsidRPr="00E61AF2" w:rsidRDefault="00876074" w:rsidP="00F50811">
            <w:pPr>
              <w:rPr>
                <w:sz w:val="22"/>
                <w:szCs w:val="22"/>
              </w:rPr>
            </w:pPr>
            <w:r w:rsidRPr="00E61AF2">
              <w:rPr>
                <w:sz w:val="22"/>
                <w:szCs w:val="22"/>
              </w:rPr>
              <w:t>1,2,3,4,5</w:t>
            </w:r>
          </w:p>
        </w:tc>
        <w:tc>
          <w:tcPr>
            <w:tcW w:w="3079" w:type="dxa"/>
          </w:tcPr>
          <w:p w14:paraId="3A2316F7" w14:textId="582BF4FB" w:rsidR="00876074" w:rsidRPr="00E61AF2" w:rsidRDefault="00876074" w:rsidP="00F50811">
            <w:pPr>
              <w:rPr>
                <w:sz w:val="22"/>
                <w:szCs w:val="22"/>
              </w:rPr>
            </w:pPr>
            <w:r w:rsidRPr="00E61AF2">
              <w:rPr>
                <w:sz w:val="22"/>
                <w:szCs w:val="22"/>
              </w:rPr>
              <w:t>B-3a Number of evacuated people due to hazardous events</w:t>
            </w:r>
          </w:p>
        </w:tc>
      </w:tr>
      <w:tr w:rsidR="00876074" w14:paraId="58DBEC9C" w14:textId="77777777" w:rsidTr="00875752">
        <w:tc>
          <w:tcPr>
            <w:tcW w:w="3078" w:type="dxa"/>
            <w:vMerge/>
          </w:tcPr>
          <w:p w14:paraId="230F9387" w14:textId="77777777" w:rsidR="00876074" w:rsidRPr="00E61AF2" w:rsidRDefault="00876074" w:rsidP="00F50811">
            <w:pPr>
              <w:rPr>
                <w:sz w:val="22"/>
                <w:szCs w:val="22"/>
              </w:rPr>
            </w:pPr>
          </w:p>
        </w:tc>
        <w:tc>
          <w:tcPr>
            <w:tcW w:w="3079" w:type="dxa"/>
          </w:tcPr>
          <w:p w14:paraId="279B549F" w14:textId="4F318AD0" w:rsidR="00876074" w:rsidRPr="00E61AF2" w:rsidRDefault="00876074" w:rsidP="00F50811">
            <w:pPr>
              <w:rPr>
                <w:sz w:val="22"/>
                <w:szCs w:val="22"/>
              </w:rPr>
            </w:pPr>
            <w:r w:rsidRPr="00E61AF2">
              <w:rPr>
                <w:sz w:val="22"/>
                <w:szCs w:val="22"/>
              </w:rPr>
              <w:t>1,2,3,4,5</w:t>
            </w:r>
          </w:p>
        </w:tc>
        <w:tc>
          <w:tcPr>
            <w:tcW w:w="3079" w:type="dxa"/>
          </w:tcPr>
          <w:p w14:paraId="0D0A228B" w14:textId="08110CC5" w:rsidR="00876074" w:rsidRPr="00E61AF2" w:rsidRDefault="00876074" w:rsidP="00F50811">
            <w:pPr>
              <w:rPr>
                <w:sz w:val="22"/>
                <w:szCs w:val="22"/>
              </w:rPr>
            </w:pPr>
            <w:r w:rsidRPr="00E61AF2">
              <w:rPr>
                <w:sz w:val="22"/>
                <w:szCs w:val="22"/>
              </w:rPr>
              <w:t>B-3b Number of relocated people due to hazardous events</w:t>
            </w:r>
          </w:p>
        </w:tc>
      </w:tr>
      <w:tr w:rsidR="00876074" w14:paraId="47DBEBD7" w14:textId="77777777" w:rsidTr="00875752">
        <w:tc>
          <w:tcPr>
            <w:tcW w:w="3078" w:type="dxa"/>
            <w:vMerge/>
          </w:tcPr>
          <w:p w14:paraId="2D08DB05" w14:textId="0549D6CA" w:rsidR="00876074" w:rsidRPr="00E61AF2" w:rsidRDefault="00876074" w:rsidP="00F50811">
            <w:pPr>
              <w:rPr>
                <w:sz w:val="22"/>
                <w:szCs w:val="22"/>
              </w:rPr>
            </w:pPr>
          </w:p>
        </w:tc>
        <w:tc>
          <w:tcPr>
            <w:tcW w:w="3079" w:type="dxa"/>
          </w:tcPr>
          <w:p w14:paraId="47C7268F" w14:textId="3AA72D3F" w:rsidR="00876074" w:rsidRPr="00E61AF2" w:rsidRDefault="00876074" w:rsidP="00F50811">
            <w:pPr>
              <w:rPr>
                <w:sz w:val="22"/>
                <w:szCs w:val="22"/>
              </w:rPr>
            </w:pPr>
            <w:r w:rsidRPr="00E61AF2">
              <w:rPr>
                <w:sz w:val="22"/>
                <w:szCs w:val="22"/>
              </w:rPr>
              <w:t>1,2,3,4,5</w:t>
            </w:r>
          </w:p>
        </w:tc>
        <w:tc>
          <w:tcPr>
            <w:tcW w:w="3079" w:type="dxa"/>
          </w:tcPr>
          <w:p w14:paraId="3E1F0A53" w14:textId="7CC1AE77" w:rsidR="00876074" w:rsidRPr="00E61AF2" w:rsidRDefault="00876074" w:rsidP="00F50811">
            <w:pPr>
              <w:rPr>
                <w:sz w:val="22"/>
                <w:szCs w:val="22"/>
              </w:rPr>
            </w:pPr>
            <w:r w:rsidRPr="00E61AF2">
              <w:rPr>
                <w:sz w:val="22"/>
                <w:szCs w:val="22"/>
              </w:rPr>
              <w:t>B-4 Number of people whose houses were damaged due to hazardous events</w:t>
            </w:r>
          </w:p>
        </w:tc>
      </w:tr>
      <w:tr w:rsidR="00876074" w14:paraId="53575824" w14:textId="77777777" w:rsidTr="00D010BA">
        <w:trPr>
          <w:trHeight w:val="341"/>
        </w:trPr>
        <w:tc>
          <w:tcPr>
            <w:tcW w:w="3078" w:type="dxa"/>
            <w:vMerge/>
          </w:tcPr>
          <w:p w14:paraId="2BC49F35" w14:textId="77777777" w:rsidR="00876074" w:rsidRPr="00E61AF2" w:rsidRDefault="00876074" w:rsidP="00F50811">
            <w:pPr>
              <w:rPr>
                <w:sz w:val="22"/>
                <w:szCs w:val="22"/>
              </w:rPr>
            </w:pPr>
          </w:p>
        </w:tc>
        <w:tc>
          <w:tcPr>
            <w:tcW w:w="3079" w:type="dxa"/>
          </w:tcPr>
          <w:p w14:paraId="311C7106" w14:textId="3A7FA201" w:rsidR="00876074" w:rsidRPr="00E61AF2" w:rsidRDefault="00876074" w:rsidP="00F50811">
            <w:pPr>
              <w:rPr>
                <w:sz w:val="22"/>
                <w:szCs w:val="22"/>
              </w:rPr>
            </w:pPr>
            <w:r w:rsidRPr="00E61AF2">
              <w:rPr>
                <w:sz w:val="22"/>
                <w:szCs w:val="22"/>
              </w:rPr>
              <w:t>1,2,3,4,5</w:t>
            </w:r>
          </w:p>
        </w:tc>
        <w:tc>
          <w:tcPr>
            <w:tcW w:w="3079" w:type="dxa"/>
          </w:tcPr>
          <w:p w14:paraId="2B28B292" w14:textId="2D4EF614" w:rsidR="00876074" w:rsidRPr="00E61AF2" w:rsidRDefault="00876074" w:rsidP="00F50811">
            <w:pPr>
              <w:rPr>
                <w:sz w:val="22"/>
                <w:szCs w:val="22"/>
              </w:rPr>
            </w:pPr>
            <w:r w:rsidRPr="00E61AF2">
              <w:rPr>
                <w:sz w:val="22"/>
                <w:szCs w:val="22"/>
              </w:rPr>
              <w:t>B-5 Number of people whose houses were destroyed due to hazardous events</w:t>
            </w:r>
          </w:p>
        </w:tc>
      </w:tr>
      <w:tr w:rsidR="00876074" w14:paraId="16AB764D" w14:textId="77777777" w:rsidTr="00D010BA">
        <w:trPr>
          <w:trHeight w:val="341"/>
        </w:trPr>
        <w:tc>
          <w:tcPr>
            <w:tcW w:w="3078" w:type="dxa"/>
            <w:vMerge/>
          </w:tcPr>
          <w:p w14:paraId="43778AB4" w14:textId="77777777" w:rsidR="00876074" w:rsidRPr="00E61AF2" w:rsidRDefault="00876074" w:rsidP="00F50811">
            <w:pPr>
              <w:rPr>
                <w:sz w:val="22"/>
                <w:szCs w:val="22"/>
              </w:rPr>
            </w:pPr>
          </w:p>
        </w:tc>
        <w:tc>
          <w:tcPr>
            <w:tcW w:w="3079" w:type="dxa"/>
          </w:tcPr>
          <w:p w14:paraId="5C10FE12" w14:textId="4D76CB37" w:rsidR="00876074" w:rsidRPr="00E61AF2" w:rsidRDefault="00876074" w:rsidP="00F50811">
            <w:pPr>
              <w:rPr>
                <w:sz w:val="22"/>
                <w:szCs w:val="22"/>
              </w:rPr>
            </w:pPr>
            <w:r w:rsidRPr="00E61AF2">
              <w:rPr>
                <w:sz w:val="22"/>
                <w:szCs w:val="22"/>
              </w:rPr>
              <w:t>1,2,3,4,5</w:t>
            </w:r>
          </w:p>
        </w:tc>
        <w:tc>
          <w:tcPr>
            <w:tcW w:w="3079" w:type="dxa"/>
          </w:tcPr>
          <w:p w14:paraId="12EFDAD9" w14:textId="17F27D3C" w:rsidR="00876074" w:rsidRPr="00E61AF2" w:rsidRDefault="00876074" w:rsidP="00F50811">
            <w:pPr>
              <w:rPr>
                <w:sz w:val="22"/>
                <w:szCs w:val="22"/>
              </w:rPr>
            </w:pPr>
            <w:r w:rsidRPr="00E61AF2">
              <w:rPr>
                <w:sz w:val="22"/>
                <w:szCs w:val="22"/>
              </w:rPr>
              <w:t>B-6 Number of people who received food relief due to hazardous events.</w:t>
            </w:r>
          </w:p>
        </w:tc>
      </w:tr>
      <w:tr w:rsidR="00876074" w14:paraId="65D38D0E" w14:textId="77777777" w:rsidTr="008C2072">
        <w:trPr>
          <w:trHeight w:val="332"/>
        </w:trPr>
        <w:tc>
          <w:tcPr>
            <w:tcW w:w="3078" w:type="dxa"/>
          </w:tcPr>
          <w:p w14:paraId="0D2A9D2B" w14:textId="208382F5" w:rsidR="00876074" w:rsidRPr="00E61AF2" w:rsidRDefault="00876074" w:rsidP="00F50811">
            <w:pPr>
              <w:rPr>
                <w:sz w:val="22"/>
                <w:szCs w:val="22"/>
              </w:rPr>
            </w:pPr>
            <w:r w:rsidRPr="00E61AF2">
              <w:rPr>
                <w:sz w:val="22"/>
                <w:szCs w:val="22"/>
              </w:rPr>
              <w:t>Sustainable Development Goals</w:t>
            </w:r>
          </w:p>
        </w:tc>
        <w:tc>
          <w:tcPr>
            <w:tcW w:w="3079" w:type="dxa"/>
          </w:tcPr>
          <w:p w14:paraId="36DC3C1C" w14:textId="396CE32A" w:rsidR="00876074" w:rsidRPr="00E61AF2" w:rsidRDefault="00826105" w:rsidP="00F50811">
            <w:pPr>
              <w:rPr>
                <w:sz w:val="22"/>
                <w:szCs w:val="22"/>
              </w:rPr>
            </w:pPr>
            <w:r w:rsidRPr="00E61AF2">
              <w:rPr>
                <w:sz w:val="22"/>
                <w:szCs w:val="22"/>
              </w:rPr>
              <w:t>1,2,3,4,5</w:t>
            </w:r>
          </w:p>
        </w:tc>
        <w:tc>
          <w:tcPr>
            <w:tcW w:w="3079" w:type="dxa"/>
          </w:tcPr>
          <w:p w14:paraId="39FACE92" w14:textId="49BDEA51" w:rsidR="00876074" w:rsidRPr="00E61AF2" w:rsidRDefault="00A640A3" w:rsidP="00F50811">
            <w:pPr>
              <w:rPr>
                <w:sz w:val="22"/>
                <w:szCs w:val="22"/>
              </w:rPr>
            </w:pPr>
            <w:r w:rsidRPr="00E61AF2">
              <w:rPr>
                <w:sz w:val="22"/>
                <w:szCs w:val="22"/>
              </w:rPr>
              <w:t>1.5.1</w:t>
            </w:r>
            <w:r w:rsidR="002267F7" w:rsidRPr="00E61AF2">
              <w:rPr>
                <w:sz w:val="22"/>
                <w:szCs w:val="22"/>
              </w:rPr>
              <w:t xml:space="preserve"> Number of deaths, missing persons and persons affected by disaster per 100,000 people</w:t>
            </w:r>
          </w:p>
        </w:tc>
      </w:tr>
      <w:tr w:rsidR="001D12CA" w14:paraId="664506A0" w14:textId="77777777" w:rsidTr="001D12CA">
        <w:trPr>
          <w:trHeight w:val="665"/>
        </w:trPr>
        <w:tc>
          <w:tcPr>
            <w:tcW w:w="3078" w:type="dxa"/>
            <w:vMerge w:val="restart"/>
          </w:tcPr>
          <w:p w14:paraId="034FF46D" w14:textId="4387CE5B" w:rsidR="001D12CA" w:rsidRPr="00E61AF2" w:rsidRDefault="001D12CA" w:rsidP="00F50811">
            <w:pPr>
              <w:rPr>
                <w:sz w:val="22"/>
                <w:szCs w:val="22"/>
              </w:rPr>
            </w:pPr>
            <w:r w:rsidRPr="00E61AF2">
              <w:rPr>
                <w:sz w:val="22"/>
                <w:szCs w:val="22"/>
              </w:rPr>
              <w:t xml:space="preserve">WHO Climate and Health Country Profiles </w:t>
            </w:r>
          </w:p>
        </w:tc>
        <w:tc>
          <w:tcPr>
            <w:tcW w:w="3079" w:type="dxa"/>
          </w:tcPr>
          <w:p w14:paraId="2D60B40B" w14:textId="7B326C59" w:rsidR="001D12CA" w:rsidRPr="00E61AF2" w:rsidRDefault="001D12CA" w:rsidP="00F50811">
            <w:pPr>
              <w:rPr>
                <w:sz w:val="22"/>
                <w:szCs w:val="22"/>
              </w:rPr>
            </w:pPr>
            <w:r w:rsidRPr="00E61AF2">
              <w:rPr>
                <w:sz w:val="22"/>
                <w:szCs w:val="22"/>
              </w:rPr>
              <w:t>5</w:t>
            </w:r>
          </w:p>
        </w:tc>
        <w:tc>
          <w:tcPr>
            <w:tcW w:w="3079" w:type="dxa"/>
          </w:tcPr>
          <w:p w14:paraId="71E7D78C" w14:textId="4DFCE941" w:rsidR="001D12CA" w:rsidRPr="00E61AF2" w:rsidRDefault="001D12CA" w:rsidP="00F50811">
            <w:pPr>
              <w:rPr>
                <w:sz w:val="22"/>
                <w:szCs w:val="22"/>
              </w:rPr>
            </w:pPr>
            <w:r w:rsidRPr="00E61AF2">
              <w:rPr>
                <w:sz w:val="22"/>
                <w:szCs w:val="22"/>
              </w:rPr>
              <w:t>Heat-related mortality</w:t>
            </w:r>
          </w:p>
        </w:tc>
      </w:tr>
      <w:tr w:rsidR="001D12CA" w14:paraId="627ACF73" w14:textId="77777777" w:rsidTr="00875752">
        <w:tc>
          <w:tcPr>
            <w:tcW w:w="3078" w:type="dxa"/>
            <w:vMerge/>
          </w:tcPr>
          <w:p w14:paraId="011C1034" w14:textId="77777777" w:rsidR="001D12CA" w:rsidRPr="00E61AF2" w:rsidRDefault="001D12CA" w:rsidP="00F50811">
            <w:pPr>
              <w:rPr>
                <w:sz w:val="22"/>
                <w:szCs w:val="22"/>
              </w:rPr>
            </w:pPr>
          </w:p>
        </w:tc>
        <w:tc>
          <w:tcPr>
            <w:tcW w:w="3079" w:type="dxa"/>
          </w:tcPr>
          <w:p w14:paraId="2CA659D5" w14:textId="0F017789" w:rsidR="001D12CA" w:rsidRPr="00E61AF2" w:rsidRDefault="001D12CA" w:rsidP="00F50811">
            <w:pPr>
              <w:rPr>
                <w:sz w:val="22"/>
                <w:szCs w:val="22"/>
              </w:rPr>
            </w:pPr>
            <w:r w:rsidRPr="00E61AF2">
              <w:rPr>
                <w:sz w:val="22"/>
                <w:szCs w:val="22"/>
              </w:rPr>
              <w:t>1</w:t>
            </w:r>
          </w:p>
        </w:tc>
        <w:tc>
          <w:tcPr>
            <w:tcW w:w="3079" w:type="dxa"/>
          </w:tcPr>
          <w:p w14:paraId="04D10A0A" w14:textId="0CDED6ED" w:rsidR="001D12CA" w:rsidRPr="00E61AF2" w:rsidRDefault="001D12CA" w:rsidP="00F50811">
            <w:pPr>
              <w:rPr>
                <w:sz w:val="22"/>
                <w:szCs w:val="22"/>
              </w:rPr>
            </w:pPr>
            <w:r w:rsidRPr="00E61AF2">
              <w:rPr>
                <w:sz w:val="22"/>
                <w:szCs w:val="22"/>
              </w:rPr>
              <w:t>Exposure to flooding due to sea level rise</w:t>
            </w:r>
          </w:p>
        </w:tc>
      </w:tr>
    </w:tbl>
    <w:p w14:paraId="3A724A3C" w14:textId="608901E7" w:rsidR="00F50811" w:rsidRPr="00E42125" w:rsidRDefault="00861422" w:rsidP="00F50811">
      <w:pPr>
        <w:rPr>
          <w:sz w:val="28"/>
          <w:szCs w:val="28"/>
        </w:rPr>
      </w:pPr>
      <w:r>
        <w:t xml:space="preserve"> </w:t>
      </w:r>
      <w:r w:rsidR="00F50811" w:rsidRPr="00E42125">
        <w:rPr>
          <w:sz w:val="28"/>
          <w:szCs w:val="28"/>
        </w:rPr>
        <w:br w:type="page"/>
      </w:r>
    </w:p>
    <w:p w14:paraId="55DE8302" w14:textId="6E3AB57F" w:rsidR="00A618F9" w:rsidRPr="0015637C" w:rsidRDefault="00B75103" w:rsidP="006A7A64">
      <w:pPr>
        <w:pStyle w:val="Heading1"/>
        <w:rPr>
          <w:rFonts w:eastAsia="Times New Roman"/>
          <w:lang w:eastAsia="en-GB"/>
        </w:rPr>
      </w:pPr>
      <w:bookmarkStart w:id="27" w:name="_Toc494113980"/>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27"/>
    </w:p>
    <w:p w14:paraId="641B2BFC" w14:textId="6844C459" w:rsidR="00FF69F5" w:rsidRPr="005C6AE1" w:rsidRDefault="00A618F9" w:rsidP="006A7A64">
      <w:pPr>
        <w:pStyle w:val="Heading2"/>
        <w:rPr>
          <w:rFonts w:eastAsia="Times New Roman" w:cs="Times New Roman"/>
          <w:color w:val="351C75"/>
          <w:lang w:eastAsia="en-GB"/>
        </w:rPr>
      </w:pPr>
      <w:bookmarkStart w:id="28" w:name="_Toc494113981"/>
      <w:r w:rsidRPr="005C6AE1">
        <w:rPr>
          <w:rFonts w:eastAsia="Times New Roman"/>
          <w:lang w:eastAsia="en-GB"/>
        </w:rPr>
        <w:t xml:space="preserve">1. </w:t>
      </w:r>
      <w:r w:rsidR="00FF69F5" w:rsidRPr="005C6AE1">
        <w:rPr>
          <w:rFonts w:eastAsia="Times New Roman"/>
          <w:lang w:eastAsia="en-GB"/>
        </w:rPr>
        <w:t>Urban Flood</w:t>
      </w:r>
      <w:bookmarkEnd w:id="28"/>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Default="00FF69F5" w:rsidP="005A4CAC">
      <w:pPr>
        <w:pStyle w:val="Heading3"/>
        <w:rPr>
          <w:rFonts w:eastAsia="Times New Roman"/>
          <w:lang w:eastAsia="en-GB"/>
        </w:rPr>
      </w:pPr>
      <w:bookmarkStart w:id="29" w:name="_Toc494113982"/>
      <w:r w:rsidRPr="00353192">
        <w:rPr>
          <w:rFonts w:eastAsia="Times New Roman"/>
          <w:lang w:eastAsia="en-GB"/>
        </w:rPr>
        <w:t>Overview</w:t>
      </w:r>
      <w:bookmarkEnd w:id="29"/>
    </w:p>
    <w:p w14:paraId="2D14EA6B" w14:textId="77777777" w:rsidR="007E1FAF" w:rsidRDefault="007E1FAF" w:rsidP="007E1FAF">
      <w:pPr>
        <w:rPr>
          <w:lang w:eastAsia="en-GB"/>
        </w:rPr>
      </w:pPr>
    </w:p>
    <w:p w14:paraId="1671D713" w14:textId="56D635AC" w:rsidR="007E1FAF" w:rsidRPr="007E1FAF" w:rsidRDefault="007E1FAF" w:rsidP="007E1FAF">
      <w:pPr>
        <w:shd w:val="clear" w:color="auto" w:fill="FFFFFF"/>
        <w:jc w:val="both"/>
        <w:rPr>
          <w:rFonts w:eastAsia="Times New Roman" w:cs="Arial"/>
          <w:color w:val="222222"/>
          <w:lang w:eastAsia="en-GB"/>
        </w:rPr>
      </w:pPr>
      <w:r w:rsidRPr="00353192">
        <w:rPr>
          <w:rFonts w:eastAsia="Times New Roman" w:cs="Arial"/>
          <w:color w:val="222222"/>
          <w:lang w:eastAsia="en-GB"/>
        </w:rPr>
        <w:t>Between 1995 and 2015, 3,062 flood events were recorded</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r>
        <w:rPr>
          <w:rFonts w:eastAsia="Times New Roman" w:cs="Arial"/>
          <w:color w:val="222222"/>
          <w:lang w:eastAsia="en-GB"/>
        </w:rPr>
        <w:t xml:space="preserve">In the first half of 2017, floods were reported as 44% (66) of 149 disasters worldwide, with 52% (1,644) of the 3,162 deaths during the period. </w:t>
      </w:r>
      <w:r>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"10.1007/s11069-012-0162-0.", "abstract" : "In 2012, 310 natural disasters were recorded in the EM-DAT database. They claimed 9,930 lives, affected over 106 million others and caused economic damages of US$138 billion. There were no mega-disasters in 2012 in terms of human im-pact. The largest disaster of 2012 in terms of mortality was Typhoon Bopha in the Philippines that resulted in 1,901 deaths. It was the strongest tropical cyclone on record to hit the southern Philippine island of Mindanao and affected over 6 million persons. Globally, Asia was once again the continent most affected by natural disasters, both in terms of occurrence, persons killed and persons affected. On the other hand, 63% of economic losses occurred in the Americas, mainly due to Hurricane Sandy that hit the Eastern seaboard of the United States in October (50 billion US$) and a drought that affected 62% of the contiguous United States (20 billion US$). Other notable disasters in term of economic impact were the two earth-quakes that hit Northern Italy in May and which resulted in 15.8 billion US$ of damages. Though the majority of economic damages from natural disas-ters in 2012 came from developed nations, the impact of dis-asters on less-developed economies should not be overlooked. For example, the damages caused by Cyclone Evan on Samoa represented almost 20% of the country's GDP. Similarly, floods in Pakistan resulted in losses equal to 1.7% of the country's GDP. It is only by addressing the links between poverty reduction and disaster-risk reduction that the international community can lessen the impact disasters have on developing nations.", "author" : [ { "dropping-particle" : "", "family" : "EMDAT", "given" : "", "non-dropping-particle" : "", "parse-names" : false, "suffix" : "" } ], "container-title" : "Earthquake", "id" : "ITEM-1", "issue" : "41", "issued" : { "date-parts" : [ [ "2017" ] ] }, "page" : "1-2", "title" : "Cred Crunch", "type" : "article-journal" }, "uris" : [ "http://www.mendeley.com/documents/?uuid=2c214e78-4d5a-4f89-84ca-ac0a454c4b8f" ] } ], "mendeley" : { "formattedCitation" : "&lt;sup&gt;11&lt;/sup&gt;", "plainTextFormattedCitation" : "11", "previouslyFormattedCitation" : "&lt;sup&gt;11&lt;/sup&gt;" }, "properties" : { "noteIndex" : 10 }, "schema" : "https://github.com/citation-style-language/schema/raw/master/csl-citation.json" }</w:instrText>
      </w:r>
      <w:r>
        <w:rPr>
          <w:rFonts w:eastAsia="Times New Roman" w:cs="Arial"/>
          <w:color w:val="222222"/>
          <w:lang w:eastAsia="en-GB"/>
        </w:rPr>
        <w:fldChar w:fldCharType="separate"/>
      </w:r>
      <w:r w:rsidRPr="00184868">
        <w:rPr>
          <w:rFonts w:eastAsia="Times New Roman" w:cs="Arial"/>
          <w:noProof/>
          <w:color w:val="222222"/>
          <w:vertAlign w:val="superscript"/>
          <w:lang w:eastAsia="en-GB"/>
        </w:rPr>
        <w:t>11</w:t>
      </w:r>
      <w:r>
        <w:rPr>
          <w:rFonts w:eastAsia="Times New Roman" w:cs="Arial"/>
          <w:color w:val="222222"/>
          <w:lang w:eastAsia="en-GB"/>
        </w:rPr>
        <w:fldChar w:fldCharType="end"/>
      </w:r>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30342CBC" w14:textId="06AADEE0" w:rsidR="00924B47"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Urban floods can arise from</w:t>
      </w:r>
    </w:p>
    <w:p w14:paraId="5D72FB3F" w14:textId="77777777" w:rsidR="00F33E0C" w:rsidRDefault="00F33E0C" w:rsidP="00FF69F5">
      <w:pPr>
        <w:shd w:val="clear" w:color="auto" w:fill="FFFFFF"/>
        <w:jc w:val="both"/>
        <w:rPr>
          <w:rFonts w:eastAsia="Times New Roman" w:cs="Arial"/>
          <w:color w:val="222222"/>
          <w:lang w:eastAsia="en-GB"/>
        </w:rPr>
      </w:pPr>
    </w:p>
    <w:p w14:paraId="28A48C36" w14:textId="7C2A0849" w:rsidR="00924B47" w:rsidRPr="00F33E0C" w:rsidRDefault="00011166" w:rsidP="00F33E0C">
      <w:pPr>
        <w:shd w:val="clear" w:color="auto" w:fill="FFFFFF"/>
        <w:jc w:val="both"/>
        <w:rPr>
          <w:rFonts w:eastAsia="Times New Roman" w:cs="Arial"/>
          <w:b/>
          <w:color w:val="222222"/>
          <w:lang w:eastAsia="en-GB"/>
        </w:rPr>
      </w:pPr>
      <w:r w:rsidRPr="00F33E0C">
        <w:rPr>
          <w:rFonts w:eastAsia="Times New Roman" w:cs="Arial"/>
          <w:b/>
          <w:color w:val="222222"/>
          <w:lang w:eastAsia="en-GB"/>
        </w:rPr>
        <w:t>H</w:t>
      </w:r>
      <w:r w:rsidR="00924B47" w:rsidRPr="00F33E0C">
        <w:rPr>
          <w:rFonts w:eastAsia="Times New Roman" w:cs="Arial"/>
          <w:b/>
          <w:color w:val="222222"/>
          <w:lang w:eastAsia="en-GB"/>
        </w:rPr>
        <w:t>eavy or intense rainfall</w:t>
      </w:r>
      <w:r w:rsidR="00F33E0C">
        <w:rPr>
          <w:rFonts w:eastAsia="Times New Roman" w:cs="Arial"/>
          <w:b/>
          <w:color w:val="222222"/>
          <w:lang w:eastAsia="en-GB"/>
        </w:rPr>
        <w:t>.</w:t>
      </w:r>
    </w:p>
    <w:p w14:paraId="52009C44" w14:textId="77777777" w:rsidR="00F33E0C" w:rsidRPr="00F33E0C" w:rsidRDefault="00F33E0C" w:rsidP="00F33E0C">
      <w:pPr>
        <w:shd w:val="clear" w:color="auto" w:fill="FFFFFF"/>
        <w:jc w:val="both"/>
        <w:rPr>
          <w:rFonts w:eastAsia="Times New Roman" w:cs="Arial"/>
          <w:b/>
          <w:color w:val="222222"/>
          <w:lang w:eastAsia="en-GB"/>
        </w:rPr>
      </w:pPr>
    </w:p>
    <w:p w14:paraId="6CD0FAFC" w14:textId="738CE41C" w:rsidR="00924B47" w:rsidRPr="00F33E0C" w:rsidRDefault="00011166" w:rsidP="00F33E0C">
      <w:pPr>
        <w:shd w:val="clear" w:color="auto" w:fill="FFFFFF"/>
        <w:jc w:val="both"/>
        <w:rPr>
          <w:rFonts w:eastAsia="Times New Roman" w:cs="Arial"/>
          <w:b/>
          <w:color w:val="222222"/>
          <w:lang w:eastAsia="en-GB"/>
        </w:rPr>
      </w:pPr>
      <w:r w:rsidRPr="00F33E0C">
        <w:rPr>
          <w:rFonts w:eastAsia="Times New Roman" w:cs="Arial"/>
          <w:b/>
          <w:color w:val="222222"/>
          <w:lang w:eastAsia="en-GB"/>
        </w:rPr>
        <w:t>T</w:t>
      </w:r>
      <w:r w:rsidR="00924B47" w:rsidRPr="00F33E0C">
        <w:rPr>
          <w:rFonts w:eastAsia="Times New Roman" w:cs="Arial"/>
          <w:b/>
          <w:color w:val="222222"/>
          <w:lang w:eastAsia="en-GB"/>
        </w:rPr>
        <w:t>hawing of ice</w:t>
      </w:r>
      <w:r w:rsidR="00F33E0C">
        <w:rPr>
          <w:rFonts w:eastAsia="Times New Roman" w:cs="Arial"/>
          <w:b/>
          <w:color w:val="222222"/>
          <w:lang w:eastAsia="en-GB"/>
        </w:rPr>
        <w:t>.</w:t>
      </w:r>
    </w:p>
    <w:p w14:paraId="4DCE48C7" w14:textId="77777777" w:rsidR="00F33E0C" w:rsidRPr="00F33E0C" w:rsidRDefault="00F33E0C" w:rsidP="00F33E0C">
      <w:pPr>
        <w:shd w:val="clear" w:color="auto" w:fill="FFFFFF"/>
        <w:jc w:val="both"/>
        <w:rPr>
          <w:rFonts w:eastAsia="Times New Roman" w:cs="Arial"/>
          <w:b/>
          <w:color w:val="222222"/>
          <w:lang w:eastAsia="en-GB"/>
        </w:rPr>
      </w:pPr>
    </w:p>
    <w:p w14:paraId="755DCBF6" w14:textId="7F17EF4B" w:rsidR="00924B47" w:rsidRPr="00F33E0C" w:rsidRDefault="00011166" w:rsidP="00F33E0C">
      <w:pPr>
        <w:shd w:val="clear" w:color="auto" w:fill="FFFFFF"/>
        <w:jc w:val="both"/>
        <w:rPr>
          <w:rFonts w:eastAsia="Times New Roman" w:cs="Arial"/>
          <w:b/>
          <w:color w:val="222222"/>
          <w:lang w:eastAsia="en-GB"/>
        </w:rPr>
      </w:pPr>
      <w:r w:rsidRPr="00F33E0C">
        <w:rPr>
          <w:rFonts w:eastAsia="Times New Roman" w:cs="Arial"/>
          <w:b/>
          <w:color w:val="222222"/>
          <w:lang w:eastAsia="en-GB"/>
        </w:rPr>
        <w:t>D</w:t>
      </w:r>
      <w:r w:rsidR="00924B47" w:rsidRPr="00F33E0C">
        <w:rPr>
          <w:rFonts w:eastAsia="Times New Roman" w:cs="Arial"/>
          <w:b/>
          <w:color w:val="222222"/>
          <w:lang w:eastAsia="en-GB"/>
        </w:rPr>
        <w:t>am failure</w:t>
      </w:r>
      <w:r w:rsidR="00F33E0C">
        <w:rPr>
          <w:rFonts w:eastAsia="Times New Roman" w:cs="Arial"/>
          <w:b/>
          <w:color w:val="222222"/>
          <w:lang w:eastAsia="en-GB"/>
        </w:rPr>
        <w:t>.</w:t>
      </w:r>
    </w:p>
    <w:p w14:paraId="74B26DC5" w14:textId="77777777" w:rsidR="00F33E0C" w:rsidRPr="00F33E0C" w:rsidRDefault="00F33E0C" w:rsidP="00F33E0C">
      <w:pPr>
        <w:shd w:val="clear" w:color="auto" w:fill="FFFFFF"/>
        <w:jc w:val="both"/>
        <w:rPr>
          <w:rFonts w:eastAsia="Times New Roman" w:cs="Arial"/>
          <w:b/>
          <w:color w:val="222222"/>
          <w:lang w:eastAsia="en-GB"/>
        </w:rPr>
      </w:pPr>
    </w:p>
    <w:p w14:paraId="53919A4C" w14:textId="54440A74" w:rsidR="00924B47" w:rsidRPr="00F33E0C" w:rsidRDefault="00924B47" w:rsidP="00F33E0C">
      <w:pPr>
        <w:shd w:val="clear" w:color="auto" w:fill="FFFFFF"/>
        <w:jc w:val="both"/>
        <w:rPr>
          <w:rFonts w:eastAsia="Times New Roman" w:cs="Arial"/>
          <w:b/>
          <w:color w:val="222222"/>
          <w:lang w:eastAsia="en-GB"/>
        </w:rPr>
      </w:pPr>
      <w:r w:rsidRPr="00F33E0C">
        <w:rPr>
          <w:rFonts w:eastAsia="Times New Roman" w:cs="Arial"/>
          <w:b/>
          <w:color w:val="222222"/>
          <w:lang w:eastAsia="en-GB"/>
        </w:rPr>
        <w:t>Tidal wave or wave extremes</w:t>
      </w:r>
      <w:r w:rsidR="00F33E0C">
        <w:rPr>
          <w:rFonts w:eastAsia="Times New Roman" w:cs="Arial"/>
          <w:b/>
          <w:color w:val="222222"/>
          <w:lang w:eastAsia="en-GB"/>
        </w:rPr>
        <w:t>.</w:t>
      </w:r>
    </w:p>
    <w:p w14:paraId="28D49134" w14:textId="77777777" w:rsidR="003F4DEC" w:rsidRDefault="003F4DEC" w:rsidP="00924B47">
      <w:pPr>
        <w:shd w:val="clear" w:color="auto" w:fill="FFFFFF"/>
        <w:jc w:val="both"/>
        <w:rPr>
          <w:rFonts w:eastAsia="Times New Roman" w:cs="Arial"/>
          <w:color w:val="222222"/>
          <w:lang w:eastAsia="en-GB"/>
        </w:rPr>
      </w:pPr>
    </w:p>
    <w:p w14:paraId="2B36D764" w14:textId="77777777" w:rsidR="00011166" w:rsidRDefault="00DB0BED" w:rsidP="00924B47">
      <w:pPr>
        <w:shd w:val="clear" w:color="auto" w:fill="FFFFFF"/>
        <w:jc w:val="both"/>
        <w:rPr>
          <w:rFonts w:eastAsia="Times New Roman" w:cs="Arial"/>
          <w:color w:val="222222"/>
          <w:lang w:eastAsia="en-GB"/>
        </w:rPr>
      </w:pPr>
      <w:r>
        <w:rPr>
          <w:rFonts w:eastAsia="Times New Roman" w:cs="Arial"/>
          <w:color w:val="222222"/>
          <w:lang w:eastAsia="en-GB"/>
        </w:rPr>
        <w:t>From these origins, floods can manifest themselves</w:t>
      </w:r>
      <w:r w:rsidR="00011166">
        <w:rPr>
          <w:rFonts w:eastAsia="Times New Roman" w:cs="Arial"/>
          <w:color w:val="222222"/>
          <w:lang w:eastAsia="en-GB"/>
        </w:rPr>
        <w:t xml:space="preserve"> as:</w:t>
      </w:r>
    </w:p>
    <w:p w14:paraId="4296A708" w14:textId="77777777" w:rsidR="001F2982" w:rsidRDefault="001F2982" w:rsidP="001F2982">
      <w:pPr>
        <w:shd w:val="clear" w:color="auto" w:fill="FFFFFF"/>
        <w:jc w:val="both"/>
        <w:rPr>
          <w:rFonts w:eastAsia="Times New Roman" w:cs="Arial"/>
          <w:color w:val="222222"/>
          <w:lang w:eastAsia="en-GB"/>
        </w:rPr>
      </w:pPr>
    </w:p>
    <w:p w14:paraId="3B08B3B8" w14:textId="18FE23F5" w:rsidR="00011166" w:rsidRPr="001F2982" w:rsidRDefault="00011166" w:rsidP="001F2982">
      <w:pPr>
        <w:shd w:val="clear" w:color="auto" w:fill="FFFFFF"/>
        <w:jc w:val="both"/>
        <w:rPr>
          <w:rFonts w:eastAsia="Times New Roman" w:cs="Arial"/>
          <w:b/>
          <w:color w:val="222222"/>
          <w:lang w:eastAsia="en-GB"/>
        </w:rPr>
      </w:pPr>
      <w:r w:rsidRPr="001F2982">
        <w:rPr>
          <w:rFonts w:eastAsia="Times New Roman" w:cs="Arial"/>
          <w:b/>
          <w:color w:val="222222"/>
          <w:lang w:eastAsia="en-GB"/>
        </w:rPr>
        <w:t>Local, sudden floods (flash floods)</w:t>
      </w:r>
      <w:r w:rsidR="00CC6044" w:rsidRPr="001F2982">
        <w:rPr>
          <w:rFonts w:eastAsia="Times New Roman" w:cs="Arial"/>
          <w:b/>
          <w:color w:val="222222"/>
          <w:lang w:eastAsia="en-GB"/>
        </w:rPr>
        <w:t xml:space="preserve">. </w:t>
      </w:r>
    </w:p>
    <w:p w14:paraId="45D02F56" w14:textId="77777777" w:rsidR="001F2982" w:rsidRDefault="001F2982" w:rsidP="001F2982">
      <w:pPr>
        <w:shd w:val="clear" w:color="auto" w:fill="FFFFFF"/>
        <w:jc w:val="both"/>
        <w:rPr>
          <w:rFonts w:eastAsia="Times New Roman" w:cs="Arial"/>
          <w:color w:val="222222"/>
          <w:lang w:eastAsia="en-GB"/>
        </w:rPr>
      </w:pPr>
    </w:p>
    <w:p w14:paraId="4C94A9D7" w14:textId="3BBCD522" w:rsidR="00011166" w:rsidRPr="001F2982" w:rsidRDefault="00011166" w:rsidP="001F2982">
      <w:pPr>
        <w:shd w:val="clear" w:color="auto" w:fill="FFFFFF"/>
        <w:jc w:val="both"/>
        <w:rPr>
          <w:rFonts w:eastAsia="Times New Roman" w:cs="Arial"/>
          <w:b/>
          <w:color w:val="222222"/>
          <w:lang w:eastAsia="en-GB"/>
        </w:rPr>
      </w:pPr>
      <w:r w:rsidRPr="001F2982">
        <w:rPr>
          <w:rFonts w:eastAsia="Times New Roman" w:cs="Arial"/>
          <w:b/>
          <w:color w:val="222222"/>
          <w:lang w:eastAsia="en-GB"/>
        </w:rPr>
        <w:t>Extensive, long-lasting floods (plain floods)</w:t>
      </w:r>
      <w:r w:rsidR="001F2982">
        <w:rPr>
          <w:rFonts w:eastAsia="Times New Roman" w:cs="Arial"/>
          <w:b/>
          <w:color w:val="222222"/>
          <w:lang w:eastAsia="en-GB"/>
        </w:rPr>
        <w:t>.</w:t>
      </w:r>
    </w:p>
    <w:p w14:paraId="532FCCEE" w14:textId="77777777" w:rsidR="001F2982" w:rsidRDefault="001F2982" w:rsidP="001F2982">
      <w:pPr>
        <w:shd w:val="clear" w:color="auto" w:fill="FFFFFF"/>
        <w:jc w:val="both"/>
        <w:rPr>
          <w:rFonts w:eastAsia="Times New Roman" w:cs="Arial"/>
          <w:color w:val="222222"/>
          <w:lang w:eastAsia="en-GB"/>
        </w:rPr>
      </w:pPr>
    </w:p>
    <w:p w14:paraId="2E3C8EBF" w14:textId="580059D7" w:rsidR="009665A1" w:rsidRPr="001F2982" w:rsidRDefault="00011166" w:rsidP="001F2982">
      <w:pPr>
        <w:shd w:val="clear" w:color="auto" w:fill="FFFFFF"/>
        <w:jc w:val="both"/>
        <w:rPr>
          <w:rFonts w:eastAsia="Times New Roman" w:cs="Arial"/>
          <w:b/>
          <w:color w:val="222222"/>
          <w:lang w:eastAsia="en-GB"/>
        </w:rPr>
      </w:pPr>
      <w:r w:rsidRPr="001F2982">
        <w:rPr>
          <w:rFonts w:eastAsia="Times New Roman" w:cs="Arial"/>
          <w:b/>
          <w:color w:val="222222"/>
          <w:lang w:eastAsia="en-GB"/>
        </w:rPr>
        <w:t>Coastal flooding</w:t>
      </w:r>
      <w:r w:rsidR="001F2982">
        <w:rPr>
          <w:rFonts w:eastAsia="Times New Roman" w:cs="Arial"/>
          <w:b/>
          <w:color w:val="222222"/>
          <w:lang w:eastAsia="en-GB"/>
        </w:rPr>
        <w:t>.</w:t>
      </w:r>
    </w:p>
    <w:p w14:paraId="7DD33674" w14:textId="77777777" w:rsidR="003F4DEC" w:rsidRPr="003F4DEC" w:rsidRDefault="003F4DEC" w:rsidP="003F4DEC">
      <w:pPr>
        <w:shd w:val="clear" w:color="auto" w:fill="FFFFFF"/>
        <w:jc w:val="both"/>
        <w:rPr>
          <w:rFonts w:eastAsia="Times New Roman" w:cs="Arial"/>
          <w:color w:val="222222"/>
          <w:lang w:eastAsia="en-GB"/>
        </w:rPr>
      </w:pPr>
    </w:p>
    <w:p w14:paraId="6C04C6AB" w14:textId="48E0981D" w:rsidR="007E1FAF" w:rsidRDefault="00322428" w:rsidP="00FF69F5">
      <w:pPr>
        <w:shd w:val="clear" w:color="auto" w:fill="FFFFFF"/>
        <w:jc w:val="both"/>
        <w:rPr>
          <w:rFonts w:eastAsia="Times New Roman" w:cs="Arial"/>
          <w:color w:val="222222"/>
          <w:lang w:eastAsia="en-GB"/>
        </w:rPr>
      </w:pPr>
      <w:r>
        <w:rPr>
          <w:rFonts w:eastAsia="Times New Roman" w:cs="Arial"/>
          <w:color w:val="222222"/>
          <w:lang w:eastAsia="en-GB"/>
        </w:rPr>
        <w:t xml:space="preserve">All manifestations of floods can have </w:t>
      </w:r>
      <w:r w:rsidR="00FF69F5" w:rsidRPr="003F4DEC">
        <w:rPr>
          <w:rFonts w:eastAsia="Times New Roman" w:cs="Arial"/>
          <w:color w:val="222222"/>
          <w:lang w:eastAsia="en-GB"/>
        </w:rPr>
        <w:t>a significant impact on public health in an urban area.</w:t>
      </w:r>
      <w:r w:rsidR="00FF69F5" w:rsidRPr="003F4DEC">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"&lt;sup&gt;12&lt;/sup&gt;", "plainTextFormattedCitation" : "12", "previouslyFormattedCitation" : "&lt;sup&gt;12&lt;/sup&gt;" }, "properties" : { "noteIndex" : 0 }, "schema" : "https://github.com/citation-style-language/schema/raw/master/csl-citation.json" }</w:instrText>
      </w:r>
      <w:r w:rsidR="00FF69F5" w:rsidRPr="003F4DEC">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12</w:t>
      </w:r>
      <w:r w:rsidR="00FF69F5" w:rsidRPr="003F4DEC">
        <w:rPr>
          <w:rFonts w:eastAsia="Times New Roman" w:cs="Arial"/>
          <w:color w:val="222222"/>
          <w:lang w:eastAsia="en-GB"/>
        </w:rPr>
        <w:fldChar w:fldCharType="end"/>
      </w:r>
      <w:r w:rsidR="00FF69F5" w:rsidRPr="003F4DEC">
        <w:rPr>
          <w:rFonts w:eastAsia="Times New Roman" w:cs="Arial"/>
          <w:color w:val="222222"/>
          <w:lang w:eastAsia="en-GB"/>
        </w:rPr>
        <w:t xml:space="preserve"> </w:t>
      </w:r>
      <w:r w:rsidR="00D37678">
        <w:rPr>
          <w:rFonts w:eastAsia="Times New Roman" w:cs="Arial"/>
          <w:color w:val="222222"/>
          <w:lang w:eastAsia="en-GB"/>
        </w:rPr>
        <w:t>HIWeather’s forecasting capabilities will be able to contribute to all three manifestations of flood</w:t>
      </w:r>
      <w:r w:rsidR="005706D3">
        <w:rPr>
          <w:rFonts w:eastAsia="Times New Roman" w:cs="Arial"/>
          <w:color w:val="222222"/>
          <w:lang w:eastAsia="en-GB"/>
        </w:rPr>
        <w:t>.</w:t>
      </w:r>
    </w:p>
    <w:p w14:paraId="1883EC28" w14:textId="77777777" w:rsidR="00E24125" w:rsidRDefault="00E24125" w:rsidP="00FF69F5">
      <w:pPr>
        <w:shd w:val="clear" w:color="auto" w:fill="FFFFFF"/>
        <w:jc w:val="both"/>
        <w:rPr>
          <w:rFonts w:eastAsia="Times New Roman" w:cs="Arial"/>
          <w:color w:val="222222"/>
          <w:lang w:eastAsia="en-GB"/>
        </w:rPr>
      </w:pPr>
    </w:p>
    <w:p w14:paraId="70A50FE9" w14:textId="240C7D26" w:rsidR="00DE4084"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 xml:space="preserve">While the adverse health effects of flooding include </w:t>
      </w:r>
      <w:r w:rsidR="004536F2">
        <w:rPr>
          <w:rFonts w:eastAsia="Times New Roman" w:cs="Arial"/>
          <w:color w:val="222222"/>
          <w:lang w:eastAsia="en-GB"/>
        </w:rPr>
        <w:t xml:space="preserve">many </w:t>
      </w:r>
      <w:r w:rsidRPr="00353192">
        <w:rPr>
          <w:rFonts w:eastAsia="Times New Roman" w:cs="Arial"/>
          <w:color w:val="222222"/>
          <w:lang w:eastAsia="en-GB"/>
        </w:rPr>
        <w:t>direct impacts on human health, the pathways can be complicated and indirect.</w:t>
      </w:r>
    </w:p>
    <w:p w14:paraId="211FE07C" w14:textId="77777777" w:rsidR="00A253AF" w:rsidRDefault="00A253AF" w:rsidP="00FF69F5">
      <w:pPr>
        <w:shd w:val="clear" w:color="auto" w:fill="FFFFFF"/>
        <w:jc w:val="both"/>
        <w:rPr>
          <w:rFonts w:eastAsia="Times New Roman" w:cs="Arial"/>
          <w:color w:val="222222"/>
          <w:lang w:eastAsia="en-GB"/>
        </w:rPr>
      </w:pPr>
    </w:p>
    <w:p w14:paraId="1BE13836" w14:textId="4C437175" w:rsidR="00A253AF" w:rsidRDefault="00E115A3" w:rsidP="0030759D">
      <w:pPr>
        <w:pStyle w:val="Heading3"/>
        <w:rPr>
          <w:rFonts w:eastAsia="Times New Roman"/>
          <w:lang w:eastAsia="en-GB"/>
        </w:rPr>
      </w:pPr>
      <w:bookmarkStart w:id="30" w:name="_Toc494113983"/>
      <w:r>
        <w:rPr>
          <w:rFonts w:eastAsia="Times New Roman"/>
          <w:lang w:eastAsia="en-GB"/>
        </w:rPr>
        <w:t>Definition of a flood</w:t>
      </w:r>
      <w:bookmarkEnd w:id="30"/>
    </w:p>
    <w:p w14:paraId="47DC3A4C" w14:textId="77777777" w:rsidR="0030759D" w:rsidRDefault="0030759D" w:rsidP="006C5CE5">
      <w:pPr>
        <w:jc w:val="both"/>
        <w:rPr>
          <w:lang w:eastAsia="en-GB"/>
        </w:rPr>
      </w:pPr>
    </w:p>
    <w:p w14:paraId="66B55358" w14:textId="3C72BB6E" w:rsidR="0030759D" w:rsidRDefault="006C5CE5" w:rsidP="006C5CE5">
      <w:pPr>
        <w:jc w:val="both"/>
        <w:rPr>
          <w:lang w:eastAsia="en-GB"/>
        </w:rPr>
      </w:pPr>
      <w:r>
        <w:rPr>
          <w:lang w:eastAsia="en-GB"/>
        </w:rPr>
        <w:t xml:space="preserve">No standard definition of a flood exists from a health perspective. </w:t>
      </w:r>
      <w:r w:rsidR="00555D61">
        <w:rPr>
          <w:lang w:eastAsia="en-GB"/>
        </w:rPr>
        <w:t xml:space="preserve">This fact is highlighted </w:t>
      </w:r>
      <w:r w:rsidR="006D16DC">
        <w:rPr>
          <w:lang w:eastAsia="en-GB"/>
        </w:rPr>
        <w:t>by the report ‘Floods in the WHO European Region: health effects and their prevention’, where</w:t>
      </w:r>
      <w:r w:rsidR="00924220">
        <w:rPr>
          <w:lang w:eastAsia="en-GB"/>
        </w:rPr>
        <w:t xml:space="preserve"> a table </w:t>
      </w:r>
      <w:r w:rsidR="00522861">
        <w:rPr>
          <w:lang w:eastAsia="en-GB"/>
        </w:rPr>
        <w:t xml:space="preserve">of triggers from </w:t>
      </w:r>
      <w:r w:rsidR="00280146">
        <w:rPr>
          <w:lang w:eastAsia="en-GB"/>
        </w:rPr>
        <w:t xml:space="preserve">emergency action plans were compiled from </w:t>
      </w:r>
      <w:r w:rsidR="00012F0A">
        <w:rPr>
          <w:lang w:eastAsia="en-GB"/>
        </w:rPr>
        <w:t xml:space="preserve">responses by members of the WHO European Region </w:t>
      </w:r>
      <w:r w:rsidR="005C5568">
        <w:rPr>
          <w:lang w:eastAsia="en-GB"/>
        </w:rPr>
        <w:t>to flood conditions that would trigger activation of an emergency plan</w:t>
      </w:r>
      <w:r w:rsidR="00AF5C95">
        <w:rPr>
          <w:lang w:eastAsia="en-GB"/>
        </w:rPr>
        <w:t xml:space="preserve"> (</w:t>
      </w:r>
      <w:r w:rsidR="00AF5C95">
        <w:rPr>
          <w:lang w:eastAsia="en-GB"/>
        </w:rPr>
        <w:fldChar w:fldCharType="begin"/>
      </w:r>
      <w:r w:rsidR="00AF5C95">
        <w:rPr>
          <w:lang w:eastAsia="en-GB"/>
        </w:rPr>
        <w:instrText xml:space="preserve"> REF _Ref494098717 \h </w:instrText>
      </w:r>
      <w:r w:rsidR="00AF5C95">
        <w:rPr>
          <w:lang w:eastAsia="en-GB"/>
        </w:rPr>
      </w:r>
      <w:r w:rsidR="00AF5C95">
        <w:rPr>
          <w:lang w:eastAsia="en-GB"/>
        </w:rPr>
        <w:fldChar w:fldCharType="separate"/>
      </w:r>
      <w:r w:rsidR="00AF5C95">
        <w:t xml:space="preserve">Table </w:t>
      </w:r>
      <w:r w:rsidR="00AF5C95">
        <w:rPr>
          <w:noProof/>
        </w:rPr>
        <w:t>3</w:t>
      </w:r>
      <w:r w:rsidR="00AF5C95">
        <w:rPr>
          <w:lang w:eastAsia="en-GB"/>
        </w:rPr>
        <w:fldChar w:fldCharType="end"/>
      </w:r>
      <w:r w:rsidR="00AF5C95">
        <w:rPr>
          <w:lang w:eastAsia="en-GB"/>
        </w:rPr>
        <w:t>).</w:t>
      </w:r>
    </w:p>
    <w:p w14:paraId="0CD1FC93" w14:textId="77777777" w:rsidR="00C71648" w:rsidRDefault="00C71648" w:rsidP="006C5CE5">
      <w:pPr>
        <w:jc w:val="both"/>
        <w:rPr>
          <w:lang w:eastAsia="en-GB"/>
        </w:rPr>
      </w:pPr>
    </w:p>
    <w:p w14:paraId="7EECA099" w14:textId="77777777" w:rsidR="002D7820" w:rsidRDefault="002D7820">
      <w:r>
        <w:br w:type="page"/>
      </w:r>
    </w:p>
    <w:p w14:paraId="557028BD" w14:textId="77777777" w:rsidR="00547CE6" w:rsidRDefault="00547CE6" w:rsidP="00F847DE">
      <w:pPr>
        <w:pStyle w:val="Caption"/>
        <w:keepNext/>
        <w:jc w:val="center"/>
        <w:sectPr w:rsidR="00547CE6" w:rsidSect="00F32AE7">
          <w:footerReference w:type="even" r:id="rId14"/>
          <w:footerReference w:type="default" r:id="rId15"/>
          <w:pgSz w:w="11900" w:h="16840"/>
          <w:pgMar w:top="1440" w:right="1440" w:bottom="1440" w:left="1440" w:header="720" w:footer="720" w:gutter="0"/>
          <w:cols w:space="720"/>
          <w:docGrid w:linePitch="360"/>
        </w:sectPr>
      </w:pPr>
      <w:bookmarkStart w:id="31" w:name="_Ref494098717"/>
    </w:p>
    <w:p w14:paraId="04345DEF" w14:textId="16231D05" w:rsidR="00CC3548" w:rsidRDefault="00CC3548" w:rsidP="00F847DE">
      <w:pPr>
        <w:pStyle w:val="Caption"/>
        <w:keepNext/>
        <w:jc w:val="center"/>
      </w:pPr>
      <w:bookmarkStart w:id="32" w:name="_Toc494103234"/>
      <w:r>
        <w:lastRenderedPageBreak/>
        <w:t xml:space="preserve">Table </w:t>
      </w:r>
      <w:r>
        <w:fldChar w:fldCharType="begin"/>
      </w:r>
      <w:r>
        <w:instrText xml:space="preserve"> SEQ Table \* ARABIC </w:instrText>
      </w:r>
      <w:r>
        <w:fldChar w:fldCharType="separate"/>
      </w:r>
      <w:r>
        <w:rPr>
          <w:noProof/>
        </w:rPr>
        <w:t>3</w:t>
      </w:r>
      <w:r>
        <w:fldChar w:fldCharType="end"/>
      </w:r>
      <w:bookmarkEnd w:id="31"/>
      <w:r>
        <w:t>. Flood conditions that would trigger activation of an emergency plan</w:t>
      </w:r>
      <w:r w:rsidR="00F847DE">
        <w:fldChar w:fldCharType="begin" w:fldLock="1"/>
      </w:r>
      <w:r w:rsidR="00C771D0">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"&lt;sup&gt;13&lt;/sup&gt;", "plainTextFormattedCitation" : "13", "previouslyFormattedCitation" : "&lt;sup&gt;13&lt;/sup&gt;" }, "properties" : { "noteIndex" : 11 }, "schema" : "https://github.com/citation-style-language/schema/raw/master/csl-citation.json" }</w:instrText>
      </w:r>
      <w:r w:rsidR="00F847DE">
        <w:fldChar w:fldCharType="separate"/>
      </w:r>
      <w:bookmarkEnd w:id="32"/>
      <w:r w:rsidR="00C771D0" w:rsidRPr="00C771D0">
        <w:rPr>
          <w:i w:val="0"/>
          <w:noProof/>
          <w:vertAlign w:val="superscript"/>
        </w:rPr>
        <w:t>13</w:t>
      </w:r>
      <w:r w:rsidR="00F847DE">
        <w:fldChar w:fldCharType="end"/>
      </w:r>
    </w:p>
    <w:tbl>
      <w:tblPr>
        <w:tblStyle w:val="TableGrid"/>
        <w:tblW w:w="0" w:type="auto"/>
        <w:tblLook w:val="04A0" w:firstRow="1" w:lastRow="0" w:firstColumn="1" w:lastColumn="0" w:noHBand="0" w:noVBand="1"/>
      </w:tblPr>
      <w:tblGrid>
        <w:gridCol w:w="1638"/>
        <w:gridCol w:w="5490"/>
        <w:gridCol w:w="2108"/>
      </w:tblGrid>
      <w:tr w:rsidR="000272B7" w14:paraId="0EC4447E" w14:textId="77777777" w:rsidTr="000272B7">
        <w:trPr>
          <w:trHeight w:val="260"/>
        </w:trPr>
        <w:tc>
          <w:tcPr>
            <w:tcW w:w="1638" w:type="dxa"/>
          </w:tcPr>
          <w:p w14:paraId="010A5B16" w14:textId="5F208DCB" w:rsidR="00C71648" w:rsidRPr="002D7820" w:rsidRDefault="002D7820" w:rsidP="006C5CE5">
            <w:pPr>
              <w:jc w:val="both"/>
              <w:rPr>
                <w:b/>
                <w:lang w:eastAsia="en-GB"/>
              </w:rPr>
            </w:pPr>
            <w:r w:rsidRPr="002D7820">
              <w:rPr>
                <w:b/>
                <w:lang w:eastAsia="en-GB"/>
              </w:rPr>
              <w:t>Country</w:t>
            </w:r>
          </w:p>
        </w:tc>
        <w:tc>
          <w:tcPr>
            <w:tcW w:w="5490" w:type="dxa"/>
          </w:tcPr>
          <w:p w14:paraId="055500D6" w14:textId="193A6202" w:rsidR="00C71648" w:rsidRPr="002D7820" w:rsidRDefault="002D7820" w:rsidP="006C5CE5">
            <w:pPr>
              <w:jc w:val="both"/>
              <w:rPr>
                <w:b/>
                <w:lang w:eastAsia="en-GB"/>
              </w:rPr>
            </w:pPr>
            <w:r w:rsidRPr="002D7820">
              <w:rPr>
                <w:b/>
                <w:lang w:eastAsia="en-GB"/>
              </w:rPr>
              <w:t>Definition</w:t>
            </w:r>
          </w:p>
        </w:tc>
        <w:tc>
          <w:tcPr>
            <w:tcW w:w="2108" w:type="dxa"/>
          </w:tcPr>
          <w:p w14:paraId="290DBACE" w14:textId="6FCE987A" w:rsidR="00C71648" w:rsidRPr="002D7820" w:rsidRDefault="002D7820" w:rsidP="006C5CE5">
            <w:pPr>
              <w:jc w:val="both"/>
              <w:rPr>
                <w:b/>
                <w:lang w:eastAsia="en-GB"/>
              </w:rPr>
            </w:pPr>
            <w:r w:rsidRPr="002D7820">
              <w:rPr>
                <w:b/>
                <w:lang w:eastAsia="en-GB"/>
              </w:rPr>
              <w:t>Category of definition</w:t>
            </w:r>
          </w:p>
        </w:tc>
      </w:tr>
      <w:tr w:rsidR="000272B7" w14:paraId="00E31C76" w14:textId="77777777" w:rsidTr="000272B7">
        <w:trPr>
          <w:trHeight w:val="413"/>
        </w:trPr>
        <w:tc>
          <w:tcPr>
            <w:tcW w:w="1638" w:type="dxa"/>
          </w:tcPr>
          <w:p w14:paraId="1A844D2F" w14:textId="63BC7189" w:rsidR="00C71648" w:rsidRDefault="002D7820" w:rsidP="006C5CE5">
            <w:pPr>
              <w:jc w:val="both"/>
              <w:rPr>
                <w:lang w:eastAsia="en-GB"/>
              </w:rPr>
            </w:pPr>
            <w:r>
              <w:rPr>
                <w:lang w:eastAsia="en-GB"/>
              </w:rPr>
              <w:t>Albania</w:t>
            </w:r>
          </w:p>
        </w:tc>
        <w:tc>
          <w:tcPr>
            <w:tcW w:w="5490" w:type="dxa"/>
          </w:tcPr>
          <w:p w14:paraId="6091D721" w14:textId="329A658C" w:rsidR="00C71648" w:rsidRDefault="00F847DE" w:rsidP="00F847DE">
            <w:pPr>
              <w:jc w:val="center"/>
              <w:rPr>
                <w:lang w:eastAsia="en-GB"/>
              </w:rPr>
            </w:pPr>
            <w:r w:rsidRPr="00F847DE">
              <w:rPr>
                <w:lang w:eastAsia="en-GB"/>
              </w:rPr>
              <w:t>Critical depth of groundwater</w:t>
            </w:r>
          </w:p>
        </w:tc>
        <w:tc>
          <w:tcPr>
            <w:tcW w:w="2108" w:type="dxa"/>
          </w:tcPr>
          <w:p w14:paraId="55F70762" w14:textId="7451D78A" w:rsidR="00C71648" w:rsidRDefault="008707DE" w:rsidP="006C5CE5">
            <w:pPr>
              <w:jc w:val="both"/>
              <w:rPr>
                <w:lang w:eastAsia="en-GB"/>
              </w:rPr>
            </w:pPr>
            <w:r>
              <w:rPr>
                <w:lang w:eastAsia="en-GB"/>
              </w:rPr>
              <w:t>Scientific threshold</w:t>
            </w:r>
          </w:p>
        </w:tc>
      </w:tr>
      <w:tr w:rsidR="000272B7" w14:paraId="5C84B69E" w14:textId="77777777" w:rsidTr="000272B7">
        <w:trPr>
          <w:trHeight w:val="341"/>
        </w:trPr>
        <w:tc>
          <w:tcPr>
            <w:tcW w:w="1638" w:type="dxa"/>
          </w:tcPr>
          <w:p w14:paraId="23C796E3" w14:textId="4F5C804B" w:rsidR="00C71648" w:rsidRDefault="002D7820" w:rsidP="006C5CE5">
            <w:pPr>
              <w:jc w:val="both"/>
              <w:rPr>
                <w:lang w:eastAsia="en-GB"/>
              </w:rPr>
            </w:pPr>
            <w:r>
              <w:rPr>
                <w:lang w:eastAsia="en-GB"/>
              </w:rPr>
              <w:t>Armenia</w:t>
            </w:r>
          </w:p>
        </w:tc>
        <w:tc>
          <w:tcPr>
            <w:tcW w:w="5490" w:type="dxa"/>
          </w:tcPr>
          <w:p w14:paraId="3AF448E6" w14:textId="22F524D8" w:rsidR="00C71648" w:rsidRDefault="00F847DE" w:rsidP="006C5CE5">
            <w:pPr>
              <w:jc w:val="both"/>
              <w:rPr>
                <w:lang w:eastAsia="en-GB"/>
              </w:rPr>
            </w:pPr>
            <w:r w:rsidRPr="00F847DE">
              <w:rPr>
                <w:lang w:eastAsia="en-GB"/>
              </w:rPr>
              <w:t>No specific definition, case-by-case basi</w:t>
            </w:r>
            <w:r>
              <w:rPr>
                <w:lang w:eastAsia="en-GB"/>
              </w:rPr>
              <w:t>s</w:t>
            </w:r>
          </w:p>
        </w:tc>
        <w:tc>
          <w:tcPr>
            <w:tcW w:w="2108" w:type="dxa"/>
          </w:tcPr>
          <w:p w14:paraId="489D7B01" w14:textId="77777777" w:rsidR="00C71648" w:rsidRDefault="00C71648" w:rsidP="006C5CE5">
            <w:pPr>
              <w:jc w:val="both"/>
              <w:rPr>
                <w:lang w:eastAsia="en-GB"/>
              </w:rPr>
            </w:pPr>
          </w:p>
        </w:tc>
      </w:tr>
      <w:tr w:rsidR="000272B7" w14:paraId="7BD88DAE" w14:textId="77777777" w:rsidTr="000272B7">
        <w:tc>
          <w:tcPr>
            <w:tcW w:w="1638" w:type="dxa"/>
          </w:tcPr>
          <w:p w14:paraId="6A5EC2C2" w14:textId="2AB289D3" w:rsidR="00C71648" w:rsidRDefault="002D7820" w:rsidP="006C5CE5">
            <w:pPr>
              <w:jc w:val="both"/>
              <w:rPr>
                <w:lang w:eastAsia="en-GB"/>
              </w:rPr>
            </w:pPr>
            <w:r>
              <w:rPr>
                <w:lang w:eastAsia="en-GB"/>
              </w:rPr>
              <w:t>Azerbaijan</w:t>
            </w:r>
          </w:p>
        </w:tc>
        <w:tc>
          <w:tcPr>
            <w:tcW w:w="5490" w:type="dxa"/>
          </w:tcPr>
          <w:p w14:paraId="506273E0" w14:textId="2D52B6A4" w:rsidR="00C71648" w:rsidRDefault="00F847DE" w:rsidP="00F847DE">
            <w:pPr>
              <w:jc w:val="both"/>
              <w:rPr>
                <w:lang w:eastAsia="en-GB"/>
              </w:rPr>
            </w:pPr>
            <w:r>
              <w:rPr>
                <w:lang w:eastAsia="en-GB"/>
              </w:rPr>
              <w:t>Massive flooding in several districts</w:t>
            </w:r>
          </w:p>
        </w:tc>
        <w:tc>
          <w:tcPr>
            <w:tcW w:w="2108" w:type="dxa"/>
          </w:tcPr>
          <w:p w14:paraId="6C044BB0" w14:textId="1C286750" w:rsidR="00C71648" w:rsidRDefault="008707DE" w:rsidP="006C5CE5">
            <w:pPr>
              <w:jc w:val="both"/>
              <w:rPr>
                <w:lang w:eastAsia="en-GB"/>
              </w:rPr>
            </w:pPr>
            <w:r>
              <w:rPr>
                <w:lang w:eastAsia="en-GB"/>
              </w:rPr>
              <w:t>Scientific threshold</w:t>
            </w:r>
          </w:p>
        </w:tc>
      </w:tr>
      <w:tr w:rsidR="000272B7" w14:paraId="2730BC69" w14:textId="77777777" w:rsidTr="000272B7">
        <w:tc>
          <w:tcPr>
            <w:tcW w:w="1638" w:type="dxa"/>
          </w:tcPr>
          <w:p w14:paraId="3DC03809" w14:textId="1E5E2F8F" w:rsidR="00C71648" w:rsidRDefault="002D7820" w:rsidP="006C5CE5">
            <w:pPr>
              <w:jc w:val="both"/>
              <w:rPr>
                <w:lang w:eastAsia="en-GB"/>
              </w:rPr>
            </w:pPr>
            <w:r>
              <w:rPr>
                <w:lang w:eastAsia="en-GB"/>
              </w:rPr>
              <w:t>Bosnia and Herzegovina</w:t>
            </w:r>
          </w:p>
        </w:tc>
        <w:tc>
          <w:tcPr>
            <w:tcW w:w="5490" w:type="dxa"/>
          </w:tcPr>
          <w:p w14:paraId="1232736F" w14:textId="2B412523" w:rsidR="00C71648" w:rsidRDefault="00F847DE" w:rsidP="006C5CE5">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34832BB6" w14:textId="01BA3035" w:rsidR="00C71648" w:rsidRDefault="008707DE" w:rsidP="006C5CE5">
            <w:pPr>
              <w:jc w:val="both"/>
              <w:rPr>
                <w:lang w:eastAsia="en-GB"/>
              </w:rPr>
            </w:pPr>
            <w:r>
              <w:rPr>
                <w:lang w:eastAsia="en-GB"/>
              </w:rPr>
              <w:t>Population effects</w:t>
            </w:r>
          </w:p>
        </w:tc>
      </w:tr>
      <w:tr w:rsidR="000272B7" w14:paraId="2BB82D2C" w14:textId="77777777" w:rsidTr="000272B7">
        <w:tc>
          <w:tcPr>
            <w:tcW w:w="1638" w:type="dxa"/>
          </w:tcPr>
          <w:p w14:paraId="13B8D313" w14:textId="1E533481" w:rsidR="00C71648" w:rsidRDefault="002D7820" w:rsidP="006C5CE5">
            <w:pPr>
              <w:jc w:val="both"/>
              <w:rPr>
                <w:lang w:eastAsia="en-GB"/>
              </w:rPr>
            </w:pPr>
            <w:r>
              <w:rPr>
                <w:lang w:eastAsia="en-GB"/>
              </w:rPr>
              <w:t>Croatia</w:t>
            </w:r>
          </w:p>
        </w:tc>
        <w:tc>
          <w:tcPr>
            <w:tcW w:w="5490" w:type="dxa"/>
          </w:tcPr>
          <w:p w14:paraId="34864BF5" w14:textId="188D4986" w:rsidR="00C71648" w:rsidRDefault="00AF5C95" w:rsidP="006C5CE5">
            <w:pPr>
              <w:jc w:val="both"/>
              <w:rPr>
                <w:lang w:eastAsia="en-GB"/>
              </w:rPr>
            </w:pPr>
            <w:r>
              <w:rPr>
                <w:lang w:eastAsia="en-GB"/>
              </w:rPr>
              <w:t>Disastrous flood</w:t>
            </w:r>
          </w:p>
        </w:tc>
        <w:tc>
          <w:tcPr>
            <w:tcW w:w="2108" w:type="dxa"/>
          </w:tcPr>
          <w:p w14:paraId="1F1CB77E" w14:textId="44353AE3" w:rsidR="00C71648" w:rsidRDefault="008707DE" w:rsidP="006C5CE5">
            <w:pPr>
              <w:jc w:val="both"/>
              <w:rPr>
                <w:lang w:eastAsia="en-GB"/>
              </w:rPr>
            </w:pPr>
            <w:r>
              <w:rPr>
                <w:lang w:eastAsia="en-GB"/>
              </w:rPr>
              <w:t>Population effects</w:t>
            </w:r>
          </w:p>
        </w:tc>
      </w:tr>
      <w:tr w:rsidR="000272B7" w14:paraId="06A80F62" w14:textId="77777777" w:rsidTr="000272B7">
        <w:tc>
          <w:tcPr>
            <w:tcW w:w="1638" w:type="dxa"/>
          </w:tcPr>
          <w:p w14:paraId="53A9C700" w14:textId="7911EB23" w:rsidR="00C71648" w:rsidRDefault="002D7820" w:rsidP="006C5CE5">
            <w:pPr>
              <w:jc w:val="both"/>
              <w:rPr>
                <w:lang w:eastAsia="en-GB"/>
              </w:rPr>
            </w:pPr>
            <w:r>
              <w:rPr>
                <w:lang w:eastAsia="en-GB"/>
              </w:rPr>
              <w:t>Czech Republic</w:t>
            </w:r>
          </w:p>
        </w:tc>
        <w:tc>
          <w:tcPr>
            <w:tcW w:w="5490" w:type="dxa"/>
          </w:tcPr>
          <w:p w14:paraId="334438EC" w14:textId="7F4A55FE" w:rsidR="00C71648" w:rsidRDefault="00AF5C95" w:rsidP="006C5CE5">
            <w:pPr>
              <w:jc w:val="both"/>
              <w:rPr>
                <w:lang w:eastAsia="en-GB"/>
              </w:rPr>
            </w:pPr>
            <w:r>
              <w:rPr>
                <w:lang w:eastAsia="en-GB"/>
              </w:rPr>
              <w:t>Third level of emergency plan</w:t>
            </w:r>
          </w:p>
        </w:tc>
        <w:tc>
          <w:tcPr>
            <w:tcW w:w="2108" w:type="dxa"/>
          </w:tcPr>
          <w:p w14:paraId="5B487B1E" w14:textId="4920E284" w:rsidR="00C71648" w:rsidRDefault="008707DE" w:rsidP="006C5CE5">
            <w:pPr>
              <w:jc w:val="both"/>
              <w:rPr>
                <w:lang w:eastAsia="en-GB"/>
              </w:rPr>
            </w:pPr>
            <w:r>
              <w:rPr>
                <w:lang w:eastAsia="en-GB"/>
              </w:rPr>
              <w:t>Population effects</w:t>
            </w:r>
          </w:p>
        </w:tc>
      </w:tr>
      <w:tr w:rsidR="000272B7" w14:paraId="5CD85A81" w14:textId="77777777" w:rsidTr="000272B7">
        <w:tc>
          <w:tcPr>
            <w:tcW w:w="1638" w:type="dxa"/>
          </w:tcPr>
          <w:p w14:paraId="7862E223" w14:textId="3F769959" w:rsidR="00C71648" w:rsidRDefault="002D7820" w:rsidP="006C5CE5">
            <w:pPr>
              <w:jc w:val="both"/>
              <w:rPr>
                <w:lang w:eastAsia="en-GB"/>
              </w:rPr>
            </w:pPr>
            <w:r>
              <w:rPr>
                <w:lang w:eastAsia="en-GB"/>
              </w:rPr>
              <w:t>Georgia</w:t>
            </w:r>
          </w:p>
        </w:tc>
        <w:tc>
          <w:tcPr>
            <w:tcW w:w="5490" w:type="dxa"/>
          </w:tcPr>
          <w:p w14:paraId="048A5A1F" w14:textId="5C0CF54E" w:rsidR="00C71648" w:rsidRDefault="00AF5C95" w:rsidP="006C5CE5">
            <w:pPr>
              <w:jc w:val="both"/>
              <w:rPr>
                <w:lang w:eastAsia="en-GB"/>
              </w:rPr>
            </w:pPr>
            <w:r w:rsidRPr="00AF5C95">
              <w:rPr>
                <w:lang w:eastAsia="en-GB"/>
              </w:rPr>
              <w:t>Disruption to normal lifestyle and working conditions, threats to life and health or harm to the population and natural environment that demands immediate action</w:t>
            </w:r>
          </w:p>
        </w:tc>
        <w:tc>
          <w:tcPr>
            <w:tcW w:w="2108" w:type="dxa"/>
          </w:tcPr>
          <w:p w14:paraId="4AAFFF0C" w14:textId="0D9EC9CF" w:rsidR="00C71648" w:rsidRDefault="008707DE" w:rsidP="006C5CE5">
            <w:pPr>
              <w:jc w:val="both"/>
              <w:rPr>
                <w:lang w:eastAsia="en-GB"/>
              </w:rPr>
            </w:pPr>
            <w:r>
              <w:rPr>
                <w:lang w:eastAsia="en-GB"/>
              </w:rPr>
              <w:t>Population effects</w:t>
            </w:r>
          </w:p>
        </w:tc>
      </w:tr>
      <w:tr w:rsidR="000272B7" w14:paraId="252A85F2" w14:textId="77777777" w:rsidTr="000272B7">
        <w:tc>
          <w:tcPr>
            <w:tcW w:w="1638" w:type="dxa"/>
          </w:tcPr>
          <w:p w14:paraId="763B4060" w14:textId="43E5BA15" w:rsidR="00C71648" w:rsidRDefault="002D7820" w:rsidP="00CC3548">
            <w:pPr>
              <w:jc w:val="both"/>
              <w:rPr>
                <w:lang w:eastAsia="en-GB"/>
              </w:rPr>
            </w:pPr>
            <w:r>
              <w:rPr>
                <w:lang w:eastAsia="en-GB"/>
              </w:rPr>
              <w:t>Hungary</w:t>
            </w:r>
          </w:p>
        </w:tc>
        <w:tc>
          <w:tcPr>
            <w:tcW w:w="5490" w:type="dxa"/>
          </w:tcPr>
          <w:p w14:paraId="5A219BE2" w14:textId="2A1DA361" w:rsidR="00C71648" w:rsidRDefault="00AF5C95" w:rsidP="00CC3548">
            <w:pPr>
              <w:jc w:val="both"/>
              <w:rPr>
                <w:lang w:eastAsia="en-GB"/>
              </w:rPr>
            </w:pPr>
            <w:r w:rsidRPr="00AF5C95">
              <w:rPr>
                <w:lang w:eastAsia="en-GB"/>
              </w:rPr>
              <w:t xml:space="preserve">An </w:t>
            </w:r>
            <w:proofErr w:type="gramStart"/>
            <w:r w:rsidRPr="00AF5C95">
              <w:rPr>
                <w:lang w:eastAsia="en-GB"/>
              </w:rPr>
              <w:t>emergency situation</w:t>
            </w:r>
            <w:proofErr w:type="gramEnd"/>
            <w:r w:rsidRPr="00AF5C95">
              <w:rPr>
                <w:lang w:eastAsia="en-GB"/>
              </w:rPr>
              <w:t xml:space="preserve"> due to flooding is declared when the water level reaches the critical threshold value defined for the given part of the river, and further increases are forecast.</w:t>
            </w:r>
          </w:p>
        </w:tc>
        <w:tc>
          <w:tcPr>
            <w:tcW w:w="2108" w:type="dxa"/>
          </w:tcPr>
          <w:p w14:paraId="5666146D" w14:textId="55102235" w:rsidR="00C71648" w:rsidRDefault="008707DE" w:rsidP="00CC3548">
            <w:pPr>
              <w:jc w:val="both"/>
              <w:rPr>
                <w:lang w:eastAsia="en-GB"/>
              </w:rPr>
            </w:pPr>
            <w:r>
              <w:rPr>
                <w:lang w:eastAsia="en-GB"/>
              </w:rPr>
              <w:t>Scientific threshold</w:t>
            </w:r>
          </w:p>
        </w:tc>
      </w:tr>
      <w:tr w:rsidR="000272B7" w14:paraId="179E6948" w14:textId="77777777" w:rsidTr="000272B7">
        <w:tc>
          <w:tcPr>
            <w:tcW w:w="1638" w:type="dxa"/>
          </w:tcPr>
          <w:p w14:paraId="6B61616A" w14:textId="020B37A2" w:rsidR="00C71648" w:rsidRDefault="00591D2A" w:rsidP="00CC3548">
            <w:pPr>
              <w:jc w:val="both"/>
              <w:rPr>
                <w:lang w:eastAsia="en-GB"/>
              </w:rPr>
            </w:pPr>
            <w:r>
              <w:rPr>
                <w:lang w:eastAsia="en-GB"/>
              </w:rPr>
              <w:t>Israel</w:t>
            </w:r>
          </w:p>
        </w:tc>
        <w:tc>
          <w:tcPr>
            <w:tcW w:w="5490" w:type="dxa"/>
          </w:tcPr>
          <w:p w14:paraId="11E30ACF" w14:textId="12C4EEF8" w:rsidR="00C71648" w:rsidRDefault="00AF5C95" w:rsidP="00CC3548">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4E225EDF" w14:textId="2DED11D1" w:rsidR="00C71648" w:rsidRDefault="000272B7" w:rsidP="00CC3548">
            <w:pPr>
              <w:jc w:val="both"/>
              <w:rPr>
                <w:lang w:eastAsia="en-GB"/>
              </w:rPr>
            </w:pPr>
            <w:r>
              <w:rPr>
                <w:lang w:eastAsia="en-GB"/>
              </w:rPr>
              <w:t>Temporal perspective</w:t>
            </w:r>
          </w:p>
        </w:tc>
      </w:tr>
      <w:tr w:rsidR="000272B7" w14:paraId="52B595ED" w14:textId="77777777" w:rsidTr="000272B7">
        <w:trPr>
          <w:trHeight w:val="350"/>
        </w:trPr>
        <w:tc>
          <w:tcPr>
            <w:tcW w:w="1638" w:type="dxa"/>
          </w:tcPr>
          <w:p w14:paraId="3339A196" w14:textId="0361FD46" w:rsidR="00C71648" w:rsidRDefault="00591D2A" w:rsidP="00CC3548">
            <w:pPr>
              <w:jc w:val="both"/>
              <w:rPr>
                <w:lang w:eastAsia="en-GB"/>
              </w:rPr>
            </w:pPr>
            <w:r>
              <w:rPr>
                <w:lang w:eastAsia="en-GB"/>
              </w:rPr>
              <w:t>Kyrgyzstan</w:t>
            </w:r>
          </w:p>
        </w:tc>
        <w:tc>
          <w:tcPr>
            <w:tcW w:w="5490" w:type="dxa"/>
          </w:tcPr>
          <w:p w14:paraId="44F8B456" w14:textId="05B87C92" w:rsidR="00C71648" w:rsidRDefault="00AF5C95" w:rsidP="00CC3548">
            <w:pPr>
              <w:jc w:val="both"/>
              <w:rPr>
                <w:lang w:eastAsia="en-GB"/>
              </w:rPr>
            </w:pPr>
            <w:r w:rsidRPr="00AF5C95">
              <w:rPr>
                <w:lang w:eastAsia="en-GB"/>
              </w:rPr>
              <w:t>None given</w:t>
            </w:r>
          </w:p>
        </w:tc>
        <w:tc>
          <w:tcPr>
            <w:tcW w:w="2108" w:type="dxa"/>
          </w:tcPr>
          <w:p w14:paraId="142B0D9A" w14:textId="77777777" w:rsidR="00C71648" w:rsidRDefault="00C71648" w:rsidP="00CC3548">
            <w:pPr>
              <w:jc w:val="both"/>
              <w:rPr>
                <w:lang w:eastAsia="en-GB"/>
              </w:rPr>
            </w:pPr>
          </w:p>
        </w:tc>
      </w:tr>
      <w:tr w:rsidR="000272B7" w14:paraId="7EFF0DC5" w14:textId="77777777" w:rsidTr="000272B7">
        <w:tc>
          <w:tcPr>
            <w:tcW w:w="1638" w:type="dxa"/>
          </w:tcPr>
          <w:p w14:paraId="1B457BCB" w14:textId="613E1B7B" w:rsidR="00C71648" w:rsidRDefault="00591D2A" w:rsidP="00CC3548">
            <w:pPr>
              <w:jc w:val="both"/>
              <w:rPr>
                <w:lang w:eastAsia="en-GB"/>
              </w:rPr>
            </w:pPr>
            <w:r>
              <w:rPr>
                <w:lang w:eastAsia="en-GB"/>
              </w:rPr>
              <w:t>Malta</w:t>
            </w:r>
          </w:p>
        </w:tc>
        <w:tc>
          <w:tcPr>
            <w:tcW w:w="5490" w:type="dxa"/>
          </w:tcPr>
          <w:p w14:paraId="53AAD44A" w14:textId="583936BD" w:rsidR="00C71648" w:rsidRDefault="00AF5C95" w:rsidP="00AF5C95">
            <w:pPr>
              <w:jc w:val="both"/>
              <w:rPr>
                <w:lang w:eastAsia="en-GB"/>
              </w:rPr>
            </w:pPr>
            <w:r>
              <w:rPr>
                <w:lang w:eastAsia="en-GB"/>
              </w:rPr>
              <w:t>None given</w:t>
            </w:r>
          </w:p>
        </w:tc>
        <w:tc>
          <w:tcPr>
            <w:tcW w:w="2108" w:type="dxa"/>
          </w:tcPr>
          <w:p w14:paraId="5B9F07E7" w14:textId="77777777" w:rsidR="00C71648" w:rsidRDefault="00C71648" w:rsidP="00CC3548">
            <w:pPr>
              <w:jc w:val="both"/>
              <w:rPr>
                <w:lang w:eastAsia="en-GB"/>
              </w:rPr>
            </w:pPr>
          </w:p>
        </w:tc>
      </w:tr>
      <w:tr w:rsidR="000272B7" w14:paraId="0E83B238" w14:textId="77777777" w:rsidTr="000272B7">
        <w:tc>
          <w:tcPr>
            <w:tcW w:w="1638" w:type="dxa"/>
          </w:tcPr>
          <w:p w14:paraId="19C02B24" w14:textId="26B11F3C" w:rsidR="00C71648" w:rsidRDefault="00591D2A" w:rsidP="00CC3548">
            <w:pPr>
              <w:jc w:val="both"/>
              <w:rPr>
                <w:lang w:eastAsia="en-GB"/>
              </w:rPr>
            </w:pPr>
            <w:r>
              <w:rPr>
                <w:lang w:eastAsia="en-GB"/>
              </w:rPr>
              <w:t>Netherlands</w:t>
            </w:r>
          </w:p>
        </w:tc>
        <w:tc>
          <w:tcPr>
            <w:tcW w:w="5490" w:type="dxa"/>
          </w:tcPr>
          <w:p w14:paraId="7C43BF31" w14:textId="1582FC28" w:rsidR="00C71648" w:rsidRDefault="00AF5C95" w:rsidP="00CC3548">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4E0AC711" w14:textId="66FD234B" w:rsidR="00C71648" w:rsidRDefault="008707DE" w:rsidP="00CC3548">
            <w:pPr>
              <w:jc w:val="both"/>
              <w:rPr>
                <w:lang w:eastAsia="en-GB"/>
              </w:rPr>
            </w:pPr>
            <w:r>
              <w:rPr>
                <w:lang w:eastAsia="en-GB"/>
              </w:rPr>
              <w:t>Scientific threshold</w:t>
            </w:r>
          </w:p>
        </w:tc>
      </w:tr>
      <w:tr w:rsidR="000272B7" w14:paraId="62A0C4D0" w14:textId="77777777" w:rsidTr="000272B7">
        <w:tc>
          <w:tcPr>
            <w:tcW w:w="1638" w:type="dxa"/>
          </w:tcPr>
          <w:p w14:paraId="6D58B60E" w14:textId="7407F804" w:rsidR="00C71648" w:rsidRDefault="00591D2A" w:rsidP="00CC3548">
            <w:pPr>
              <w:jc w:val="both"/>
              <w:rPr>
                <w:lang w:eastAsia="en-GB"/>
              </w:rPr>
            </w:pPr>
            <w:r>
              <w:rPr>
                <w:lang w:eastAsia="en-GB"/>
              </w:rPr>
              <w:t>Poland</w:t>
            </w:r>
          </w:p>
        </w:tc>
        <w:tc>
          <w:tcPr>
            <w:tcW w:w="5490" w:type="dxa"/>
          </w:tcPr>
          <w:p w14:paraId="7F4D1B43" w14:textId="4436F53C" w:rsidR="00C71648" w:rsidRDefault="00AF5C95" w:rsidP="00CC3548">
            <w:pPr>
              <w:jc w:val="both"/>
              <w:rPr>
                <w:lang w:eastAsia="en-GB"/>
              </w:rPr>
            </w:pPr>
            <w:r w:rsidRPr="00AF5C95">
              <w:rPr>
                <w:lang w:eastAsia="en-GB"/>
              </w:rPr>
              <w:t>Flood that affects a significant population on health-related issues and/or destroys property to a degree that exceeds the local ability to respond</w:t>
            </w:r>
          </w:p>
        </w:tc>
        <w:tc>
          <w:tcPr>
            <w:tcW w:w="2108" w:type="dxa"/>
          </w:tcPr>
          <w:p w14:paraId="4C1BD3FF" w14:textId="7AD14116" w:rsidR="00C71648" w:rsidRDefault="000272B7" w:rsidP="00CC3548">
            <w:pPr>
              <w:jc w:val="both"/>
              <w:rPr>
                <w:lang w:eastAsia="en-GB"/>
              </w:rPr>
            </w:pPr>
            <w:r>
              <w:rPr>
                <w:lang w:eastAsia="en-GB"/>
              </w:rPr>
              <w:t>Population effects and temporal perspective</w:t>
            </w:r>
          </w:p>
        </w:tc>
      </w:tr>
      <w:tr w:rsidR="000272B7" w14:paraId="0771EEFC" w14:textId="77777777" w:rsidTr="000272B7">
        <w:trPr>
          <w:trHeight w:val="1808"/>
        </w:trPr>
        <w:tc>
          <w:tcPr>
            <w:tcW w:w="1638" w:type="dxa"/>
          </w:tcPr>
          <w:p w14:paraId="4CAB3DF9" w14:textId="70C2ACA2" w:rsidR="00C71648" w:rsidRDefault="00591D2A" w:rsidP="00CC3548">
            <w:pPr>
              <w:jc w:val="both"/>
              <w:rPr>
                <w:lang w:eastAsia="en-GB"/>
              </w:rPr>
            </w:pPr>
            <w:r>
              <w:rPr>
                <w:lang w:eastAsia="en-GB"/>
              </w:rPr>
              <w:t>Republic of Moldova</w:t>
            </w:r>
          </w:p>
        </w:tc>
        <w:tc>
          <w:tcPr>
            <w:tcW w:w="5490" w:type="dxa"/>
          </w:tcPr>
          <w:p w14:paraId="60754E33" w14:textId="098E5469" w:rsidR="00C71648" w:rsidRDefault="00AF5C95" w:rsidP="00CC3548">
            <w:pPr>
              <w:jc w:val="both"/>
              <w:rPr>
                <w:lang w:eastAsia="en-GB"/>
              </w:rPr>
            </w:pPr>
            <w:r w:rsidRPr="00AF5C95">
              <w:rPr>
                <w:lang w:eastAsia="en-GB"/>
              </w:rPr>
              <w:t>When a flood causes considerable material and mortal damage, covering relatively large plots of land in river valleys; flooding of approximately 10– 15% of agricultural lands; significantly disturbing the household and economic activity of the population, leading to partial evacuation of people</w:t>
            </w:r>
          </w:p>
        </w:tc>
        <w:tc>
          <w:tcPr>
            <w:tcW w:w="2108" w:type="dxa"/>
          </w:tcPr>
          <w:p w14:paraId="0F45E514" w14:textId="48BAD1BE" w:rsidR="00C71648" w:rsidRDefault="000272B7" w:rsidP="00CC3548">
            <w:pPr>
              <w:jc w:val="both"/>
              <w:rPr>
                <w:lang w:eastAsia="en-GB"/>
              </w:rPr>
            </w:pPr>
            <w:r>
              <w:rPr>
                <w:lang w:eastAsia="en-GB"/>
              </w:rPr>
              <w:t>Population effects and scientific threshold</w:t>
            </w:r>
          </w:p>
        </w:tc>
      </w:tr>
      <w:tr w:rsidR="000272B7" w14:paraId="0FEEE02B" w14:textId="77777777" w:rsidTr="000272B7">
        <w:tc>
          <w:tcPr>
            <w:tcW w:w="1638" w:type="dxa"/>
          </w:tcPr>
          <w:p w14:paraId="38E9EE4C" w14:textId="7765B45D" w:rsidR="00C71648" w:rsidRDefault="00591D2A" w:rsidP="00CC3548">
            <w:pPr>
              <w:jc w:val="both"/>
              <w:rPr>
                <w:lang w:eastAsia="en-GB"/>
              </w:rPr>
            </w:pPr>
            <w:r>
              <w:rPr>
                <w:lang w:eastAsia="en-GB"/>
              </w:rPr>
              <w:t>Serbia</w:t>
            </w:r>
          </w:p>
        </w:tc>
        <w:tc>
          <w:tcPr>
            <w:tcW w:w="5490" w:type="dxa"/>
          </w:tcPr>
          <w:p w14:paraId="0167AEA8" w14:textId="7C4B29C5" w:rsidR="00C71648" w:rsidRDefault="00AF5C95" w:rsidP="00CC3548">
            <w:pPr>
              <w:jc w:val="both"/>
              <w:rPr>
                <w:lang w:eastAsia="en-GB"/>
              </w:rPr>
            </w:pPr>
            <w:r w:rsidRPr="00AF5C95">
              <w:rPr>
                <w:lang w:eastAsia="en-GB"/>
              </w:rPr>
              <w:t>None given</w:t>
            </w:r>
          </w:p>
        </w:tc>
        <w:tc>
          <w:tcPr>
            <w:tcW w:w="2108" w:type="dxa"/>
          </w:tcPr>
          <w:p w14:paraId="01A41CBB" w14:textId="66C64061" w:rsidR="00C71648" w:rsidRDefault="00EF734D" w:rsidP="00CC3548">
            <w:pPr>
              <w:jc w:val="both"/>
              <w:rPr>
                <w:lang w:eastAsia="en-GB"/>
              </w:rPr>
            </w:pPr>
            <w:r>
              <w:rPr>
                <w:lang w:eastAsia="en-GB"/>
              </w:rPr>
              <w:t>Population effects</w:t>
            </w:r>
          </w:p>
        </w:tc>
      </w:tr>
      <w:tr w:rsidR="000272B7" w14:paraId="261F9F59" w14:textId="77777777" w:rsidTr="000272B7">
        <w:trPr>
          <w:trHeight w:val="926"/>
        </w:trPr>
        <w:tc>
          <w:tcPr>
            <w:tcW w:w="1638" w:type="dxa"/>
          </w:tcPr>
          <w:p w14:paraId="5A1A935E" w14:textId="13C55B2F" w:rsidR="00C71648" w:rsidRDefault="00591D2A" w:rsidP="00CC3548">
            <w:pPr>
              <w:jc w:val="both"/>
              <w:rPr>
                <w:lang w:eastAsia="en-GB"/>
              </w:rPr>
            </w:pPr>
            <w:r>
              <w:rPr>
                <w:lang w:eastAsia="en-GB"/>
              </w:rPr>
              <w:t>Slovenia</w:t>
            </w:r>
          </w:p>
        </w:tc>
        <w:tc>
          <w:tcPr>
            <w:tcW w:w="5490" w:type="dxa"/>
          </w:tcPr>
          <w:p w14:paraId="4894621D" w14:textId="36698193" w:rsidR="00C71648" w:rsidRDefault="00AF5C95" w:rsidP="00CC3548">
            <w:pPr>
              <w:jc w:val="both"/>
              <w:rPr>
                <w:lang w:eastAsia="en-GB"/>
              </w:rPr>
            </w:pPr>
            <w:r w:rsidRPr="00AF5C95">
              <w:rPr>
                <w:lang w:eastAsia="en-GB"/>
              </w:rPr>
              <w:t>The National Protection and Rescue Plan in the event of floods shall be activated in the event of a catastrophically high water level</w:t>
            </w:r>
          </w:p>
        </w:tc>
        <w:tc>
          <w:tcPr>
            <w:tcW w:w="2108" w:type="dxa"/>
          </w:tcPr>
          <w:p w14:paraId="7F84D656" w14:textId="183FDE7F" w:rsidR="00C71648" w:rsidRDefault="008707DE" w:rsidP="00CC3548">
            <w:pPr>
              <w:jc w:val="both"/>
              <w:rPr>
                <w:lang w:eastAsia="en-GB"/>
              </w:rPr>
            </w:pPr>
            <w:r>
              <w:rPr>
                <w:lang w:eastAsia="en-GB"/>
              </w:rPr>
              <w:t>Scientific threshold</w:t>
            </w:r>
          </w:p>
        </w:tc>
      </w:tr>
      <w:tr w:rsidR="000272B7" w14:paraId="5B10BCA3" w14:textId="77777777" w:rsidTr="000272B7">
        <w:tc>
          <w:tcPr>
            <w:tcW w:w="1638" w:type="dxa"/>
          </w:tcPr>
          <w:p w14:paraId="2630E7C9" w14:textId="1547D63F" w:rsidR="00C71648" w:rsidRDefault="00591D2A" w:rsidP="00CC3548">
            <w:pPr>
              <w:jc w:val="both"/>
              <w:rPr>
                <w:lang w:eastAsia="en-GB"/>
              </w:rPr>
            </w:pPr>
            <w:r>
              <w:rPr>
                <w:lang w:eastAsia="en-GB"/>
              </w:rPr>
              <w:t>Spain</w:t>
            </w:r>
          </w:p>
        </w:tc>
        <w:tc>
          <w:tcPr>
            <w:tcW w:w="5490" w:type="dxa"/>
          </w:tcPr>
          <w:p w14:paraId="3D38C450" w14:textId="5E65A84B" w:rsidR="00C71648" w:rsidRDefault="00AF5C95" w:rsidP="00CC3548">
            <w:pPr>
              <w:jc w:val="both"/>
              <w:rPr>
                <w:lang w:eastAsia="en-GB"/>
              </w:rPr>
            </w:pPr>
            <w:r w:rsidRPr="00AF5C95">
              <w:rPr>
                <w:lang w:eastAsia="en-GB"/>
              </w:rPr>
              <w:t>None given</w:t>
            </w:r>
          </w:p>
        </w:tc>
        <w:tc>
          <w:tcPr>
            <w:tcW w:w="2108" w:type="dxa"/>
          </w:tcPr>
          <w:p w14:paraId="45D0170A" w14:textId="77777777" w:rsidR="00C71648" w:rsidRDefault="00C71648" w:rsidP="00CC3548">
            <w:pPr>
              <w:jc w:val="both"/>
              <w:rPr>
                <w:lang w:eastAsia="en-GB"/>
              </w:rPr>
            </w:pPr>
          </w:p>
        </w:tc>
      </w:tr>
      <w:tr w:rsidR="000272B7" w14:paraId="27B007B5" w14:textId="77777777" w:rsidTr="000272B7">
        <w:trPr>
          <w:trHeight w:val="1259"/>
        </w:trPr>
        <w:tc>
          <w:tcPr>
            <w:tcW w:w="1638" w:type="dxa"/>
          </w:tcPr>
          <w:p w14:paraId="2C21A989" w14:textId="7FF2DCE4" w:rsidR="00C71648" w:rsidRDefault="00591D2A" w:rsidP="00CC3548">
            <w:pPr>
              <w:jc w:val="both"/>
              <w:rPr>
                <w:lang w:eastAsia="en-GB"/>
              </w:rPr>
            </w:pPr>
            <w:r>
              <w:rPr>
                <w:lang w:eastAsia="en-GB"/>
              </w:rPr>
              <w:lastRenderedPageBreak/>
              <w:t>Sweden</w:t>
            </w:r>
          </w:p>
        </w:tc>
        <w:tc>
          <w:tcPr>
            <w:tcW w:w="5490" w:type="dxa"/>
          </w:tcPr>
          <w:p w14:paraId="2271AAF6" w14:textId="1E5A2C61" w:rsidR="00C71648" w:rsidRDefault="00AF5C95" w:rsidP="00CC3548">
            <w:pPr>
              <w:jc w:val="both"/>
              <w:rPr>
                <w:lang w:eastAsia="en-GB"/>
              </w:rPr>
            </w:pPr>
            <w:r w:rsidRPr="00AF5C95">
              <w:rPr>
                <w:lang w:eastAsia="en-GB"/>
              </w:rPr>
              <w:t>A flood with such consequences that it affects society’s critical functions requires a disaster management plan. This can be an infrastructure or a service that is important for the functioning of society (such as reservoirs, roads, railways, electrical networks, water pipes, sewer systems).</w:t>
            </w:r>
          </w:p>
        </w:tc>
        <w:tc>
          <w:tcPr>
            <w:tcW w:w="2108" w:type="dxa"/>
          </w:tcPr>
          <w:p w14:paraId="7DB87010" w14:textId="5EA0A8B2" w:rsidR="00C71648" w:rsidRDefault="00EF734D" w:rsidP="00CC3548">
            <w:pPr>
              <w:jc w:val="both"/>
              <w:rPr>
                <w:lang w:eastAsia="en-GB"/>
              </w:rPr>
            </w:pPr>
            <w:r>
              <w:rPr>
                <w:lang w:eastAsia="en-GB"/>
              </w:rPr>
              <w:t>Population effects</w:t>
            </w:r>
          </w:p>
        </w:tc>
      </w:tr>
      <w:tr w:rsidR="000272B7" w14:paraId="1071347D" w14:textId="77777777" w:rsidTr="000272B7">
        <w:tc>
          <w:tcPr>
            <w:tcW w:w="1638" w:type="dxa"/>
          </w:tcPr>
          <w:p w14:paraId="272461D4" w14:textId="231104E6" w:rsidR="00C71648" w:rsidRDefault="00591D2A" w:rsidP="00CC3548">
            <w:pPr>
              <w:jc w:val="both"/>
              <w:rPr>
                <w:lang w:eastAsia="en-GB"/>
              </w:rPr>
            </w:pPr>
            <w:r>
              <w:rPr>
                <w:lang w:eastAsia="en-GB"/>
              </w:rPr>
              <w:t>Tajikistan</w:t>
            </w:r>
          </w:p>
        </w:tc>
        <w:tc>
          <w:tcPr>
            <w:tcW w:w="5490" w:type="dxa"/>
          </w:tcPr>
          <w:p w14:paraId="39C9C8E6" w14:textId="7544A637" w:rsidR="00C71648" w:rsidRDefault="00AF5C95" w:rsidP="00CC3548">
            <w:pPr>
              <w:jc w:val="both"/>
              <w:rPr>
                <w:lang w:eastAsia="en-GB"/>
              </w:rPr>
            </w:pPr>
            <w:r w:rsidRPr="00AF5C95">
              <w:rPr>
                <w:lang w:eastAsia="en-GB"/>
              </w:rPr>
              <w:t>Any flood that causes any damage to community assets or loss of life</w:t>
            </w:r>
          </w:p>
        </w:tc>
        <w:tc>
          <w:tcPr>
            <w:tcW w:w="2108" w:type="dxa"/>
          </w:tcPr>
          <w:p w14:paraId="0D2CF2F4" w14:textId="20001B2F" w:rsidR="00C71648" w:rsidRDefault="008639E1" w:rsidP="00CC3548">
            <w:pPr>
              <w:jc w:val="both"/>
              <w:rPr>
                <w:lang w:eastAsia="en-GB"/>
              </w:rPr>
            </w:pPr>
            <w:r>
              <w:rPr>
                <w:lang w:eastAsia="en-GB"/>
              </w:rPr>
              <w:t>Temporal perspective and population effects</w:t>
            </w:r>
          </w:p>
        </w:tc>
      </w:tr>
      <w:tr w:rsidR="000272B7" w14:paraId="59A89AB0" w14:textId="77777777" w:rsidTr="000272B7">
        <w:trPr>
          <w:trHeight w:val="566"/>
        </w:trPr>
        <w:tc>
          <w:tcPr>
            <w:tcW w:w="1638" w:type="dxa"/>
          </w:tcPr>
          <w:p w14:paraId="2F498C9C" w14:textId="4A77991D" w:rsidR="00C71648" w:rsidRDefault="00591D2A" w:rsidP="006C5CE5">
            <w:pPr>
              <w:jc w:val="both"/>
              <w:rPr>
                <w:lang w:eastAsia="en-GB"/>
              </w:rPr>
            </w:pPr>
            <w:r>
              <w:rPr>
                <w:lang w:eastAsia="en-GB"/>
              </w:rPr>
              <w:t>The former Yugoslav Republic of Macedonia</w:t>
            </w:r>
          </w:p>
        </w:tc>
        <w:tc>
          <w:tcPr>
            <w:tcW w:w="5490" w:type="dxa"/>
          </w:tcPr>
          <w:p w14:paraId="33A401FB" w14:textId="48DB7CC0" w:rsidR="00C71648" w:rsidRDefault="00AF5C95" w:rsidP="006C5CE5">
            <w:pPr>
              <w:jc w:val="both"/>
              <w:rPr>
                <w:lang w:eastAsia="en-GB"/>
              </w:rPr>
            </w:pPr>
            <w:r w:rsidRPr="00AF5C95">
              <w:rPr>
                <w:lang w:eastAsia="en-GB"/>
              </w:rPr>
              <w:t>Increase in water level of rivers and lakes so that they overflow for over 24 h</w:t>
            </w:r>
          </w:p>
        </w:tc>
        <w:tc>
          <w:tcPr>
            <w:tcW w:w="2108" w:type="dxa"/>
          </w:tcPr>
          <w:p w14:paraId="35ECD4B3" w14:textId="65477757" w:rsidR="00C71648" w:rsidRDefault="008707DE" w:rsidP="006C5CE5">
            <w:pPr>
              <w:jc w:val="both"/>
              <w:rPr>
                <w:lang w:eastAsia="en-GB"/>
              </w:rPr>
            </w:pPr>
            <w:r>
              <w:rPr>
                <w:lang w:eastAsia="en-GB"/>
              </w:rPr>
              <w:t>Scientific threshold</w:t>
            </w:r>
          </w:p>
        </w:tc>
      </w:tr>
      <w:tr w:rsidR="000272B7" w14:paraId="001315DB" w14:textId="77777777" w:rsidTr="000272B7">
        <w:tc>
          <w:tcPr>
            <w:tcW w:w="1638" w:type="dxa"/>
          </w:tcPr>
          <w:p w14:paraId="558839BC" w14:textId="6939C20D" w:rsidR="00591D2A" w:rsidRDefault="00591D2A" w:rsidP="006C5CE5">
            <w:pPr>
              <w:jc w:val="both"/>
              <w:rPr>
                <w:lang w:eastAsia="en-GB"/>
              </w:rPr>
            </w:pPr>
            <w:r>
              <w:rPr>
                <w:lang w:eastAsia="en-GB"/>
              </w:rPr>
              <w:t>Turkey</w:t>
            </w:r>
          </w:p>
        </w:tc>
        <w:tc>
          <w:tcPr>
            <w:tcW w:w="5490" w:type="dxa"/>
          </w:tcPr>
          <w:p w14:paraId="661BB8BC" w14:textId="23B40997" w:rsidR="00591D2A" w:rsidRDefault="00AF5C95" w:rsidP="006C5CE5">
            <w:pPr>
              <w:jc w:val="both"/>
              <w:rPr>
                <w:lang w:eastAsia="en-GB"/>
              </w:rPr>
            </w:pPr>
            <w:r w:rsidRPr="00AF5C95">
              <w:rPr>
                <w:lang w:eastAsia="en-GB"/>
              </w:rPr>
              <w:t>If the flood has affected the life of the population in that area and caused loss of life and property</w:t>
            </w:r>
          </w:p>
        </w:tc>
        <w:tc>
          <w:tcPr>
            <w:tcW w:w="2108" w:type="dxa"/>
          </w:tcPr>
          <w:p w14:paraId="508B0386" w14:textId="09856B72" w:rsidR="00591D2A" w:rsidRDefault="00A64BFF" w:rsidP="006C5CE5">
            <w:pPr>
              <w:jc w:val="both"/>
              <w:rPr>
                <w:lang w:eastAsia="en-GB"/>
              </w:rPr>
            </w:pPr>
            <w:r>
              <w:rPr>
                <w:lang w:eastAsia="en-GB"/>
              </w:rPr>
              <w:t>Temporal perspective and population effects</w:t>
            </w:r>
          </w:p>
        </w:tc>
      </w:tr>
      <w:tr w:rsidR="000272B7" w14:paraId="52B5D1D3" w14:textId="77777777" w:rsidTr="000272B7">
        <w:tc>
          <w:tcPr>
            <w:tcW w:w="1638" w:type="dxa"/>
          </w:tcPr>
          <w:p w14:paraId="05CD0D24" w14:textId="67D668BA" w:rsidR="00591D2A" w:rsidRDefault="00591D2A" w:rsidP="006C5CE5">
            <w:pPr>
              <w:jc w:val="both"/>
              <w:rPr>
                <w:lang w:eastAsia="en-GB"/>
              </w:rPr>
            </w:pPr>
            <w:r>
              <w:rPr>
                <w:lang w:eastAsia="en-GB"/>
              </w:rPr>
              <w:t>United Kingdom (England and Wales)</w:t>
            </w:r>
          </w:p>
        </w:tc>
        <w:tc>
          <w:tcPr>
            <w:tcW w:w="5490" w:type="dxa"/>
          </w:tcPr>
          <w:p w14:paraId="267DBF6C" w14:textId="14169303" w:rsidR="00591D2A" w:rsidRDefault="00AF5C95" w:rsidP="00AF5C95">
            <w:pPr>
              <w:jc w:val="both"/>
              <w:rPr>
                <w:lang w:eastAsia="en-GB"/>
              </w:rPr>
            </w:pPr>
            <w:r>
              <w:rPr>
                <w:lang w:eastAsia="en-GB"/>
              </w:rPr>
              <w:t>An event that threatens to cause serious damage to human welfare. The National Resilience Capability Framework, led by the Cabinet Office, is the Government framework for determining and assessing a range of threats and hazards.</w:t>
            </w:r>
          </w:p>
        </w:tc>
        <w:tc>
          <w:tcPr>
            <w:tcW w:w="2108" w:type="dxa"/>
          </w:tcPr>
          <w:p w14:paraId="4125658E" w14:textId="399A1CD6" w:rsidR="00591D2A" w:rsidRDefault="00A64BFF" w:rsidP="00A64BFF">
            <w:pPr>
              <w:jc w:val="both"/>
              <w:rPr>
                <w:lang w:eastAsia="en-GB"/>
              </w:rPr>
            </w:pPr>
            <w:r>
              <w:rPr>
                <w:lang w:eastAsia="en-GB"/>
              </w:rPr>
              <w:t>Temporal perspective and scientific threshold</w:t>
            </w:r>
          </w:p>
        </w:tc>
      </w:tr>
    </w:tbl>
    <w:p w14:paraId="38A3CACF" w14:textId="77777777" w:rsidR="00C71648" w:rsidRPr="0030759D" w:rsidRDefault="00C71648" w:rsidP="006C5CE5">
      <w:pPr>
        <w:jc w:val="both"/>
        <w:rPr>
          <w:lang w:eastAsia="en-GB"/>
        </w:rPr>
      </w:pPr>
    </w:p>
    <w:p w14:paraId="46E49EFA" w14:textId="77777777" w:rsidR="00F847DE" w:rsidRDefault="00FF69F5" w:rsidP="006970A9">
      <w:pPr>
        <w:pStyle w:val="Heading3"/>
        <w:rPr>
          <w:rFonts w:eastAsia="Times New Roman"/>
          <w:lang w:eastAsia="en-GB"/>
        </w:rPr>
      </w:pPr>
      <w:r w:rsidRPr="00353192">
        <w:rPr>
          <w:rFonts w:eastAsia="Times New Roman" w:cs="Arial"/>
          <w:color w:val="222222"/>
          <w:lang w:eastAsia="en-GB"/>
        </w:rPr>
        <w:br/>
      </w:r>
    </w:p>
    <w:p w14:paraId="496A77F2" w14:textId="77777777" w:rsidR="00F847DE" w:rsidRDefault="00F847DE">
      <w:pPr>
        <w:rPr>
          <w:rFonts w:asciiTheme="majorHAnsi" w:eastAsia="Times New Roman" w:hAnsiTheme="majorHAnsi" w:cstheme="majorBidi"/>
          <w:color w:val="1F3763" w:themeColor="accent1" w:themeShade="7F"/>
          <w:lang w:eastAsia="en-GB"/>
        </w:rPr>
      </w:pPr>
      <w:r>
        <w:rPr>
          <w:rFonts w:eastAsia="Times New Roman"/>
          <w:lang w:eastAsia="en-GB"/>
        </w:rPr>
        <w:br w:type="page"/>
      </w:r>
    </w:p>
    <w:p w14:paraId="7EF1ADD1" w14:textId="4BB3BD1A" w:rsidR="006970A9" w:rsidRPr="006970A9" w:rsidRDefault="00FF69F5" w:rsidP="006970A9">
      <w:pPr>
        <w:pStyle w:val="Heading3"/>
        <w:rPr>
          <w:rFonts w:eastAsia="Times New Roman"/>
          <w:lang w:eastAsia="en-GB"/>
        </w:rPr>
      </w:pPr>
      <w:bookmarkStart w:id="33" w:name="_Toc494113984"/>
      <w:r w:rsidRPr="00353192">
        <w:rPr>
          <w:rFonts w:eastAsia="Times New Roman"/>
          <w:lang w:eastAsia="en-GB"/>
        </w:rPr>
        <w:lastRenderedPageBreak/>
        <w:t>Health impacts</w:t>
      </w:r>
      <w:bookmarkEnd w:id="33"/>
    </w:p>
    <w:p w14:paraId="67C190FE" w14:textId="5D9C102C" w:rsidR="00FF69F5" w:rsidRDefault="003C27C6" w:rsidP="00C67805">
      <w:pPr>
        <w:pStyle w:val="Heading4"/>
        <w:rPr>
          <w:rFonts w:eastAsia="Times New Roman"/>
          <w:lang w:eastAsia="en-GB"/>
        </w:rPr>
      </w:pPr>
      <w:r w:rsidRPr="00735E1A">
        <w:rPr>
          <w:rFonts w:eastAsia="Times New Roman"/>
          <w:lang w:eastAsia="en-GB"/>
        </w:rPr>
        <w:t>Immediate onset which can be informed by Public Weather Services</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07E43B9D" w14:textId="5D8DE17B"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Disruption to essential health care. </w:t>
      </w: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"&lt;sup&gt;14&lt;/sup&gt;", "plainTextFormattedCitation" : "14", "previouslyFormattedCitation" : "&lt;sup&gt;14&lt;/sup&gt;"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14</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"&lt;sup&gt;15&lt;/sup&gt;", "plainTextFormattedCitation" : "15", "previouslyFormattedCitation" : "&lt;sup&gt;15&lt;/sup&gt;"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15</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12</w:t>
      </w:r>
      <w:r w:rsidRPr="00353192">
        <w:rPr>
          <w:rFonts w:eastAsia="Times New Roman" w:cs="Times New Roman"/>
          <w:lang w:eastAsia="en-GB"/>
        </w:rPr>
        <w:fldChar w:fldCharType="end"/>
      </w:r>
    </w:p>
    <w:p w14:paraId="2F4F03A1" w14:textId="77777777" w:rsidR="00FA45C2" w:rsidRDefault="00FA45C2" w:rsidP="00FF69F5">
      <w:pPr>
        <w:shd w:val="clear" w:color="auto" w:fill="FFFFFF"/>
        <w:jc w:val="both"/>
        <w:rPr>
          <w:rFonts w:eastAsia="Times New Roman" w:cs="Times New Roman"/>
          <w:lang w:eastAsia="en-GB"/>
        </w:rPr>
      </w:pPr>
    </w:p>
    <w:p w14:paraId="054AFC47" w14:textId="20939C3E" w:rsidR="00FA45C2" w:rsidRDefault="00FA45C2" w:rsidP="00FF69F5">
      <w:pPr>
        <w:shd w:val="clear" w:color="auto" w:fill="FFFFFF"/>
        <w:jc w:val="both"/>
        <w:rPr>
          <w:rFonts w:eastAsia="Times New Roman" w:cs="Times New Roman"/>
          <w:lang w:eastAsia="en-GB"/>
        </w:rPr>
      </w:pPr>
      <w:r>
        <w:rPr>
          <w:rFonts w:eastAsia="Times New Roman" w:cs="Times New Roman"/>
          <w:lang w:eastAsia="en-GB"/>
        </w:rPr>
        <w:t>Power generation facilities, such as in Fukushima during the Japanes</w:t>
      </w:r>
      <w:r w:rsidR="002547E5">
        <w:rPr>
          <w:rFonts w:eastAsia="Times New Roman" w:cs="Times New Roman"/>
          <w:lang w:eastAsia="en-GB"/>
        </w:rPr>
        <w:t>e tsunami event of 2011, can also be taken suddenly offline, with large environmental and power supply deficits.</w:t>
      </w:r>
      <w:r w:rsidR="004007D7">
        <w:rPr>
          <w:rFonts w:eastAsia="Times New Roman" w:cs="Times New Roman"/>
          <w:lang w:eastAsia="en-GB"/>
        </w:rPr>
        <w:t xml:space="preserve"> </w:t>
      </w:r>
      <w:r w:rsidR="00411633">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"Kajitani", "given" : "Yoshio", "non-dropping-particle" : "", "parse-names" : false, "suffix" : "" }, { "dropping-particle" : "", "family" : "Chang", "given" : "Stephanie E.", "non-dropping-particle" : "", "parse-names" : false, "suffix" : "" }, { "dropping-particle" : "", "family" : "M.EERI", "given" : "", "non-dropping-particle" : "", "parse-names" : false, "suffix" : "" }, { "dropping-particle" : "", "family" : "Tatano", "given" : "Hirokazu", "non-dropping-particle" : "", "parse-names" : false, "suffix" : "" } ], "container-title" : "Earthquake Spectra", "id" : "ITEM-1", "issued" : { "date-parts" : [ [ "2013" ] ] }, "title" : "Economic Impacts of the 2011 Tohoku-Oki Earthquake and Tsunami", "type" : "article-journal", "volume" : "29" }, "uris" : [ "http://www.mendeley.com/documents/?uuid=8d208356-7526-452f-b687-8574458765aa" ] } ], "mendeley" : { "formattedCitation" : "&lt;sup&gt;16&lt;/sup&gt;", "plainTextFormattedCitation" : "16", "previouslyFormattedCitation" : "&lt;sup&gt;16&lt;/sup&gt;" }, "properties" : { "noteIndex" : 9 }, "schema" : "https://github.com/citation-style-language/schema/raw/master/csl-citation.json" }</w:instrText>
      </w:r>
      <w:r w:rsidR="00411633">
        <w:rPr>
          <w:rFonts w:eastAsia="Times New Roman" w:cs="Times New Roman"/>
          <w:lang w:eastAsia="en-GB"/>
        </w:rPr>
        <w:fldChar w:fldCharType="separate"/>
      </w:r>
      <w:r w:rsidR="00C771D0" w:rsidRPr="00C771D0">
        <w:rPr>
          <w:rFonts w:eastAsia="Times New Roman" w:cs="Times New Roman"/>
          <w:noProof/>
          <w:vertAlign w:val="superscript"/>
          <w:lang w:eastAsia="en-GB"/>
        </w:rPr>
        <w:t>16</w:t>
      </w:r>
      <w:r w:rsidR="00411633">
        <w:rPr>
          <w:rFonts w:eastAsia="Times New Roman" w:cs="Times New Roman"/>
          <w:lang w:eastAsia="en-GB"/>
        </w:rPr>
        <w:fldChar w:fldCharType="end"/>
      </w:r>
    </w:p>
    <w:p w14:paraId="3D7D8470" w14:textId="77777777" w:rsidR="00EE1E9A" w:rsidRDefault="00EE1E9A" w:rsidP="00FF69F5">
      <w:pPr>
        <w:shd w:val="clear" w:color="auto" w:fill="FFFFFF"/>
        <w:jc w:val="both"/>
        <w:rPr>
          <w:rFonts w:eastAsia="Times New Roman" w:cs="Times New Roman"/>
          <w:lang w:eastAsia="en-GB"/>
        </w:rPr>
      </w:pPr>
    </w:p>
    <w:p w14:paraId="134E8D77" w14:textId="48352520" w:rsidR="00EE1E9A" w:rsidRPr="00123D5C" w:rsidRDefault="00EE1E9A" w:rsidP="00FF69F5">
      <w:pPr>
        <w:shd w:val="clear" w:color="auto" w:fill="FFFFFF"/>
        <w:jc w:val="both"/>
        <w:rPr>
          <w:rFonts w:eastAsia="Times New Roman" w:cs="Times New Roman"/>
          <w:lang w:eastAsia="en-GB"/>
        </w:rPr>
      </w:pPr>
      <w:r w:rsidRPr="00EE1E9A">
        <w:rPr>
          <w:rFonts w:eastAsia="Times New Roman" w:cs="Times New Roman"/>
          <w:b/>
          <w:lang w:eastAsia="en-GB"/>
        </w:rPr>
        <w:t>Chemical contamination.</w:t>
      </w:r>
      <w:r w:rsidR="00123D5C">
        <w:rPr>
          <w:rFonts w:eastAsia="Times New Roman" w:cs="Times New Roman"/>
          <w:b/>
          <w:lang w:eastAsia="en-GB"/>
        </w:rPr>
        <w:t xml:space="preserve"> </w:t>
      </w:r>
      <w:r w:rsidR="00123D5C">
        <w:rPr>
          <w:rFonts w:eastAsia="Times New Roman" w:cs="Times New Roman"/>
          <w:lang w:eastAsia="en-GB"/>
        </w:rPr>
        <w:t xml:space="preserve">Generators used for </w:t>
      </w:r>
      <w:r w:rsidR="004378F5">
        <w:rPr>
          <w:rFonts w:eastAsia="Times New Roman" w:cs="Times New Roman"/>
          <w:lang w:eastAsia="en-GB"/>
        </w:rPr>
        <w:t>pumping and dehumidifying can leak carbon monoxide.</w:t>
      </w:r>
      <w:r w:rsidR="00FE2BEC">
        <w:rPr>
          <w:rFonts w:eastAsia="Times New Roman" w:cs="Times New Roman"/>
          <w:lang w:eastAsia="en-GB"/>
        </w:rPr>
        <w:t xml:space="preserve"> Chemical pollution of flood-water can also present serious risks.</w:t>
      </w:r>
    </w:p>
    <w:p w14:paraId="59CFB99F" w14:textId="77777777" w:rsidR="00FF69F5" w:rsidRPr="00353192" w:rsidRDefault="00FF69F5" w:rsidP="00FF69F5">
      <w:pPr>
        <w:shd w:val="clear" w:color="auto" w:fill="FFFFFF"/>
        <w:jc w:val="both"/>
        <w:rPr>
          <w:rFonts w:eastAsia="Times New Roman" w:cs="Times New Roman"/>
          <w:b/>
          <w:lang w:eastAsia="en-GB"/>
        </w:rPr>
      </w:pPr>
    </w:p>
    <w:p w14:paraId="1110DC76" w14:textId="3C9B80AC" w:rsidR="00FF69F5" w:rsidRDefault="00FF69F5" w:rsidP="00391E5E">
      <w:pPr>
        <w:shd w:val="clear" w:color="auto" w:fill="FFFFFF"/>
        <w:jc w:val="both"/>
        <w:rPr>
          <w:rFonts w:eastAsia="Times New Roman" w:cs="Times New Roman"/>
          <w:lang w:eastAsia="en-GB"/>
        </w:rPr>
      </w:pPr>
      <w:r w:rsidRPr="00353192">
        <w:rPr>
          <w:rFonts w:eastAsia="Times New Roman" w:cs="Times New Roman"/>
          <w:b/>
          <w:lang w:eastAsia="en-GB"/>
        </w:rPr>
        <w:t xml:space="preserve">Drowning or physical trauma. </w:t>
      </w: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"&lt;sup&gt;17&lt;/sup&gt;", "plainTextFormattedCitation" : "17", "previouslyFormattedCitation" : "&lt;sup&gt;17&lt;/sup&gt;"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17</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12</w:t>
      </w:r>
      <w:r w:rsidRPr="00353192">
        <w:rPr>
          <w:rFonts w:eastAsia="Times New Roman" w:cs="Times New Roman"/>
          <w:lang w:eastAsia="en-GB"/>
        </w:rPr>
        <w:fldChar w:fldCharType="end"/>
      </w:r>
      <w:r w:rsidR="00391E5E">
        <w:rPr>
          <w:rFonts w:eastAsia="Times New Roman" w:cs="Times New Roman"/>
          <w:lang w:eastAsia="en-GB"/>
        </w:rPr>
        <w:t xml:space="preserve">  Injuries m</w:t>
      </w:r>
      <w:r w:rsidR="005D1B54">
        <w:rPr>
          <w:rFonts w:eastAsia="Times New Roman" w:cs="Times New Roman"/>
          <w:lang w:eastAsia="en-GB"/>
        </w:rPr>
        <w:t>ay include snake or other bites.</w:t>
      </w:r>
      <w:r w:rsidR="00391E5E">
        <w:rPr>
          <w:rFonts w:eastAsia="Times New Roman" w:cs="Times New Roman"/>
          <w:lang w:eastAsia="en-GB"/>
        </w:rPr>
        <w:t xml:space="preserve"> </w:t>
      </w:r>
    </w:p>
    <w:p w14:paraId="472C052B" w14:textId="77777777" w:rsidR="00E85580" w:rsidRDefault="00E85580" w:rsidP="00391E5E">
      <w:pPr>
        <w:shd w:val="clear" w:color="auto" w:fill="FFFFFF"/>
        <w:jc w:val="both"/>
        <w:rPr>
          <w:rFonts w:eastAsia="Times New Roman" w:cs="Times New Roman"/>
          <w:lang w:eastAsia="en-GB"/>
        </w:rPr>
      </w:pPr>
    </w:p>
    <w:p w14:paraId="7ECF15DD" w14:textId="471858A1" w:rsidR="00E85580" w:rsidRDefault="00E85580" w:rsidP="00391E5E">
      <w:pPr>
        <w:shd w:val="clear" w:color="auto" w:fill="FFFFFF"/>
        <w:jc w:val="both"/>
        <w:rPr>
          <w:rFonts w:eastAsia="Times New Roman" w:cs="Times New Roman"/>
          <w:lang w:eastAsia="en-GB"/>
        </w:rPr>
      </w:pPr>
      <w:r>
        <w:rPr>
          <w:rFonts w:eastAsia="Times New Roman" w:cs="Times New Roman"/>
          <w:b/>
          <w:lang w:eastAsia="en-GB"/>
        </w:rPr>
        <w:t xml:space="preserve">Electrocution. </w:t>
      </w:r>
      <w:r w:rsidR="002F3FBC">
        <w:rPr>
          <w:rFonts w:eastAsia="Times New Roman" w:cs="Times New Roman"/>
          <w:lang w:eastAsia="en-GB"/>
        </w:rPr>
        <w:t>For u</w:t>
      </w:r>
      <w:r w:rsidR="009A03B5">
        <w:rPr>
          <w:rFonts w:eastAsia="Times New Roman" w:cs="Times New Roman"/>
          <w:lang w:eastAsia="en-GB"/>
        </w:rPr>
        <w:t xml:space="preserve">rban </w:t>
      </w:r>
      <w:r w:rsidR="00D76373">
        <w:rPr>
          <w:rFonts w:eastAsia="Times New Roman" w:cs="Times New Roman"/>
          <w:lang w:eastAsia="en-GB"/>
        </w:rPr>
        <w:t>authorities,</w:t>
      </w:r>
      <w:r w:rsidR="009A03B5">
        <w:rPr>
          <w:rFonts w:eastAsia="Times New Roman" w:cs="Times New Roman"/>
          <w:lang w:eastAsia="en-GB"/>
        </w:rPr>
        <w:t xml:space="preserve"> which do not plan for </w:t>
      </w:r>
      <w:r w:rsidR="008C751D">
        <w:rPr>
          <w:rFonts w:eastAsia="Times New Roman" w:cs="Times New Roman"/>
          <w:lang w:eastAsia="en-GB"/>
        </w:rPr>
        <w:t>the electricity grid</w:t>
      </w:r>
      <w:r w:rsidR="002F3FBC">
        <w:rPr>
          <w:rFonts w:eastAsia="Times New Roman" w:cs="Times New Roman"/>
          <w:lang w:eastAsia="en-GB"/>
        </w:rPr>
        <w:t xml:space="preserve"> to be shut off before a flood, there can be catastrophic consequences. </w:t>
      </w:r>
      <w:r w:rsidR="00D76373">
        <w:rPr>
          <w:rFonts w:eastAsia="Times New Roman" w:cs="Times New Roman"/>
          <w:lang w:eastAsia="en-GB"/>
        </w:rPr>
        <w:t>In the 2011 flood in Thailand, 128 of 919 death resulted from electrocution, with a relative risk of 4.1 of electrocution comparing those in urban areas to those outside.</w:t>
      </w:r>
      <w:r w:rsidR="00640985">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"&lt;sup&gt;18&lt;/sup&gt;", "plainTextFormattedCitation" : "18", "previouslyFormattedCitation" : "&lt;sup&gt;18&lt;/sup&gt;" }, "properties" : { "noteIndex" : 9 }, "schema" : "https://github.com/citation-style-language/schema/raw/master/csl-citation.json" }</w:instrText>
      </w:r>
      <w:r w:rsidR="00640985">
        <w:rPr>
          <w:rFonts w:eastAsia="Times New Roman" w:cs="Times New Roman"/>
          <w:lang w:eastAsia="en-GB"/>
        </w:rPr>
        <w:fldChar w:fldCharType="separate"/>
      </w:r>
      <w:r w:rsidR="00C771D0" w:rsidRPr="00C771D0">
        <w:rPr>
          <w:rFonts w:eastAsia="Times New Roman" w:cs="Times New Roman"/>
          <w:noProof/>
          <w:vertAlign w:val="superscript"/>
          <w:lang w:eastAsia="en-GB"/>
        </w:rPr>
        <w:t>18</w:t>
      </w:r>
      <w:r w:rsidR="00640985">
        <w:rPr>
          <w:rFonts w:eastAsia="Times New Roman" w:cs="Times New Roman"/>
          <w:lang w:eastAsia="en-GB"/>
        </w:rPr>
        <w:fldChar w:fldCharType="end"/>
      </w:r>
      <w:r w:rsidR="00D76373">
        <w:rPr>
          <w:rFonts w:eastAsia="Times New Roman" w:cs="Times New Roman"/>
          <w:lang w:eastAsia="en-GB"/>
        </w:rPr>
        <w:t xml:space="preserve"> 96% of deaths from electrocution resulted from circuit breakers in houses not being shut off.</w:t>
      </w:r>
      <w:r w:rsidR="00640985">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"&lt;sup&gt;18&lt;/sup&gt;", "plainTextFormattedCitation" : "18", "previouslyFormattedCitation" : "&lt;sup&gt;18&lt;/sup&gt;" }, "properties" : { "noteIndex" : 9 }, "schema" : "https://github.com/citation-style-language/schema/raw/master/csl-citation.json" }</w:instrText>
      </w:r>
      <w:r w:rsidR="00640985">
        <w:rPr>
          <w:rFonts w:eastAsia="Times New Roman" w:cs="Times New Roman"/>
          <w:lang w:eastAsia="en-GB"/>
        </w:rPr>
        <w:fldChar w:fldCharType="separate"/>
      </w:r>
      <w:r w:rsidR="00C771D0" w:rsidRPr="00C771D0">
        <w:rPr>
          <w:rFonts w:eastAsia="Times New Roman" w:cs="Times New Roman"/>
          <w:noProof/>
          <w:vertAlign w:val="superscript"/>
          <w:lang w:eastAsia="en-GB"/>
        </w:rPr>
        <w:t>18</w:t>
      </w:r>
      <w:r w:rsidR="00640985">
        <w:rPr>
          <w:rFonts w:eastAsia="Times New Roman" w:cs="Times New Roman"/>
          <w:lang w:eastAsia="en-GB"/>
        </w:rPr>
        <w:fldChar w:fldCharType="end"/>
      </w:r>
    </w:p>
    <w:p w14:paraId="4EE64A39" w14:textId="77777777" w:rsidR="00FF69F5" w:rsidRPr="00353192" w:rsidRDefault="00FF69F5" w:rsidP="00FF69F5">
      <w:pPr>
        <w:shd w:val="clear" w:color="auto" w:fill="FFFFFF"/>
        <w:jc w:val="both"/>
        <w:rPr>
          <w:rFonts w:eastAsia="Times New Roman" w:cs="Times New Roman"/>
          <w:lang w:eastAsia="en-GB"/>
        </w:rPr>
      </w:pPr>
    </w:p>
    <w:p w14:paraId="73BA3EC0" w14:textId="3218D4B3" w:rsidR="00FF69F5" w:rsidRPr="00353192" w:rsidRDefault="00E7026C" w:rsidP="00391E5E">
      <w:pPr>
        <w:shd w:val="clear" w:color="auto" w:fill="FFFFFF"/>
        <w:jc w:val="both"/>
        <w:rPr>
          <w:rFonts w:eastAsia="Times New Roman" w:cs="Times New Roman"/>
          <w:lang w:eastAsia="en-GB"/>
        </w:rPr>
      </w:pPr>
      <w:r>
        <w:rPr>
          <w:rFonts w:eastAsia="Times New Roman" w:cs="Times New Roman"/>
          <w:b/>
          <w:lang w:eastAsia="en-GB"/>
        </w:rPr>
        <w:t>Facilitating d</w:t>
      </w:r>
      <w:r w:rsidR="00391E5E">
        <w:rPr>
          <w:rFonts w:eastAsia="Times New Roman" w:cs="Times New Roman"/>
          <w:b/>
          <w:lang w:eastAsia="en-GB"/>
        </w:rPr>
        <w:t>isease transmission</w:t>
      </w:r>
      <w:r w:rsidR="00FF69F5" w:rsidRPr="00353192">
        <w:rPr>
          <w:rFonts w:eastAsia="Times New Roman" w:cs="Times New Roman"/>
          <w:b/>
          <w:lang w:eastAsia="en-GB"/>
        </w:rPr>
        <w:t xml:space="preserve">. </w:t>
      </w:r>
      <w:r w:rsidR="00FF69F5" w:rsidRPr="00353192">
        <w:rPr>
          <w:rFonts w:eastAsia="Times New Roman" w:cs="Times New Roman"/>
          <w:lang w:eastAsia="en-GB"/>
        </w:rPr>
        <w:t>Diseases can be spread from undisinfected groundwaters by the onset of flooding.</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"&lt;sup&gt;19&lt;/sup&gt;", "plainTextFormattedCitation" : "19", "previouslyFormattedCitation" : "&lt;sup&gt;19&lt;/sup&gt;"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19</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391E5E">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"&lt;sup&gt;20&lt;/sup&gt;", "plainTextFormattedCitation" : "20", "previouslyFormattedCitation" : "&lt;sup&gt;20&lt;/sup&gt;"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20</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"&lt;sup&gt;20&lt;/sup&gt;", "plainTextFormattedCitation" : "20", "previouslyFormattedCitation" : "&lt;sup&gt;20&lt;/sup&gt;"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20</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"&lt;sup&gt;20&lt;/sup&gt;", "plainTextFormattedCitation" : "20", "previouslyFormattedCitation" : "&lt;sup&gt;20&lt;/sup&gt;"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20</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"&lt;sup&gt;20&lt;/sup&gt;", "plainTextFormattedCitation" : "20", "previouslyFormattedCitation" : "&lt;sup&gt;20&lt;/sup&gt;"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20</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"&lt;sup&gt;21&lt;/sup&gt;", "plainTextFormattedCitation" : "21", "previouslyFormattedCitation" : "&lt;sup&gt;21&lt;/sup&gt;"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21</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"&lt;sup&gt;22&lt;/sup&gt;", "plainTextFormattedCitation" : "22", "previouslyFormattedCitation" : "&lt;sup&gt;22&lt;/sup&gt;"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22</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"&lt;sup&gt;20&lt;/sup&gt;", "plainTextFormattedCitation" : "20", "previouslyFormattedCitation" : "&lt;sup&gt;20&lt;/sup&gt;"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20</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255D23E5" w14:textId="77777777" w:rsidR="00391E5E" w:rsidRDefault="00391E5E" w:rsidP="00FF69F5">
      <w:pPr>
        <w:shd w:val="clear" w:color="auto" w:fill="FFFFFF"/>
        <w:jc w:val="both"/>
        <w:rPr>
          <w:rFonts w:eastAsia="Times New Roman" w:cs="Times New Roman"/>
          <w:lang w:eastAsia="en-GB"/>
        </w:rPr>
      </w:pPr>
    </w:p>
    <w:p w14:paraId="4B0647FB" w14:textId="7A87234D" w:rsidR="00FF69F5" w:rsidRPr="00C67805" w:rsidRDefault="003C27C6" w:rsidP="00C67805">
      <w:pPr>
        <w:pStyle w:val="Heading4"/>
        <w:rPr>
          <w:rFonts w:eastAsia="Times New Roman"/>
          <w:lang w:eastAsia="en-GB"/>
        </w:rPr>
      </w:pPr>
      <w:r w:rsidRPr="00C67805">
        <w:rPr>
          <w:rFonts w:eastAsia="Times New Roman"/>
          <w:lang w:eastAsia="en-GB"/>
        </w:rPr>
        <w:t>Impacts with longer-term onset related to flood events</w:t>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4B044851" w14:textId="4246CE6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Malaria. </w:t>
      </w:r>
      <w:r w:rsidRPr="00353192">
        <w:rPr>
          <w:rFonts w:eastAsia="Times New Roman" w:cs="Times New Roman"/>
          <w:lang w:eastAsia="en-GB"/>
        </w:rPr>
        <w:t>Epidemics in the wake of flooding in tropical regions can occur due to clogging of storm water drains, causing stagnant water to allow genesis of vectors of malaria.</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"&lt;sup&gt;22,23&lt;/sup&gt;", "plainTextFormattedCitation" : "22,23", "previouslyFormattedCitation" : "&lt;sup&gt;22,23&lt;/sup&gt;"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22,23</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707F9066" w14:textId="7EC8075A"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Malnutrition. </w:t>
      </w:r>
      <w:r w:rsidRPr="00353192">
        <w:rPr>
          <w:rFonts w:eastAsia="Times New Roman" w:cs="Times New Roman"/>
          <w:lang w:eastAsia="en-GB"/>
        </w:rPr>
        <w:t>Damage to infrastructure caused by flood, and disruption to food systems can cause appropriate food to be unavailable for prolonged periods, with children and the elderly particularly in developing countries vulnerable.</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"&lt;sup&gt;24&lt;/sup&gt;", "plainTextFormattedCitation" : "24", "previouslyFormattedCitation" : "&lt;sup&gt;24&lt;/sup&gt;"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24</w:t>
      </w:r>
      <w:r w:rsidRPr="00353192">
        <w:rPr>
          <w:rFonts w:eastAsia="Times New Roman" w:cs="Times New Roman"/>
          <w:lang w:eastAsia="en-GB"/>
        </w:rPr>
        <w:fldChar w:fldCharType="end"/>
      </w:r>
    </w:p>
    <w:p w14:paraId="49F229B8" w14:textId="77777777" w:rsidR="00DA07AB" w:rsidRDefault="00DA07AB" w:rsidP="00FF69F5">
      <w:pPr>
        <w:shd w:val="clear" w:color="auto" w:fill="FFFFFF"/>
        <w:jc w:val="both"/>
        <w:rPr>
          <w:rFonts w:eastAsia="Times New Roman" w:cs="Times New Roman"/>
          <w:lang w:eastAsia="en-GB"/>
        </w:rPr>
      </w:pPr>
    </w:p>
    <w:p w14:paraId="6A37452B" w14:textId="2DAA34F5" w:rsidR="00DA07AB" w:rsidRPr="00F7730C" w:rsidRDefault="00DA07AB" w:rsidP="00FF69F5">
      <w:pPr>
        <w:shd w:val="clear" w:color="auto" w:fill="FFFFFF"/>
        <w:jc w:val="both"/>
        <w:rPr>
          <w:rFonts w:eastAsia="Times New Roman" w:cs="Times New Roman"/>
          <w:lang w:eastAsia="en-GB"/>
        </w:rPr>
      </w:pPr>
      <w:r>
        <w:rPr>
          <w:rFonts w:eastAsia="Times New Roman" w:cs="Times New Roman"/>
          <w:b/>
          <w:lang w:eastAsia="en-GB"/>
        </w:rPr>
        <w:t>Population displacement</w:t>
      </w:r>
      <w:r w:rsidR="00B57382">
        <w:rPr>
          <w:rFonts w:eastAsia="Times New Roman" w:cs="Times New Roman"/>
          <w:b/>
          <w:lang w:eastAsia="en-GB"/>
        </w:rPr>
        <w:t>.</w:t>
      </w:r>
      <w:r w:rsidR="00F7730C">
        <w:rPr>
          <w:rFonts w:eastAsia="Times New Roman" w:cs="Times New Roman"/>
          <w:b/>
          <w:lang w:eastAsia="en-GB"/>
        </w:rPr>
        <w:t xml:space="preserve">  </w:t>
      </w:r>
      <w:r w:rsidR="00F7730C">
        <w:rPr>
          <w:rFonts w:eastAsia="Times New Roman" w:cs="Times New Roman"/>
          <w:lang w:eastAsia="en-GB"/>
        </w:rPr>
        <w:t>ELABORATE</w:t>
      </w:r>
      <w:r w:rsidR="00AE3446">
        <w:rPr>
          <w:rFonts w:eastAsia="Times New Roman" w:cs="Times New Roman"/>
          <w:lang w:eastAsia="en-GB"/>
        </w:rPr>
        <w:t>.</w:t>
      </w:r>
    </w:p>
    <w:p w14:paraId="68D386D3" w14:textId="77777777" w:rsidR="00FF69F5" w:rsidRPr="00353192" w:rsidRDefault="00FF69F5" w:rsidP="00FF69F5">
      <w:pPr>
        <w:shd w:val="clear" w:color="auto" w:fill="FFFFFF"/>
        <w:jc w:val="both"/>
        <w:rPr>
          <w:rFonts w:eastAsia="Times New Roman" w:cs="Times New Roman"/>
          <w:b/>
          <w:lang w:eastAsia="en-GB"/>
        </w:rPr>
      </w:pPr>
    </w:p>
    <w:p w14:paraId="54BB835E" w14:textId="6C8C5611" w:rsidR="008D7BA0"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Psychological distress. </w:t>
      </w:r>
      <w:r w:rsidRPr="00353192">
        <w:rPr>
          <w:rFonts w:eastAsia="Times New Roman" w:cs="Times New Roman"/>
          <w:lang w:eastAsia="en-GB"/>
        </w:rPr>
        <w:t xml:space="preserve">The mental health effects of a flood can last long after the flood itself, with reports of increased prevalence of psychological morbidity (including depression, anxiety, PTSD) in residents up to 1 year after floods, particularly if residents are displaced at </w:t>
      </w:r>
      <w:r w:rsidRPr="00353192">
        <w:rPr>
          <w:rFonts w:eastAsia="Times New Roman" w:cs="Times New Roman"/>
          <w:lang w:eastAsia="en-GB"/>
        </w:rPr>
        <w:lastRenderedPageBreak/>
        <w:t>short notice.</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"&lt;sup&gt;25,26&lt;/sup&gt;", "plainTextFormattedCitation" : "25,26", "previouslyFormattedCitation" : "&lt;sup&gt;25,26&lt;/sup&gt;"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25,26</w:t>
      </w:r>
      <w:r w:rsidRPr="00353192">
        <w:rPr>
          <w:rFonts w:eastAsia="Times New Roman" w:cs="Times New Roman"/>
          <w:lang w:eastAsia="en-GB"/>
        </w:rPr>
        <w:fldChar w:fldCharType="end"/>
      </w:r>
      <w:r w:rsidR="008D7BA0">
        <w:rPr>
          <w:rFonts w:eastAsia="Times New Roman" w:cs="Times New Roman"/>
          <w:lang w:eastAsia="en-GB"/>
        </w:rPr>
        <w:t xml:space="preserve"> </w:t>
      </w:r>
      <w:r w:rsidR="007E4537">
        <w:rPr>
          <w:rFonts w:eastAsia="Times New Roman" w:cs="Times New Roman"/>
          <w:lang w:eastAsia="en-GB"/>
        </w:rPr>
        <w:t>Often, the longer-</w:t>
      </w:r>
      <w:r w:rsidR="008D7BA0">
        <w:rPr>
          <w:rFonts w:eastAsia="Times New Roman" w:cs="Times New Roman"/>
          <w:lang w:eastAsia="en-GB"/>
        </w:rPr>
        <w:t xml:space="preserve">term mental effects of flooding are not considered in FAPs, with the focus instead being on </w:t>
      </w:r>
      <w:r w:rsidR="007E4537">
        <w:rPr>
          <w:rFonts w:eastAsia="Times New Roman" w:cs="Times New Roman"/>
          <w:lang w:eastAsia="en-GB"/>
        </w:rPr>
        <w:t>short-term emergency measures.</w:t>
      </w:r>
    </w:p>
    <w:p w14:paraId="169263FC" w14:textId="77777777" w:rsidR="00281FD0" w:rsidRDefault="00281FD0" w:rsidP="00FF69F5">
      <w:pPr>
        <w:shd w:val="clear" w:color="auto" w:fill="FFFFFF"/>
        <w:jc w:val="both"/>
        <w:rPr>
          <w:rFonts w:eastAsia="Times New Roman" w:cs="Times New Roman"/>
          <w:lang w:eastAsia="en-GB"/>
        </w:rPr>
      </w:pPr>
    </w:p>
    <w:p w14:paraId="09126FF9" w14:textId="797F7E23" w:rsidR="00281FD0" w:rsidRDefault="00430ED9" w:rsidP="00ED7392">
      <w:pPr>
        <w:pStyle w:val="Heading4"/>
        <w:rPr>
          <w:rFonts w:eastAsia="Times New Roman"/>
          <w:lang w:eastAsia="en-GB"/>
        </w:rPr>
      </w:pPr>
      <w:r>
        <w:rPr>
          <w:rFonts w:eastAsia="Times New Roman"/>
          <w:lang w:eastAsia="en-GB"/>
        </w:rPr>
        <w:t>Some r</w:t>
      </w:r>
      <w:r w:rsidR="00281FD0">
        <w:rPr>
          <w:rFonts w:eastAsia="Times New Roman"/>
          <w:lang w:eastAsia="en-GB"/>
        </w:rPr>
        <w:t>isk factors associated wit</w:t>
      </w:r>
      <w:r w:rsidR="00866AD7">
        <w:rPr>
          <w:rFonts w:eastAsia="Times New Roman"/>
          <w:lang w:eastAsia="en-GB"/>
        </w:rPr>
        <w:t xml:space="preserve">h </w:t>
      </w:r>
      <w:r w:rsidR="001E2969">
        <w:rPr>
          <w:rFonts w:eastAsia="Times New Roman"/>
          <w:lang w:eastAsia="en-GB"/>
        </w:rPr>
        <w:t xml:space="preserve">urban </w:t>
      </w:r>
      <w:r w:rsidR="00281FD0">
        <w:rPr>
          <w:rFonts w:eastAsia="Times New Roman"/>
          <w:lang w:eastAsia="en-GB"/>
        </w:rPr>
        <w:t>flooding</w:t>
      </w:r>
    </w:p>
    <w:p w14:paraId="467D91F0" w14:textId="77777777" w:rsidR="007C18AD" w:rsidRDefault="007C18AD" w:rsidP="007C18AD">
      <w:pPr>
        <w:rPr>
          <w:lang w:eastAsia="en-GB"/>
        </w:rPr>
      </w:pPr>
    </w:p>
    <w:p w14:paraId="068475EB" w14:textId="4AB087E3" w:rsidR="00FD750F" w:rsidRDefault="00426CB5" w:rsidP="007C18AD">
      <w:pPr>
        <w:rPr>
          <w:lang w:eastAsia="en-GB"/>
        </w:rPr>
      </w:pPr>
      <w:r>
        <w:rPr>
          <w:lang w:eastAsia="en-GB"/>
        </w:rPr>
        <w:t xml:space="preserve">While health impacts of urban flooding </w:t>
      </w:r>
      <w:r w:rsidR="003617C7">
        <w:rPr>
          <w:lang w:eastAsia="en-GB"/>
        </w:rPr>
        <w:t xml:space="preserve">could affect anyone in an afflicted population, </w:t>
      </w:r>
      <w:r w:rsidR="006505FF">
        <w:rPr>
          <w:lang w:eastAsia="en-GB"/>
        </w:rPr>
        <w:t xml:space="preserve">the following </w:t>
      </w:r>
      <w:r w:rsidR="00D55740">
        <w:rPr>
          <w:lang w:eastAsia="en-GB"/>
        </w:rPr>
        <w:t>demographics are highlighted as possessing a higher risk of mortality or morbidity during a disaster:</w:t>
      </w:r>
      <w:r w:rsidR="00B21E49">
        <w:rPr>
          <w:lang w:eastAsia="en-GB"/>
        </w:rPr>
        <w:fldChar w:fldCharType="begin" w:fldLock="1"/>
      </w:r>
      <w:r w:rsidR="00C771D0">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"&lt;sup&gt;27&lt;/sup&gt;", "plainTextFormattedCitation" : "27", "previouslyFormattedCitation" : "&lt;sup&gt;27&lt;/sup&gt;" }, "properties" : { "noteIndex" : 10 }, "schema" : "https://github.com/citation-style-language/schema/raw/master/csl-citation.json" }</w:instrText>
      </w:r>
      <w:r w:rsidR="00B21E49">
        <w:rPr>
          <w:lang w:eastAsia="en-GB"/>
        </w:rPr>
        <w:fldChar w:fldCharType="separate"/>
      </w:r>
      <w:r w:rsidR="00C771D0" w:rsidRPr="00C771D0">
        <w:rPr>
          <w:noProof/>
          <w:vertAlign w:val="superscript"/>
          <w:lang w:eastAsia="en-GB"/>
        </w:rPr>
        <w:t>27</w:t>
      </w:r>
      <w:r w:rsidR="00B21E49">
        <w:rPr>
          <w:lang w:eastAsia="en-GB"/>
        </w:rPr>
        <w:fldChar w:fldCharType="end"/>
      </w:r>
    </w:p>
    <w:p w14:paraId="21CBF06C" w14:textId="77777777" w:rsidR="00627B7B" w:rsidRDefault="00627B7B" w:rsidP="007C18AD">
      <w:pPr>
        <w:rPr>
          <w:lang w:eastAsia="en-GB"/>
        </w:rPr>
      </w:pPr>
    </w:p>
    <w:p w14:paraId="27D315B6" w14:textId="2561EEFD" w:rsidR="00627B7B" w:rsidRPr="007C18AD" w:rsidRDefault="00C72967" w:rsidP="007C18AD">
      <w:proofErr w:type="gramStart"/>
      <w:r>
        <w:rPr>
          <w:lang w:eastAsia="en-GB"/>
        </w:rPr>
        <w:t>According to</w:t>
      </w:r>
      <w:proofErr w:type="gramEnd"/>
      <w:r>
        <w:rPr>
          <w:lang w:eastAsia="en-GB"/>
        </w:rPr>
        <w:t xml:space="preserve"> the HPA, 6 inches (15.2cm) of fast-flowing water can knock over an adult</w:t>
      </w:r>
      <w:r w:rsidR="006E4792">
        <w:rPr>
          <w:lang w:eastAsia="en-GB"/>
        </w:rPr>
        <w:t>, while 2 feet will float a car.</w:t>
      </w:r>
      <w:r w:rsidR="007F3DE8">
        <w:rPr>
          <w:lang w:eastAsia="en-GB"/>
        </w:rPr>
        <w:t xml:space="preserve"> [ref]</w:t>
      </w:r>
    </w:p>
    <w:p w14:paraId="0758FFFC" w14:textId="77777777" w:rsidR="00ED7392" w:rsidRDefault="00ED7392" w:rsidP="00ED7392">
      <w:pPr>
        <w:rPr>
          <w:lang w:eastAsia="en-GB"/>
        </w:rPr>
      </w:pPr>
    </w:p>
    <w:p w14:paraId="4E4E278B" w14:textId="1FA44230" w:rsidR="00F35C6E" w:rsidRPr="00F35C6E" w:rsidRDefault="00F35C6E" w:rsidP="00ED7392">
      <w:pPr>
        <w:rPr>
          <w:b/>
          <w:lang w:eastAsia="en-GB"/>
        </w:rPr>
      </w:pPr>
      <w:r w:rsidRPr="00F35C6E">
        <w:rPr>
          <w:b/>
          <w:lang w:eastAsia="en-GB"/>
        </w:rPr>
        <w:t>Children</w:t>
      </w:r>
      <w:r>
        <w:rPr>
          <w:b/>
          <w:lang w:eastAsia="en-GB"/>
        </w:rPr>
        <w:t>.</w:t>
      </w:r>
    </w:p>
    <w:p w14:paraId="3D8267B7" w14:textId="77777777" w:rsidR="00F35C6E" w:rsidRPr="00F35C6E" w:rsidRDefault="00F35C6E" w:rsidP="00ED7392">
      <w:pPr>
        <w:rPr>
          <w:b/>
          <w:lang w:eastAsia="en-GB"/>
        </w:rPr>
      </w:pPr>
    </w:p>
    <w:p w14:paraId="4ED1B78A" w14:textId="7B8BF65D" w:rsidR="00F35C6E" w:rsidRPr="00F35C6E" w:rsidRDefault="00F35C6E" w:rsidP="00ED7392">
      <w:pPr>
        <w:rPr>
          <w:b/>
          <w:lang w:eastAsia="en-GB"/>
        </w:rPr>
      </w:pPr>
      <w:r w:rsidRPr="00F35C6E">
        <w:rPr>
          <w:b/>
          <w:lang w:eastAsia="en-GB"/>
        </w:rPr>
        <w:t>Pregnant women</w:t>
      </w:r>
      <w:r>
        <w:rPr>
          <w:b/>
          <w:lang w:eastAsia="en-GB"/>
        </w:rPr>
        <w:t>.</w:t>
      </w:r>
    </w:p>
    <w:p w14:paraId="2F64A52F" w14:textId="77777777" w:rsidR="00F35C6E" w:rsidRPr="00F35C6E" w:rsidRDefault="00F35C6E" w:rsidP="00ED7392">
      <w:pPr>
        <w:rPr>
          <w:b/>
          <w:lang w:eastAsia="en-GB"/>
        </w:rPr>
      </w:pPr>
    </w:p>
    <w:p w14:paraId="4321C308" w14:textId="43774033" w:rsidR="00F35C6E" w:rsidRPr="00F35C6E" w:rsidRDefault="00F35C6E" w:rsidP="00ED7392">
      <w:pPr>
        <w:rPr>
          <w:b/>
          <w:lang w:eastAsia="en-GB"/>
        </w:rPr>
      </w:pPr>
      <w:r w:rsidRPr="00F35C6E">
        <w:rPr>
          <w:b/>
          <w:lang w:eastAsia="en-GB"/>
        </w:rPr>
        <w:t>The elderly</w:t>
      </w:r>
      <w:r>
        <w:rPr>
          <w:b/>
          <w:lang w:eastAsia="en-GB"/>
        </w:rPr>
        <w:t>.</w:t>
      </w:r>
    </w:p>
    <w:p w14:paraId="24990728" w14:textId="77777777" w:rsidR="00F35C6E" w:rsidRPr="00F35C6E" w:rsidRDefault="00F35C6E" w:rsidP="00ED7392">
      <w:pPr>
        <w:rPr>
          <w:b/>
          <w:lang w:eastAsia="en-GB"/>
        </w:rPr>
      </w:pPr>
    </w:p>
    <w:p w14:paraId="7C612243" w14:textId="50E6CC74" w:rsidR="00ED7392" w:rsidRPr="00F35C6E" w:rsidRDefault="00F35C6E" w:rsidP="00ED7392">
      <w:pPr>
        <w:rPr>
          <w:b/>
          <w:lang w:eastAsia="en-GB"/>
        </w:rPr>
      </w:pPr>
      <w:r w:rsidRPr="00F35C6E">
        <w:rPr>
          <w:b/>
          <w:lang w:eastAsia="en-GB"/>
        </w:rPr>
        <w:t>People with physical, sensory and cognitive impairments</w:t>
      </w:r>
      <w:r>
        <w:rPr>
          <w:b/>
          <w:lang w:eastAsia="en-GB"/>
        </w:rPr>
        <w:t>.</w:t>
      </w:r>
    </w:p>
    <w:p w14:paraId="128DCE25" w14:textId="77777777" w:rsidR="00F35C6E" w:rsidRPr="00F35C6E" w:rsidRDefault="00F35C6E" w:rsidP="00ED7392">
      <w:pPr>
        <w:rPr>
          <w:b/>
          <w:lang w:eastAsia="en-GB"/>
        </w:rPr>
      </w:pPr>
    </w:p>
    <w:p w14:paraId="652A1A9C" w14:textId="413E5582" w:rsidR="00F35C6E" w:rsidRPr="00F35C6E" w:rsidRDefault="00F35C6E" w:rsidP="00ED7392">
      <w:pPr>
        <w:rPr>
          <w:b/>
          <w:lang w:eastAsia="en-GB"/>
        </w:rPr>
      </w:pPr>
      <w:r w:rsidRPr="00F35C6E">
        <w:rPr>
          <w:b/>
          <w:lang w:eastAsia="en-GB"/>
        </w:rPr>
        <w:t>People with chronic illnesses</w:t>
      </w:r>
      <w:r>
        <w:rPr>
          <w:b/>
          <w:lang w:eastAsia="en-GB"/>
        </w:rPr>
        <w:t>.</w:t>
      </w:r>
    </w:p>
    <w:p w14:paraId="38B9DF99" w14:textId="77777777" w:rsidR="00F35C6E" w:rsidRPr="00F35C6E" w:rsidRDefault="00F35C6E" w:rsidP="00ED7392">
      <w:pPr>
        <w:rPr>
          <w:b/>
          <w:lang w:eastAsia="en-GB"/>
        </w:rPr>
      </w:pPr>
    </w:p>
    <w:p w14:paraId="6A30EECD" w14:textId="0F632E20" w:rsidR="00F35C6E" w:rsidRPr="00F35C6E" w:rsidRDefault="00F35C6E" w:rsidP="00ED7392">
      <w:pPr>
        <w:rPr>
          <w:b/>
          <w:lang w:eastAsia="en-GB"/>
        </w:rPr>
      </w:pPr>
      <w:r w:rsidRPr="00F35C6E">
        <w:rPr>
          <w:b/>
          <w:lang w:eastAsia="en-GB"/>
        </w:rPr>
        <w:t>Those receiving care at home (e.g. home oxygen, dialysis)</w:t>
      </w:r>
      <w:r>
        <w:rPr>
          <w:b/>
          <w:lang w:eastAsia="en-GB"/>
        </w:rPr>
        <w:t>.</w:t>
      </w:r>
    </w:p>
    <w:p w14:paraId="724629BA" w14:textId="77777777" w:rsidR="00F35C6E" w:rsidRPr="00F35C6E" w:rsidRDefault="00F35C6E" w:rsidP="00ED7392">
      <w:pPr>
        <w:rPr>
          <w:b/>
          <w:lang w:eastAsia="en-GB"/>
        </w:rPr>
      </w:pPr>
    </w:p>
    <w:p w14:paraId="25509EED" w14:textId="6AED498E" w:rsidR="00F35C6E" w:rsidRPr="00F35C6E" w:rsidRDefault="00F35C6E" w:rsidP="00ED7392">
      <w:pPr>
        <w:rPr>
          <w:b/>
          <w:lang w:eastAsia="en-GB"/>
        </w:rPr>
      </w:pPr>
      <w:r w:rsidRPr="00F35C6E">
        <w:rPr>
          <w:b/>
          <w:lang w:eastAsia="en-GB"/>
        </w:rPr>
        <w:t>People who are homeless</w:t>
      </w:r>
      <w:r>
        <w:rPr>
          <w:b/>
          <w:lang w:eastAsia="en-GB"/>
        </w:rPr>
        <w:t>.</w:t>
      </w:r>
    </w:p>
    <w:p w14:paraId="20ED9F99" w14:textId="77777777" w:rsidR="00F35C6E" w:rsidRPr="00F35C6E" w:rsidRDefault="00F35C6E" w:rsidP="00ED7392">
      <w:pPr>
        <w:rPr>
          <w:b/>
          <w:lang w:eastAsia="en-GB"/>
        </w:rPr>
      </w:pPr>
    </w:p>
    <w:p w14:paraId="2ED4F757" w14:textId="2C2BB4D0" w:rsidR="00F35C6E" w:rsidRPr="00F35C6E" w:rsidRDefault="00F35C6E" w:rsidP="00ED7392">
      <w:pPr>
        <w:rPr>
          <w:b/>
          <w:lang w:eastAsia="en-GB"/>
        </w:rPr>
      </w:pPr>
      <w:r w:rsidRPr="00F35C6E">
        <w:rPr>
          <w:b/>
          <w:lang w:eastAsia="en-GB"/>
        </w:rPr>
        <w:t>People with language and cultural-based vulnerabilities</w:t>
      </w:r>
      <w:r>
        <w:rPr>
          <w:b/>
          <w:lang w:eastAsia="en-GB"/>
        </w:rPr>
        <w:t>.</w:t>
      </w:r>
    </w:p>
    <w:p w14:paraId="6F9E1FC5" w14:textId="77777777" w:rsidR="00F35C6E" w:rsidRPr="00F35C6E" w:rsidRDefault="00F35C6E" w:rsidP="00ED7392">
      <w:pPr>
        <w:rPr>
          <w:b/>
          <w:lang w:eastAsia="en-GB"/>
        </w:rPr>
      </w:pPr>
    </w:p>
    <w:p w14:paraId="4756227D" w14:textId="23C45C84" w:rsidR="00F35C6E" w:rsidRDefault="00F35C6E" w:rsidP="00ED7392">
      <w:pPr>
        <w:rPr>
          <w:b/>
          <w:lang w:eastAsia="en-GB"/>
        </w:rPr>
      </w:pPr>
      <w:r w:rsidRPr="00F35C6E">
        <w:rPr>
          <w:b/>
          <w:lang w:eastAsia="en-GB"/>
        </w:rPr>
        <w:t>Tourists</w:t>
      </w:r>
      <w:r>
        <w:rPr>
          <w:b/>
          <w:lang w:eastAsia="en-GB"/>
        </w:rPr>
        <w:t>.</w:t>
      </w:r>
    </w:p>
    <w:p w14:paraId="03DDD6D7" w14:textId="77777777" w:rsidR="00627B7B" w:rsidRDefault="00627B7B" w:rsidP="00ED7392">
      <w:pPr>
        <w:rPr>
          <w:b/>
          <w:lang w:eastAsia="en-GB"/>
        </w:rPr>
      </w:pPr>
    </w:p>
    <w:p w14:paraId="4F8CF0B7" w14:textId="52D01F97" w:rsidR="004D05CA" w:rsidRDefault="00D601D2" w:rsidP="004D05CA">
      <w:pPr>
        <w:rPr>
          <w:lang w:eastAsia="en-GB"/>
        </w:rPr>
      </w:pPr>
      <w:r>
        <w:rPr>
          <w:b/>
          <w:lang w:eastAsia="en-GB"/>
        </w:rPr>
        <w:t>Drivers</w:t>
      </w:r>
      <w:r w:rsidR="00FD1155">
        <w:rPr>
          <w:b/>
          <w:lang w:eastAsia="en-GB"/>
        </w:rPr>
        <w:t>.</w:t>
      </w:r>
      <w:r w:rsidR="00CD0D46">
        <w:rPr>
          <w:b/>
          <w:lang w:eastAsia="en-GB"/>
        </w:rPr>
        <w:t xml:space="preserve"> </w:t>
      </w:r>
      <w:r w:rsidR="00CD0D46">
        <w:rPr>
          <w:lang w:eastAsia="en-GB"/>
        </w:rPr>
        <w:t>The CDC in the USA has reported that those in vehicles are at the greatest risk for drowning during a flood</w:t>
      </w:r>
      <w:r w:rsidR="0077770F">
        <w:rPr>
          <w:lang w:eastAsia="en-GB"/>
        </w:rPr>
        <w:t>.</w:t>
      </w:r>
      <w:r w:rsidR="00CD0D46">
        <w:rPr>
          <w:lang w:eastAsia="en-GB"/>
        </w:rPr>
        <w:t xml:space="preserve"> </w:t>
      </w:r>
      <w:r w:rsidR="0077770F">
        <w:rPr>
          <w:lang w:eastAsia="en-GB"/>
        </w:rPr>
        <w:t>[</w:t>
      </w:r>
      <w:proofErr w:type="spellStart"/>
      <w:r w:rsidR="00CD0D46">
        <w:rPr>
          <w:lang w:eastAsia="en-GB"/>
        </w:rPr>
        <w:t>pg</w:t>
      </w:r>
      <w:proofErr w:type="spellEnd"/>
      <w:r w:rsidR="00CD0D46">
        <w:rPr>
          <w:lang w:eastAsia="en-GB"/>
        </w:rPr>
        <w:t xml:space="preserve"> 20 of ‘Floods in the WHO European Region’</w:t>
      </w:r>
      <w:r w:rsidR="0077770F">
        <w:rPr>
          <w:lang w:eastAsia="en-GB"/>
        </w:rPr>
        <w:t>]</w:t>
      </w:r>
    </w:p>
    <w:p w14:paraId="473E0878" w14:textId="77777777" w:rsidR="009D080B" w:rsidRDefault="009D080B" w:rsidP="004D05CA">
      <w:pPr>
        <w:rPr>
          <w:lang w:eastAsia="en-GB"/>
        </w:rPr>
      </w:pPr>
    </w:p>
    <w:p w14:paraId="1A93D7B0" w14:textId="452940CD" w:rsidR="009D080B" w:rsidRDefault="009D080B" w:rsidP="00BA5841">
      <w:pPr>
        <w:pStyle w:val="Heading3"/>
        <w:rPr>
          <w:lang w:eastAsia="en-GB"/>
        </w:rPr>
      </w:pPr>
      <w:bookmarkStart w:id="34" w:name="_Toc494113985"/>
      <w:r>
        <w:rPr>
          <w:lang w:eastAsia="en-GB"/>
        </w:rPr>
        <w:t xml:space="preserve">How HIWeather can contribute to </w:t>
      </w:r>
      <w:r w:rsidR="00B25316">
        <w:rPr>
          <w:lang w:eastAsia="en-GB"/>
        </w:rPr>
        <w:t>preventing health effects of Urban Flooding</w:t>
      </w:r>
      <w:bookmarkEnd w:id="34"/>
    </w:p>
    <w:p w14:paraId="7C5AF247" w14:textId="77777777" w:rsidR="00A709BE" w:rsidRDefault="00A709BE" w:rsidP="00534A9D">
      <w:pPr>
        <w:rPr>
          <w:lang w:eastAsia="en-GB"/>
        </w:rPr>
      </w:pPr>
    </w:p>
    <w:p w14:paraId="45D7E68D" w14:textId="75EB3809" w:rsidR="006F6819" w:rsidRDefault="00A709BE" w:rsidP="00BA5841">
      <w:pPr>
        <w:pStyle w:val="Heading4"/>
        <w:rPr>
          <w:lang w:eastAsia="en-GB"/>
        </w:rPr>
      </w:pPr>
      <w:r>
        <w:rPr>
          <w:lang w:eastAsia="en-GB"/>
        </w:rPr>
        <w:t>Role of forecasting technology</w:t>
      </w:r>
      <w:r w:rsidR="00D622D5">
        <w:rPr>
          <w:lang w:eastAsia="en-GB"/>
        </w:rPr>
        <w:t xml:space="preserve"> </w:t>
      </w:r>
      <w:r w:rsidR="00450182">
        <w:rPr>
          <w:lang w:eastAsia="en-GB"/>
        </w:rPr>
        <w:t>in FAPs</w:t>
      </w:r>
    </w:p>
    <w:p w14:paraId="6493D657" w14:textId="77777777" w:rsidR="00217432" w:rsidRDefault="00217432" w:rsidP="00A709BE">
      <w:pPr>
        <w:rPr>
          <w:lang w:eastAsia="en-GB"/>
        </w:rPr>
      </w:pPr>
    </w:p>
    <w:p w14:paraId="37701E74" w14:textId="24548852" w:rsidR="00AD6443" w:rsidRDefault="00D61960" w:rsidP="007D3D61">
      <w:pPr>
        <w:jc w:val="both"/>
        <w:rPr>
          <w:lang w:eastAsia="en-GB"/>
        </w:rPr>
      </w:pPr>
      <w:r>
        <w:rPr>
          <w:lang w:eastAsia="en-GB"/>
        </w:rPr>
        <w:t xml:space="preserve">In the event of an urban flood, </w:t>
      </w:r>
      <w:r w:rsidR="003C4F0E">
        <w:rPr>
          <w:lang w:eastAsia="en-GB"/>
        </w:rPr>
        <w:t xml:space="preserve">monitoring and forecasting </w:t>
      </w:r>
      <w:r>
        <w:rPr>
          <w:lang w:eastAsia="en-GB"/>
        </w:rPr>
        <w:t>are</w:t>
      </w:r>
      <w:r w:rsidR="00217432">
        <w:rPr>
          <w:lang w:eastAsia="en-GB"/>
        </w:rPr>
        <w:t xml:space="preserve"> </w:t>
      </w:r>
      <w:r w:rsidR="003C4F0E">
        <w:rPr>
          <w:lang w:eastAsia="en-GB"/>
        </w:rPr>
        <w:t xml:space="preserve">essential </w:t>
      </w:r>
      <w:r w:rsidR="00217432">
        <w:rPr>
          <w:lang w:eastAsia="en-GB"/>
        </w:rPr>
        <w:t xml:space="preserve">and invaluable </w:t>
      </w:r>
      <w:r w:rsidR="003C4F0E">
        <w:rPr>
          <w:lang w:eastAsia="en-GB"/>
        </w:rPr>
        <w:t>compon</w:t>
      </w:r>
      <w:r>
        <w:rPr>
          <w:lang w:eastAsia="en-GB"/>
        </w:rPr>
        <w:t xml:space="preserve">ents </w:t>
      </w:r>
      <w:r w:rsidR="003C4F0E">
        <w:rPr>
          <w:lang w:eastAsia="en-GB"/>
        </w:rPr>
        <w:t xml:space="preserve">of </w:t>
      </w:r>
      <w:r>
        <w:rPr>
          <w:lang w:eastAsia="en-GB"/>
        </w:rPr>
        <w:t>saving lives and livelihoods</w:t>
      </w:r>
      <w:r w:rsidR="003C4F0E">
        <w:rPr>
          <w:lang w:eastAsia="en-GB"/>
        </w:rPr>
        <w:t xml:space="preserve">. However, </w:t>
      </w:r>
      <w:r w:rsidR="00AB6237">
        <w:rPr>
          <w:lang w:eastAsia="en-GB"/>
        </w:rPr>
        <w:t>technology alone is not enough, as ‘i</w:t>
      </w:r>
      <w:r w:rsidR="003C4F0E">
        <w:rPr>
          <w:lang w:eastAsia="en-GB"/>
        </w:rPr>
        <w:t xml:space="preserve">ntroducing new hardware with an insufficient </w:t>
      </w:r>
      <w:r w:rsidR="003C4F0E">
        <w:rPr>
          <w:i/>
          <w:lang w:eastAsia="en-GB"/>
        </w:rPr>
        <w:t xml:space="preserve">software </w:t>
      </w:r>
      <w:r w:rsidR="003C4F0E">
        <w:rPr>
          <w:lang w:eastAsia="en-GB"/>
        </w:rPr>
        <w:t>component to help the community assess its value themselves, can lead to surprising, counterproductive and even disastrous results’</w:t>
      </w:r>
      <w:r w:rsidR="003C4F0E">
        <w:rPr>
          <w:lang w:eastAsia="en-GB"/>
        </w:rPr>
        <w:fldChar w:fldCharType="begin" w:fldLock="1"/>
      </w:r>
      <w:r w:rsidR="00C771D0">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"&lt;sup&gt;28&lt;/sup&gt;", "plainTextFormattedCitation" : "28", "previouslyFormattedCitation" : "&lt;sup&gt;28&lt;/sup&gt;" }, "properties" : { "noteIndex" : 10 }, "schema" : "https://github.com/citation-style-language/schema/raw/master/csl-citation.json" }</w:instrText>
      </w:r>
      <w:r w:rsidR="003C4F0E">
        <w:rPr>
          <w:lang w:eastAsia="en-GB"/>
        </w:rPr>
        <w:fldChar w:fldCharType="separate"/>
      </w:r>
      <w:r w:rsidR="00C771D0" w:rsidRPr="00C771D0">
        <w:rPr>
          <w:noProof/>
          <w:vertAlign w:val="superscript"/>
          <w:lang w:eastAsia="en-GB"/>
        </w:rPr>
        <w:t>28</w:t>
      </w:r>
      <w:r w:rsidR="003C4F0E">
        <w:rPr>
          <w:lang w:eastAsia="en-GB"/>
        </w:rPr>
        <w:fldChar w:fldCharType="end"/>
      </w:r>
      <w:r w:rsidR="00AD6443">
        <w:rPr>
          <w:lang w:eastAsia="en-GB"/>
        </w:rPr>
        <w:t xml:space="preserve"> </w:t>
      </w:r>
    </w:p>
    <w:p w14:paraId="211D6BDC" w14:textId="77777777" w:rsidR="00AD6443" w:rsidRDefault="00AD6443" w:rsidP="007D3D61">
      <w:pPr>
        <w:jc w:val="both"/>
        <w:rPr>
          <w:lang w:eastAsia="en-GB"/>
        </w:rPr>
      </w:pPr>
    </w:p>
    <w:p w14:paraId="3E30B768" w14:textId="3343789C" w:rsidR="003C4F0E" w:rsidRPr="00617E55" w:rsidRDefault="00AD6443" w:rsidP="007D3D61">
      <w:pPr>
        <w:jc w:val="both"/>
        <w:rPr>
          <w:lang w:eastAsia="en-GB"/>
        </w:rPr>
      </w:pPr>
      <w:r>
        <w:rPr>
          <w:lang w:eastAsia="en-GB"/>
        </w:rPr>
        <w:t xml:space="preserve">An unfortunate example of such competent technology failing to translate into saving lives is when Cyclone Nargis hit Myanmar in May 2008. Although the Indian Meteorological Department identified the cyclone four days before </w:t>
      </w:r>
      <w:r w:rsidR="00D142B5">
        <w:rPr>
          <w:lang w:eastAsia="en-GB"/>
        </w:rPr>
        <w:t xml:space="preserve">landfall, the ‘last-mile’ of communication to isolated local communities </w:t>
      </w:r>
      <w:r w:rsidR="003F039C">
        <w:rPr>
          <w:lang w:eastAsia="en-GB"/>
        </w:rPr>
        <w:t xml:space="preserve">in the low-lying coastal regions </w:t>
      </w:r>
      <w:r w:rsidR="006A12C4">
        <w:rPr>
          <w:lang w:eastAsia="en-GB"/>
        </w:rPr>
        <w:t xml:space="preserve">via traditional </w:t>
      </w:r>
      <w:r w:rsidR="006A12C4">
        <w:rPr>
          <w:lang w:eastAsia="en-GB"/>
        </w:rPr>
        <w:lastRenderedPageBreak/>
        <w:t xml:space="preserve">media (including TV, newspapers and radio) was ineffective. It was </w:t>
      </w:r>
      <w:r w:rsidR="00C50469">
        <w:rPr>
          <w:lang w:eastAsia="en-GB"/>
        </w:rPr>
        <w:t xml:space="preserve">also </w:t>
      </w:r>
      <w:r w:rsidR="006A12C4">
        <w:rPr>
          <w:lang w:eastAsia="en-GB"/>
        </w:rPr>
        <w:t xml:space="preserve">found that </w:t>
      </w:r>
      <w:r w:rsidR="003F039C">
        <w:rPr>
          <w:lang w:eastAsia="en-GB"/>
        </w:rPr>
        <w:t>there were either inadequate or non-existent evacuation plans</w:t>
      </w:r>
      <w:r w:rsidR="00C50469">
        <w:rPr>
          <w:lang w:eastAsia="en-GB"/>
        </w:rPr>
        <w:t xml:space="preserve"> in these areas,</w:t>
      </w:r>
      <w:r w:rsidR="00263CE7">
        <w:rPr>
          <w:lang w:eastAsia="en-GB"/>
        </w:rPr>
        <w:t xml:space="preserve"> which compounded to making </w:t>
      </w:r>
      <w:r w:rsidR="00026DCE">
        <w:rPr>
          <w:lang w:eastAsia="en-GB"/>
        </w:rPr>
        <w:t xml:space="preserve">Cyclone </w:t>
      </w:r>
      <w:r w:rsidR="00263CE7">
        <w:rPr>
          <w:lang w:eastAsia="en-GB"/>
        </w:rPr>
        <w:t>Narg</w:t>
      </w:r>
      <w:r w:rsidR="00C50469">
        <w:rPr>
          <w:lang w:eastAsia="en-GB"/>
        </w:rPr>
        <w:t>is t</w:t>
      </w:r>
      <w:r w:rsidR="001B1652">
        <w:rPr>
          <w:lang w:eastAsia="en-GB"/>
        </w:rPr>
        <w:t>he worst natural disaster in Myanmar’s</w:t>
      </w:r>
      <w:r w:rsidR="00C50469">
        <w:rPr>
          <w:lang w:eastAsia="en-GB"/>
        </w:rPr>
        <w:t xml:space="preserve"> recorded history</w:t>
      </w:r>
      <w:r w:rsidR="007D3D61">
        <w:rPr>
          <w:lang w:eastAsia="en-GB"/>
        </w:rPr>
        <w:t>.</w:t>
      </w:r>
      <w:r w:rsidR="00C85B38">
        <w:rPr>
          <w:lang w:eastAsia="en-GB"/>
        </w:rPr>
        <w:t xml:space="preserve"> </w:t>
      </w:r>
      <w:r w:rsidR="007D3D61">
        <w:rPr>
          <w:lang w:eastAsia="en-GB"/>
        </w:rPr>
        <w:t>[ref]</w:t>
      </w:r>
    </w:p>
    <w:p w14:paraId="5C763734" w14:textId="77777777" w:rsidR="003C4F0E" w:rsidRDefault="003C4F0E" w:rsidP="007D3D61">
      <w:pPr>
        <w:jc w:val="both"/>
        <w:rPr>
          <w:lang w:eastAsia="en-GB"/>
        </w:rPr>
      </w:pPr>
    </w:p>
    <w:p w14:paraId="78662D92" w14:textId="7BA888EE" w:rsidR="009225E0" w:rsidRDefault="007D3D61" w:rsidP="007D3D61">
      <w:pPr>
        <w:jc w:val="both"/>
        <w:rPr>
          <w:lang w:eastAsia="en-GB"/>
        </w:rPr>
      </w:pPr>
      <w:r>
        <w:rPr>
          <w:lang w:eastAsia="en-GB"/>
        </w:rPr>
        <w:t xml:space="preserve">As such, it is important that meteorological technologists understand that such hardware fits into a larger plan. </w:t>
      </w:r>
      <w:r w:rsidR="00911549">
        <w:rPr>
          <w:lang w:eastAsia="en-GB"/>
        </w:rPr>
        <w:t xml:space="preserve">A Flood Action Plan (FAP) </w:t>
      </w:r>
      <w:r w:rsidR="00265696">
        <w:rPr>
          <w:lang w:eastAsia="en-GB"/>
        </w:rPr>
        <w:t>is a c</w:t>
      </w:r>
      <w:r w:rsidR="009F2BED">
        <w:rPr>
          <w:lang w:eastAsia="en-GB"/>
        </w:rPr>
        <w:t>omprehensive, clear, and effective plan involving stakeholders and decision makers from several different sectors, including health and meteorology. A FAP’s goal is to save as many lives and livelihoods as possible given the onset of a flood event.</w:t>
      </w:r>
    </w:p>
    <w:p w14:paraId="48F0F72B" w14:textId="77777777" w:rsidR="007A44DB" w:rsidRDefault="007A44DB" w:rsidP="007D3D61">
      <w:pPr>
        <w:jc w:val="both"/>
        <w:rPr>
          <w:lang w:eastAsia="en-GB"/>
        </w:rPr>
      </w:pPr>
    </w:p>
    <w:p w14:paraId="32084444" w14:textId="7C915AC1" w:rsidR="00AE6761" w:rsidRDefault="00033B77" w:rsidP="00033B77">
      <w:pPr>
        <w:pStyle w:val="Heading4"/>
        <w:rPr>
          <w:lang w:eastAsia="en-GB"/>
        </w:rPr>
      </w:pPr>
      <w:r>
        <w:rPr>
          <w:lang w:eastAsia="en-GB"/>
        </w:rPr>
        <w:t>Nature o</w:t>
      </w:r>
      <w:r w:rsidR="00BC66BD">
        <w:rPr>
          <w:lang w:eastAsia="en-GB"/>
        </w:rPr>
        <w:t>f interventions possible to mitigate effects of flooding</w:t>
      </w:r>
    </w:p>
    <w:p w14:paraId="511E46E6" w14:textId="77777777" w:rsidR="00033B77" w:rsidRDefault="00033B77" w:rsidP="00AE6761">
      <w:pPr>
        <w:rPr>
          <w:lang w:eastAsia="en-GB"/>
        </w:rPr>
      </w:pPr>
    </w:p>
    <w:p w14:paraId="5487ABBF" w14:textId="77944B1D" w:rsidR="00E00783" w:rsidRDefault="001F6E3B" w:rsidP="00AE6761">
      <w:pPr>
        <w:rPr>
          <w:lang w:eastAsia="en-GB"/>
        </w:rPr>
      </w:pPr>
      <w:r>
        <w:rPr>
          <w:lang w:eastAsia="en-GB"/>
        </w:rPr>
        <w:t xml:space="preserve">The National Flood Emergency Framework for England defines </w:t>
      </w:r>
      <w:r w:rsidR="001D2691">
        <w:rPr>
          <w:lang w:eastAsia="en-GB"/>
        </w:rPr>
        <w:t>three kinds of intervention to prevent the health effects of flooding:</w:t>
      </w:r>
      <w:r w:rsidR="00393BC3">
        <w:rPr>
          <w:lang w:eastAsia="en-GB"/>
        </w:rPr>
        <w:fldChar w:fldCharType="begin" w:fldLock="1"/>
      </w:r>
      <w:r w:rsidR="00C771D0">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"&lt;sup&gt;27&lt;/sup&gt;", "plainTextFormattedCitation" : "27", "previouslyFormattedCitation" : "&lt;sup&gt;27&lt;/sup&gt;" }, "properties" : { "noteIndex" : 11 }, "schema" : "https://github.com/citation-style-language/schema/raw/master/csl-citation.json" }</w:instrText>
      </w:r>
      <w:r w:rsidR="00393BC3">
        <w:rPr>
          <w:lang w:eastAsia="en-GB"/>
        </w:rPr>
        <w:fldChar w:fldCharType="separate"/>
      </w:r>
      <w:r w:rsidR="00C771D0" w:rsidRPr="00C771D0">
        <w:rPr>
          <w:noProof/>
          <w:vertAlign w:val="superscript"/>
          <w:lang w:eastAsia="en-GB"/>
        </w:rPr>
        <w:t>27</w:t>
      </w:r>
      <w:r w:rsidR="00393BC3">
        <w:rPr>
          <w:lang w:eastAsia="en-GB"/>
        </w:rPr>
        <w:fldChar w:fldCharType="end"/>
      </w:r>
    </w:p>
    <w:p w14:paraId="7CF9C76E" w14:textId="77777777" w:rsidR="00365645" w:rsidRPr="00365645" w:rsidRDefault="00365645" w:rsidP="00365645">
      <w:pPr>
        <w:jc w:val="both"/>
        <w:rPr>
          <w:b/>
          <w:lang w:eastAsia="en-GB"/>
        </w:rPr>
      </w:pPr>
    </w:p>
    <w:p w14:paraId="1564C90A" w14:textId="13F48C0B" w:rsidR="00365645" w:rsidRDefault="00365645" w:rsidP="00365645">
      <w:pPr>
        <w:jc w:val="both"/>
        <w:rPr>
          <w:lang w:eastAsia="en-GB"/>
        </w:rPr>
      </w:pPr>
      <w:r w:rsidRPr="00FD0B99">
        <w:rPr>
          <w:b/>
          <w:bCs/>
          <w:lang w:eastAsia="en-GB"/>
        </w:rPr>
        <w:t>Primary Prevention</w:t>
      </w:r>
      <w:r w:rsidR="00FD0B99">
        <w:rPr>
          <w:b/>
          <w:lang w:eastAsia="en-GB"/>
        </w:rPr>
        <w:t xml:space="preserve">. </w:t>
      </w:r>
      <w:r w:rsidRPr="00365645">
        <w:rPr>
          <w:lang w:eastAsia="en-GB"/>
        </w:rPr>
        <w:t>These measures are planned far in advance and can be structural (e.g. engineering) or non-structural (policy and organisation). E.g. emergency plans, land use management, tree planting, control of water sources and flow, flood defences and barriers, design and architectural strategies and flood insurance. </w:t>
      </w:r>
    </w:p>
    <w:p w14:paraId="20AFA0B3" w14:textId="77777777" w:rsidR="00365645" w:rsidRPr="00365645" w:rsidRDefault="00365645" w:rsidP="00365645">
      <w:pPr>
        <w:jc w:val="both"/>
        <w:rPr>
          <w:lang w:eastAsia="en-GB"/>
        </w:rPr>
      </w:pPr>
    </w:p>
    <w:p w14:paraId="568144B2" w14:textId="588F6855" w:rsidR="00365645" w:rsidRDefault="00365645" w:rsidP="00365645">
      <w:pPr>
        <w:jc w:val="both"/>
        <w:rPr>
          <w:lang w:eastAsia="en-GB"/>
        </w:rPr>
      </w:pPr>
      <w:r w:rsidRPr="00FD0B99">
        <w:rPr>
          <w:b/>
          <w:bCs/>
          <w:lang w:eastAsia="en-GB"/>
        </w:rPr>
        <w:t>Secondary Prevention</w:t>
      </w:r>
      <w:r w:rsidR="00FD0B99">
        <w:rPr>
          <w:b/>
          <w:lang w:eastAsia="en-GB"/>
        </w:rPr>
        <w:t xml:space="preserve">. </w:t>
      </w:r>
      <w:r w:rsidRPr="00365645">
        <w:rPr>
          <w:lang w:eastAsia="en-GB"/>
        </w:rPr>
        <w:t>These measures can be taken either just before or during a flood to mitigate the health effects of the flood. E.g. identification of vulnerable or high-risk populations before floods occur (accounting for difficulties in communication and mobility and the needs of people with chronic diseases), early warning systems, evacuation plans including communication and information strategies, and planned refuge areas. </w:t>
      </w:r>
    </w:p>
    <w:p w14:paraId="0CB4C72D" w14:textId="77777777" w:rsidR="00365645" w:rsidRPr="00365645" w:rsidRDefault="00365645" w:rsidP="00365645">
      <w:pPr>
        <w:jc w:val="both"/>
        <w:rPr>
          <w:lang w:eastAsia="en-GB"/>
        </w:rPr>
      </w:pPr>
    </w:p>
    <w:p w14:paraId="3835461E" w14:textId="423AB1F2" w:rsidR="00365645" w:rsidRDefault="00365645" w:rsidP="00365645">
      <w:pPr>
        <w:jc w:val="both"/>
        <w:rPr>
          <w:lang w:eastAsia="en-GB"/>
        </w:rPr>
      </w:pPr>
      <w:r w:rsidRPr="00FD0B99">
        <w:rPr>
          <w:b/>
          <w:bCs/>
          <w:lang w:eastAsia="en-GB"/>
        </w:rPr>
        <w:t>Tertiary Prevention</w:t>
      </w:r>
      <w:r w:rsidR="00FD0B99">
        <w:rPr>
          <w:b/>
          <w:lang w:eastAsia="en-GB"/>
        </w:rPr>
        <w:t>.</w:t>
      </w:r>
      <w:r w:rsidRPr="00365645">
        <w:rPr>
          <w:lang w:eastAsia="en-GB"/>
        </w:rPr>
        <w:t xml:space="preserve"> These measures can be taken during and after a flood to minimise health impacts. E.g. moving belongings to safe areas, ensuring the provision of clean drinking water, surveillance and monitoring of health impacts, treating ill people, and recovery and rehabilitation of flooded houses. </w:t>
      </w:r>
    </w:p>
    <w:p w14:paraId="2AB02CF9" w14:textId="77777777" w:rsidR="00FD0B99" w:rsidRDefault="00FD0B99" w:rsidP="00365645">
      <w:pPr>
        <w:jc w:val="both"/>
        <w:rPr>
          <w:lang w:eastAsia="en-GB"/>
        </w:rPr>
      </w:pPr>
    </w:p>
    <w:p w14:paraId="73D4A57C" w14:textId="739393CF" w:rsidR="00E00783" w:rsidRDefault="00B04ADC" w:rsidP="00E00783">
      <w:pPr>
        <w:jc w:val="both"/>
        <w:rPr>
          <w:lang w:eastAsia="en-GB"/>
        </w:rPr>
      </w:pPr>
      <w:r>
        <w:rPr>
          <w:lang w:eastAsia="en-GB"/>
        </w:rPr>
        <w:t xml:space="preserve">HIWeather’s primary </w:t>
      </w:r>
      <w:r w:rsidR="00E92FF6">
        <w:rPr>
          <w:lang w:eastAsia="en-GB"/>
        </w:rPr>
        <w:t>contribution</w:t>
      </w:r>
      <w:r>
        <w:rPr>
          <w:lang w:eastAsia="en-GB"/>
        </w:rPr>
        <w:t xml:space="preserve"> for improved health outcomes will </w:t>
      </w:r>
      <w:r w:rsidR="00E92FF6">
        <w:rPr>
          <w:lang w:eastAsia="en-GB"/>
        </w:rPr>
        <w:t xml:space="preserve">take place </w:t>
      </w:r>
      <w:r w:rsidR="009E1540">
        <w:rPr>
          <w:lang w:eastAsia="en-GB"/>
        </w:rPr>
        <w:t xml:space="preserve">in the </w:t>
      </w:r>
      <w:r w:rsidR="009E1540" w:rsidRPr="009A7670">
        <w:rPr>
          <w:b/>
          <w:lang w:eastAsia="en-GB"/>
        </w:rPr>
        <w:t xml:space="preserve">secondary </w:t>
      </w:r>
      <w:r w:rsidR="007660C8">
        <w:rPr>
          <w:b/>
          <w:lang w:eastAsia="en-GB"/>
        </w:rPr>
        <w:t xml:space="preserve">prevention </w:t>
      </w:r>
      <w:r w:rsidR="008A2080">
        <w:rPr>
          <w:lang w:eastAsia="en-GB"/>
        </w:rPr>
        <w:t>areas.</w:t>
      </w:r>
    </w:p>
    <w:p w14:paraId="46EAF118" w14:textId="77777777" w:rsidR="00FD7ABC" w:rsidRDefault="00FD7ABC" w:rsidP="00E00783">
      <w:pPr>
        <w:jc w:val="both"/>
        <w:rPr>
          <w:lang w:eastAsia="en-GB"/>
        </w:rPr>
      </w:pPr>
    </w:p>
    <w:p w14:paraId="486B22AE" w14:textId="1C486AC9" w:rsidR="00033B77" w:rsidRDefault="00F37747" w:rsidP="00033B77">
      <w:pPr>
        <w:pStyle w:val="Heading4"/>
        <w:rPr>
          <w:lang w:eastAsia="en-GB"/>
        </w:rPr>
      </w:pPr>
      <w:r>
        <w:rPr>
          <w:lang w:eastAsia="en-GB"/>
        </w:rPr>
        <w:t>Advantages for</w:t>
      </w:r>
      <w:r w:rsidR="00033B77">
        <w:rPr>
          <w:lang w:eastAsia="en-GB"/>
        </w:rPr>
        <w:t xml:space="preserve"> decision makers with accurate and precise forecasting of urban floods</w:t>
      </w:r>
    </w:p>
    <w:p w14:paraId="3C9C04A6" w14:textId="77777777" w:rsidR="00033B77" w:rsidRDefault="00033B77" w:rsidP="00E00783">
      <w:pPr>
        <w:jc w:val="both"/>
        <w:rPr>
          <w:lang w:eastAsia="en-GB"/>
        </w:rPr>
      </w:pPr>
    </w:p>
    <w:p w14:paraId="022FC537" w14:textId="48A1249C" w:rsidR="00AE6761" w:rsidRPr="00AE6761" w:rsidRDefault="00AE6761" w:rsidP="00E00783">
      <w:pPr>
        <w:jc w:val="both"/>
        <w:rPr>
          <w:lang w:eastAsia="en-GB"/>
        </w:rPr>
      </w:pPr>
      <w:r>
        <w:rPr>
          <w:lang w:eastAsia="en-GB"/>
        </w:rPr>
        <w:t xml:space="preserve">When a </w:t>
      </w:r>
      <w:r w:rsidR="006B2E60">
        <w:rPr>
          <w:lang w:eastAsia="en-GB"/>
        </w:rPr>
        <w:t xml:space="preserve">trustworthy </w:t>
      </w:r>
      <w:r>
        <w:rPr>
          <w:lang w:eastAsia="en-GB"/>
        </w:rPr>
        <w:t xml:space="preserve">flood alert is </w:t>
      </w:r>
      <w:r w:rsidR="006B2E60">
        <w:rPr>
          <w:lang w:eastAsia="en-GB"/>
        </w:rPr>
        <w:t>issued by a meteorological or health authority, decision makers</w:t>
      </w:r>
      <w:r>
        <w:rPr>
          <w:lang w:eastAsia="en-GB"/>
        </w:rPr>
        <w:t xml:space="preserve"> </w:t>
      </w:r>
      <w:r w:rsidR="006B2E60">
        <w:rPr>
          <w:lang w:eastAsia="en-GB"/>
        </w:rPr>
        <w:t xml:space="preserve">have limited time to prepare. A good exercise is to understand what can be done </w:t>
      </w:r>
      <w:r w:rsidR="00BA4DD8">
        <w:rPr>
          <w:lang w:eastAsia="en-GB"/>
        </w:rPr>
        <w:t xml:space="preserve">with a set period of advanced notice of an urban flood. The following </w:t>
      </w:r>
      <w:r w:rsidR="00814BDC">
        <w:rPr>
          <w:lang w:eastAsia="en-GB"/>
        </w:rPr>
        <w:t xml:space="preserve">section details health strategies for floods during </w:t>
      </w:r>
      <w:r w:rsidR="00BA4DD8">
        <w:rPr>
          <w:lang w:eastAsia="en-GB"/>
        </w:rPr>
        <w:t xml:space="preserve">timescales </w:t>
      </w:r>
      <w:r w:rsidR="00814BDC">
        <w:rPr>
          <w:lang w:eastAsia="en-GB"/>
        </w:rPr>
        <w:t xml:space="preserve">which </w:t>
      </w:r>
      <w:r w:rsidR="00BA4DD8">
        <w:rPr>
          <w:lang w:eastAsia="en-GB"/>
        </w:rPr>
        <w:t>ar</w:t>
      </w:r>
      <w:r w:rsidR="00814BDC">
        <w:rPr>
          <w:lang w:eastAsia="en-GB"/>
        </w:rPr>
        <w:t>e relevant to HIWeather’s goals.</w:t>
      </w:r>
    </w:p>
    <w:p w14:paraId="2B28E722" w14:textId="77777777" w:rsidR="009E7795" w:rsidRDefault="009E7795" w:rsidP="00FF69F5">
      <w:pPr>
        <w:shd w:val="clear" w:color="auto" w:fill="FFFFFF"/>
        <w:jc w:val="both"/>
        <w:rPr>
          <w:rFonts w:eastAsia="Times New Roman" w:cs="Times New Roman"/>
          <w:b/>
          <w:u w:val="single"/>
          <w:lang w:eastAsia="en-GB"/>
        </w:rPr>
      </w:pPr>
    </w:p>
    <w:p w14:paraId="415DF038" w14:textId="3AB1862B" w:rsidR="00D7717E" w:rsidRDefault="007F3A0D" w:rsidP="00BA5841">
      <w:pPr>
        <w:pStyle w:val="Heading4"/>
        <w:rPr>
          <w:rFonts w:eastAsia="Times New Roman"/>
          <w:lang w:eastAsia="en-GB"/>
        </w:rPr>
      </w:pPr>
      <w:r w:rsidRPr="00226FCD">
        <w:rPr>
          <w:rFonts w:eastAsia="Times New Roman"/>
          <w:lang w:eastAsia="en-GB"/>
        </w:rPr>
        <w:t>Key</w:t>
      </w:r>
      <w:r w:rsidR="002B755B" w:rsidRPr="00226FCD">
        <w:rPr>
          <w:rFonts w:eastAsia="Times New Roman"/>
          <w:lang w:eastAsia="en-GB"/>
        </w:rPr>
        <w:t xml:space="preserve"> processes</w:t>
      </w:r>
      <w:r w:rsidRPr="00226FCD">
        <w:rPr>
          <w:rFonts w:eastAsia="Times New Roman"/>
          <w:lang w:eastAsia="en-GB"/>
        </w:rPr>
        <w:t xml:space="preserve"> made </w:t>
      </w:r>
      <w:r w:rsidR="00964429" w:rsidRPr="00226FCD">
        <w:rPr>
          <w:rFonts w:eastAsia="Times New Roman"/>
          <w:lang w:eastAsia="en-GB"/>
        </w:rPr>
        <w:t xml:space="preserve">in preparedness and </w:t>
      </w:r>
      <w:r w:rsidR="00E919C2">
        <w:rPr>
          <w:rFonts w:eastAsia="Times New Roman"/>
          <w:lang w:eastAsia="en-GB"/>
        </w:rPr>
        <w:t>Flood Action Plans</w:t>
      </w:r>
      <w:r w:rsidR="00520475">
        <w:rPr>
          <w:rFonts w:eastAsia="Times New Roman"/>
          <w:lang w:eastAsia="en-GB"/>
        </w:rPr>
        <w:t xml:space="preserve"> (FAPs)</w:t>
      </w:r>
    </w:p>
    <w:p w14:paraId="58501F12" w14:textId="77777777" w:rsidR="009C0840" w:rsidRDefault="009C0840" w:rsidP="009C0840">
      <w:pPr>
        <w:rPr>
          <w:lang w:eastAsia="en-GB"/>
        </w:rPr>
      </w:pPr>
    </w:p>
    <w:p w14:paraId="14C4E170" w14:textId="1B27180A" w:rsidR="009C0840" w:rsidRPr="002226D5" w:rsidRDefault="009C0840" w:rsidP="00BA5841">
      <w:pPr>
        <w:pStyle w:val="Heading5"/>
        <w:rPr>
          <w:rFonts w:eastAsia="Times New Roman"/>
          <w:lang w:eastAsia="en-GB"/>
        </w:rPr>
      </w:pPr>
      <w:r>
        <w:rPr>
          <w:rFonts w:eastAsia="Times New Roman"/>
          <w:lang w:eastAsia="en-GB"/>
        </w:rPr>
        <w:t>Weather prediction (in core</w:t>
      </w:r>
      <w:r w:rsidR="002226D5">
        <w:rPr>
          <w:rFonts w:eastAsia="Times New Roman"/>
          <w:lang w:eastAsia="en-GB"/>
        </w:rPr>
        <w:t xml:space="preserve"> interest of HIWeather and WWRP)</w:t>
      </w:r>
    </w:p>
    <w:p w14:paraId="3889CDCB" w14:textId="77777777" w:rsidR="001068EC" w:rsidRDefault="001068EC" w:rsidP="00FF69F5">
      <w:pPr>
        <w:shd w:val="clear" w:color="auto" w:fill="FFFFFF"/>
        <w:jc w:val="both"/>
        <w:rPr>
          <w:rFonts w:eastAsia="Times New Roman" w:cs="Times New Roman"/>
          <w:b/>
          <w:lang w:eastAsia="en-GB"/>
        </w:rPr>
      </w:pPr>
    </w:p>
    <w:p w14:paraId="19A8C2DC" w14:textId="289AEF7E"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t>
      </w:r>
      <w:r w:rsidR="008F3F81">
        <w:rPr>
          <w:rFonts w:eastAsia="Times New Roman" w:cs="Times New Roman"/>
          <w:u w:val="single"/>
          <w:lang w:eastAsia="en-GB"/>
        </w:rPr>
        <w:t>2 minutes to 2 weeks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17866E76" w14:textId="58FF6F71" w:rsidR="002B755B" w:rsidRPr="003C328E"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lastRenderedPageBreak/>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r w:rsidR="0014778F">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p>
    <w:p w14:paraId="222F3D49" w14:textId="77777777" w:rsidR="003906D7" w:rsidRPr="003906D7" w:rsidRDefault="003906D7" w:rsidP="00FF69F5">
      <w:pPr>
        <w:shd w:val="clear" w:color="auto" w:fill="FFFFFF"/>
        <w:jc w:val="both"/>
        <w:rPr>
          <w:rFonts w:eastAsia="Times New Roman" w:cs="Times New Roman"/>
          <w:b/>
          <w:lang w:eastAsia="en-GB"/>
        </w:rPr>
      </w:pPr>
    </w:p>
    <w:p w14:paraId="5CAED971" w14:textId="3E21AAA7" w:rsidR="003C27C6" w:rsidRDefault="00140B8A" w:rsidP="00FF69F5">
      <w:pPr>
        <w:shd w:val="clear" w:color="auto" w:fill="FFFFFF"/>
        <w:jc w:val="both"/>
        <w:rPr>
          <w:rFonts w:eastAsia="Times New Roman" w:cs="Times New Roman"/>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r w:rsidR="006F1CAD">
        <w:rPr>
          <w:rFonts w:eastAsia="Times New Roman" w:cs="Times New Roman"/>
          <w:lang w:eastAsia="en-GB"/>
        </w:rPr>
        <w:t>V</w:t>
      </w:r>
      <w:r w:rsidR="000407DA">
        <w:rPr>
          <w:rFonts w:eastAsia="Times New Roman" w:cs="Times New Roman"/>
          <w:lang w:eastAsia="en-GB"/>
        </w:rPr>
        <w:t xml:space="preserve">ulnerable </w:t>
      </w:r>
      <w:r w:rsidR="006F1CAD">
        <w:rPr>
          <w:rFonts w:eastAsia="Times New Roman" w:cs="Times New Roman"/>
          <w:lang w:eastAsia="en-GB"/>
        </w:rPr>
        <w:t>communities may be isolated for days. As such,</w:t>
      </w:r>
      <w:r w:rsidR="000407DA">
        <w:rPr>
          <w:rFonts w:eastAsia="Times New Roman" w:cs="Times New Roman"/>
          <w:lang w:eastAsia="en-GB"/>
        </w:rPr>
        <w:t xml:space="preserve"> they 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"&lt;sup&gt;29&lt;/sup&gt;", "plainTextFormattedCitation" : "29", "previouslyFormattedCitation" : "&lt;sup&gt;29&lt;/sup&gt;" }, "properties" : { "noteIndex" : 0 }, "schema" : "https://github.com/citation-style-language/schema/raw/master/csl-citation.json" }</w:instrText>
      </w:r>
      <w:r w:rsidR="00823CA8">
        <w:rPr>
          <w:rFonts w:eastAsia="Times New Roman" w:cs="Times New Roman"/>
          <w:lang w:eastAsia="en-GB"/>
        </w:rPr>
        <w:fldChar w:fldCharType="separate"/>
      </w:r>
      <w:r w:rsidR="00C771D0" w:rsidRPr="00C771D0">
        <w:rPr>
          <w:rFonts w:eastAsia="Times New Roman" w:cs="Times New Roman"/>
          <w:noProof/>
          <w:vertAlign w:val="superscript"/>
          <w:lang w:eastAsia="en-GB"/>
        </w:rPr>
        <w:t>29</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"&lt;sup&gt;29&lt;/sup&gt;", "plainTextFormattedCitation" : "29", "previouslyFormattedCitation" : "&lt;sup&gt;29&lt;/sup&gt;" }, "properties" : { "noteIndex" : 0 }, "schema" : "https://github.com/citation-style-language/schema/raw/master/csl-citation.json" }</w:instrText>
      </w:r>
      <w:r w:rsidR="002D1381">
        <w:rPr>
          <w:rFonts w:eastAsia="Times New Roman" w:cs="Times New Roman"/>
          <w:lang w:eastAsia="en-GB"/>
        </w:rPr>
        <w:fldChar w:fldCharType="separate"/>
      </w:r>
      <w:r w:rsidR="00C771D0" w:rsidRPr="00C771D0">
        <w:rPr>
          <w:rFonts w:eastAsia="Times New Roman" w:cs="Times New Roman"/>
          <w:noProof/>
          <w:vertAlign w:val="superscript"/>
          <w:lang w:eastAsia="en-GB"/>
        </w:rPr>
        <w:t>29</w:t>
      </w:r>
      <w:r w:rsidR="002D1381">
        <w:rPr>
          <w:rFonts w:eastAsia="Times New Roman" w:cs="Times New Roman"/>
          <w:lang w:eastAsia="en-GB"/>
        </w:rPr>
        <w:fldChar w:fldCharType="end"/>
      </w:r>
    </w:p>
    <w:p w14:paraId="0342C8EA" w14:textId="77777777" w:rsidR="00865FE8" w:rsidRDefault="00865FE8" w:rsidP="00FF69F5">
      <w:pPr>
        <w:shd w:val="clear" w:color="auto" w:fill="FFFFFF"/>
        <w:jc w:val="both"/>
        <w:rPr>
          <w:rFonts w:eastAsia="Times New Roman" w:cs="Times New Roman"/>
          <w:lang w:eastAsia="en-GB"/>
        </w:rPr>
      </w:pPr>
    </w:p>
    <w:p w14:paraId="34227806" w14:textId="1AF09A6C" w:rsidR="00865FE8" w:rsidRPr="00865FE8" w:rsidRDefault="00865FE8" w:rsidP="00FF69F5">
      <w:pPr>
        <w:shd w:val="clear" w:color="auto" w:fill="FFFFFF"/>
        <w:jc w:val="both"/>
        <w:rPr>
          <w:rFonts w:eastAsia="Times New Roman" w:cs="Times New Roman"/>
          <w:b/>
          <w:lang w:eastAsia="en-GB"/>
        </w:rPr>
      </w:pPr>
      <w:r>
        <w:rPr>
          <w:rFonts w:eastAsia="Times New Roman" w:cs="Times New Roman"/>
          <w:b/>
          <w:lang w:eastAsia="en-GB"/>
        </w:rPr>
        <w:t>En</w:t>
      </w:r>
      <w:r w:rsidR="001F075C">
        <w:rPr>
          <w:rFonts w:eastAsia="Times New Roman" w:cs="Times New Roman"/>
          <w:b/>
          <w:lang w:eastAsia="en-GB"/>
        </w:rPr>
        <w:t>suring continuity of health and social care during a flood.</w:t>
      </w:r>
    </w:p>
    <w:p w14:paraId="04B5EEA1" w14:textId="77777777" w:rsidR="00AD5015" w:rsidRDefault="00AD5015" w:rsidP="00FF69F5">
      <w:pPr>
        <w:shd w:val="clear" w:color="auto" w:fill="FFFFFF"/>
        <w:jc w:val="both"/>
        <w:rPr>
          <w:rFonts w:eastAsia="Times New Roman" w:cs="Times New Roman"/>
          <w:lang w:eastAsia="en-GB"/>
        </w:rPr>
      </w:pPr>
    </w:p>
    <w:p w14:paraId="01E5D7C3" w14:textId="205A230C" w:rsidR="00AD5015" w:rsidRPr="00AD5015" w:rsidRDefault="00AD5015" w:rsidP="00FF69F5">
      <w:pPr>
        <w:shd w:val="clear" w:color="auto" w:fill="FFFFFF"/>
        <w:jc w:val="both"/>
        <w:rPr>
          <w:rFonts w:eastAsia="Times New Roman" w:cs="Times New Roman"/>
          <w:lang w:eastAsia="en-GB"/>
        </w:rPr>
      </w:pPr>
      <w:r>
        <w:rPr>
          <w:rFonts w:eastAsia="Times New Roman" w:cs="Times New Roman"/>
          <w:b/>
          <w:lang w:eastAsia="en-GB"/>
        </w:rPr>
        <w:t xml:space="preserve">Provision of emergency food supplies. </w:t>
      </w:r>
      <w:r>
        <w:rPr>
          <w:rFonts w:eastAsia="Times New Roman" w:cs="Times New Roman"/>
          <w:lang w:eastAsia="en-GB"/>
        </w:rPr>
        <w:t xml:space="preserve">Three </w:t>
      </w:r>
      <w:r w:rsidR="00CA1D76">
        <w:rPr>
          <w:rFonts w:eastAsia="Times New Roman" w:cs="Times New Roman"/>
          <w:lang w:eastAsia="en-GB"/>
        </w:rPr>
        <w:t xml:space="preserve">days-worth of food to build up [ref= </w:t>
      </w:r>
      <w:r w:rsidR="00CA1D76" w:rsidRPr="00CA1D76">
        <w:rPr>
          <w:rFonts w:eastAsia="Times New Roman" w:cs="Times New Roman"/>
          <w:lang w:eastAsia="en-GB"/>
        </w:rPr>
        <w:t>https://www.ready.gov/floods</w:t>
      </w:r>
      <w:r w:rsidR="00CA1D76">
        <w:rPr>
          <w:rFonts w:eastAsia="Times New Roman" w:cs="Times New Roman"/>
          <w:lang w:eastAsia="en-GB"/>
        </w:rPr>
        <w:t>]</w:t>
      </w:r>
    </w:p>
    <w:p w14:paraId="094EDD7C" w14:textId="77777777" w:rsidR="003906D7" w:rsidRPr="003906D7" w:rsidRDefault="003906D7" w:rsidP="00FF69F5">
      <w:pPr>
        <w:shd w:val="clear" w:color="auto" w:fill="FFFFFF"/>
        <w:jc w:val="both"/>
        <w:rPr>
          <w:rFonts w:eastAsia="Times New Roman" w:cs="Times New Roman"/>
          <w:b/>
          <w:lang w:eastAsia="en-GB"/>
        </w:rPr>
      </w:pPr>
    </w:p>
    <w:p w14:paraId="68E98C10" w14:textId="24D808A8" w:rsidR="00005126" w:rsidRPr="00CA0C4D"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r w:rsidR="00CA0C4D">
        <w:rPr>
          <w:rFonts w:eastAsia="Times New Roman" w:cs="Times New Roman"/>
          <w:lang w:eastAsia="en-GB"/>
        </w:rPr>
        <w:t>ELABORATE.</w:t>
      </w:r>
    </w:p>
    <w:p w14:paraId="4693754F" w14:textId="77777777" w:rsidR="004B2D47" w:rsidRDefault="004B2D47" w:rsidP="00FF69F5">
      <w:pPr>
        <w:shd w:val="clear" w:color="auto" w:fill="FFFFFF"/>
        <w:jc w:val="both"/>
        <w:rPr>
          <w:rFonts w:eastAsia="Times New Roman" w:cs="Times New Roman"/>
          <w:b/>
          <w:lang w:eastAsia="en-GB"/>
        </w:rPr>
      </w:pPr>
    </w:p>
    <w:p w14:paraId="1F69DF43" w14:textId="40B29A4C" w:rsidR="009E7795" w:rsidRDefault="004B2D47" w:rsidP="00FF69F5">
      <w:pPr>
        <w:shd w:val="clear" w:color="auto" w:fill="FFFFFF"/>
        <w:jc w:val="both"/>
        <w:rPr>
          <w:rFonts w:eastAsia="Times New Roman" w:cs="Times New Roman"/>
          <w:lang w:eastAsia="en-GB"/>
        </w:rPr>
      </w:pPr>
      <w:r>
        <w:rPr>
          <w:rFonts w:eastAsia="Times New Roman" w:cs="Times New Roman"/>
          <w:b/>
          <w:lang w:eastAsia="en-GB"/>
        </w:rPr>
        <w:t xml:space="preserve">Emergency shelter preparation 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r w:rsidR="009902F2">
        <w:rPr>
          <w:rFonts w:eastAsia="Times New Roman" w:cs="Times New Roman"/>
          <w:lang w:eastAsia="en-GB"/>
        </w:rPr>
        <w:t xml:space="preserve">Communities displaced may </w:t>
      </w:r>
      <w:r w:rsidR="00F175D4">
        <w:rPr>
          <w:rFonts w:eastAsia="Times New Roman" w:cs="Times New Roman"/>
          <w:lang w:eastAsia="en-GB"/>
        </w:rPr>
        <w:t xml:space="preserve">have to reside in temporary shelters. </w:t>
      </w:r>
      <w:r w:rsidR="00A013F5">
        <w:rPr>
          <w:rFonts w:eastAsia="Times New Roman" w:cs="Times New Roman"/>
          <w:lang w:eastAsia="en-GB"/>
        </w:rPr>
        <w:t>Like food and medical supplies, this may require days of advance preparation and knowledge of safe locations from flood.</w:t>
      </w:r>
    </w:p>
    <w:p w14:paraId="0B8CD212" w14:textId="77777777" w:rsidR="009E7795" w:rsidRDefault="009E7795" w:rsidP="009E7795">
      <w:pPr>
        <w:pBdr>
          <w:bottom w:val="single" w:sz="12" w:space="1" w:color="auto"/>
        </w:pBdr>
        <w:shd w:val="clear" w:color="auto" w:fill="FFFFFF"/>
        <w:jc w:val="both"/>
        <w:rPr>
          <w:rFonts w:eastAsia="Times New Roman" w:cs="Times New Roman"/>
          <w:lang w:eastAsia="en-GB"/>
        </w:rPr>
      </w:pPr>
    </w:p>
    <w:p w14:paraId="6E814557" w14:textId="77777777" w:rsidR="009E7795" w:rsidRPr="00974995" w:rsidRDefault="009E7795" w:rsidP="009E779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04E06A6" w14:textId="77777777" w:rsidR="009E7795" w:rsidRDefault="009E7795" w:rsidP="009E7795">
      <w:pPr>
        <w:shd w:val="clear" w:color="auto" w:fill="FFFFFF"/>
        <w:jc w:val="both"/>
        <w:rPr>
          <w:rFonts w:eastAsia="Times New Roman" w:cs="Times New Roman"/>
          <w:lang w:eastAsia="en-GB"/>
        </w:rPr>
      </w:pPr>
    </w:p>
    <w:p w14:paraId="7C620BCE" w14:textId="3F797EB4" w:rsidR="009E7795" w:rsidRPr="00974995" w:rsidRDefault="009E7795" w:rsidP="009E7795">
      <w:pPr>
        <w:shd w:val="clear" w:color="auto" w:fill="FFFFFF"/>
        <w:jc w:val="both"/>
        <w:rPr>
          <w:rFonts w:eastAsia="Times New Roman" w:cs="Times New Roman"/>
          <w:lang w:eastAsia="en-GB"/>
        </w:rPr>
      </w:pPr>
      <w:r>
        <w:rPr>
          <w:rFonts w:eastAsia="Times New Roman" w:cs="Times New Roman"/>
          <w:b/>
          <w:lang w:eastAsia="en-GB"/>
        </w:rPr>
        <w:t xml:space="preserve">Drilling staff and citizens for urban flood scenarios. </w:t>
      </w:r>
      <w:r>
        <w:rPr>
          <w:rFonts w:eastAsia="Times New Roman" w:cs="Times New Roman"/>
          <w:lang w:eastAsia="en-GB"/>
        </w:rPr>
        <w:t>Finding and training reliable staff for a flood scenario requires significant resources. In addition, holding discussions with vulnerable communities about action plans for floods is important to maximise the effectiveness of contingencies.</w:t>
      </w:r>
      <w:r>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"&lt;sup&gt;29&lt;/sup&gt;", "plainTextFormattedCitation" : "29", "previouslyFormattedCitation" : "&lt;sup&gt;29&lt;/sup&gt;" }, "properties" : { "noteIndex" : 0 }, "schema" : "https://github.com/citation-style-language/schema/raw/master/csl-citation.json" }</w:instrText>
      </w:r>
      <w:r>
        <w:rPr>
          <w:rFonts w:eastAsia="Times New Roman" w:cs="Times New Roman"/>
          <w:lang w:eastAsia="en-GB"/>
        </w:rPr>
        <w:fldChar w:fldCharType="separate"/>
      </w:r>
      <w:r w:rsidR="00C771D0" w:rsidRPr="00C771D0">
        <w:rPr>
          <w:rFonts w:eastAsia="Times New Roman" w:cs="Times New Roman"/>
          <w:noProof/>
          <w:vertAlign w:val="superscript"/>
          <w:lang w:eastAsia="en-GB"/>
        </w:rPr>
        <w:t>29</w:t>
      </w:r>
      <w:r>
        <w:rPr>
          <w:rFonts w:eastAsia="Times New Roman" w:cs="Times New Roman"/>
          <w:lang w:eastAsia="en-GB"/>
        </w:rPr>
        <w:fldChar w:fldCharType="end"/>
      </w:r>
      <w:r>
        <w:rPr>
          <w:rFonts w:eastAsia="Times New Roman" w:cs="Times New Roman"/>
          <w:lang w:eastAsia="en-GB"/>
        </w:rPr>
        <w:t xml:space="preserve"> </w:t>
      </w:r>
    </w:p>
    <w:p w14:paraId="688C6A7F" w14:textId="77777777" w:rsidR="009E7795" w:rsidRDefault="009E7795" w:rsidP="00FF69F5">
      <w:pPr>
        <w:shd w:val="clear" w:color="auto" w:fill="FFFFFF"/>
        <w:jc w:val="both"/>
        <w:rPr>
          <w:rFonts w:eastAsia="Times New Roman" w:cs="Times New Roman"/>
          <w:lang w:eastAsia="en-GB"/>
        </w:rPr>
      </w:pPr>
    </w:p>
    <w:p w14:paraId="0CCD1B87" w14:textId="77777777" w:rsidR="009E7795" w:rsidRPr="00E42125" w:rsidRDefault="009E7795" w:rsidP="00BA5841">
      <w:pPr>
        <w:pStyle w:val="Heading5"/>
        <w:rPr>
          <w:rFonts w:eastAsia="Times New Roman"/>
          <w:lang w:eastAsia="en-GB"/>
        </w:rPr>
      </w:pPr>
      <w:r>
        <w:rPr>
          <w:rFonts w:eastAsia="Times New Roman"/>
          <w:lang w:eastAsia="en-GB"/>
        </w:rPr>
        <w:t>Climate prediction (outside core interest of HIWeather but of interest to WCRP)</w:t>
      </w:r>
    </w:p>
    <w:p w14:paraId="33A5B4AE" w14:textId="77777777" w:rsidR="009E7795" w:rsidRDefault="009E7795" w:rsidP="009E7795">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7711383F" w14:textId="77777777" w:rsidR="009E7795" w:rsidRPr="001068EC" w:rsidRDefault="009E7795" w:rsidP="009E7795">
      <w:pPr>
        <w:shd w:val="clear" w:color="auto" w:fill="FFFFFF"/>
        <w:jc w:val="both"/>
        <w:rPr>
          <w:rFonts w:eastAsia="Times New Roman" w:cs="Times New Roman"/>
          <w:u w:val="single"/>
          <w:lang w:eastAsia="en-GB"/>
        </w:rPr>
      </w:pPr>
    </w:p>
    <w:p w14:paraId="6AA7BC33" w14:textId="77777777" w:rsidR="009E7795" w:rsidRDefault="009E7795" w:rsidP="009E7795">
      <w:pPr>
        <w:shd w:val="clear" w:color="auto" w:fill="FFFFFF"/>
        <w:jc w:val="both"/>
        <w:rPr>
          <w:rFonts w:eastAsia="Times New Roman" w:cs="Times New Roman"/>
          <w:lang w:eastAsia="en-GB"/>
        </w:rPr>
      </w:pPr>
      <w:r>
        <w:rPr>
          <w:rFonts w:eastAsia="Times New Roman" w:cs="Times New Roman"/>
          <w:b/>
          <w:lang w:eastAsia="en-GB"/>
        </w:rPr>
        <w:t>Adaptation of buildings and urban infrastructure in vulnerable flood plains.</w:t>
      </w:r>
      <w:r>
        <w:rPr>
          <w:rFonts w:eastAsia="Times New Roman" w:cs="Times New Roman"/>
          <w:lang w:eastAsia="en-GB"/>
        </w:rPr>
        <w:t xml:space="preserve"> A long-term preparedness action requires a detailed knowledge of potential flood plains and river overflows. Long-term adaptive action is important in both industrialised and developing nations to safeguard health of vulnerable communities.</w:t>
      </w:r>
    </w:p>
    <w:p w14:paraId="3FEBDF59" w14:textId="77777777" w:rsidR="009E7795" w:rsidRDefault="009E7795" w:rsidP="009E7795">
      <w:pPr>
        <w:shd w:val="clear" w:color="auto" w:fill="FFFFFF"/>
        <w:jc w:val="both"/>
        <w:rPr>
          <w:rFonts w:eastAsia="Times New Roman" w:cs="Times New Roman"/>
          <w:lang w:eastAsia="en-GB"/>
        </w:rPr>
      </w:pPr>
    </w:p>
    <w:p w14:paraId="56E4259C" w14:textId="334C6CB2" w:rsidR="009E7795" w:rsidRDefault="009E7795" w:rsidP="009E7795">
      <w:pPr>
        <w:shd w:val="clear" w:color="auto" w:fill="FFFFFF"/>
        <w:jc w:val="both"/>
        <w:rPr>
          <w:rFonts w:eastAsia="Times New Roman" w:cs="Times New Roman"/>
          <w:lang w:eastAsia="en-GB"/>
        </w:rPr>
      </w:pPr>
      <w:r>
        <w:rPr>
          <w:rFonts w:eastAsia="Times New Roman" w:cs="Times New Roman"/>
          <w:b/>
          <w:lang w:eastAsia="en-GB"/>
        </w:rPr>
        <w:t xml:space="preserve">Flood barriers. </w:t>
      </w:r>
      <w:r>
        <w:rPr>
          <w:rFonts w:eastAsia="Times New Roman" w:cs="Times New Roman"/>
          <w:lang w:eastAsia="en-GB"/>
        </w:rPr>
        <w:t>Building and planning using high-resolution modelling must be enacted long before a flood. Appropriate flood barriers require building to defend against a flood with a return period chosen after flood modelling.</w:t>
      </w:r>
      <w:r>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"&lt;sup&gt;30&lt;/sup&gt;", "plainTextFormattedCitation" : "30", "previouslyFormattedCitation" : "&lt;sup&gt;30&lt;/sup&gt;" }, "properties" : { "noteIndex" : 0 }, "schema" : "https://github.com/citation-style-language/schema/raw/master/csl-citation.json" }</w:instrText>
      </w:r>
      <w:r>
        <w:rPr>
          <w:rFonts w:eastAsia="Times New Roman" w:cs="Times New Roman"/>
          <w:lang w:eastAsia="en-GB"/>
        </w:rPr>
        <w:fldChar w:fldCharType="separate"/>
      </w:r>
      <w:r w:rsidR="00C771D0" w:rsidRPr="00C771D0">
        <w:rPr>
          <w:rFonts w:eastAsia="Times New Roman" w:cs="Times New Roman"/>
          <w:noProof/>
          <w:vertAlign w:val="superscript"/>
          <w:lang w:eastAsia="en-GB"/>
        </w:rPr>
        <w:t>30</w:t>
      </w:r>
      <w:r>
        <w:rPr>
          <w:rFonts w:eastAsia="Times New Roman" w:cs="Times New Roman"/>
          <w:lang w:eastAsia="en-GB"/>
        </w:rPr>
        <w:fldChar w:fldCharType="end"/>
      </w:r>
    </w:p>
    <w:p w14:paraId="0983A811" w14:textId="77777777" w:rsidR="009E7795" w:rsidRDefault="009E7795" w:rsidP="009E7795">
      <w:pPr>
        <w:shd w:val="clear" w:color="auto" w:fill="FFFFFF"/>
        <w:jc w:val="both"/>
        <w:rPr>
          <w:rFonts w:eastAsia="Times New Roman" w:cs="Times New Roman"/>
          <w:lang w:eastAsia="en-GB"/>
        </w:rPr>
      </w:pPr>
    </w:p>
    <w:p w14:paraId="6DDE8625" w14:textId="471A818A" w:rsidR="009E7795" w:rsidRDefault="009E7795" w:rsidP="009E7795">
      <w:pPr>
        <w:pBdr>
          <w:bottom w:val="single" w:sz="12" w:space="1" w:color="auto"/>
        </w:pBdr>
        <w:shd w:val="clear" w:color="auto" w:fill="FFFFFF"/>
        <w:jc w:val="both"/>
        <w:rPr>
          <w:rFonts w:eastAsia="Times New Roman" w:cs="Times New Roman"/>
          <w:lang w:eastAsia="en-GB"/>
        </w:rPr>
      </w:pPr>
      <w:r w:rsidRPr="003906D7">
        <w:rPr>
          <w:rFonts w:eastAsia="Times New Roman" w:cs="Times New Roman"/>
          <w:b/>
          <w:lang w:eastAsia="en-GB"/>
        </w:rPr>
        <w:t>Protection of drinking water sources</w:t>
      </w:r>
      <w:r>
        <w:rPr>
          <w:rFonts w:eastAsia="Times New Roman" w:cs="Times New Roman"/>
          <w:b/>
          <w:lang w:eastAsia="en-GB"/>
        </w:rPr>
        <w:t xml:space="preserve">. </w:t>
      </w:r>
      <w:r>
        <w:rPr>
          <w:rFonts w:eastAsia="Times New Roman" w:cs="Times New Roman"/>
          <w:lang w:eastAsia="en-GB"/>
        </w:rPr>
        <w:t>Long-term decisions in urban areas include slow sand filters, which are also appropriate for large cities like London or Amsterdam, and routing permanent water supplies to avoid potential contamination.</w:t>
      </w:r>
      <w:r>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"&lt;sup&gt;29&lt;/sup&gt;", "plainTextFormattedCitation" : "29", "previouslyFormattedCitation" : "&lt;sup&gt;29&lt;/sup&gt;" }, "properties" : { "noteIndex" : 0 }, "schema" : "https://github.com/citation-style-language/schema/raw/master/csl-citation.json" }</w:instrText>
      </w:r>
      <w:r>
        <w:rPr>
          <w:rFonts w:eastAsia="Times New Roman" w:cs="Times New Roman"/>
          <w:lang w:eastAsia="en-GB"/>
        </w:rPr>
        <w:fldChar w:fldCharType="separate"/>
      </w:r>
      <w:r w:rsidR="00C771D0" w:rsidRPr="00C771D0">
        <w:rPr>
          <w:rFonts w:eastAsia="Times New Roman" w:cs="Times New Roman"/>
          <w:noProof/>
          <w:vertAlign w:val="superscript"/>
          <w:lang w:eastAsia="en-GB"/>
        </w:rPr>
        <w:t>29</w:t>
      </w:r>
      <w:r>
        <w:rPr>
          <w:rFonts w:eastAsia="Times New Roman" w:cs="Times New Roman"/>
          <w:lang w:eastAsia="en-GB"/>
        </w:rPr>
        <w:fldChar w:fldCharType="end"/>
      </w:r>
      <w:r>
        <w:rPr>
          <w:rFonts w:eastAsia="Times New Roman" w:cs="Times New Roman"/>
          <w:lang w:eastAsia="en-GB"/>
        </w:rPr>
        <w:t xml:space="preserve"> In developing countries, wells may still be the primary source of water, even in urban areas. Raising the head wall of a dug well, and providing a cover and outward-sloping concrete apron around it is one such way of providing additional security to the supply.</w:t>
      </w:r>
      <w:r>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"&lt;sup&gt;29&lt;/sup&gt;", "plainTextFormattedCitation" : "29", "previouslyFormattedCitation" : "&lt;sup&gt;29&lt;/sup&gt;" }, "properties" : { "noteIndex" : 0 }, "schema" : "https://github.com/citation-style-language/schema/raw/master/csl-citation.json" }</w:instrText>
      </w:r>
      <w:r>
        <w:rPr>
          <w:rFonts w:eastAsia="Times New Roman" w:cs="Times New Roman"/>
          <w:lang w:eastAsia="en-GB"/>
        </w:rPr>
        <w:fldChar w:fldCharType="separate"/>
      </w:r>
      <w:r w:rsidR="00C771D0" w:rsidRPr="00C771D0">
        <w:rPr>
          <w:rFonts w:eastAsia="Times New Roman" w:cs="Times New Roman"/>
          <w:noProof/>
          <w:vertAlign w:val="superscript"/>
          <w:lang w:eastAsia="en-GB"/>
        </w:rPr>
        <w:t>29</w:t>
      </w:r>
      <w:r>
        <w:rPr>
          <w:rFonts w:eastAsia="Times New Roman" w:cs="Times New Roman"/>
          <w:lang w:eastAsia="en-GB"/>
        </w:rPr>
        <w:fldChar w:fldCharType="end"/>
      </w:r>
    </w:p>
    <w:p w14:paraId="5F2FFD48" w14:textId="77777777" w:rsidR="00E76982" w:rsidRDefault="00E76982" w:rsidP="009E7795">
      <w:pPr>
        <w:pBdr>
          <w:bottom w:val="single" w:sz="12" w:space="1" w:color="auto"/>
        </w:pBdr>
        <w:shd w:val="clear" w:color="auto" w:fill="FFFFFF"/>
        <w:jc w:val="both"/>
        <w:rPr>
          <w:rFonts w:eastAsia="Times New Roman" w:cs="Times New Roman"/>
          <w:lang w:eastAsia="en-GB"/>
        </w:rPr>
      </w:pPr>
    </w:p>
    <w:p w14:paraId="758A6002" w14:textId="767CD5DF" w:rsidR="00E76982" w:rsidRPr="00E76982" w:rsidRDefault="00E76982" w:rsidP="00BA5841">
      <w:pPr>
        <w:pBdr>
          <w:bottom w:val="single" w:sz="12" w:space="7" w:color="auto"/>
        </w:pBdr>
        <w:shd w:val="clear" w:color="auto" w:fill="FFFFFF"/>
        <w:jc w:val="both"/>
        <w:rPr>
          <w:rFonts w:eastAsia="Times New Roman" w:cs="Times New Roman"/>
          <w:lang w:eastAsia="en-GB"/>
        </w:rPr>
      </w:pPr>
      <w:r>
        <w:rPr>
          <w:rFonts w:eastAsia="Times New Roman" w:cs="Times New Roman"/>
          <w:b/>
          <w:lang w:eastAsia="en-GB"/>
        </w:rPr>
        <w:lastRenderedPageBreak/>
        <w:t xml:space="preserve">Risk mapping. </w:t>
      </w:r>
      <w:r w:rsidR="003013E6">
        <w:rPr>
          <w:rFonts w:eastAsia="Times New Roman" w:cs="Times New Roman"/>
          <w:lang w:eastAsia="en-GB"/>
        </w:rPr>
        <w:t>As well as understanding the location of vulnerable houses and building</w:t>
      </w:r>
      <w:r w:rsidR="00DD7F0E">
        <w:rPr>
          <w:rFonts w:eastAsia="Times New Roman" w:cs="Times New Roman"/>
          <w:lang w:eastAsia="en-GB"/>
        </w:rPr>
        <w:t>s (for example in flood plains)</w:t>
      </w:r>
      <w:r w:rsidR="003013E6">
        <w:rPr>
          <w:rFonts w:eastAsia="Times New Roman" w:cs="Times New Roman"/>
          <w:lang w:eastAsia="en-GB"/>
        </w:rPr>
        <w:t>, t</w:t>
      </w:r>
      <w:r>
        <w:rPr>
          <w:rFonts w:eastAsia="Times New Roman" w:cs="Times New Roman"/>
          <w:lang w:eastAsia="en-GB"/>
        </w:rPr>
        <w:t xml:space="preserve">his can include </w:t>
      </w:r>
      <w:r w:rsidR="00516653">
        <w:rPr>
          <w:rFonts w:eastAsia="Times New Roman" w:cs="Times New Roman"/>
          <w:lang w:eastAsia="en-GB"/>
        </w:rPr>
        <w:t>‘</w:t>
      </w:r>
      <w:r>
        <w:rPr>
          <w:rFonts w:eastAsia="Times New Roman" w:cs="Times New Roman"/>
          <w:lang w:eastAsia="en-GB"/>
        </w:rPr>
        <w:t>the identification and involvement of vulnerable groups and targeted interventions.</w:t>
      </w:r>
      <w:r w:rsidR="00516653">
        <w:rPr>
          <w:rFonts w:eastAsia="Times New Roman" w:cs="Times New Roman"/>
          <w:lang w:eastAsia="en-GB"/>
        </w:rPr>
        <w:t>’</w:t>
      </w:r>
      <w:r w:rsidR="00516653">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"&lt;sup&gt;13&lt;/sup&gt;", "plainTextFormattedCitation" : "13", "previouslyFormattedCitation" : "&lt;sup&gt;13&lt;/sup&gt;" }, "properties" : { "noteIndex" : 14 }, "schema" : "https://github.com/citation-style-language/schema/raw/master/csl-citation.json" }</w:instrText>
      </w:r>
      <w:r w:rsidR="00516653">
        <w:rPr>
          <w:rFonts w:eastAsia="Times New Roman" w:cs="Times New Roman"/>
          <w:lang w:eastAsia="en-GB"/>
        </w:rPr>
        <w:fldChar w:fldCharType="separate"/>
      </w:r>
      <w:r w:rsidR="00C771D0" w:rsidRPr="00C771D0">
        <w:rPr>
          <w:rFonts w:eastAsia="Times New Roman" w:cs="Times New Roman"/>
          <w:noProof/>
          <w:vertAlign w:val="superscript"/>
          <w:lang w:eastAsia="en-GB"/>
        </w:rPr>
        <w:t>13</w:t>
      </w:r>
      <w:r w:rsidR="00516653">
        <w:rPr>
          <w:rFonts w:eastAsia="Times New Roman" w:cs="Times New Roman"/>
          <w:lang w:eastAsia="en-GB"/>
        </w:rPr>
        <w:fldChar w:fldCharType="end"/>
      </w:r>
    </w:p>
    <w:p w14:paraId="06B4BA77" w14:textId="77777777" w:rsidR="00FF69F5" w:rsidRDefault="00FF69F5" w:rsidP="00FF69F5">
      <w:pPr>
        <w:jc w:val="both"/>
      </w:pPr>
    </w:p>
    <w:p w14:paraId="41A57DCD" w14:textId="36211C6B" w:rsidR="00472827" w:rsidRDefault="00472827" w:rsidP="009C5A47">
      <w:pPr>
        <w:pStyle w:val="Heading4"/>
      </w:pPr>
      <w:r>
        <w:t xml:space="preserve">Examples of </w:t>
      </w:r>
      <w:r w:rsidR="009D4D59">
        <w:t xml:space="preserve">urban flood </w:t>
      </w:r>
      <w:r w:rsidR="00F7450D">
        <w:t xml:space="preserve">current </w:t>
      </w:r>
      <w:r w:rsidR="009D4D59" w:rsidRPr="009D4D59">
        <w:t>forecasting</w:t>
      </w:r>
    </w:p>
    <w:p w14:paraId="251917C7" w14:textId="77777777" w:rsidR="009D4D59" w:rsidRDefault="009D4D59" w:rsidP="009D4D59"/>
    <w:p w14:paraId="4EB1F72C" w14:textId="7DF60CE9" w:rsidR="009D4D59" w:rsidRDefault="00216699" w:rsidP="009D4D59">
      <w:pPr>
        <w:rPr>
          <w:b/>
        </w:rPr>
      </w:pPr>
      <w:r w:rsidRPr="00EA7146">
        <w:rPr>
          <w:b/>
        </w:rPr>
        <w:t>Europe</w:t>
      </w:r>
      <w:r w:rsidR="00EA7146" w:rsidRPr="00EA7146">
        <w:rPr>
          <w:b/>
        </w:rPr>
        <w:t>a</w:t>
      </w:r>
      <w:r w:rsidRPr="00EA7146">
        <w:rPr>
          <w:b/>
        </w:rPr>
        <w:t>n Flood Alert System</w:t>
      </w:r>
      <w:r w:rsidR="00EA7146" w:rsidRPr="00EA7146">
        <w:rPr>
          <w:b/>
        </w:rPr>
        <w:t>.</w:t>
      </w:r>
    </w:p>
    <w:p w14:paraId="635A38D5" w14:textId="77777777" w:rsidR="00EA7146" w:rsidRDefault="00EA7146" w:rsidP="009D4D59">
      <w:pPr>
        <w:rPr>
          <w:b/>
        </w:rPr>
      </w:pPr>
    </w:p>
    <w:p w14:paraId="17433CB1" w14:textId="046DB1C1" w:rsidR="00EA7146" w:rsidRDefault="00DD3D84" w:rsidP="009D4D59">
      <w:pPr>
        <w:rPr>
          <w:b/>
        </w:rPr>
      </w:pPr>
      <w:r>
        <w:rPr>
          <w:b/>
        </w:rPr>
        <w:t>Finland.</w:t>
      </w:r>
    </w:p>
    <w:p w14:paraId="22968B60" w14:textId="77777777" w:rsidR="00DD3D84" w:rsidRDefault="00DD3D84" w:rsidP="009D4D59">
      <w:pPr>
        <w:rPr>
          <w:b/>
        </w:rPr>
      </w:pPr>
    </w:p>
    <w:p w14:paraId="7F48DE59" w14:textId="3C283335" w:rsidR="00DD3D84" w:rsidRDefault="00DD3D84" w:rsidP="009D4D59">
      <w:pPr>
        <w:rPr>
          <w:b/>
        </w:rPr>
      </w:pPr>
      <w:r>
        <w:rPr>
          <w:b/>
        </w:rPr>
        <w:t>France.</w:t>
      </w:r>
    </w:p>
    <w:p w14:paraId="2987071A" w14:textId="77777777" w:rsidR="00DD3D84" w:rsidRDefault="00DD3D84" w:rsidP="009D4D59">
      <w:pPr>
        <w:rPr>
          <w:b/>
        </w:rPr>
      </w:pPr>
    </w:p>
    <w:p w14:paraId="3F3C1597" w14:textId="48BBE7BA" w:rsidR="00DD3D84" w:rsidRDefault="00DD3D84" w:rsidP="009D4D59">
      <w:pPr>
        <w:rPr>
          <w:b/>
        </w:rPr>
      </w:pPr>
      <w:r>
        <w:rPr>
          <w:b/>
        </w:rPr>
        <w:t>Hungary.</w:t>
      </w:r>
    </w:p>
    <w:p w14:paraId="68A623E5" w14:textId="77777777" w:rsidR="00DD3D84" w:rsidRDefault="00DD3D84" w:rsidP="009D4D59">
      <w:pPr>
        <w:rPr>
          <w:b/>
        </w:rPr>
      </w:pPr>
    </w:p>
    <w:p w14:paraId="6BB594BF" w14:textId="31AEB53E" w:rsidR="00DD3D84" w:rsidRDefault="00DD3D84" w:rsidP="009D4D59">
      <w:pPr>
        <w:rPr>
          <w:b/>
        </w:rPr>
      </w:pPr>
      <w:r>
        <w:rPr>
          <w:b/>
        </w:rPr>
        <w:t>Netherlands.</w:t>
      </w:r>
    </w:p>
    <w:p w14:paraId="30185CD9" w14:textId="77777777" w:rsidR="00DD3D84" w:rsidRDefault="00DD3D84" w:rsidP="009D4D59">
      <w:pPr>
        <w:rPr>
          <w:b/>
        </w:rPr>
      </w:pPr>
    </w:p>
    <w:p w14:paraId="166BDF25" w14:textId="6CF911B0" w:rsidR="00DD3D84" w:rsidRDefault="00DD3D84" w:rsidP="009D4D59">
      <w:pPr>
        <w:rPr>
          <w:b/>
        </w:rPr>
      </w:pPr>
      <w:r>
        <w:rPr>
          <w:b/>
        </w:rPr>
        <w:t>Slovakia</w:t>
      </w:r>
      <w:r w:rsidR="00261326">
        <w:rPr>
          <w:b/>
        </w:rPr>
        <w:t>.</w:t>
      </w:r>
    </w:p>
    <w:p w14:paraId="496FF6F8" w14:textId="77777777" w:rsidR="00DD3D84" w:rsidRDefault="00DD3D84" w:rsidP="009D4D59">
      <w:pPr>
        <w:rPr>
          <w:b/>
        </w:rPr>
      </w:pPr>
    </w:p>
    <w:p w14:paraId="67625D96" w14:textId="5BAF3E62" w:rsidR="00DD3D84" w:rsidRPr="00DD3D84" w:rsidRDefault="00DD3D84" w:rsidP="009D4D59">
      <w:pPr>
        <w:rPr>
          <w:b/>
        </w:rPr>
      </w:pPr>
      <w:r>
        <w:rPr>
          <w:b/>
        </w:rPr>
        <w:t>Sweden</w:t>
      </w:r>
      <w:r w:rsidR="00261326">
        <w:rPr>
          <w:b/>
        </w:rPr>
        <w:t>.</w:t>
      </w:r>
    </w:p>
    <w:p w14:paraId="04D7ECDB" w14:textId="77777777" w:rsidR="00472827" w:rsidRDefault="00472827" w:rsidP="00FF69F5">
      <w:pPr>
        <w:jc w:val="both"/>
      </w:pPr>
    </w:p>
    <w:p w14:paraId="2573608A" w14:textId="564B5144" w:rsidR="0009572B" w:rsidRDefault="002B755B" w:rsidP="009C5A47">
      <w:pPr>
        <w:pStyle w:val="Heading4"/>
        <w:rPr>
          <w:lang w:val="en-US"/>
        </w:rPr>
      </w:pPr>
      <w:r w:rsidRPr="002B755B">
        <w:rPr>
          <w:lang w:val="en-US"/>
        </w:rPr>
        <w:t>Key gaps in</w:t>
      </w:r>
      <w:r w:rsidR="00391E5E">
        <w:rPr>
          <w:lang w:val="en-US"/>
        </w:rPr>
        <w:t xml:space="preserve"> real-time monitoring, forecasting and alert </w:t>
      </w:r>
      <w:r w:rsidRPr="002B755B">
        <w:rPr>
          <w:lang w:val="en-US"/>
        </w:rPr>
        <w:t>capabilities</w:t>
      </w:r>
    </w:p>
    <w:p w14:paraId="22799451" w14:textId="77777777" w:rsidR="0009572B" w:rsidRDefault="0009572B" w:rsidP="00FF69F5">
      <w:pPr>
        <w:jc w:val="both"/>
        <w:rPr>
          <w:rFonts w:ascii="Calibri" w:hAnsi="Calibri"/>
          <w:b/>
          <w:u w:val="single"/>
          <w:lang w:val="en-US"/>
        </w:rPr>
      </w:pPr>
    </w:p>
    <w:p w14:paraId="4F49DCBA" w14:textId="62FCB41B" w:rsidR="00A82CE6" w:rsidRPr="006809E9" w:rsidRDefault="006809E9" w:rsidP="00FF69F5">
      <w:pPr>
        <w:jc w:val="both"/>
        <w:rPr>
          <w:rFonts w:ascii="Calibri" w:hAnsi="Calibri"/>
          <w:lang w:val="en-US"/>
        </w:rPr>
      </w:pPr>
      <w:r>
        <w:rPr>
          <w:rFonts w:ascii="Calibri" w:hAnsi="Calibri"/>
          <w:lang w:val="en-US"/>
        </w:rPr>
        <w:t xml:space="preserve">A large part of the gains possible for </w:t>
      </w:r>
    </w:p>
    <w:p w14:paraId="5FA5A602" w14:textId="77777777" w:rsidR="00A82CE6" w:rsidRDefault="00A82CE6" w:rsidP="00FF69F5">
      <w:pPr>
        <w:jc w:val="both"/>
        <w:rPr>
          <w:rFonts w:ascii="Calibri" w:hAnsi="Calibri"/>
          <w:b/>
          <w:u w:val="single"/>
          <w:lang w:val="en-US"/>
        </w:rPr>
      </w:pPr>
    </w:p>
    <w:p w14:paraId="2D3BAF82" w14:textId="38C78949" w:rsidR="0009572B" w:rsidRPr="0009572B" w:rsidRDefault="0009572B" w:rsidP="00FF69F5">
      <w:pPr>
        <w:jc w:val="both"/>
        <w:rPr>
          <w:rFonts w:ascii="Calibri" w:hAnsi="Calibri"/>
          <w:lang w:val="en-US"/>
        </w:rPr>
      </w:pPr>
      <w:r w:rsidRPr="004A2E2D">
        <w:rPr>
          <w:rFonts w:ascii="Calibri" w:hAnsi="Calibri"/>
          <w:highlight w:val="yellow"/>
          <w:lang w:val="en-US"/>
        </w:rPr>
        <w:t>Key f</w:t>
      </w:r>
      <w:r w:rsidR="00904731" w:rsidRPr="004A2E2D">
        <w:rPr>
          <w:rFonts w:ascii="Calibri" w:hAnsi="Calibri"/>
          <w:highlight w:val="yellow"/>
          <w:lang w:val="en-US"/>
        </w:rPr>
        <w:t xml:space="preserve">ramework in </w:t>
      </w:r>
      <w:proofErr w:type="spellStart"/>
      <w:r w:rsidR="00904731" w:rsidRPr="004A2E2D">
        <w:rPr>
          <w:rFonts w:ascii="Calibri" w:hAnsi="Calibri"/>
          <w:highlight w:val="yellow"/>
          <w:lang w:val="en-US"/>
        </w:rPr>
        <w:t>HIWeather</w:t>
      </w:r>
      <w:proofErr w:type="spellEnd"/>
      <w:r w:rsidR="00904731" w:rsidRPr="004A2E2D">
        <w:rPr>
          <w:rFonts w:ascii="Calibri" w:hAnsi="Calibri"/>
          <w:highlight w:val="yellow"/>
          <w:lang w:val="en-US"/>
        </w:rPr>
        <w:t xml:space="preserve"> to follow</w:t>
      </w:r>
      <w:r w:rsidR="004A2E2D" w:rsidRPr="004A2E2D">
        <w:rPr>
          <w:rFonts w:ascii="Calibri" w:hAnsi="Calibri"/>
          <w:highlight w:val="yellow"/>
          <w:lang w:val="en-US"/>
        </w:rPr>
        <w:t xml:space="preserve"> from JK</w:t>
      </w:r>
    </w:p>
    <w:p w14:paraId="72B3C2C2" w14:textId="77777777" w:rsidR="00391E5E" w:rsidRPr="0040177A" w:rsidRDefault="00391E5E" w:rsidP="00FF69F5">
      <w:pPr>
        <w:jc w:val="both"/>
        <w:rPr>
          <w:u w:val="single"/>
          <w:lang w:val="en-US"/>
        </w:rPr>
      </w:pPr>
    </w:p>
    <w:p w14:paraId="5E6221E6" w14:textId="288F5F43" w:rsidR="00FF69F5" w:rsidRDefault="00FF69F5" w:rsidP="009C5A47">
      <w:pPr>
        <w:pStyle w:val="Heading4"/>
        <w:rPr>
          <w:rFonts w:eastAsia="Times New Roman"/>
          <w:lang w:eastAsia="en-GB"/>
        </w:rPr>
      </w:pPr>
      <w:r w:rsidRPr="00353192">
        <w:rPr>
          <w:rFonts w:eastAsia="Times New Roman"/>
          <w:lang w:eastAsia="en-GB"/>
        </w:rPr>
        <w:t xml:space="preserve">Key </w:t>
      </w:r>
      <w:r w:rsidR="00F1712E">
        <w:rPr>
          <w:rFonts w:eastAsia="Times New Roman"/>
          <w:lang w:eastAsia="en-GB"/>
        </w:rPr>
        <w:t>o</w:t>
      </w:r>
      <w:r w:rsidR="00391E5E">
        <w:rPr>
          <w:rFonts w:eastAsia="Times New Roman"/>
          <w:lang w:eastAsia="en-GB"/>
        </w:rPr>
        <w:t xml:space="preserve">pportunities to develop or improve health relevant </w:t>
      </w:r>
      <w:r w:rsidRPr="00353192">
        <w:rPr>
          <w:rFonts w:eastAsia="Times New Roman"/>
          <w:lang w:eastAsia="en-GB"/>
        </w:rPr>
        <w:t>deliverables</w:t>
      </w:r>
    </w:p>
    <w:p w14:paraId="3ABAB3F6" w14:textId="77777777" w:rsidR="00A82CE6" w:rsidRDefault="00A82CE6" w:rsidP="00A82CE6">
      <w:pPr>
        <w:rPr>
          <w:lang w:eastAsia="en-GB"/>
        </w:rPr>
      </w:pPr>
    </w:p>
    <w:p w14:paraId="2796C853" w14:textId="263539E5" w:rsidR="00A82CE6" w:rsidRPr="00C220C4" w:rsidRDefault="00A82CE6" w:rsidP="00A82CE6">
      <w:pPr>
        <w:rPr>
          <w:lang w:eastAsia="en-GB"/>
        </w:rPr>
      </w:pPr>
      <w:r w:rsidRPr="00C220C4">
        <w:rPr>
          <w:b/>
          <w:lang w:eastAsia="en-GB"/>
        </w:rPr>
        <w:t>Improved coverage</w:t>
      </w:r>
      <w:r w:rsidR="00C220C4">
        <w:rPr>
          <w:b/>
          <w:lang w:eastAsia="en-GB"/>
        </w:rPr>
        <w:t xml:space="preserve">. </w:t>
      </w:r>
    </w:p>
    <w:p w14:paraId="75BB5702"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05DB7E" w14:textId="73308ACC"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Clear messaging of probability, lead times and spatial scales. </w:t>
      </w: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"&lt;sup&gt;31,32&lt;/sup&gt;", "plainTextFormattedCitation" : "31,32", "previouslyFormattedCitation" : "&lt;sup&gt;31,32&lt;/sup&gt;"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31,32</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r w:rsidR="00892223">
        <w:rPr>
          <w:rFonts w:eastAsia="Times New Roman" w:cs="Times New Roman"/>
          <w:lang w:eastAsia="en-GB"/>
        </w:rPr>
        <w:t xml:space="preserve"> This </w:t>
      </w:r>
      <w:r w:rsidR="0039353D">
        <w:rPr>
          <w:rFonts w:eastAsia="Times New Roman" w:cs="Times New Roman"/>
          <w:lang w:eastAsia="en-GB"/>
        </w:rPr>
        <w:t xml:space="preserve">progression of messaging can originate from the forecasts themselves, with </w:t>
      </w:r>
    </w:p>
    <w:p w14:paraId="0EC23CAE" w14:textId="77777777" w:rsidR="00FF69F5" w:rsidRPr="00353192" w:rsidRDefault="00FF69F5" w:rsidP="00FF69F5">
      <w:pPr>
        <w:shd w:val="clear" w:color="auto" w:fill="FFFFFF"/>
        <w:jc w:val="both"/>
        <w:outlineLvl w:val="0"/>
        <w:rPr>
          <w:rFonts w:eastAsia="Times New Roman" w:cs="Times New Roman"/>
          <w:lang w:eastAsia="en-GB"/>
        </w:rPr>
      </w:pPr>
    </w:p>
    <w:p w14:paraId="4C9E92C3" w14:textId="3AE9C3EA"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High resolution hazard-exposure mapping </w:t>
      </w:r>
      <w:r w:rsidRPr="00353192">
        <w:rPr>
          <w:rFonts w:eastAsia="Times New Roman" w:cs="Times New Roman"/>
          <w:lang w:eastAsia="en-GB"/>
        </w:rPr>
        <w:t xml:space="preserve">As flood hazard forecasts become more reliable at a higher resolution and longer timescales, hazard-exposure maps (similar to </w:t>
      </w:r>
      <w:hyperlink r:id="rId16"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"&lt;sup&gt;33&lt;/sup&gt;", "plainTextFormattedCitation" : "33", "previouslyFormattedCitation" : "&lt;sup&gt;33&lt;/sup&gt;"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33</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7"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7A711B7A" w14:textId="77777777" w:rsidR="00FF69F5" w:rsidRPr="00353192" w:rsidRDefault="00FF69F5" w:rsidP="00FF69F5">
      <w:pPr>
        <w:shd w:val="clear" w:color="auto" w:fill="FFFFFF"/>
        <w:jc w:val="both"/>
        <w:outlineLvl w:val="0"/>
        <w:rPr>
          <w:rFonts w:eastAsia="Times New Roman" w:cs="Times New Roman"/>
          <w:lang w:eastAsia="en-GB"/>
        </w:rPr>
      </w:pPr>
    </w:p>
    <w:p w14:paraId="603812F3" w14:textId="05D40EED"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lastRenderedPageBreak/>
        <w:t xml:space="preserve">Vector-borne disease. </w:t>
      </w: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"&lt;sup&gt;34&lt;/sup&gt;", "plainTextFormattedCitation" : "34", "previouslyFormattedCitation" : "&lt;sup&gt;34&lt;/sup&gt;"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34</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23BE963"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75777F" w14:textId="7777777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‘Warn on forecast’. </w:t>
      </w: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 [ref] This would be especially true for trapped members of the populations, for example those who are stuck in a house to ensure that they have an appropriate amount of food and/or remote medical treatment.</w:t>
      </w:r>
    </w:p>
    <w:p w14:paraId="487618A1" w14:textId="77777777" w:rsidR="00FF69F5" w:rsidRPr="00353192" w:rsidRDefault="00FF69F5" w:rsidP="00FF69F5">
      <w:pPr>
        <w:shd w:val="clear" w:color="auto" w:fill="FFFFFF"/>
        <w:jc w:val="both"/>
        <w:rPr>
          <w:rFonts w:eastAsia="Times New Roman" w:cs="Times New Roman"/>
          <w:lang w:eastAsia="en-GB"/>
        </w:rPr>
      </w:pPr>
    </w:p>
    <w:p w14:paraId="759BBBFD" w14:textId="257A47FE" w:rsidR="00FF69F5" w:rsidRPr="00353192"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35</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7287E180"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61E2F0CC" w14:textId="485337A2"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Tolerance levels of buildings and drainage systems. </w:t>
      </w:r>
      <w:r w:rsidRPr="00353192">
        <w:rPr>
          <w:rFonts w:eastAsia="Times New Roman" w:cs="Times New Roman"/>
          <w:lang w:eastAsia="en-GB"/>
        </w:rPr>
        <w:t>Overflowing sewers and storm drains can lead to flooding and collections of stagnant water, which will both have significant health impacts.</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12</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"&lt;sup&gt;36&lt;/sup&gt;", "plainTextFormattedCitation" : "36", "previouslyFormattedCitation" : "&lt;sup&gt;36&lt;/sup&gt;"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36</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important input of future urban design.</w:t>
      </w:r>
    </w:p>
    <w:p w14:paraId="5A3CA158" w14:textId="77777777" w:rsidR="00FF69F5" w:rsidRPr="00353192" w:rsidRDefault="00FF69F5" w:rsidP="00FF69F5">
      <w:pPr>
        <w:shd w:val="clear" w:color="auto" w:fill="FFFFFF"/>
        <w:jc w:val="both"/>
        <w:rPr>
          <w:rFonts w:eastAsia="Times New Roman" w:cs="Times New Roman"/>
          <w:lang w:eastAsia="en-GB"/>
        </w:rPr>
      </w:pPr>
    </w:p>
    <w:p w14:paraId="630681A3" w14:textId="0FD08D5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Preparedness for after the flood </w:t>
      </w: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4DF1ADF2" w14:textId="72E32CDD" w:rsidR="00FF69F5" w:rsidRDefault="00FF69F5" w:rsidP="009C5A47">
      <w:pPr>
        <w:pStyle w:val="Heading4"/>
        <w:rPr>
          <w:rFonts w:eastAsia="Times New Roman"/>
          <w:lang w:eastAsia="en-GB"/>
        </w:rPr>
      </w:pPr>
      <w:r w:rsidRPr="00353192">
        <w:rPr>
          <w:rFonts w:eastAsia="Times New Roman"/>
          <w:lang w:eastAsia="en-GB"/>
        </w:rPr>
        <w:t xml:space="preserve">Potential </w:t>
      </w:r>
      <w:r w:rsidR="00904731">
        <w:rPr>
          <w:rFonts w:eastAsia="Times New Roman"/>
          <w:lang w:eastAsia="en-GB"/>
        </w:rPr>
        <w:t xml:space="preserve">pilot </w:t>
      </w:r>
      <w:r w:rsidRPr="00353192">
        <w:rPr>
          <w:rFonts w:eastAsia="Times New Roman"/>
          <w:lang w:eastAsia="en-GB"/>
        </w:rPr>
        <w:t>projects with improved forecasting</w:t>
      </w:r>
    </w:p>
    <w:p w14:paraId="23B645FE" w14:textId="77777777" w:rsidR="00631181" w:rsidRDefault="00631181" w:rsidP="00FF69F5">
      <w:pPr>
        <w:shd w:val="clear" w:color="auto" w:fill="FFFFFF"/>
        <w:jc w:val="both"/>
        <w:outlineLvl w:val="0"/>
        <w:rPr>
          <w:rFonts w:eastAsia="Times New Roman" w:cs="Times New Roman"/>
          <w:b/>
          <w:lang w:eastAsia="en-GB"/>
        </w:rPr>
      </w:pPr>
    </w:p>
    <w:p w14:paraId="1E9918E5" w14:textId="10E9108D" w:rsidR="00631181" w:rsidRPr="008F6845" w:rsidRDefault="00631181" w:rsidP="00FF69F5">
      <w:pPr>
        <w:shd w:val="clear" w:color="auto" w:fill="FFFFFF"/>
        <w:jc w:val="both"/>
        <w:outlineLvl w:val="0"/>
        <w:rPr>
          <w:rFonts w:eastAsia="Times New Roman" w:cs="Times New Roman"/>
          <w:lang w:eastAsia="en-GB"/>
        </w:rPr>
      </w:pPr>
      <w:r w:rsidRPr="008F6845">
        <w:rPr>
          <w:rFonts w:eastAsia="Times New Roman" w:cs="Times New Roman"/>
          <w:lang w:eastAsia="en-GB"/>
        </w:rPr>
        <w:t xml:space="preserve">Project based on </w:t>
      </w:r>
      <w:r w:rsidR="001D2F0D" w:rsidRPr="008F6845">
        <w:rPr>
          <w:rFonts w:eastAsia="Times New Roman" w:cs="Times New Roman"/>
          <w:lang w:eastAsia="en-GB"/>
        </w:rPr>
        <w:t>JK’s capabilities comments</w:t>
      </w:r>
    </w:p>
    <w:p w14:paraId="5B16B092" w14:textId="77777777" w:rsidR="005C3C8A" w:rsidRDefault="005C3C8A" w:rsidP="00FF69F5">
      <w:pPr>
        <w:shd w:val="clear" w:color="auto" w:fill="FFFFFF"/>
        <w:jc w:val="both"/>
        <w:outlineLvl w:val="0"/>
        <w:rPr>
          <w:rFonts w:eastAsia="Times New Roman" w:cs="Times New Roman"/>
          <w:b/>
          <w:lang w:eastAsia="en-GB"/>
        </w:rPr>
      </w:pPr>
    </w:p>
    <w:p w14:paraId="371C1DE3" w14:textId="22A7BE97" w:rsidR="005C3C8A" w:rsidRPr="005C3C8A" w:rsidRDefault="005C3C8A" w:rsidP="00FF69F5">
      <w:pPr>
        <w:shd w:val="clear" w:color="auto" w:fill="FFFFFF"/>
        <w:jc w:val="both"/>
        <w:outlineLvl w:val="0"/>
        <w:rPr>
          <w:rFonts w:eastAsia="Times New Roman" w:cs="Times New Roman"/>
          <w:lang w:eastAsia="en-GB"/>
        </w:rPr>
      </w:pPr>
      <w:r w:rsidRPr="00226FCD">
        <w:rPr>
          <w:rFonts w:eastAsia="Times New Roman" w:cs="Times New Roman"/>
          <w:b/>
          <w:lang w:eastAsia="en-GB"/>
        </w:rPr>
        <w:t>Afghan flood warning</w:t>
      </w:r>
      <w:r>
        <w:rPr>
          <w:rFonts w:eastAsia="Times New Roman" w:cs="Times New Roman"/>
          <w:lang w:eastAsia="en-GB"/>
        </w:rPr>
        <w:t xml:space="preserve">: </w:t>
      </w:r>
      <w:r w:rsidRPr="005C3C8A">
        <w:rPr>
          <w:rFonts w:eastAsia="Times New Roman" w:cs="Times New Roman"/>
          <w:lang w:eastAsia="en-GB"/>
        </w:rPr>
        <w:t>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78EB9A3B" w14:textId="2E66B705"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r w:rsidRPr="00353192">
        <w:rPr>
          <w:rFonts w:eastAsia="Times New Roman" w:cs="Times New Roman"/>
          <w:lang w:eastAsia="en-GB"/>
        </w:rPr>
        <w:t xml:space="preserve"> Vulnerable members of Pakistan’s population suffered malnutrition from the devastating floods of 2011.</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"&lt;sup&gt;24&lt;/sup&gt;", "plainTextFormattedCitation" : "24", "previouslyFormattedCitation" : "&lt;sup&gt;24&lt;/sup&gt;"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24</w:t>
      </w:r>
      <w:r w:rsidRPr="00353192">
        <w:rPr>
          <w:rFonts w:eastAsia="Times New Roman" w:cs="Times New Roman"/>
          <w:lang w:eastAsia="en-GB"/>
        </w:rPr>
        <w:fldChar w:fldCharType="end"/>
      </w:r>
      <w:r w:rsidRPr="00353192">
        <w:rPr>
          <w:rFonts w:eastAsia="Times New Roman" w:cs="Times New Roman"/>
          <w:lang w:eastAsia="en-GB"/>
        </w:rPr>
        <w:t xml:space="preserve"> Working </w:t>
      </w:r>
      <w:r w:rsidRPr="00353192">
        <w:rPr>
          <w:rFonts w:eastAsia="Times New Roman" w:cs="Times New Roman"/>
          <w:lang w:eastAsia="en-GB"/>
        </w:rPr>
        <w:lastRenderedPageBreak/>
        <w:t>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75F197E0" w14:textId="4562B194"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Project to create high resolution disease mapping simulations based on prediction of flood. </w:t>
      </w: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"&lt;sup&gt;34&lt;/sup&gt;", "plainTextFormattedCitation" : "34", "previouslyFormattedCitation" : "&lt;sup&gt;34&lt;/sup&gt;"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34</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0317B9FE" w14:textId="7777777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Long-term hospital infrastructure planning using high resolution flood modelling. </w:t>
      </w: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3233260D" w14:textId="0B0F542D"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4381E72D" w14:textId="75A11A42" w:rsidR="00FF69F5" w:rsidRPr="00C67805" w:rsidRDefault="00DD3D22" w:rsidP="003D75C9">
      <w:pPr>
        <w:pStyle w:val="Heading2"/>
        <w:rPr>
          <w:rFonts w:eastAsia="Times New Roman" w:cs="Times New Roman"/>
          <w:color w:val="auto"/>
          <w:lang w:eastAsia="en-GB"/>
        </w:rPr>
      </w:pPr>
      <w:bookmarkStart w:id="35" w:name="_Toc494113986"/>
      <w:r>
        <w:rPr>
          <w:rFonts w:eastAsia="Times New Roman"/>
          <w:lang w:eastAsia="en-GB"/>
        </w:rPr>
        <w:lastRenderedPageBreak/>
        <w:t xml:space="preserve">2. </w:t>
      </w:r>
      <w:r w:rsidR="00FF69F5" w:rsidRPr="00353192">
        <w:rPr>
          <w:rFonts w:eastAsia="Times New Roman"/>
          <w:lang w:eastAsia="en-GB"/>
        </w:rPr>
        <w:t>Wildfire</w:t>
      </w:r>
      <w:bookmarkEnd w:id="35"/>
    </w:p>
    <w:p w14:paraId="698E7998"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DBAAAA" w14:textId="77777777" w:rsidR="00FF69F5" w:rsidRPr="00353192" w:rsidRDefault="00FF69F5" w:rsidP="003D75C9">
      <w:pPr>
        <w:pStyle w:val="Heading3"/>
        <w:rPr>
          <w:rFonts w:eastAsia="Times New Roman"/>
          <w:lang w:eastAsia="en-GB"/>
        </w:rPr>
      </w:pPr>
      <w:bookmarkStart w:id="36" w:name="_Toc494113987"/>
      <w:r w:rsidRPr="00353192">
        <w:rPr>
          <w:rFonts w:eastAsia="Times New Roman"/>
          <w:lang w:eastAsia="en-GB"/>
        </w:rPr>
        <w:t>Overview</w:t>
      </w:r>
      <w:bookmarkEnd w:id="36"/>
    </w:p>
    <w:p w14:paraId="1B2F0B8F" w14:textId="77777777" w:rsidR="00FF69F5" w:rsidRPr="00353192" w:rsidRDefault="00FF69F5" w:rsidP="00FF69F5">
      <w:pPr>
        <w:shd w:val="clear" w:color="auto" w:fill="FFFFFF"/>
        <w:jc w:val="both"/>
        <w:rPr>
          <w:rFonts w:eastAsia="Times New Roman" w:cs="Arial"/>
          <w:b/>
          <w:color w:val="222222"/>
          <w:u w:val="single"/>
          <w:lang w:eastAsia="en-GB"/>
        </w:rPr>
      </w:pPr>
    </w:p>
    <w:p w14:paraId="76DB3195" w14:textId="4A2DC26C"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Uncontrolled spread of wildfire can originate from bush, vegetation, forest, heath and grass. Wildfires predominantly occur in countries with warmer climates, they have been known to occur from uncontrolled burning of vegetation in temperature climates such as in the UK.</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37</w:t>
      </w:r>
      <w:r w:rsidRPr="00353192">
        <w:rPr>
          <w:rFonts w:eastAsia="Times New Roman" w:cs="Arial"/>
          <w:color w:val="222222"/>
          <w:lang w:eastAsia="en-GB"/>
        </w:rPr>
        <w:fldChar w:fldCharType="end"/>
      </w:r>
      <w:r w:rsidRPr="00353192">
        <w:rPr>
          <w:rFonts w:eastAsia="Times New Roman" w:cs="Arial"/>
          <w:color w:val="222222"/>
          <w:lang w:eastAsia="en-GB"/>
        </w:rPr>
        <w:t xml:space="preserve"> Many health impacts result from the inhalation of burnt organic material, but other direct effects are evident.</w:t>
      </w:r>
    </w:p>
    <w:p w14:paraId="520A09A7" w14:textId="77777777" w:rsidR="00FF69F5" w:rsidRPr="00353192" w:rsidRDefault="00FF69F5" w:rsidP="00FF69F5">
      <w:pPr>
        <w:shd w:val="clear" w:color="auto" w:fill="FFFFFF"/>
        <w:jc w:val="both"/>
        <w:rPr>
          <w:rFonts w:eastAsia="Times New Roman" w:cs="Arial"/>
          <w:b/>
          <w:color w:val="222222"/>
          <w:u w:val="single"/>
          <w:lang w:eastAsia="en-GB"/>
        </w:rPr>
      </w:pPr>
    </w:p>
    <w:p w14:paraId="6621347E" w14:textId="77777777" w:rsidR="00FF69F5" w:rsidRPr="00353192" w:rsidRDefault="00FF69F5" w:rsidP="003D75C9">
      <w:pPr>
        <w:pStyle w:val="Heading3"/>
        <w:rPr>
          <w:rFonts w:eastAsia="Times New Roman" w:cs="Arial"/>
          <w:color w:val="222222"/>
          <w:lang w:eastAsia="en-GB"/>
        </w:rPr>
      </w:pPr>
      <w:bookmarkStart w:id="37" w:name="_Toc494113988"/>
      <w:r w:rsidRPr="00353192">
        <w:rPr>
          <w:rFonts w:eastAsia="Times New Roman"/>
          <w:lang w:eastAsia="en-GB"/>
        </w:rPr>
        <w:t>Health impacts</w:t>
      </w:r>
      <w:bookmarkEnd w:id="37"/>
    </w:p>
    <w:p w14:paraId="5101E169" w14:textId="77777777" w:rsidR="00E70E4F" w:rsidRDefault="00E70E4F" w:rsidP="00E70E4F">
      <w:pPr>
        <w:pStyle w:val="Heading4"/>
        <w:rPr>
          <w:rFonts w:eastAsia="Times New Roman"/>
          <w:lang w:eastAsia="en-GB"/>
        </w:rPr>
      </w:pPr>
      <w:r w:rsidRPr="00735E1A">
        <w:rPr>
          <w:rFonts w:eastAsia="Times New Roman"/>
          <w:lang w:eastAsia="en-GB"/>
        </w:rPr>
        <w:t>Immediate onset which can be informed by Public Weather Services</w:t>
      </w:r>
    </w:p>
    <w:p w14:paraId="45411927" w14:textId="77777777" w:rsidR="00C5415A" w:rsidRPr="00C5415A" w:rsidRDefault="00C5415A" w:rsidP="00C5415A">
      <w:pPr>
        <w:rPr>
          <w:lang w:eastAsia="en-GB"/>
        </w:rPr>
      </w:pPr>
    </w:p>
    <w:p w14:paraId="087ECF70" w14:textId="1A6464B5" w:rsidR="00C5415A" w:rsidRDefault="00C5415A" w:rsidP="00C5415A">
      <w:pPr>
        <w:shd w:val="clear" w:color="auto" w:fill="FFFFFF"/>
        <w:jc w:val="both"/>
        <w:rPr>
          <w:rFonts w:eastAsia="Times New Roman" w:cs="Arial"/>
          <w:b/>
          <w:color w:val="222222"/>
          <w:lang w:eastAsia="en-GB"/>
        </w:rPr>
      </w:pPr>
      <w:r w:rsidRPr="00353192">
        <w:rPr>
          <w:rFonts w:eastAsia="Times New Roman" w:cs="Arial"/>
          <w:b/>
          <w:color w:val="222222"/>
          <w:lang w:eastAsia="en-GB"/>
        </w:rPr>
        <w:t xml:space="preserve">Burns. </w:t>
      </w:r>
      <w:r w:rsidRPr="00353192">
        <w:rPr>
          <w:rFonts w:eastAsia="Times New Roman" w:cs="Arial"/>
          <w:color w:val="222222"/>
          <w:lang w:eastAsia="en-GB"/>
        </w:rPr>
        <w:t>Direct flame and thermal burns can result from a wildfire. The great increase in burns victims in a short time puts significant pressure on health care burns units, which can overwhelming these specialist centres.</w:t>
      </w:r>
      <w:r w:rsidRPr="00353192">
        <w:rPr>
          <w:rFonts w:eastAsia="Times New Roman" w:cs="Arial"/>
          <w:b/>
          <w:color w:val="222222"/>
          <w:lang w:eastAsia="en-GB"/>
        </w:rPr>
        <w:fldChar w:fldCharType="begin" w:fldLock="1"/>
      </w:r>
      <w:r w:rsidR="00C771D0">
        <w:rPr>
          <w:rFonts w:eastAsia="Times New Roman" w:cs="Arial"/>
          <w:b/>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b/>
          <w:color w:val="222222"/>
          <w:lang w:eastAsia="en-GB"/>
        </w:rPr>
        <w:fldChar w:fldCharType="separate"/>
      </w:r>
      <w:r w:rsidR="00C771D0" w:rsidRPr="00C771D0">
        <w:rPr>
          <w:rFonts w:eastAsia="Times New Roman" w:cs="Arial"/>
          <w:noProof/>
          <w:color w:val="222222"/>
          <w:vertAlign w:val="superscript"/>
          <w:lang w:eastAsia="en-GB"/>
        </w:rPr>
        <w:t>37</w:t>
      </w:r>
      <w:r w:rsidRPr="00353192">
        <w:rPr>
          <w:rFonts w:eastAsia="Times New Roman" w:cs="Arial"/>
          <w:b/>
          <w:color w:val="222222"/>
          <w:lang w:eastAsia="en-GB"/>
        </w:rPr>
        <w:fldChar w:fldCharType="end"/>
      </w:r>
    </w:p>
    <w:p w14:paraId="0F3E9F53" w14:textId="77777777" w:rsidR="00C5415A" w:rsidRDefault="00C5415A" w:rsidP="00C5415A">
      <w:pPr>
        <w:shd w:val="clear" w:color="auto" w:fill="FFFFFF"/>
        <w:jc w:val="both"/>
        <w:rPr>
          <w:rFonts w:eastAsia="Times New Roman" w:cs="Arial"/>
          <w:b/>
          <w:color w:val="222222"/>
          <w:lang w:eastAsia="en-GB"/>
        </w:rPr>
      </w:pPr>
    </w:p>
    <w:p w14:paraId="7072DDDC" w14:textId="2ADB0710" w:rsidR="00C5415A" w:rsidRPr="00755B4B" w:rsidRDefault="00C5415A" w:rsidP="00C5415A">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Carbon monoxide poisoning. </w:t>
      </w:r>
      <w:r w:rsidRPr="00353192">
        <w:rPr>
          <w:rFonts w:eastAsia="Times New Roman" w:cs="Arial"/>
          <w:color w:val="222222"/>
          <w:lang w:eastAsia="en-GB"/>
        </w:rPr>
        <w:t>This is mainly a risk to those who are in the immediate vicinity of the fire, such as firefighters. It can cause hypoxic injury, nervous system damage, and death.</w:t>
      </w:r>
    </w:p>
    <w:p w14:paraId="7579950C" w14:textId="77777777" w:rsidR="00755B4B" w:rsidRPr="00353192" w:rsidRDefault="00755B4B" w:rsidP="00755B4B">
      <w:pPr>
        <w:shd w:val="clear" w:color="auto" w:fill="FFFFFF"/>
        <w:jc w:val="both"/>
        <w:rPr>
          <w:rFonts w:eastAsia="Times New Roman" w:cs="Arial"/>
          <w:color w:val="222222"/>
          <w:lang w:eastAsia="en-GB"/>
        </w:rPr>
      </w:pPr>
    </w:p>
    <w:p w14:paraId="5457DEA6" w14:textId="39ABC3BE" w:rsidR="00755B4B" w:rsidRPr="00353192"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Eye irritation. </w:t>
      </w:r>
      <w:r w:rsidR="00593888">
        <w:rPr>
          <w:rFonts w:eastAsia="Times New Roman" w:cs="Arial"/>
          <w:color w:val="222222"/>
          <w:lang w:eastAsia="en-GB"/>
        </w:rPr>
        <w:t>Those living close to the wildf</w:t>
      </w:r>
      <w:r w:rsidRPr="00353192">
        <w:rPr>
          <w:rFonts w:eastAsia="Times New Roman" w:cs="Arial"/>
          <w:color w:val="222222"/>
          <w:lang w:eastAsia="en-GB"/>
        </w:rPr>
        <w:t>ires can experience eye irritation, as well as reduced general visibility due to ambient smoke, which can make vehicular accidents more likely.</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"10.1038/jes.2008.31", "ISBN" : "1559-064X (Electronic)", "ISSN" : "1559-0631", "PMID" : "18523459", "abstract" : "Long-range transported particulate matter (PM) air pollution episodes associated with wildfires in the Eastern Europe are relatively common in Southern and Southeastern Finland. In severe cases such as in August-September 2002, the reduced visibility and smell of the smoke, and symptoms such as irritation of eyes and airways experienced by the population raise the issue into the headlines. Because PM air pollution, in general, has been identified as a major health risk, and the exposures are of repeating nature, the issue warrants a risk assessment to estimate the magnitude of the problem. The current work uses the available air quality data in Finland to estimate population exposures caused by one of the worst episodes experienced in this decade. This episode originated from wildfires in Russia, Belarus, Ukraine, and the Baltic countries. The populations of 11 Southern Finnish provinces were exposed between 26 August and 8 September 2002, for 2 weeks to an additional population-weighted average PM(2.5) level of 15.7 microg/m(3). Assuming similar effect on mortality for these particles as observed in epidemiological time series studies on urban particles (0.5%-2% increase in mortality per 10 microg/m(3), central estimate 1%), this exposure level would be associated with 9-34 cases (17 cases central estimate) of additional mortality. Epidemiological evidence specific to particles from biomass combustion is scarce, affecting also the reliability of the current risk assessment. Do the wildfire aerosols exhibit the same level of toxicity as the urban particles? To shed light on this question, it is interesting to look at the exposure data in relationship to the observed daily mortality in Finland, even though the limited duration of the episode allows only for a weak statistical power. The percentage increases observed (0.8%-2.1% per 10 microg/m(3) of fine PM) are in line with the more general estimates for urban PM and those used in the current risk assessment.", "author" : [ { "dropping-particle" : "", "family" : "H\u00e4nninen", "given" : "Otto O", "non-dropping-particle" : "", "parse-names" : false, "suffix" : "" }, { "dropping-particle" : "", "family" : "Salonen", "given" : "Raimo O", "non-dropping-particle" : "", "parse-names" : false, "suffix" : "" }, { "dropping-particle" : "", "family" : "Koistinen", "given" : "Kimmo", "non-dropping-particle" : "", "parse-names" : false, "suffix" : "" }, { "dropping-particle" : "", "family" : "Lanki", "given" : "Timo", "non-dropping-particle" : "", "parse-names" : false, "suffix" : "" }, { "dropping-particle" : "", "family" : "Barregard", "given" : "Lars", "non-dropping-particle" : "", "parse-names" : false, "suffix" : "" }, { "dropping-particle" : "", "family" : "Jantunen", "given" : "Matti", "non-dropping-particle" : "", "parse-names" : false, "suffix" : "" } ], "container-title" : "Journal of exposure science &amp; environmental epidemiology", "id" : "ITEM-1", "issue" : "4", "issued" : { "date-parts" : [ [ "2009" ] ] }, "page" : "414-422", "title" : "Population exposure to fine particles and estimated excess mortality in Finland from an East European wildfire episode.", "type" : "article-journal", "volume" : "19" }, "uris" : [ "http://www.mendeley.com/documents/?uuid=7defca81-1f80-453d-972b-c8285bfa440e" ] } ], "mendeley" : { "formattedCitation" : "&lt;sup&gt;38&lt;/sup&gt;", "plainTextFormattedCitation" : "38", "previouslyFormattedCitation" : "&lt;sup&gt;38&lt;/sup&gt;"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38</w:t>
      </w:r>
      <w:r w:rsidRPr="00353192">
        <w:rPr>
          <w:rFonts w:eastAsia="Times New Roman" w:cs="Arial"/>
          <w:color w:val="222222"/>
          <w:lang w:eastAsia="en-GB"/>
        </w:rPr>
        <w:fldChar w:fldCharType="end"/>
      </w:r>
      <w:r w:rsidRPr="00353192">
        <w:rPr>
          <w:rFonts w:eastAsia="Times New Roman" w:cs="Arial"/>
          <w:color w:val="222222"/>
          <w:lang w:eastAsia="en-GB"/>
        </w:rPr>
        <w:t xml:space="preserve"> Corneal abrasions can also result from the eyes’ exposure to wildfire smoke.</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"ISBN" : "0093-0415 (Print)\\n0093-0415 (Linking)", "ISSN" : "0093-0415", "PMID" : "8434462", "abstract" : "To document the immediate health effects of the urban wildfire that\\nswept through parts of Alameda County, California, on October 20 and 21,\\n1991, we conducted a retrospective review of emergency department and\\ncoroner's records. Nine hospitals (6 local and 3 outlying) were surveyed\\nfor the week beginning October 20,1991. Coroner's reports were reviewed\\nfor 25 identified fire-related deaths. A total of 241 fire-related\\nemergency encounters, including 44 inpatient admissions, were recorded\\nfor 227 persons. Nearly a fourth of emergency department patients were\\nseen for work-related injuries, more than half of which occurred among\\nprofessional firefighters. Smoke-related disorders constituted more than\\nhalf of all emergency department cases; of these, 61% had documented\\nbronchospasm. Major trauma and burns contributed 1% and 4% of\\nprincipal diagnoses, respectively; these were exceeded in number by\\ncorneal abrasions (13%), other medical problems (8%), and minor trauma\\n(7%), among other diagnoses. All coroner's cases involved extensive\\nburns, many with documented smoke inhalation injury. While the\\nOakland-Berkeley fire storm resulted in a high case-fatality ratio among\\nmajor burn cases (25/31), those who survived the initial fire storm did\\nwell clinically. Among emergency department patients, medical\\n(particularly smoke-related) disorders outnumbered traumatic\\npresentations by a ratio of more than 2 to 1.", "author" : [ { "dropping-particle" : "", "family" : "Shustermann", "given" : "D", "non-dropping-particle" : "", "parse-names" : false, "suffix" : "" }, { "dropping-particle" : "", "family" : "Kaplan", "given" : "J Z", "non-dropping-particle" : "", "parse-names" : false, "suffix" : "" }, { "dropping-particle" : "", "family" : "Canabarro", "given" : "C", "non-dropping-particle" : "", "parse-names" : false, "suffix" : "" } ], "container-title" : "Western Journal of Medicine", "id" : "ITEM-1", "issue" : "2", "issued" : { "date-parts" : [ [ "1993" ] ] }, "page" : "133-138", "title" : "Immediate Health-Effects of an Urban Wildfire", "type" : "article-journal", "volume" : "158" }, "uris" : [ "http://www.mendeley.com/documents/?uuid=2c864dd1-a12b-4c97-8400-9ac4c72a3736" ] } ], "mendeley" : { "formattedCitation" : "&lt;sup&gt;39&lt;/sup&gt;", "plainTextFormattedCitation" : "39", "previouslyFormattedCitation" : "&lt;sup&gt;39&lt;/sup&gt;"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39</w:t>
      </w:r>
      <w:r w:rsidRPr="00353192">
        <w:rPr>
          <w:rFonts w:eastAsia="Times New Roman" w:cs="Arial"/>
          <w:color w:val="222222"/>
          <w:lang w:eastAsia="en-GB"/>
        </w:rPr>
        <w:fldChar w:fldCharType="end"/>
      </w:r>
    </w:p>
    <w:p w14:paraId="4A0578B8" w14:textId="77777777" w:rsidR="00755B4B" w:rsidRPr="00353192" w:rsidRDefault="00755B4B" w:rsidP="00755B4B">
      <w:pPr>
        <w:shd w:val="clear" w:color="auto" w:fill="FFFFFF"/>
        <w:jc w:val="both"/>
        <w:rPr>
          <w:rFonts w:eastAsia="Times New Roman" w:cs="Arial"/>
          <w:color w:val="222222"/>
          <w:lang w:eastAsia="en-GB"/>
        </w:rPr>
      </w:pPr>
    </w:p>
    <w:p w14:paraId="4EF512B2" w14:textId="77777777" w:rsidR="00755B4B"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Heat-induced illness. </w:t>
      </w:r>
      <w:r w:rsidRPr="00353192">
        <w:rPr>
          <w:rFonts w:eastAsia="Times New Roman" w:cs="Arial"/>
          <w:color w:val="222222"/>
          <w:lang w:eastAsia="en-GB"/>
        </w:rPr>
        <w:t>Working in hot and humid conditions can cause many health issues (see ‘Urban Heat Waves and Pollution’). Firefighters can be particularly vulnerable when attempting to deal with the controlling the extent of the fires.</w:t>
      </w:r>
    </w:p>
    <w:p w14:paraId="33F10259" w14:textId="77777777" w:rsidR="00731716" w:rsidRDefault="00731716" w:rsidP="00755B4B">
      <w:pPr>
        <w:shd w:val="clear" w:color="auto" w:fill="FFFFFF"/>
        <w:jc w:val="both"/>
        <w:rPr>
          <w:rFonts w:eastAsia="Times New Roman" w:cs="Arial"/>
          <w:color w:val="222222"/>
          <w:lang w:eastAsia="en-GB"/>
        </w:rPr>
      </w:pPr>
    </w:p>
    <w:p w14:paraId="3FF3E394" w14:textId="1E65A421" w:rsidR="00731716"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Particulate matter inhalation. </w:t>
      </w:r>
      <w:r w:rsidRPr="00353192">
        <w:rPr>
          <w:rFonts w:eastAsia="Times New Roman" w:cs="Arial"/>
          <w:color w:val="222222"/>
          <w:lang w:eastAsia="en-GB"/>
        </w:rPr>
        <w:t>Burning of organic material can produce several varieties of particulate matter. PM10 (particles under 10µm in diameter) can pass through the upper respiratory tract and are deposited in airways.</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37</w:t>
      </w:r>
      <w:r w:rsidRPr="00353192">
        <w:rPr>
          <w:rFonts w:eastAsia="Times New Roman" w:cs="Arial"/>
          <w:color w:val="222222"/>
          <w:lang w:eastAsia="en-GB"/>
        </w:rPr>
        <w:fldChar w:fldCharType="end"/>
      </w:r>
      <w:r w:rsidRPr="00353192">
        <w:rPr>
          <w:rFonts w:eastAsia="Times New Roman" w:cs="Arial"/>
          <w:color w:val="222222"/>
          <w:lang w:eastAsia="en-GB"/>
        </w:rPr>
        <w:t xml:space="preserve"> PM2.5 (particles under 2.5 µm in diameter) can penetrate even deeper into the lungs and deposited where gaseous exchange takes place.</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37</w:t>
      </w:r>
      <w:r w:rsidRPr="00353192">
        <w:rPr>
          <w:rFonts w:eastAsia="Times New Roman" w:cs="Arial"/>
          <w:color w:val="222222"/>
          <w:lang w:eastAsia="en-GB"/>
        </w:rPr>
        <w:fldChar w:fldCharType="end"/>
      </w:r>
      <w:r w:rsidRPr="00353192">
        <w:rPr>
          <w:rFonts w:eastAsia="Times New Roman" w:cs="Arial"/>
          <w:color w:val="222222"/>
          <w:lang w:eastAsia="en-GB"/>
        </w:rPr>
        <w:t xml:space="preserve"> Short-term exposure leads to increases in hospital admissions for respiratory conditions.</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"10.1097/EDE.0b013e3181c15d5a", "ISBN" : "1531-5487 (Electronic)\\n1044-3983 (Linking)", "ISSN" : "1531-5487", "PMID" : "19907335", "abstract" : "BACKGROUND: Little research has investigated the health effects of particulate exposure from bushfires (also called wildfires, biomass fires, or vegetation fires), and these exposures are likely to increase, for several reasons. We investigated associations of daily mortality and hospital admissions with bushfire-derived particulates, compared with particulates from urban sources in Sydney, Australia from 1994 through 2002.\\n\\nMETHODS: On days with the highest particulate matter (PM)10 concentrations, we assumed PM10 was due primarily to bushfires. We calculated the contribution of bushfire PM10 on these days by subtracting the background PM10 concentration estimated from surrounding days. We assumed PM10 on the remaining days was from usual urban sources. We implemented a Poisson model, with a bootstrap-based methodology, to select optimum smoothed covariate functions, and we estimated the effects of bushfire PM10 and urban PM10, lagged up to 3 days.\\n\\nRESULTS: We identified 32 days with extreme PM10 concentrations due to bushfires or vegetation-reduction burns. Although bushfire PM10 was consistently associated with respiratory hospital admissions, we found no consistent associations with cardiovascular admissions or with mortality. A 10 microg/m increase in bushfire PM10 was associated with a 1.24% (95% confidence interval = 0.22% to 2.27%) increase in all respiratory disease admissions (at lag 0), a 3.80% (1.40% to 6.26%) increase in chronic obstructive pulmonary disease admissions (at lag 2), and a 5.02% (1.77% to 8.37%) increase in adult asthma admissions (at lag 0). Urban PM10 was associated with all-cause and cardiovascular mortality, as well as with cardiovascular and respiratory hospital admission, and these associations were not influenced by days with extreme PM10 concentrations.\\n\\nCONCLUSIONS: PM10 from bushfires is associated primarily with respiratory morbidity, while PM10 from urban sources is associated with cardiorespiratory mortality and morbidity.", "author" : [ { "dropping-particle" : "", "family" : "Morgan", "given" : "Geoffrey", "non-dropping-particle" : "", "parse-names" : false, "suffix" : "" }, { "dropping-particle" : "", "family" : "Sheppeard", "given" : "Vicky", "non-dropping-particle" : "", "parse-names" : false, "suffix" : "" }, { "dropping-particle" : "", "family" : "Khalaj", "given" : "Behnoosh", "non-dropping-particle" : "", "parse-names" : false, "suffix" : "" }, { "dropping-particle" : "", "family" : "Ayyar", "given" : "Aarthi", "non-dropping-particle" : "", "parse-names" : false, "suffix" : "" }, { "dropping-particle" : "", "family" : "Lincoln", "given" : "Doug", "non-dropping-particle" : "", "parse-names" : false, "suffix" : "" }, { "dropping-particle" : "", "family" : "Jalaludin", "given" : "Bin", "non-dropping-particle" : "", "parse-names" : false, "suffix" : "" }, { "dropping-particle" : "", "family" : "Beard", "given" : "John", "non-dropping-particle" : "", "parse-names" : false, "suffix" : "" }, { "dropping-particle" : "", "family" : "Corbett", "given" : "Stephen", "non-dropping-particle" : "", "parse-names" : false, "suffix" : "" }, { "dropping-particle" : "", "family" : "Lumley", "given" : "Thomas", "non-dropping-particle" : "", "parse-names" : false, "suffix" : "" } ], "container-title" : "Epidemiology (Cambridge, Mass.)", "id" : "ITEM-1", "issue" : "1", "issued" : { "date-parts" : [ [ "2010" ] ] }, "page" : "47-55", "title" : "Effects of bushfire smoke on daily mortality and hospital admissions in Sydney, Australia.", "type" : "article-journal", "volume" : "21" }, "uris" : [ "http://www.mendeley.com/documents/?uuid=aa237ef7-0f18-4bea-aab5-a2568e5852e7" ] } ], "mendeley" : { "formattedCitation" : "&lt;sup&gt;40&lt;/sup&gt;", "plainTextFormattedCitation" : "40", "previouslyFormattedCitation" : "&lt;sup&gt;40&lt;/sup&gt;"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40</w:t>
      </w:r>
      <w:r w:rsidRPr="00353192">
        <w:rPr>
          <w:rFonts w:eastAsia="Times New Roman" w:cs="Arial"/>
          <w:color w:val="222222"/>
          <w:lang w:eastAsia="en-GB"/>
        </w:rPr>
        <w:fldChar w:fldCharType="end"/>
      </w:r>
      <w:r w:rsidRPr="00353192">
        <w:rPr>
          <w:rFonts w:eastAsia="Times New Roman" w:cs="Arial"/>
          <w:color w:val="222222"/>
          <w:lang w:eastAsia="en-GB"/>
        </w:rPr>
        <w:t xml:space="preserve"> Exposure to particulate matter will cause long-term health problems, and is a known risk factor for cardiopulmonary and lung cancer mortality.</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"10.1001/jama.287.9.1132", "ISSN" : "0098-7484", "abstract" : "Context Associations have been found between day-to-day particulate air pollution and increased risk of various adverse health outcomes, including cardiopulmonary mortality. However, studies of health effects of long-term particulate air pollution have been less conclusive. Objective To assess the relationship between long-term exposure to fine particulate air pollution and all-cause, lung cancer, and cardiopulmonary mortality. Design, Setting, and Participants Vital status and cause of death data were collected by the American Cancer Society as part of the Cancer Prevention II study, an ongoing prospective mortality study, which enrolled approximately 1.2 million adults in 1982. Participants completed a questionnaire detailing individual risk factor data (age, sex, race, weight, height, smoking history, education, marital status, diet, alcohol consumption, and occupational exposures). The risk factor data for approximately 500 000 adults were linked with air pollution data for metropolitan areas throughout the United States and combined with vital status and cause of death data through December 31, 1998. Main Outcome Measure All-cause, lung cancer, and cardiopulmonary mortality. Results Fine particulate and sulfur oxide\u2013related pollution were associated with all-cause, lung cancer, and cardiopulmonary mortality. Each 10-\u00b5g/m3 elevation in fine particulate air pollution was associated with approximately a 4%, 6%, and 8% increased risk of all-cause, cardiopulmonary, and lung cancer mortality, respectively. Measures of coarse particle fraction and total suspended particles were not consistently associated with mortality. Conclusion Long-term exposure to combustion-related fine particulate air pollution is an important environmental risk factor for cardiopulmonary and lung cancer mortality. Based on several severe air pollution events,1- 3 a temporal correlation between extremely high concentrations of particulate and sulfur oxide air pollution and acute increases in mortality was well established by the 1970s. Subsequently, epidemiological studies published between 1989 and 1996 reported health effects at unexpectedly low concentrations of particulate air pollution.4 The convergence of data from these studies, while controversial,5 prompted serious reconsideration of standards and health guidelines6- 10 and led to a long-term research program designed to analyze health-related effects due to particulate pollution.11- 13 In 1997, the Environmental Protecti\u2026", "author" : [ { "dropping-particle" : "", "family" : "Pope III", "given" : "C. Arden", "non-dropping-particle" : "", "parse-names" : false, "suffix" : "" }, { "dropping-particle" : "", "family" : "Burnett", "given" : "Richard T.", "non-dropping-particle" : "", "parse-names" : false, "suffix" : "" }, { "dropping-particle" : "", "family" : "Thun", "given" : "Michael J.", "non-dropping-particle" : "", "parse-names" : false, "suffix" : "" }, { "dropping-particle" : "", "family" : "Calle", "given" : "Eugenia E.", "non-dropping-particle" : "", "parse-names" : false, "suffix" : "" }, { "dropping-particle" : "", "family" : "Krewski", "given" : "Daniel", "non-dropping-particle" : "", "parse-names" : false, "suffix" : "" }, { "dropping-particle" : "", "family" : "Thurston", "given" : "George D.", "non-dropping-particle" : "", "parse-names" : false, "suffix" : "" } ], "container-title" : "The Journal of the American Medical Association", "id" : "ITEM-1", "issue" : "9", "issued" : { "date-parts" : [ [ "2002" ] ] }, "page" : "1132-1141", "title" : "Lung Cancer, Cardiopulmonary Mortality, and Long-term Exposure to Fine Particulate Air Pollution", "type" : "article-journal", "volume" : "287" }, "uris" : [ "http://www.mendeley.com/documents/?uuid=310e0714-fda4-417b-8c14-099fc2b45f7c" ] }, { "id" : "ITEM-2", "itemData" : { "DOI" : "10.1136/bmj.314.7095.1658", "ISBN" : "0959-8138 (Print)\\r0959-535X (Linking)", "ISSN" : "0959-8138", "PMID" : "9180068", "abstract" : "To carry out a prospective combined quantitative analysis of the associations between all cause mortality and ambient particulate matter and sulphur dioxide.", "author" : [ { "dropping-particle" : "", "family" : "Katsouyanni", "given" : "K", "non-dropping-particle" : "", "parse-names" : false, "suffix" : "" }, { "dropping-particle" : "", "family" : "Touloumi", "given" : "G", "non-dropping-particle" : "", "parse-names" : false, "suffix" : "" }, { "dropping-particle" : "", "family" : "Spix", "given" : "C", "non-dropping-particle" : "", "parse-names" : false, "suffix" : "" }, { "dropping-particle" : "", "family" : "Schwartz", "given" : "J", "non-dropping-particle" : "", "parse-names" : false, "suffix" : "" }, { "dropping-particle" : "", "family" : "Balducci", "given" : "F", "non-dropping-particle" : "", "parse-names" : false, "suffix" : "" }, { "dropping-particle" : "", "family" : "Medina", "given" : "S", "non-dropping-particle" : "", "parse-names" : false, "suffix" : "" }, { "dropping-particle" : "", "family" : "Rossi", "given" : "G", "non-dropping-particle" : "", "parse-names" : false, "suffix" : "" }, { "dropping-particle" : "", "family" : "Wojtyniak", "given" : "B", "non-dropping-particle" : "", "parse-names" : false, "suffix" : "" }, { "dropping-particle" : "", "family" : "Sunyer", "given" : "J", "non-dropping-particle" : "", "parse-names" : false, "suffix" : "" }, { "dropping-particle" : "", "family" : "Bacharova", "given" : "L", "non-dropping-particle" : "", "parse-names" : false, "suffix" : "" }, { "dropping-particle" : "", "family" : "Schouten", "given" : "J P", "non-dropping-particle" : "", "parse-names" : false, "suffix" : "" }, { "dropping-particle" : "", "family" : "Ponka", "given" : "A", "non-dropping-particle" : "", "parse-names" : false, "suffix" : "" }, { "dropping-particle" : "", "family" : "Anderson", "given" : "H R", "non-dropping-particle" : "", "parse-names" : false, "suffix" : "" } ], "container-title" : "BMJ (Clinical research ed.)", "id" : "ITEM-2", "issue" : "7095", "issued" : { "date-parts" : [ [ "1997" ] ] }, "page" : "1658-63", "title" : "Short-term effects of ambient sulphur dioxide and particulate matter on mortality in 12 European cities: results from time series data from the APHEA project. Air Pollution and Health: a European Approach.", "type" : "article-journal", "volume" : "314" }, "uris" : [ "http://www.mendeley.com/documents/?uuid=0f439777-4416-4535-99c0-4e8017cf286f" ] } ], "mendeley" : { "formattedCitation" : "&lt;sup&gt;41,42&lt;/sup&gt;", "plainTextFormattedCitation" : "41,42", "previouslyFormattedCitation" : "&lt;sup&gt;41,42&lt;/sup&gt;"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41,42</w:t>
      </w:r>
      <w:r w:rsidRPr="00353192">
        <w:rPr>
          <w:rFonts w:eastAsia="Times New Roman" w:cs="Arial"/>
          <w:color w:val="222222"/>
          <w:lang w:eastAsia="en-GB"/>
        </w:rPr>
        <w:fldChar w:fldCharType="end"/>
      </w:r>
      <w:r>
        <w:rPr>
          <w:rFonts w:eastAsia="Times New Roman" w:cs="Arial"/>
          <w:color w:val="222222"/>
          <w:lang w:eastAsia="en-GB"/>
        </w:rPr>
        <w:t xml:space="preserve"> </w:t>
      </w:r>
    </w:p>
    <w:p w14:paraId="32D285C9" w14:textId="77777777" w:rsidR="00731716" w:rsidRDefault="00731716" w:rsidP="00755B4B">
      <w:pPr>
        <w:shd w:val="clear" w:color="auto" w:fill="FFFFFF"/>
        <w:jc w:val="both"/>
        <w:rPr>
          <w:rFonts w:eastAsia="Times New Roman" w:cs="Arial"/>
          <w:color w:val="222222"/>
          <w:lang w:eastAsia="en-GB"/>
        </w:rPr>
      </w:pPr>
    </w:p>
    <w:p w14:paraId="51632BE4" w14:textId="7AB7FFCF" w:rsidR="00731716" w:rsidRPr="00353192"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Respiratory complications. </w:t>
      </w:r>
      <w:r w:rsidR="00D228B9">
        <w:rPr>
          <w:rFonts w:eastAsia="Times New Roman" w:cs="Arial"/>
          <w:color w:val="222222"/>
          <w:lang w:eastAsia="en-GB"/>
        </w:rPr>
        <w:t>Breathing in wild</w:t>
      </w:r>
      <w:r w:rsidRPr="00353192">
        <w:rPr>
          <w:rFonts w:eastAsia="Times New Roman" w:cs="Arial"/>
          <w:color w:val="222222"/>
          <w:lang w:eastAsia="en-GB"/>
        </w:rPr>
        <w:t>fire smoke will exacerbate breathing problems for b</w:t>
      </w:r>
      <w:r>
        <w:rPr>
          <w:rFonts w:eastAsia="Times New Roman" w:cs="Arial"/>
          <w:color w:val="222222"/>
          <w:lang w:eastAsia="en-GB"/>
        </w:rPr>
        <w:t xml:space="preserve">oth children and adults. [ref] </w:t>
      </w:r>
    </w:p>
    <w:p w14:paraId="66AD2DE0" w14:textId="77777777" w:rsidR="00E70E4F" w:rsidRDefault="00E70E4F" w:rsidP="00E70E4F">
      <w:pPr>
        <w:rPr>
          <w:lang w:eastAsia="en-GB"/>
        </w:rPr>
      </w:pPr>
    </w:p>
    <w:p w14:paraId="6E60943B" w14:textId="37F1393E" w:rsidR="00FF69F5" w:rsidRPr="00731716" w:rsidRDefault="00E70E4F" w:rsidP="00731716">
      <w:pPr>
        <w:pStyle w:val="Heading4"/>
        <w:rPr>
          <w:rFonts w:eastAsia="Times New Roman"/>
          <w:lang w:eastAsia="en-GB"/>
        </w:rPr>
      </w:pPr>
      <w:r w:rsidRPr="00C67805">
        <w:rPr>
          <w:rFonts w:eastAsia="Times New Roman"/>
          <w:lang w:eastAsia="en-GB"/>
        </w:rPr>
        <w:t xml:space="preserve">Impacts with longer-term onset related to </w:t>
      </w:r>
      <w:r w:rsidR="006C46F1">
        <w:rPr>
          <w:rFonts w:eastAsia="Times New Roman"/>
          <w:lang w:eastAsia="en-GB"/>
        </w:rPr>
        <w:t>wildfire</w:t>
      </w:r>
      <w:r w:rsidRPr="00C67805">
        <w:rPr>
          <w:rFonts w:eastAsia="Times New Roman"/>
          <w:lang w:eastAsia="en-GB"/>
        </w:rPr>
        <w:t xml:space="preserve"> events</w:t>
      </w:r>
    </w:p>
    <w:p w14:paraId="13390C6A" w14:textId="77777777" w:rsidR="00FF69F5" w:rsidRPr="00353192" w:rsidRDefault="00FF69F5" w:rsidP="00FF69F5">
      <w:pPr>
        <w:shd w:val="clear" w:color="auto" w:fill="FFFFFF"/>
        <w:jc w:val="both"/>
        <w:rPr>
          <w:rFonts w:eastAsia="Times New Roman" w:cs="Arial"/>
          <w:b/>
          <w:color w:val="222222"/>
          <w:lang w:eastAsia="en-GB"/>
        </w:rPr>
      </w:pPr>
    </w:p>
    <w:p w14:paraId="0E9DED6B" w14:textId="7B349C75"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Psychological distress. </w:t>
      </w:r>
      <w:r w:rsidRPr="00353192">
        <w:rPr>
          <w:rFonts w:eastAsia="Times New Roman" w:cs="Arial"/>
          <w:color w:val="222222"/>
          <w:lang w:eastAsia="en-GB"/>
        </w:rPr>
        <w:t>Wildfires can cause the complete destruction of homes and livelihoods. This in turn can lead to depression, anxiety, and PTSD.</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"URL" : "http://www.apa.org/helpcenter/wildfire.aspx", "author" : [ { "dropping-particle" : "", "family" : "American Psychological Association", "given" : "", "non-dropping-particle" : "", "parse-names" : false, "suffix" : "" } ], "id" : "ITEM-1", "issued" : { "date-parts" : [ [ "2011" ] ] }, "title" : "Recovering From Wildfires", "type" : "webpage" }, "uris" : [ "http://www.mendeley.com/documents/?uuid=3b5bbd89-376c-4c4a-b51b-e0b9d773c985" ] } ], "mendeley" : { "formattedCitation" : "&lt;sup&gt;43&lt;/sup&gt;", "plainTextFormattedCitation" : "43", "previouslyFormattedCitation" : "&lt;sup&gt;43&lt;/sup&gt;"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43</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5BA9CA1B" w14:textId="77777777" w:rsidR="00FF69F5" w:rsidRPr="00353192" w:rsidRDefault="00FF69F5" w:rsidP="00FF69F5">
      <w:pPr>
        <w:shd w:val="clear" w:color="auto" w:fill="FFFFFF"/>
        <w:jc w:val="both"/>
        <w:rPr>
          <w:rFonts w:eastAsia="Times New Roman" w:cs="Arial"/>
          <w:b/>
          <w:color w:val="222222"/>
          <w:lang w:eastAsia="en-GB"/>
        </w:rPr>
      </w:pPr>
    </w:p>
    <w:p w14:paraId="7DD4B926" w14:textId="02A298F4" w:rsidR="00FF69F5" w:rsidRPr="00353192" w:rsidRDefault="00FF69F5" w:rsidP="00FF69F5">
      <w:pPr>
        <w:shd w:val="clear" w:color="auto" w:fill="FFFFFF"/>
        <w:jc w:val="both"/>
        <w:rPr>
          <w:rFonts w:eastAsia="Times New Roman" w:cs="Arial"/>
          <w:b/>
          <w:color w:val="222222"/>
          <w:lang w:eastAsia="en-GB"/>
        </w:rPr>
      </w:pPr>
    </w:p>
    <w:p w14:paraId="64CFEFEC" w14:textId="55824425" w:rsidR="00FF69F5"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lastRenderedPageBreak/>
        <w:t xml:space="preserve">Water and land contamination. </w:t>
      </w:r>
      <w:r w:rsidRPr="00353192">
        <w:rPr>
          <w:rFonts w:eastAsia="Times New Roman" w:cs="Arial"/>
          <w:color w:val="222222"/>
          <w:lang w:eastAsia="en-GB"/>
        </w:rPr>
        <w:t>Large concentrations heavy metals (such as arsenic, cadmium, copper, and lead) have been found deposited in soil from ash debris after a wildfire, which can cause various long-term health effects.</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"abstract" : "The Southern California Fires of 2007 occurred throughout seven counties and burned more than 350,000 acres in inhabited and open space areas. The fires consumed more than 2200 residential and commercial structures, as well some 2000 vehicles. The destruction left in the wake of the fires had the potential to result in wide-spread public exposure to toxic materials. Experiences from fires of a similar nature indicate that many hazardous substances may be found in burned residential areas, including metals, pesticides and herbicides, polycyclic aromatic hydrocarbons (PAHs), asbestos, and polychlorinated biphenyls (PCBs). Because of the widespread destruction affecting multiple population centers, the California Environmental Protection Agency (CalEPA) made the determination that the burn ash and debris posed an immediate threat to public health and safety according to the Federal Environmental Management Agency (FEMA) Disaster Assistance Policy 9523.13. As part of that determination, Geosyntec Consultants, in conjunction with scientists from CalEPA and the US Environmental Protection Agency (US EPA), designed a comprehensive sampling and analysis plan to determine the nature and concentration of contaminants of concern in the ash and debris.", "author" : [ { "dropping-particle" : "", "family" : "Wittig", "given" : "V", "non-dropping-particle" : "", "parse-names" : false, "suffix" : "" }, { "dropping-particle" : "", "family" : "Williams", "given" : "S", "non-dropping-particle" : "", "parse-names" : false, "suffix" : "" }, { "dropping-particle" : "", "family" : "DuTeaux", "given" : "S B", "non-dropping-particle" : "", "parse-names" : false, "suffix" : "" } ], "container-title" : "Epidemiology", "id" : "ITEM-1", "issue" : "6", "issued" : { "date-parts" : [ [ "2008" ] ] }, "page" : "S207", "title" : "Public Health Impacts of Residential Wildfires: Analysis of Ash and Debris from the 2007 Southern California Fires", "type" : "article-journal", "volume" : "19" }, "uris" : [ "http://www.mendeley.com/documents/?uuid=1a771d33-6bfc-4ca6-8059-008442285b9d" ] } ], "mendeley" : { "formattedCitation" : "&lt;sup&gt;44&lt;/sup&gt;", "plainTextFormattedCitation" : "44", "previouslyFormattedCitation" : "&lt;sup&gt;44&lt;/sup&gt;"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44</w:t>
      </w:r>
      <w:r w:rsidRPr="00353192">
        <w:rPr>
          <w:rFonts w:eastAsia="Times New Roman" w:cs="Arial"/>
          <w:color w:val="222222"/>
          <w:lang w:eastAsia="en-GB"/>
        </w:rPr>
        <w:fldChar w:fldCharType="end"/>
      </w:r>
    </w:p>
    <w:p w14:paraId="2C929E84" w14:textId="77777777" w:rsidR="00081881" w:rsidRDefault="00081881" w:rsidP="00FF69F5">
      <w:pPr>
        <w:shd w:val="clear" w:color="auto" w:fill="FFFFFF"/>
        <w:jc w:val="both"/>
        <w:rPr>
          <w:rFonts w:eastAsia="Times New Roman" w:cs="Arial"/>
          <w:color w:val="222222"/>
          <w:lang w:eastAsia="en-GB"/>
        </w:rPr>
      </w:pPr>
    </w:p>
    <w:p w14:paraId="6CA19492" w14:textId="77777777" w:rsidR="00081881" w:rsidRPr="00226FCD" w:rsidRDefault="00081881" w:rsidP="00081881">
      <w:pPr>
        <w:pStyle w:val="Heading3"/>
        <w:rPr>
          <w:rFonts w:eastAsia="Times New Roman"/>
          <w:lang w:eastAsia="en-GB"/>
        </w:rPr>
      </w:pPr>
      <w:bookmarkStart w:id="38" w:name="_Toc494113989"/>
      <w:r w:rsidRPr="00226FCD">
        <w:rPr>
          <w:rFonts w:eastAsia="Times New Roman"/>
          <w:lang w:eastAsia="en-GB"/>
        </w:rPr>
        <w:t>Key processes made in preparedness and action plans</w:t>
      </w:r>
      <w:bookmarkEnd w:id="38"/>
    </w:p>
    <w:p w14:paraId="0DCDA88B" w14:textId="77777777" w:rsidR="00081881" w:rsidRDefault="00081881" w:rsidP="00081881">
      <w:pPr>
        <w:shd w:val="clear" w:color="auto" w:fill="FFFFFF"/>
        <w:jc w:val="both"/>
        <w:rPr>
          <w:rFonts w:eastAsia="Times New Roman" w:cs="Times New Roman"/>
          <w:b/>
          <w:u w:val="single"/>
          <w:lang w:eastAsia="en-GB"/>
        </w:rPr>
      </w:pPr>
    </w:p>
    <w:p w14:paraId="25C78795" w14:textId="77777777" w:rsidR="00081881" w:rsidRPr="00E42125" w:rsidRDefault="00081881" w:rsidP="00081881">
      <w:pPr>
        <w:pStyle w:val="Heading4"/>
        <w:rPr>
          <w:rFonts w:eastAsia="Times New Roman"/>
          <w:lang w:eastAsia="en-GB"/>
        </w:rPr>
      </w:pPr>
      <w:r>
        <w:rPr>
          <w:rFonts w:eastAsia="Times New Roman"/>
          <w:lang w:eastAsia="en-GB"/>
        </w:rPr>
        <w:t>Climate prediction (outside core interest of HIWeather but of interest to WCRP)</w:t>
      </w:r>
    </w:p>
    <w:p w14:paraId="72A9239C" w14:textId="77777777" w:rsidR="00081881" w:rsidRDefault="00081881" w:rsidP="00081881">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3A9E3EE5" w14:textId="77777777" w:rsidR="00081881" w:rsidRDefault="00081881" w:rsidP="00081881">
      <w:pPr>
        <w:shd w:val="clear" w:color="auto" w:fill="FFFFFF"/>
        <w:jc w:val="both"/>
        <w:rPr>
          <w:rFonts w:eastAsia="Times New Roman" w:cs="Times New Roman"/>
          <w:u w:val="single"/>
          <w:lang w:eastAsia="en-GB"/>
        </w:rPr>
      </w:pPr>
    </w:p>
    <w:p w14:paraId="160203D1" w14:textId="77777777" w:rsidR="00081881" w:rsidRDefault="00081881" w:rsidP="00081881">
      <w:pPr>
        <w:pBdr>
          <w:bottom w:val="single" w:sz="12" w:space="1" w:color="auto"/>
        </w:pBdr>
        <w:shd w:val="clear" w:color="auto" w:fill="FFFFFF"/>
        <w:jc w:val="both"/>
        <w:rPr>
          <w:rFonts w:eastAsia="Times New Roman" w:cs="Times New Roman"/>
          <w:lang w:eastAsia="en-GB"/>
        </w:rPr>
      </w:pPr>
    </w:p>
    <w:p w14:paraId="66592192" w14:textId="77777777" w:rsidR="00081881" w:rsidRPr="00330D38" w:rsidRDefault="00081881" w:rsidP="00081881">
      <w:pPr>
        <w:pStyle w:val="Heading4"/>
        <w:rPr>
          <w:rFonts w:eastAsia="Times New Roman"/>
          <w:lang w:eastAsia="en-GB"/>
        </w:rPr>
      </w:pPr>
      <w:r>
        <w:rPr>
          <w:rFonts w:eastAsia="Times New Roman"/>
          <w:lang w:eastAsia="en-GB"/>
        </w:rPr>
        <w:t>Weather prediction (in core interest of HIWeather and WWRP)</w:t>
      </w:r>
    </w:p>
    <w:p w14:paraId="0FD800C1" w14:textId="37AAE784" w:rsidR="00081881" w:rsidRPr="00081881" w:rsidRDefault="00081881"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39171FE5" w14:textId="77777777" w:rsidR="002B755B" w:rsidRDefault="002B755B" w:rsidP="002B755B">
      <w:pPr>
        <w:jc w:val="both"/>
      </w:pPr>
    </w:p>
    <w:p w14:paraId="0326A163" w14:textId="77777777" w:rsidR="00731716" w:rsidRDefault="00731716" w:rsidP="00731716">
      <w:pPr>
        <w:pStyle w:val="Heading3"/>
        <w:rPr>
          <w:lang w:val="en-US"/>
        </w:rPr>
      </w:pPr>
      <w:bookmarkStart w:id="39" w:name="_Toc494113990"/>
      <w:r w:rsidRPr="002B755B">
        <w:rPr>
          <w:lang w:val="en-US"/>
        </w:rPr>
        <w:t>Key gaps in</w:t>
      </w:r>
      <w:r>
        <w:rPr>
          <w:lang w:val="en-US"/>
        </w:rPr>
        <w:t xml:space="preserve"> real-time monitoring, forecasting and alert </w:t>
      </w:r>
      <w:r w:rsidRPr="002B755B">
        <w:rPr>
          <w:lang w:val="en-US"/>
        </w:rPr>
        <w:t>capabilities</w:t>
      </w:r>
      <w:bookmarkEnd w:id="39"/>
    </w:p>
    <w:p w14:paraId="493C6389" w14:textId="77777777" w:rsidR="00993593" w:rsidRDefault="00993593" w:rsidP="00993593">
      <w:pPr>
        <w:rPr>
          <w:lang w:val="en-US"/>
        </w:rPr>
      </w:pPr>
    </w:p>
    <w:p w14:paraId="2CC350BE" w14:textId="2122DCD7" w:rsidR="00993593" w:rsidRPr="00993593" w:rsidRDefault="00993593" w:rsidP="00993593">
      <w:pPr>
        <w:pStyle w:val="Heading3"/>
        <w:rPr>
          <w:rFonts w:eastAsia="Times New Roman"/>
          <w:lang w:eastAsia="en-GB"/>
        </w:rPr>
      </w:pPr>
      <w:bookmarkStart w:id="40" w:name="_Toc494113991"/>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40"/>
    </w:p>
    <w:p w14:paraId="18341A29" w14:textId="77777777" w:rsidR="00FF69F5" w:rsidRPr="00353192" w:rsidRDefault="00FF69F5" w:rsidP="00FF69F5">
      <w:pPr>
        <w:jc w:val="both"/>
        <w:rPr>
          <w:u w:val="single"/>
        </w:rPr>
      </w:pPr>
    </w:p>
    <w:p w14:paraId="74BAA0BA" w14:textId="0DB83474" w:rsidR="00FF69F5" w:rsidRPr="00A752EC" w:rsidRDefault="00A752EC" w:rsidP="00A752EC">
      <w:pPr>
        <w:pStyle w:val="Heading3"/>
        <w:rPr>
          <w:rFonts w:eastAsia="Times New Roman"/>
          <w:lang w:eastAsia="en-GB"/>
        </w:rPr>
      </w:pPr>
      <w:bookmarkStart w:id="41" w:name="_Toc494113992"/>
      <w:r w:rsidRPr="00353192">
        <w:rPr>
          <w:rFonts w:eastAsia="Times New Roman"/>
          <w:lang w:eastAsia="en-GB"/>
        </w:rPr>
        <w:t>Potential projects with improved forecasting</w:t>
      </w:r>
      <w:bookmarkEnd w:id="41"/>
    </w:p>
    <w:p w14:paraId="36B4E879" w14:textId="77777777" w:rsidR="00FF69F5" w:rsidRPr="00A752EC" w:rsidRDefault="00FF69F5" w:rsidP="00FF69F5">
      <w:pPr>
        <w:shd w:val="clear" w:color="auto" w:fill="FFFFFF"/>
        <w:jc w:val="both"/>
        <w:outlineLvl w:val="0"/>
        <w:rPr>
          <w:rFonts w:eastAsia="Times New Roman" w:cs="Times New Roman"/>
          <w:lang w:eastAsia="en-GB"/>
        </w:rPr>
      </w:pPr>
      <w:r w:rsidRPr="00A752EC">
        <w:rPr>
          <w:rFonts w:eastAsia="Times New Roman" w:cs="Times New Roman"/>
          <w:lang w:eastAsia="en-GB"/>
        </w:rPr>
        <w:t>Example of Manitoba, Canada.</w:t>
      </w:r>
    </w:p>
    <w:p w14:paraId="554728D2" w14:textId="77777777" w:rsidR="00FF69F5" w:rsidRPr="00353192" w:rsidRDefault="00FF69F5" w:rsidP="00FF69F5">
      <w:pPr>
        <w:shd w:val="clear" w:color="auto" w:fill="FFFFFF"/>
        <w:jc w:val="both"/>
        <w:outlineLvl w:val="0"/>
        <w:rPr>
          <w:rFonts w:eastAsia="Times New Roman" w:cs="Times New Roman"/>
          <w:b/>
          <w:lang w:eastAsia="en-GB"/>
        </w:rPr>
      </w:pPr>
    </w:p>
    <w:p w14:paraId="25F5E957"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66057B68" w14:textId="3022052A" w:rsidR="00FF69F5" w:rsidRPr="00353192" w:rsidRDefault="00DD3D22" w:rsidP="006A7A64">
      <w:pPr>
        <w:pStyle w:val="Heading2"/>
        <w:rPr>
          <w:rFonts w:eastAsia="Times New Roman"/>
          <w:lang w:eastAsia="en-GB"/>
        </w:rPr>
      </w:pPr>
      <w:bookmarkStart w:id="42" w:name="_Toc494113993"/>
      <w:r>
        <w:rPr>
          <w:rFonts w:eastAsia="Times New Roman"/>
          <w:lang w:eastAsia="en-GB"/>
        </w:rPr>
        <w:lastRenderedPageBreak/>
        <w:t xml:space="preserve">3. </w:t>
      </w:r>
      <w:r w:rsidR="00FF69F5" w:rsidRPr="00353192">
        <w:rPr>
          <w:rFonts w:eastAsia="Times New Roman"/>
          <w:lang w:eastAsia="en-GB"/>
        </w:rPr>
        <w:t>Localised Extreme Wind</w:t>
      </w:r>
      <w:bookmarkEnd w:id="42"/>
      <w:r w:rsidR="00FF69F5" w:rsidRPr="00353192">
        <w:rPr>
          <w:rFonts w:eastAsia="Times New Roman"/>
          <w:lang w:eastAsia="en-GB"/>
        </w:rPr>
        <w:t xml:space="preserve"> </w:t>
      </w:r>
    </w:p>
    <w:p w14:paraId="7B5C2596"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1ADF69" w14:textId="77777777" w:rsidR="00FF69F5" w:rsidRPr="00353192" w:rsidRDefault="00FF69F5" w:rsidP="00A752EC">
      <w:pPr>
        <w:pStyle w:val="Heading3"/>
        <w:rPr>
          <w:rFonts w:eastAsia="Times New Roman"/>
          <w:lang w:eastAsia="en-GB"/>
        </w:rPr>
      </w:pPr>
      <w:bookmarkStart w:id="43" w:name="_Toc494113994"/>
      <w:r w:rsidRPr="00353192">
        <w:rPr>
          <w:rFonts w:eastAsia="Times New Roman"/>
          <w:lang w:eastAsia="en-GB"/>
        </w:rPr>
        <w:t>Overview</w:t>
      </w:r>
      <w:bookmarkEnd w:id="43"/>
    </w:p>
    <w:p w14:paraId="36F9729F" w14:textId="77777777" w:rsidR="00FF69F5" w:rsidRPr="00353192" w:rsidRDefault="00FF69F5" w:rsidP="00FF69F5">
      <w:pPr>
        <w:shd w:val="clear" w:color="auto" w:fill="FFFFFF"/>
        <w:jc w:val="both"/>
        <w:rPr>
          <w:rFonts w:eastAsia="Times New Roman" w:cs="Arial"/>
          <w:b/>
          <w:color w:val="222222"/>
          <w:u w:val="single"/>
          <w:lang w:eastAsia="en-GB"/>
        </w:rPr>
      </w:pPr>
    </w:p>
    <w:p w14:paraId="23A8A06C" w14:textId="3B1A0567" w:rsidR="00651D24" w:rsidRDefault="00C2365F" w:rsidP="00FF69F5">
      <w:pPr>
        <w:shd w:val="clear" w:color="auto" w:fill="FFFFFF"/>
        <w:jc w:val="both"/>
        <w:rPr>
          <w:rFonts w:eastAsia="Times New Roman" w:cs="Arial"/>
          <w:color w:val="222222"/>
          <w:lang w:eastAsia="en-GB"/>
        </w:rPr>
      </w:pPr>
      <w:r>
        <w:rPr>
          <w:rFonts w:eastAsia="Times New Roman" w:cs="Arial"/>
          <w:color w:val="222222"/>
          <w:lang w:eastAsia="en-GB"/>
        </w:rPr>
        <w:t>Localised extreme wind manifests in different forms; cyclones (including tropical sub-tropical, extra-tropical storms and polar lows), local windstorms (tornadoes), and downslope windstorms.</w:t>
      </w:r>
      <w:r w:rsidR="00FF69F5"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"&lt;sup&gt;45&lt;/sup&gt;", "plainTextFormattedCitation" : "45", "previouslyFormattedCitation" : "&lt;sup&gt;45&lt;/sup&gt;" }, "properties" : { "noteIndex" : 0 }, "schema" : "https://github.com/citation-style-language/schema/raw/master/csl-citation.json" }</w:instrText>
      </w:r>
      <w:r w:rsidR="00FF69F5"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45</w:t>
      </w:r>
      <w:r w:rsidR="00FF69F5" w:rsidRPr="00353192">
        <w:rPr>
          <w:rFonts w:eastAsia="Times New Roman" w:cs="Arial"/>
          <w:color w:val="222222"/>
          <w:lang w:eastAsia="en-GB"/>
        </w:rPr>
        <w:fldChar w:fldCharType="end"/>
      </w:r>
    </w:p>
    <w:p w14:paraId="53A5D137" w14:textId="77777777" w:rsidR="000521AC" w:rsidRDefault="000521AC" w:rsidP="00FF69F5">
      <w:pPr>
        <w:shd w:val="clear" w:color="auto" w:fill="FFFFFF"/>
        <w:jc w:val="both"/>
        <w:rPr>
          <w:rFonts w:eastAsia="Times New Roman" w:cs="Arial"/>
          <w:color w:val="222222"/>
          <w:lang w:eastAsia="en-GB"/>
        </w:rPr>
      </w:pPr>
    </w:p>
    <w:p w14:paraId="1B581408" w14:textId="0145205E" w:rsidR="000521AC" w:rsidRDefault="000521AC" w:rsidP="00FF69F5">
      <w:pPr>
        <w:shd w:val="clear" w:color="auto" w:fill="FFFFFF"/>
        <w:jc w:val="both"/>
        <w:rPr>
          <w:rFonts w:eastAsia="Times New Roman" w:cs="Arial"/>
          <w:color w:val="222222"/>
          <w:lang w:eastAsia="en-GB"/>
        </w:rPr>
      </w:pPr>
      <w:r>
        <w:rPr>
          <w:rFonts w:eastAsia="Times New Roman" w:cs="Arial"/>
          <w:color w:val="222222"/>
          <w:lang w:eastAsia="en-GB"/>
        </w:rPr>
        <w:t xml:space="preserve">Goldman </w:t>
      </w:r>
      <w:r w:rsidR="00FA2F54">
        <w:rPr>
          <w:rFonts w:eastAsia="Times New Roman" w:cs="Arial"/>
          <w:color w:val="222222"/>
          <w:lang w:eastAsia="en-GB"/>
        </w:rPr>
        <w:t xml:space="preserve">et al. </w:t>
      </w:r>
      <w:r>
        <w:rPr>
          <w:rFonts w:eastAsia="Times New Roman" w:cs="Arial"/>
          <w:color w:val="222222"/>
          <w:lang w:eastAsia="en-GB"/>
        </w:rPr>
        <w:t>defines the following categories of wind</w:t>
      </w:r>
      <w:r w:rsidR="00FA2F54">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"&lt;sup&gt;45&lt;/sup&gt;", "plainTextFormattedCitation" : "45", "previouslyFormattedCitation" : "&lt;sup&gt;45&lt;/sup&gt;" }, "properties" : { "noteIndex" : 0 }, "schema" : "https://github.com/citation-style-language/schema/raw/master/csl-citation.json" }</w:instrText>
      </w:r>
      <w:r w:rsidR="00FA2F54">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45</w:t>
      </w:r>
      <w:r w:rsidR="00FA2F54">
        <w:rPr>
          <w:rFonts w:eastAsia="Times New Roman" w:cs="Arial"/>
          <w:color w:val="222222"/>
          <w:lang w:eastAsia="en-GB"/>
        </w:rPr>
        <w:fldChar w:fldCharType="end"/>
      </w:r>
      <w:r>
        <w:rPr>
          <w:rFonts w:eastAsia="Times New Roman" w:cs="Arial"/>
          <w:color w:val="222222"/>
          <w:lang w:eastAsia="en-GB"/>
        </w:rPr>
        <w:t>:</w:t>
      </w:r>
    </w:p>
    <w:p w14:paraId="1D0543B6" w14:textId="65888E96" w:rsidR="000521AC" w:rsidRDefault="00FA2F54" w:rsidP="000521AC">
      <w:pPr>
        <w:pStyle w:val="ListParagraph"/>
        <w:numPr>
          <w:ilvl w:val="0"/>
          <w:numId w:val="1"/>
        </w:numPr>
        <w:shd w:val="clear" w:color="auto" w:fill="FFFFFF"/>
        <w:jc w:val="both"/>
        <w:rPr>
          <w:rFonts w:eastAsia="Times New Roman" w:cs="Arial"/>
          <w:color w:val="222222"/>
          <w:lang w:eastAsia="en-GB"/>
        </w:rPr>
      </w:pPr>
      <w:r>
        <w:rPr>
          <w:rFonts w:eastAsia="Times New Roman" w:cs="Arial"/>
          <w:b/>
          <w:color w:val="222222"/>
          <w:lang w:eastAsia="en-GB"/>
        </w:rPr>
        <w:t>W</w:t>
      </w:r>
      <w:r w:rsidR="000521AC" w:rsidRPr="00FA2F54">
        <w:rPr>
          <w:rFonts w:eastAsia="Times New Roman" w:cs="Arial"/>
          <w:b/>
          <w:color w:val="222222"/>
          <w:lang w:eastAsia="en-GB"/>
        </w:rPr>
        <w:t>ind</w:t>
      </w:r>
      <w:r w:rsidR="000521AC">
        <w:rPr>
          <w:rFonts w:eastAsia="Times New Roman" w:cs="Arial"/>
          <w:color w:val="222222"/>
          <w:lang w:eastAsia="en-GB"/>
        </w:rPr>
        <w:t>: motion in the air, described by the average motion over 10 minutes, in metres per second, miles per hour, kilometres per hour, knots (</w:t>
      </w:r>
      <w:r w:rsidR="000521AC" w:rsidRPr="00FA2F54">
        <w:rPr>
          <w:rFonts w:eastAsia="Times New Roman" w:cs="Arial"/>
          <w:color w:val="222222"/>
          <w:lang w:eastAsia="en-GB"/>
        </w:rPr>
        <w:t>kn</w:t>
      </w:r>
      <w:r w:rsidR="000521AC">
        <w:rPr>
          <w:rFonts w:eastAsia="Times New Roman" w:cs="Arial"/>
          <w:color w:val="222222"/>
          <w:lang w:eastAsia="en-GB"/>
        </w:rPr>
        <w:t>: nautical miles per hour) or Beaufort Force</w:t>
      </w:r>
      <w:r>
        <w:rPr>
          <w:rFonts w:eastAsia="Times New Roman" w:cs="Arial"/>
          <w:color w:val="222222"/>
          <w:lang w:eastAsia="en-GB"/>
        </w:rPr>
        <w:t xml:space="preserve">. </w:t>
      </w:r>
      <w:r w:rsidRPr="00FA2F54">
        <w:rPr>
          <w:rFonts w:eastAsia="Times New Roman" w:cs="Arial"/>
          <w:color w:val="222222"/>
          <w:lang w:eastAsia="en-GB"/>
        </w:rPr>
        <w:t>Gale force is a wind speed of more than 34 kn (63 km/h). Storm force is a wind speed of</w:t>
      </w:r>
      <w:r>
        <w:rPr>
          <w:rFonts w:eastAsia="Times New Roman" w:cs="Arial"/>
          <w:color w:val="222222"/>
          <w:lang w:eastAsia="en-GB"/>
        </w:rPr>
        <w:t xml:space="preserve"> more than 56 kn (103 km/h).</w:t>
      </w:r>
    </w:p>
    <w:p w14:paraId="3DD1E7AC" w14:textId="0787A947" w:rsidR="000521AC" w:rsidRPr="000521AC" w:rsidRDefault="000521AC" w:rsidP="000521AC">
      <w:pPr>
        <w:pStyle w:val="ListParagraph"/>
        <w:numPr>
          <w:ilvl w:val="0"/>
          <w:numId w:val="1"/>
        </w:numPr>
        <w:shd w:val="clear" w:color="auto" w:fill="FFFFFF"/>
        <w:jc w:val="both"/>
        <w:rPr>
          <w:rFonts w:eastAsia="Times New Roman" w:cs="Arial"/>
          <w:color w:val="222222"/>
          <w:lang w:eastAsia="en-GB"/>
        </w:rPr>
      </w:pPr>
      <w:r w:rsidRPr="00FA2F54">
        <w:rPr>
          <w:rFonts w:eastAsia="Times New Roman" w:cs="Arial"/>
          <w:b/>
          <w:color w:val="222222"/>
          <w:lang w:eastAsia="en-GB"/>
        </w:rPr>
        <w:t>Storm</w:t>
      </w:r>
      <w:r w:rsidRPr="000521AC">
        <w:rPr>
          <w:rFonts w:eastAsia="Times New Roman" w:cs="Arial"/>
          <w:color w:val="222222"/>
          <w:lang w:eastAsia="en-GB"/>
        </w:rPr>
        <w:t>: a disturbed state of the atmosphere of sufficient i</w:t>
      </w:r>
      <w:r>
        <w:rPr>
          <w:rFonts w:eastAsia="Times New Roman" w:cs="Arial"/>
          <w:color w:val="222222"/>
          <w:lang w:eastAsia="en-GB"/>
        </w:rPr>
        <w:t xml:space="preserve">ntensity to present a hazard </w:t>
      </w:r>
      <w:r w:rsidRPr="000521AC">
        <w:rPr>
          <w:rFonts w:eastAsia="Times New Roman" w:cs="Arial"/>
          <w:color w:val="222222"/>
          <w:lang w:eastAsia="en-GB"/>
        </w:rPr>
        <w:t>always involves wind, but may</w:t>
      </w:r>
      <w:r>
        <w:rPr>
          <w:rFonts w:eastAsia="Times New Roman" w:cs="Arial"/>
          <w:color w:val="222222"/>
          <w:lang w:eastAsia="en-GB"/>
        </w:rPr>
        <w:t xml:space="preserve"> </w:t>
      </w:r>
      <w:r w:rsidRPr="000521AC">
        <w:rPr>
          <w:rFonts w:eastAsia="Times New Roman" w:cs="Arial"/>
          <w:color w:val="222222"/>
          <w:lang w:eastAsia="en-GB"/>
        </w:rPr>
        <w:t>also involve other weather phenomena.</w:t>
      </w:r>
    </w:p>
    <w:p w14:paraId="651FCEA3" w14:textId="0673156E" w:rsidR="000521AC" w:rsidRPr="00FA2F54" w:rsidRDefault="000521AC" w:rsidP="00FA2F54">
      <w:pPr>
        <w:pStyle w:val="ListParagraph"/>
        <w:numPr>
          <w:ilvl w:val="0"/>
          <w:numId w:val="1"/>
        </w:numPr>
        <w:shd w:val="clear" w:color="auto" w:fill="FFFFFF"/>
        <w:jc w:val="both"/>
        <w:rPr>
          <w:rFonts w:eastAsia="Times New Roman" w:cs="Arial"/>
          <w:color w:val="222222"/>
          <w:lang w:eastAsia="en-GB"/>
        </w:rPr>
      </w:pPr>
      <w:r w:rsidRPr="00FA2F54">
        <w:rPr>
          <w:rFonts w:eastAsia="Times New Roman" w:cs="Arial"/>
          <w:b/>
          <w:color w:val="222222"/>
          <w:lang w:eastAsia="en-GB"/>
        </w:rPr>
        <w:t>Windstorm</w:t>
      </w:r>
      <w:r w:rsidRPr="000521AC">
        <w:rPr>
          <w:rFonts w:eastAsia="Times New Roman" w:cs="Arial"/>
          <w:color w:val="222222"/>
          <w:lang w:eastAsia="en-GB"/>
        </w:rPr>
        <w:t>: a storm in which the primary hazard comes from the wind speed. Three main categories may be iden</w:t>
      </w:r>
      <w:r w:rsidR="00FA2F54" w:rsidRPr="00FA2F54">
        <w:rPr>
          <w:rFonts w:eastAsia="Times New Roman" w:cs="Arial"/>
          <w:color w:val="222222"/>
          <w:lang w:eastAsia="en-GB"/>
        </w:rPr>
        <w:t xml:space="preserve">tified: </w:t>
      </w:r>
      <w:r w:rsidRPr="00FA2F54">
        <w:rPr>
          <w:rFonts w:eastAsia="Times New Roman" w:cs="Arial"/>
          <w:color w:val="222222"/>
          <w:lang w:eastAsia="en-GB"/>
        </w:rPr>
        <w:t>cyclones (including tropical and extra-tropical storms and polar lows), local windstorms (such as tornadoes) and downslope</w:t>
      </w:r>
      <w:r w:rsidR="00FA2F54">
        <w:rPr>
          <w:rFonts w:eastAsia="Times New Roman" w:cs="Arial"/>
          <w:color w:val="222222"/>
          <w:lang w:eastAsia="en-GB"/>
        </w:rPr>
        <w:t xml:space="preserve"> windstorms.</w:t>
      </w:r>
    </w:p>
    <w:p w14:paraId="6BD53B1E" w14:textId="2015E8AF" w:rsidR="00D83272" w:rsidRDefault="00FF69F5" w:rsidP="00FF69F5">
      <w:pPr>
        <w:shd w:val="clear" w:color="auto" w:fill="FFFFFF"/>
        <w:jc w:val="both"/>
        <w:rPr>
          <w:rStyle w:val="Heading3Char"/>
        </w:rPr>
      </w:pPr>
      <w:r w:rsidRPr="00353192">
        <w:rPr>
          <w:rFonts w:eastAsia="Times New Roman" w:cs="Arial"/>
          <w:b/>
          <w:color w:val="222222"/>
          <w:u w:val="single"/>
          <w:lang w:eastAsia="en-GB"/>
        </w:rPr>
        <w:br/>
      </w:r>
      <w:bookmarkStart w:id="44" w:name="_Toc494113995"/>
      <w:r w:rsidRPr="00651D24">
        <w:rPr>
          <w:rStyle w:val="Heading3Char"/>
        </w:rPr>
        <w:t>Health impacts</w:t>
      </w:r>
      <w:bookmarkEnd w:id="44"/>
    </w:p>
    <w:p w14:paraId="11191597" w14:textId="77777777" w:rsidR="00D83272" w:rsidRDefault="00D83272" w:rsidP="00FF69F5">
      <w:pPr>
        <w:shd w:val="clear" w:color="auto" w:fill="FFFFFF"/>
        <w:jc w:val="both"/>
      </w:pPr>
    </w:p>
    <w:p w14:paraId="038C4B88" w14:textId="0FC16768" w:rsidR="00D83272" w:rsidRDefault="00D83272" w:rsidP="00FF69F5">
      <w:pPr>
        <w:shd w:val="clear" w:color="auto" w:fill="FFFFFF"/>
        <w:jc w:val="both"/>
        <w:rPr>
          <w:rStyle w:val="Heading3Char"/>
        </w:rPr>
      </w:pPr>
      <w:r w:rsidRPr="00C834C1">
        <w:rPr>
          <w:i/>
        </w:rPr>
        <w:t>Content from this section was largely taken from Goldman et al.</w:t>
      </w:r>
      <w:r>
        <w:fldChar w:fldCharType="begin" w:fldLock="1"/>
      </w:r>
      <w:r w:rsidR="00C771D0">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"&lt;sup&gt;45&lt;/sup&gt;", "plainTextFormattedCitation" : "45", "previouslyFormattedCitation" : "&lt;sup&gt;45&lt;/sup&gt;" }, "properties" : { "noteIndex" : 0 }, "schema" : "https://github.com/citation-style-language/schema/raw/master/csl-citation.json" }</w:instrText>
      </w:r>
      <w:r>
        <w:fldChar w:fldCharType="separate"/>
      </w:r>
      <w:r w:rsidR="00C771D0" w:rsidRPr="00C771D0">
        <w:rPr>
          <w:noProof/>
          <w:vertAlign w:val="superscript"/>
        </w:rPr>
        <w:t>45</w:t>
      </w:r>
      <w:r>
        <w:fldChar w:fldCharType="end"/>
      </w:r>
    </w:p>
    <w:p w14:paraId="13C03C03" w14:textId="77777777" w:rsidR="00D83272" w:rsidRDefault="00D83272" w:rsidP="00FF69F5">
      <w:pPr>
        <w:shd w:val="clear" w:color="auto" w:fill="FFFFFF"/>
        <w:jc w:val="both"/>
        <w:rPr>
          <w:rStyle w:val="Heading3Char"/>
        </w:rPr>
      </w:pPr>
    </w:p>
    <w:p w14:paraId="61B42490" w14:textId="23BEE5E9" w:rsidR="00D83272" w:rsidRPr="00D83272" w:rsidRDefault="006541A1" w:rsidP="00D83272">
      <w:pPr>
        <w:pStyle w:val="Heading4"/>
        <w:rPr>
          <w:rFonts w:eastAsia="Times New Roman"/>
          <w:lang w:eastAsia="en-GB"/>
        </w:rPr>
      </w:pPr>
      <w:r w:rsidRPr="00735E1A">
        <w:rPr>
          <w:rFonts w:eastAsia="Times New Roman"/>
          <w:lang w:eastAsia="en-GB"/>
        </w:rPr>
        <w:t>Immediate onset which can be informed by Public Weather Services</w:t>
      </w:r>
    </w:p>
    <w:p w14:paraId="7771BEDD" w14:textId="77777777" w:rsidR="00D83272" w:rsidRDefault="00D83272" w:rsidP="00AE33C3">
      <w:pPr>
        <w:rPr>
          <w:lang w:eastAsia="en-GB"/>
        </w:rPr>
      </w:pPr>
    </w:p>
    <w:p w14:paraId="0A90E9ED" w14:textId="424688F4" w:rsidR="00DF4110" w:rsidRDefault="00DF4110" w:rsidP="00DF4110">
      <w:pPr>
        <w:jc w:val="both"/>
      </w:pPr>
      <w:r>
        <w:rPr>
          <w:b/>
        </w:rPr>
        <w:t xml:space="preserve">Buildings. </w:t>
      </w:r>
      <w:r>
        <w:t>Living in mobile homes is a considerable risk factor for death or severe injury due to movement or overturning of the structure. The building could also collapse.</w:t>
      </w:r>
    </w:p>
    <w:p w14:paraId="06ABDED9" w14:textId="77777777" w:rsidR="00DF4110" w:rsidRDefault="00DF4110" w:rsidP="00AE33C3">
      <w:pPr>
        <w:rPr>
          <w:lang w:eastAsia="en-GB"/>
        </w:rPr>
      </w:pPr>
    </w:p>
    <w:p w14:paraId="6F4B7B6F" w14:textId="77777777" w:rsidR="00DF4110" w:rsidRPr="0072001C" w:rsidRDefault="00DF4110" w:rsidP="00DF4110">
      <w:pPr>
        <w:jc w:val="both"/>
      </w:pPr>
      <w:r>
        <w:rPr>
          <w:b/>
        </w:rPr>
        <w:t xml:space="preserve">Falling trees. </w:t>
      </w:r>
      <w:r>
        <w:t>Trees are a major source of danger during localised extreme wind. They are implicated in directly causing deaths by head injury, asphyxiation, or immediately by physical impact.</w:t>
      </w:r>
    </w:p>
    <w:p w14:paraId="3DCB4DEE" w14:textId="77777777" w:rsidR="00DF4110" w:rsidRDefault="00DF4110" w:rsidP="00DF4110">
      <w:pPr>
        <w:jc w:val="both"/>
        <w:rPr>
          <w:b/>
        </w:rPr>
      </w:pPr>
    </w:p>
    <w:p w14:paraId="095FA27C" w14:textId="3F303FFD" w:rsidR="00DF4110" w:rsidRDefault="00DF4110" w:rsidP="00DF4110">
      <w:pPr>
        <w:jc w:val="both"/>
      </w:pPr>
      <w:r>
        <w:rPr>
          <w:b/>
        </w:rPr>
        <w:t>Flying</w:t>
      </w:r>
      <w:r w:rsidRPr="00353192">
        <w:rPr>
          <w:b/>
        </w:rPr>
        <w:t xml:space="preserve"> debris</w:t>
      </w:r>
      <w:r>
        <w:rPr>
          <w:b/>
        </w:rPr>
        <w:t>.</w:t>
      </w:r>
      <w:r w:rsidRPr="00353192">
        <w:rPr>
          <w:b/>
        </w:rPr>
        <w:t xml:space="preserve"> </w:t>
      </w:r>
      <w:r>
        <w:t>Deaths and morbidity occur due to debris flying at speed causing penetrating or blunt trauma.</w:t>
      </w:r>
    </w:p>
    <w:p w14:paraId="34E9255F" w14:textId="77777777" w:rsidR="00DF4110" w:rsidRDefault="00DF4110" w:rsidP="00AE33C3">
      <w:pPr>
        <w:rPr>
          <w:lang w:eastAsia="en-GB"/>
        </w:rPr>
      </w:pPr>
    </w:p>
    <w:p w14:paraId="2CD2434A" w14:textId="52EAA07E" w:rsidR="008C544A" w:rsidRDefault="008C544A" w:rsidP="00AE33C3">
      <w:pPr>
        <w:rPr>
          <w:lang w:eastAsia="en-GB"/>
        </w:rPr>
      </w:pPr>
      <w:r>
        <w:rPr>
          <w:b/>
          <w:lang w:eastAsia="en-GB"/>
        </w:rPr>
        <w:t xml:space="preserve">Pre-impact health effects. </w:t>
      </w:r>
      <w:r w:rsidR="000E4A79">
        <w:rPr>
          <w:lang w:eastAsia="en-GB"/>
        </w:rPr>
        <w:t xml:space="preserve">Preparation for extreme wind can include installing plywood and metal shutters to secure buildings and reduce the risk of injury from projectiles. </w:t>
      </w:r>
      <w:r w:rsidR="00FB34EC">
        <w:rPr>
          <w:lang w:eastAsia="en-GB"/>
        </w:rPr>
        <w:t>Blunt trauma, falls, muscle strains lacerations and stress-induced cardiac incidents were reported to occur during preparation.</w:t>
      </w:r>
    </w:p>
    <w:p w14:paraId="42766417" w14:textId="77777777" w:rsidR="00FB34EC" w:rsidRDefault="00FB34EC" w:rsidP="00AE33C3">
      <w:pPr>
        <w:rPr>
          <w:lang w:eastAsia="en-GB"/>
        </w:rPr>
      </w:pPr>
    </w:p>
    <w:p w14:paraId="709C0755" w14:textId="3913AB65" w:rsidR="008C544A" w:rsidRPr="00AE33C3" w:rsidRDefault="00FB34EC" w:rsidP="00AE33C3">
      <w:pPr>
        <w:rPr>
          <w:lang w:eastAsia="en-GB"/>
        </w:rPr>
      </w:pPr>
      <w:r>
        <w:rPr>
          <w:lang w:eastAsia="en-GB"/>
        </w:rPr>
        <w:t>Elderly were also vulnerable given that they were often evacuated or moved to shelters in anticipation of the extreme wind event.</w:t>
      </w:r>
    </w:p>
    <w:p w14:paraId="16189FC1" w14:textId="77777777" w:rsidR="00AE33C3" w:rsidRPr="00353192" w:rsidRDefault="00AE33C3" w:rsidP="00AE33C3">
      <w:pPr>
        <w:jc w:val="both"/>
        <w:rPr>
          <w:b/>
        </w:rPr>
      </w:pPr>
    </w:p>
    <w:p w14:paraId="49B5619D" w14:textId="4DB71A79" w:rsidR="00AE33C3" w:rsidRPr="000070AC" w:rsidRDefault="00AE33C3" w:rsidP="00AE33C3">
      <w:pPr>
        <w:jc w:val="both"/>
      </w:pPr>
      <w:r w:rsidRPr="00353192">
        <w:rPr>
          <w:b/>
        </w:rPr>
        <w:t>Road accidents</w:t>
      </w:r>
      <w:r>
        <w:rPr>
          <w:b/>
        </w:rPr>
        <w:t>.</w:t>
      </w:r>
      <w:r w:rsidR="000070AC">
        <w:t xml:space="preserve"> Edwards states ‘Weather influences the frequency of road accidents by affecting not only the volume of traffic, and therefore the number of road users exposed to </w:t>
      </w:r>
      <w:r w:rsidR="000070AC">
        <w:lastRenderedPageBreak/>
        <w:t>risk, but also the risk per unit travel’</w:t>
      </w:r>
      <w:r w:rsidR="00CF592B">
        <w:t>. High-sided vehicles are at risk during strong cross-winds. Smaller vehicles are also at risk of being blown off-course when ex</w:t>
      </w:r>
      <w:r w:rsidR="001D6AFC">
        <w:t>posed to gusts.</w:t>
      </w:r>
    </w:p>
    <w:p w14:paraId="338BE376" w14:textId="77777777" w:rsidR="00AE33C3" w:rsidRDefault="00AE33C3" w:rsidP="003B797B">
      <w:pPr>
        <w:rPr>
          <w:lang w:eastAsia="en-GB"/>
        </w:rPr>
      </w:pPr>
    </w:p>
    <w:p w14:paraId="5373861A" w14:textId="071E0FDC" w:rsidR="003B797B" w:rsidRPr="003B797B" w:rsidRDefault="003B797B" w:rsidP="003B797B">
      <w:pPr>
        <w:pStyle w:val="Heading4"/>
        <w:rPr>
          <w:rFonts w:eastAsia="Times New Roman"/>
          <w:lang w:eastAsia="en-GB"/>
        </w:rPr>
      </w:pPr>
      <w:r w:rsidRPr="00C67805">
        <w:rPr>
          <w:rFonts w:eastAsia="Times New Roman"/>
          <w:lang w:eastAsia="en-GB"/>
        </w:rPr>
        <w:t xml:space="preserve">Impacts with longer-term onset related to </w:t>
      </w:r>
      <w:r>
        <w:rPr>
          <w:rFonts w:eastAsia="Times New Roman"/>
          <w:lang w:eastAsia="en-GB"/>
        </w:rPr>
        <w:t xml:space="preserve">extreme wind </w:t>
      </w:r>
      <w:r w:rsidRPr="00C67805">
        <w:rPr>
          <w:rFonts w:eastAsia="Times New Roman"/>
          <w:lang w:eastAsia="en-GB"/>
        </w:rPr>
        <w:t>events</w:t>
      </w:r>
    </w:p>
    <w:p w14:paraId="77EB69C5" w14:textId="77777777" w:rsidR="00FF69F5" w:rsidRDefault="00FF69F5" w:rsidP="00FF69F5">
      <w:pPr>
        <w:jc w:val="both"/>
        <w:rPr>
          <w:b/>
        </w:rPr>
      </w:pPr>
    </w:p>
    <w:p w14:paraId="7BA579BD" w14:textId="21307FF3" w:rsidR="00AE6E5D" w:rsidRPr="00AE6E5D" w:rsidRDefault="00AE6E5D" w:rsidP="00FF69F5">
      <w:pPr>
        <w:jc w:val="both"/>
      </w:pPr>
      <w:r>
        <w:rPr>
          <w:b/>
        </w:rPr>
        <w:t xml:space="preserve">Carbon monoxide poisoning. </w:t>
      </w:r>
      <w:r>
        <w:t>An increase in carbon monoxide (CO) poisoning has been seen following power outages caused by storms. Charcoal briquettes and gasoline-powered electrical generators are principal sources of CO, as well as portable generators being placed in poorly-ventilated spaces. Extreme wind in cold winter months increases the likelihood of portable generators being required for heating.</w:t>
      </w:r>
    </w:p>
    <w:p w14:paraId="6598CD1A" w14:textId="77777777" w:rsidR="00AE6E5D" w:rsidRDefault="00AE6E5D" w:rsidP="00FF69F5">
      <w:pPr>
        <w:jc w:val="both"/>
      </w:pPr>
    </w:p>
    <w:p w14:paraId="32013D4E" w14:textId="473C59DD" w:rsidR="00AE6E5D" w:rsidRDefault="00AE6E5D" w:rsidP="00FF69F5">
      <w:pPr>
        <w:jc w:val="both"/>
      </w:pPr>
      <w:r>
        <w:rPr>
          <w:b/>
        </w:rPr>
        <w:t xml:space="preserve">Fires/Burns. </w:t>
      </w:r>
      <w:r>
        <w:t>Candles are often used as alternative sources of light during power outages caused by extreme wind. This increases the risk of burns and death due to house fires.</w:t>
      </w:r>
    </w:p>
    <w:p w14:paraId="6616BB20" w14:textId="77777777" w:rsidR="00C01CA4" w:rsidRDefault="00C01CA4" w:rsidP="00FF69F5">
      <w:pPr>
        <w:jc w:val="both"/>
      </w:pPr>
    </w:p>
    <w:p w14:paraId="1978F79F" w14:textId="5E65B67E" w:rsidR="00937713" w:rsidRPr="00C01CA4" w:rsidRDefault="00937713" w:rsidP="00FF69F5">
      <w:pPr>
        <w:jc w:val="both"/>
      </w:pPr>
      <w:r>
        <w:rPr>
          <w:b/>
        </w:rPr>
        <w:t>Infections.</w:t>
      </w:r>
      <w:r w:rsidR="00C01CA4">
        <w:rPr>
          <w:b/>
        </w:rPr>
        <w:t xml:space="preserve"> </w:t>
      </w:r>
      <w:r w:rsidR="00C01CA4">
        <w:t xml:space="preserve">Higher rates of infections can result from a lack of electricity and water in the aftermath of an extreme wind event. </w:t>
      </w:r>
      <w:r w:rsidR="00F6322C">
        <w:t xml:space="preserve">Gram negative bacilli has been found to occur in victims of infections, due to </w:t>
      </w:r>
      <w:r w:rsidR="00116635">
        <w:t>mud being driven by rain into wounds.</w:t>
      </w:r>
    </w:p>
    <w:p w14:paraId="50C0606F" w14:textId="77777777" w:rsidR="00937713" w:rsidRDefault="00937713" w:rsidP="00FF69F5">
      <w:pPr>
        <w:jc w:val="both"/>
        <w:rPr>
          <w:b/>
        </w:rPr>
      </w:pPr>
    </w:p>
    <w:p w14:paraId="61ACAAB7" w14:textId="2EA7F651" w:rsidR="00C834C1" w:rsidRDefault="00937713" w:rsidP="00FF69F5">
      <w:pPr>
        <w:jc w:val="both"/>
      </w:pPr>
      <w:r>
        <w:rPr>
          <w:b/>
        </w:rPr>
        <w:t>Insect bites.</w:t>
      </w:r>
      <w:r w:rsidR="005F49CF">
        <w:rPr>
          <w:b/>
        </w:rPr>
        <w:t xml:space="preserve"> </w:t>
      </w:r>
      <w:r w:rsidR="001372E4">
        <w:t>Downed trees containing insect nests is thought to cause insects to travel and cause insect bites. 21% of patients during Hurricane Hugo were found to have suffered insect bites.</w:t>
      </w:r>
    </w:p>
    <w:p w14:paraId="32B0FF05" w14:textId="77777777" w:rsidR="00AE6E5D" w:rsidRDefault="00AE6E5D" w:rsidP="00FF69F5">
      <w:pPr>
        <w:jc w:val="both"/>
      </w:pPr>
    </w:p>
    <w:p w14:paraId="7CA1557E" w14:textId="75257D00" w:rsidR="00F25BEF" w:rsidRPr="00F25BEF" w:rsidRDefault="00AE6E5D" w:rsidP="00FF69F5">
      <w:pPr>
        <w:jc w:val="both"/>
      </w:pPr>
      <w:r w:rsidRPr="00353192">
        <w:rPr>
          <w:b/>
        </w:rPr>
        <w:t>Psychological distress</w:t>
      </w:r>
      <w:r>
        <w:rPr>
          <w:b/>
        </w:rPr>
        <w:t xml:space="preserve">. </w:t>
      </w:r>
      <w:r>
        <w:t>Damage to structures in homes, the need to relocate temporarily or permanently and homes needing extensive repairs have been risk factors associated with increase in mental health problems, affecting both children and adults alike. Notable increases of Post-Traumatic Stress Disorder were evident in participants of a survey after the impact of Hurricane Andrew. [ref]</w:t>
      </w:r>
    </w:p>
    <w:p w14:paraId="719D031A" w14:textId="77777777" w:rsidR="00327AC2" w:rsidRDefault="00327AC2" w:rsidP="00FF69F5">
      <w:pPr>
        <w:jc w:val="both"/>
        <w:rPr>
          <w:b/>
        </w:rPr>
      </w:pPr>
    </w:p>
    <w:p w14:paraId="4EC53E0D" w14:textId="05153A6A" w:rsidR="00327AC2" w:rsidRPr="00F25BEF" w:rsidRDefault="00327AC2" w:rsidP="00327AC2">
      <w:pPr>
        <w:jc w:val="both"/>
      </w:pPr>
      <w:r w:rsidRPr="00353192">
        <w:rPr>
          <w:b/>
        </w:rPr>
        <w:t>Sea spray</w:t>
      </w:r>
      <w:r>
        <w:rPr>
          <w:b/>
        </w:rPr>
        <w:t>.</w:t>
      </w:r>
      <w:r w:rsidR="00DD3118">
        <w:rPr>
          <w:b/>
        </w:rPr>
        <w:t xml:space="preserve"> </w:t>
      </w:r>
      <w:r w:rsidR="00117F22">
        <w:t>During windier conditions, higher aerosol loadings could have potential health impacts. During algae blooms, respiratory irritation can be experienced by people living near the shore and winds blow the toxic aerosol onshore.</w:t>
      </w:r>
    </w:p>
    <w:p w14:paraId="3A413E54" w14:textId="77777777" w:rsidR="000D4266" w:rsidRDefault="000D4266" w:rsidP="00FF69F5">
      <w:pPr>
        <w:jc w:val="both"/>
        <w:rPr>
          <w:b/>
        </w:rPr>
      </w:pPr>
    </w:p>
    <w:p w14:paraId="5FFAF5BB" w14:textId="77777777" w:rsidR="00F135E2" w:rsidRPr="00226FCD" w:rsidRDefault="00F135E2" w:rsidP="00F135E2">
      <w:pPr>
        <w:pStyle w:val="Heading3"/>
        <w:rPr>
          <w:rFonts w:eastAsia="Times New Roman"/>
          <w:lang w:eastAsia="en-GB"/>
        </w:rPr>
      </w:pPr>
      <w:bookmarkStart w:id="45" w:name="_Toc494113996"/>
      <w:r w:rsidRPr="00226FCD">
        <w:rPr>
          <w:rFonts w:eastAsia="Times New Roman"/>
          <w:lang w:eastAsia="en-GB"/>
        </w:rPr>
        <w:t>Key processes made in preparedness and action plans</w:t>
      </w:r>
      <w:bookmarkEnd w:id="45"/>
    </w:p>
    <w:p w14:paraId="39B1E4BF" w14:textId="77777777" w:rsidR="00F135E2" w:rsidRDefault="00F135E2" w:rsidP="00F135E2">
      <w:pPr>
        <w:shd w:val="clear" w:color="auto" w:fill="FFFFFF"/>
        <w:jc w:val="both"/>
        <w:rPr>
          <w:rFonts w:eastAsia="Times New Roman" w:cs="Times New Roman"/>
          <w:b/>
          <w:u w:val="single"/>
          <w:lang w:eastAsia="en-GB"/>
        </w:rPr>
      </w:pPr>
    </w:p>
    <w:p w14:paraId="78A136BE"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5BBE228A"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283FEA5E" w14:textId="77777777" w:rsidR="00F135E2" w:rsidRDefault="00F135E2" w:rsidP="00F135E2">
      <w:pPr>
        <w:shd w:val="clear" w:color="auto" w:fill="FFFFFF"/>
        <w:jc w:val="both"/>
        <w:rPr>
          <w:rFonts w:eastAsia="Times New Roman" w:cs="Times New Roman"/>
          <w:u w:val="single"/>
          <w:lang w:eastAsia="en-GB"/>
        </w:rPr>
      </w:pPr>
    </w:p>
    <w:p w14:paraId="370ED0A5"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E672222"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6595442C"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400FBF9" w14:textId="77777777" w:rsidR="000D4266" w:rsidRPr="00353192" w:rsidRDefault="000D4266" w:rsidP="00FF69F5">
      <w:pPr>
        <w:jc w:val="both"/>
        <w:rPr>
          <w:b/>
        </w:rPr>
      </w:pPr>
    </w:p>
    <w:p w14:paraId="52A8DA23" w14:textId="77777777" w:rsidR="00502423" w:rsidRDefault="00502423" w:rsidP="00FF69F5">
      <w:pPr>
        <w:jc w:val="both"/>
        <w:rPr>
          <w:b/>
        </w:rPr>
      </w:pPr>
    </w:p>
    <w:p w14:paraId="54E60A95" w14:textId="77777777" w:rsidR="00A752EC" w:rsidRDefault="00A752EC" w:rsidP="00A752EC">
      <w:pPr>
        <w:pStyle w:val="Heading3"/>
        <w:rPr>
          <w:lang w:val="en-US"/>
        </w:rPr>
      </w:pPr>
      <w:bookmarkStart w:id="46" w:name="_Toc494113997"/>
      <w:r w:rsidRPr="002B755B">
        <w:rPr>
          <w:lang w:val="en-US"/>
        </w:rPr>
        <w:t>Key gaps in</w:t>
      </w:r>
      <w:r>
        <w:rPr>
          <w:lang w:val="en-US"/>
        </w:rPr>
        <w:t xml:space="preserve"> real-time monitoring, forecasting and alert </w:t>
      </w:r>
      <w:r w:rsidRPr="002B755B">
        <w:rPr>
          <w:lang w:val="en-US"/>
        </w:rPr>
        <w:t>capabilities</w:t>
      </w:r>
      <w:bookmarkEnd w:id="46"/>
    </w:p>
    <w:p w14:paraId="1830E1A7" w14:textId="77777777" w:rsidR="00A752EC" w:rsidRDefault="00A752EC" w:rsidP="00A752EC">
      <w:pPr>
        <w:rPr>
          <w:lang w:val="en-US"/>
        </w:rPr>
      </w:pPr>
    </w:p>
    <w:p w14:paraId="264D903F" w14:textId="77777777" w:rsidR="00A752EC" w:rsidRPr="00993593" w:rsidRDefault="00A752EC" w:rsidP="00A752EC">
      <w:pPr>
        <w:pStyle w:val="Heading3"/>
        <w:rPr>
          <w:rFonts w:eastAsia="Times New Roman"/>
          <w:lang w:eastAsia="en-GB"/>
        </w:rPr>
      </w:pPr>
      <w:bookmarkStart w:id="47" w:name="_Toc494113998"/>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47"/>
    </w:p>
    <w:p w14:paraId="08A38CCB" w14:textId="77777777" w:rsidR="00A752EC" w:rsidRPr="00353192" w:rsidRDefault="00A752EC" w:rsidP="00A752EC">
      <w:pPr>
        <w:jc w:val="both"/>
        <w:rPr>
          <w:u w:val="single"/>
        </w:rPr>
      </w:pPr>
    </w:p>
    <w:p w14:paraId="055CFB4D" w14:textId="77777777" w:rsidR="00A752EC" w:rsidRPr="00A752EC" w:rsidRDefault="00A752EC" w:rsidP="00A752EC">
      <w:pPr>
        <w:pStyle w:val="Heading3"/>
        <w:rPr>
          <w:rFonts w:eastAsia="Times New Roman"/>
          <w:lang w:eastAsia="en-GB"/>
        </w:rPr>
      </w:pPr>
      <w:bookmarkStart w:id="48" w:name="_Toc494113999"/>
      <w:r w:rsidRPr="00353192">
        <w:rPr>
          <w:rFonts w:eastAsia="Times New Roman"/>
          <w:lang w:eastAsia="en-GB"/>
        </w:rPr>
        <w:lastRenderedPageBreak/>
        <w:t>Potential projects with improved forecasting</w:t>
      </w:r>
      <w:bookmarkEnd w:id="48"/>
    </w:p>
    <w:p w14:paraId="7D3AE738" w14:textId="77777777" w:rsidR="00F34689" w:rsidRPr="00353192" w:rsidRDefault="00F34689" w:rsidP="00FF69F5">
      <w:pPr>
        <w:jc w:val="both"/>
        <w:rPr>
          <w:b/>
        </w:rPr>
      </w:pPr>
    </w:p>
    <w:p w14:paraId="68283B0D" w14:textId="77777777" w:rsidR="00FF69F5" w:rsidRPr="00353192" w:rsidRDefault="00FF69F5" w:rsidP="00FF69F5">
      <w:pPr>
        <w:jc w:val="both"/>
        <w:rPr>
          <w:b/>
        </w:rPr>
      </w:pPr>
    </w:p>
    <w:p w14:paraId="742F3C04" w14:textId="77777777" w:rsidR="00FF69F5" w:rsidRPr="00353192" w:rsidRDefault="00FF69F5" w:rsidP="00FF69F5">
      <w:pPr>
        <w:shd w:val="clear" w:color="auto" w:fill="FFFFFF"/>
        <w:jc w:val="both"/>
        <w:rPr>
          <w:rFonts w:eastAsia="Times New Roman" w:cs="Times New Roman"/>
          <w:b/>
          <w:lang w:eastAsia="en-GB"/>
        </w:rPr>
      </w:pPr>
    </w:p>
    <w:p w14:paraId="531E655B"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5023304B" w14:textId="680A3B5F" w:rsidR="00FF69F5" w:rsidRPr="00353192" w:rsidRDefault="00DD3D22" w:rsidP="006A7A64">
      <w:pPr>
        <w:pStyle w:val="Heading2"/>
        <w:rPr>
          <w:rFonts w:eastAsia="Times New Roman"/>
          <w:lang w:eastAsia="en-GB"/>
        </w:rPr>
      </w:pPr>
      <w:bookmarkStart w:id="49" w:name="_Toc494114000"/>
      <w:r>
        <w:rPr>
          <w:rFonts w:eastAsia="Times New Roman"/>
          <w:lang w:eastAsia="en-GB"/>
        </w:rPr>
        <w:lastRenderedPageBreak/>
        <w:t xml:space="preserve">4. </w:t>
      </w:r>
      <w:r w:rsidR="00FF69F5" w:rsidRPr="00353192">
        <w:rPr>
          <w:rFonts w:eastAsia="Times New Roman"/>
          <w:lang w:eastAsia="en-GB"/>
        </w:rPr>
        <w:t>Disruptive Winter Weather</w:t>
      </w:r>
      <w:bookmarkEnd w:id="49"/>
    </w:p>
    <w:p w14:paraId="71009E16" w14:textId="77777777" w:rsidR="00FF69F5" w:rsidRPr="00353192" w:rsidRDefault="00FF69F5" w:rsidP="00FF69F5">
      <w:pPr>
        <w:shd w:val="clear" w:color="auto" w:fill="FFFFFF"/>
        <w:jc w:val="both"/>
        <w:outlineLvl w:val="0"/>
        <w:rPr>
          <w:rFonts w:eastAsia="Times New Roman" w:cs="Arial"/>
          <w:b/>
          <w:color w:val="222222"/>
          <w:lang w:eastAsia="en-GB"/>
        </w:rPr>
      </w:pPr>
    </w:p>
    <w:p w14:paraId="5F555657" w14:textId="77777777" w:rsidR="00651D24" w:rsidRDefault="00651D24" w:rsidP="00651D24">
      <w:pPr>
        <w:pStyle w:val="Heading3"/>
        <w:rPr>
          <w:rFonts w:eastAsia="Times New Roman"/>
          <w:lang w:eastAsia="en-GB"/>
        </w:rPr>
      </w:pPr>
      <w:bookmarkStart w:id="50" w:name="_Toc494114001"/>
      <w:r w:rsidRPr="00353192">
        <w:rPr>
          <w:rFonts w:eastAsia="Times New Roman"/>
          <w:lang w:eastAsia="en-GB"/>
        </w:rPr>
        <w:t>Overview</w:t>
      </w:r>
      <w:bookmarkEnd w:id="50"/>
    </w:p>
    <w:p w14:paraId="582C40BD" w14:textId="77777777" w:rsidR="00D21B95" w:rsidRDefault="00D21B95" w:rsidP="00D21B95">
      <w:pPr>
        <w:rPr>
          <w:lang w:eastAsia="en-GB"/>
        </w:rPr>
      </w:pPr>
    </w:p>
    <w:p w14:paraId="34BC6755" w14:textId="6DACCE12" w:rsidR="00D21B95" w:rsidRPr="00D21B95" w:rsidRDefault="00FF3098" w:rsidP="00D21B95">
      <w:pPr>
        <w:rPr>
          <w:lang w:eastAsia="en-GB"/>
        </w:rPr>
      </w:pPr>
      <w:r>
        <w:rPr>
          <w:lang w:eastAsia="en-GB"/>
        </w:rPr>
        <w:t>During winter, disruption to transport, communications and energy can occur due to snow, ice, fog, and avalanches. It is a major source of social and economic disruption in mid- and high-latitude regions.</w:t>
      </w:r>
    </w:p>
    <w:p w14:paraId="13669E61" w14:textId="77777777" w:rsidR="00651D24" w:rsidRDefault="00651D24" w:rsidP="00651D24">
      <w:pPr>
        <w:shd w:val="clear" w:color="auto" w:fill="FFFFFF"/>
        <w:jc w:val="both"/>
        <w:rPr>
          <w:rStyle w:val="Heading3Char"/>
        </w:rPr>
      </w:pPr>
      <w:r w:rsidRPr="00353192">
        <w:rPr>
          <w:rFonts w:eastAsia="Times New Roman" w:cs="Arial"/>
          <w:b/>
          <w:color w:val="222222"/>
          <w:u w:val="single"/>
          <w:lang w:eastAsia="en-GB"/>
        </w:rPr>
        <w:br/>
      </w:r>
      <w:bookmarkStart w:id="51" w:name="_Toc494114002"/>
      <w:r w:rsidRPr="00651D24">
        <w:rPr>
          <w:rStyle w:val="Heading3Char"/>
        </w:rPr>
        <w:t>Health impacts</w:t>
      </w:r>
      <w:bookmarkEnd w:id="51"/>
    </w:p>
    <w:p w14:paraId="268BC72D" w14:textId="77777777" w:rsidR="00D26F05" w:rsidRPr="00353192" w:rsidRDefault="00D26F05" w:rsidP="00651D24">
      <w:pPr>
        <w:shd w:val="clear" w:color="auto" w:fill="FFFFFF"/>
        <w:jc w:val="both"/>
        <w:rPr>
          <w:rFonts w:eastAsia="Times New Roman" w:cs="Times New Roman"/>
          <w:b/>
          <w:u w:val="single"/>
          <w:lang w:eastAsia="en-GB"/>
        </w:rPr>
      </w:pPr>
    </w:p>
    <w:p w14:paraId="10664F05" w14:textId="77777777" w:rsidR="00D26F05" w:rsidRDefault="00D26F05" w:rsidP="00D26F05">
      <w:pPr>
        <w:pStyle w:val="Heading4"/>
        <w:rPr>
          <w:rFonts w:eastAsia="Times New Roman"/>
          <w:lang w:eastAsia="en-GB"/>
        </w:rPr>
      </w:pPr>
      <w:r w:rsidRPr="00735E1A">
        <w:rPr>
          <w:rFonts w:eastAsia="Times New Roman"/>
          <w:lang w:eastAsia="en-GB"/>
        </w:rPr>
        <w:t>Immediate onset which can be informed by Public Weather Services</w:t>
      </w:r>
    </w:p>
    <w:p w14:paraId="4B226F37" w14:textId="77777777" w:rsidR="004C4DA0" w:rsidRDefault="004C4DA0" w:rsidP="004C4DA0">
      <w:pPr>
        <w:rPr>
          <w:lang w:eastAsia="en-GB"/>
        </w:rPr>
      </w:pPr>
    </w:p>
    <w:p w14:paraId="6D58B532" w14:textId="184A406C" w:rsidR="007A4321" w:rsidRDefault="007A4321" w:rsidP="004C4DA0">
      <w:pPr>
        <w:rPr>
          <w:lang w:eastAsia="en-GB"/>
        </w:rPr>
      </w:pPr>
      <w:r>
        <w:rPr>
          <w:b/>
          <w:lang w:eastAsia="en-GB"/>
        </w:rPr>
        <w:t>Burial in snow.</w:t>
      </w:r>
      <w:r w:rsidR="00363BC2">
        <w:rPr>
          <w:b/>
          <w:lang w:eastAsia="en-GB"/>
        </w:rPr>
        <w:t xml:space="preserve"> </w:t>
      </w:r>
      <w:r w:rsidR="00363BC2">
        <w:rPr>
          <w:lang w:eastAsia="en-GB"/>
        </w:rPr>
        <w:t xml:space="preserve">During avalanches, </w:t>
      </w:r>
      <w:r w:rsidR="00FB4A56">
        <w:rPr>
          <w:lang w:eastAsia="en-GB"/>
        </w:rPr>
        <w:t>victims are trapped under a large mass of snow and other material, including soil. This can quickly lead to suffocation and crushing. [ref]</w:t>
      </w:r>
    </w:p>
    <w:p w14:paraId="22E9E83D" w14:textId="77777777" w:rsidR="00D21A3F" w:rsidRDefault="00D21A3F" w:rsidP="004C4DA0">
      <w:pPr>
        <w:rPr>
          <w:lang w:eastAsia="en-GB"/>
        </w:rPr>
      </w:pPr>
    </w:p>
    <w:p w14:paraId="027F2064" w14:textId="4C73C128" w:rsidR="00D21A3F" w:rsidRPr="00D21A3F" w:rsidRDefault="00D21A3F" w:rsidP="004C4DA0">
      <w:pPr>
        <w:rPr>
          <w:lang w:eastAsia="en-GB"/>
        </w:rPr>
      </w:pPr>
      <w:r>
        <w:rPr>
          <w:b/>
          <w:lang w:eastAsia="en-GB"/>
        </w:rPr>
        <w:t xml:space="preserve">Frost bite. </w:t>
      </w:r>
      <w:r>
        <w:rPr>
          <w:lang w:eastAsia="en-GB"/>
        </w:rPr>
        <w:t xml:space="preserve">During extreme cold, ice crystals can form inside body cells, killing them in the process. </w:t>
      </w:r>
      <w:r w:rsidR="00C10E32">
        <w:rPr>
          <w:lang w:eastAsia="en-GB"/>
        </w:rPr>
        <w:t xml:space="preserve">This can lead to loss of fingers, toes, and limbs in the worst </w:t>
      </w:r>
      <w:proofErr w:type="gramStart"/>
      <w:r w:rsidR="00C10E32">
        <w:rPr>
          <w:lang w:eastAsia="en-GB"/>
        </w:rPr>
        <w:t>cases.</w:t>
      </w:r>
      <w:r w:rsidR="00955129">
        <w:rPr>
          <w:lang w:eastAsia="en-GB"/>
        </w:rPr>
        <w:t>[</w:t>
      </w:r>
      <w:proofErr w:type="gramEnd"/>
      <w:r w:rsidR="00955129">
        <w:rPr>
          <w:lang w:eastAsia="en-GB"/>
        </w:rPr>
        <w:t>ref]</w:t>
      </w:r>
    </w:p>
    <w:p w14:paraId="3654C6BB" w14:textId="77777777" w:rsidR="007A4321" w:rsidRDefault="007A4321" w:rsidP="004C4DA0">
      <w:pPr>
        <w:rPr>
          <w:lang w:eastAsia="en-GB"/>
        </w:rPr>
      </w:pPr>
    </w:p>
    <w:p w14:paraId="41836F59" w14:textId="302C4088" w:rsidR="007A4321" w:rsidRPr="00763AD0" w:rsidRDefault="007A4321" w:rsidP="004C4DA0">
      <w:pPr>
        <w:rPr>
          <w:lang w:eastAsia="en-GB"/>
        </w:rPr>
      </w:pPr>
      <w:r>
        <w:rPr>
          <w:b/>
          <w:lang w:eastAsia="en-GB"/>
        </w:rPr>
        <w:t>Hypothermia.</w:t>
      </w:r>
      <w:r w:rsidR="00763AD0">
        <w:rPr>
          <w:b/>
          <w:lang w:eastAsia="en-GB"/>
        </w:rPr>
        <w:t xml:space="preserve"> </w:t>
      </w:r>
      <w:r w:rsidR="00763AD0">
        <w:rPr>
          <w:lang w:eastAsia="en-GB"/>
        </w:rPr>
        <w:t>A potentially deadly drop in body temperature</w:t>
      </w:r>
      <w:r w:rsidR="00CE6BB0">
        <w:rPr>
          <w:lang w:eastAsia="en-GB"/>
        </w:rPr>
        <w:t xml:space="preserve"> (below 35.5C)</w:t>
      </w:r>
      <w:r w:rsidR="00763AD0">
        <w:rPr>
          <w:lang w:eastAsia="en-GB"/>
        </w:rPr>
        <w:t>.</w:t>
      </w:r>
      <w:r w:rsidR="00D10CC2">
        <w:rPr>
          <w:lang w:eastAsia="en-GB"/>
        </w:rPr>
        <w:t xml:space="preserve"> Arises due to </w:t>
      </w:r>
      <w:r w:rsidR="00A42653">
        <w:rPr>
          <w:lang w:eastAsia="en-GB"/>
        </w:rPr>
        <w:t>prolonged</w:t>
      </w:r>
      <w:r w:rsidR="000C1E45">
        <w:rPr>
          <w:lang w:eastAsia="en-GB"/>
        </w:rPr>
        <w:t xml:space="preserve"> exposure to cold temperatures.</w:t>
      </w:r>
      <w:r w:rsidR="00763AD0">
        <w:rPr>
          <w:lang w:eastAsia="en-GB"/>
        </w:rPr>
        <w:t xml:space="preserve"> </w:t>
      </w:r>
      <w:r w:rsidR="00F33ED6">
        <w:rPr>
          <w:lang w:eastAsia="en-GB"/>
        </w:rPr>
        <w:t>This results in the heart</w:t>
      </w:r>
      <w:r w:rsidR="001F3BCA">
        <w:rPr>
          <w:lang w:eastAsia="en-GB"/>
        </w:rPr>
        <w:t xml:space="preserve"> failure, decreased nervous system activity, cold diuresis, and non-cariogenic pulmonary edema. [ref]</w:t>
      </w:r>
    </w:p>
    <w:p w14:paraId="6A538FE8" w14:textId="77777777" w:rsidR="007A4321" w:rsidRDefault="007A4321" w:rsidP="004C4DA0">
      <w:pPr>
        <w:rPr>
          <w:lang w:eastAsia="en-GB"/>
        </w:rPr>
      </w:pPr>
    </w:p>
    <w:p w14:paraId="42F365FE" w14:textId="16A106FF" w:rsidR="00C7385F" w:rsidRDefault="002A5EEA" w:rsidP="00B34154">
      <w:pPr>
        <w:rPr>
          <w:lang w:eastAsia="en-GB"/>
        </w:rPr>
      </w:pPr>
      <w:r>
        <w:rPr>
          <w:b/>
          <w:lang w:eastAsia="en-GB"/>
        </w:rPr>
        <w:t>Ischaemic hear</w:t>
      </w:r>
      <w:r w:rsidR="0077799C">
        <w:rPr>
          <w:b/>
          <w:lang w:eastAsia="en-GB"/>
        </w:rPr>
        <w:t>t</w:t>
      </w:r>
      <w:r>
        <w:rPr>
          <w:b/>
          <w:lang w:eastAsia="en-GB"/>
        </w:rPr>
        <w:t xml:space="preserve"> disease (IHD) and cerebrovascular disease (CVD)</w:t>
      </w:r>
      <w:r w:rsidR="00F8331B">
        <w:rPr>
          <w:b/>
          <w:lang w:eastAsia="en-GB"/>
        </w:rPr>
        <w:t xml:space="preserve">. </w:t>
      </w:r>
      <w:r w:rsidR="00F04B9C">
        <w:rPr>
          <w:lang w:eastAsia="en-GB"/>
        </w:rPr>
        <w:t>These deaths ‘result from thrombosis due to haemoconcentration in the cold, and from other consequences of cardiovascular reflexes that are briefly induced by low temperatures’.</w:t>
      </w:r>
      <w:r w:rsidR="00C7385F">
        <w:rPr>
          <w:lang w:eastAsia="en-GB"/>
        </w:rPr>
        <w:fldChar w:fldCharType="begin" w:fldLock="1"/>
      </w:r>
      <w:r w:rsidR="00C771D0">
        <w:rPr>
          <w:lang w:eastAsia="en-GB"/>
        </w:rPr>
        <w:instrText>ADDIN CSL_CITATION { "citationItems" : [ { "id" : "ITEM-1", "itemData" : { "DOI" : "S0140673696123382 [pii]", "ISBN" : "0140-6736 (Print)\\r0140-6736 (Linking)", "ISSN" : "0140-6736", "PMID" : "9149695", "abstract" : "Background Differences in baseline mortality, age structure, and influenza epidemics confound comparisons of cold-related increases in mortality between regions with different climates. The Eurowinter study aimed to assess whether increases in mortality per 1\u00b0C fall in temperature differ in various European regions and to relate any differences to usual winter climate and measures to protect against cold. Methods Percentage increases in deaths per day per 1\u00b0C fall in temperature below 18\u00b0C (indices of cold-related mortality) were estimated by generalised linear modelling. We assessed protective factors by surveys and adjusted by regression to 7\u00b0C outdoor temperature. Cause-specific data gathered from 1988 to 1992 were analysed by multiple regression for men and women aged 50\u201359 and 65\u201374 in north Finland, south Finland, Baden-W\u00fcrttemburg, the Netherlands, London, and north Italy (24 groups). We used a similar method to analyse 1992 data in Athens and Palermo. Findings The percentage increases in all-cause mortality per 1\u00b0C fall in temperature below 18\u00b0C were greater in warmer regions than in colder regions (eg, Athens 2\u00b715% [95% CI 1\u00b720\u20133\u00b710] vs south Finland 0\u00b727% [0\u00b715\u20130\u00b740]). At an outdoor temperature of 7\u00b0C, the mean living-room temperature was 19\u00b72\u00b0C in Athens and 21\u00b77\u00b0C in south Finland; 13% and 72% of people in these regions, respectively, wore hats when outdoors at 7\u00b0C. Multiple regression analyses (with allowance for sex and age, in the six regions with full data) showed that high indices of cold-related mortality were associated with high mean winter temperatures, low living-room temperatures, limited bedroom heating, low proportions of people wearing hats, gloves, and anoraks, and inactivity and shivering when outdoors at 7\u00b0C (p&lt;0\u00b701 for all-cause mortality and respiratory mortality; p&gt;0\u00b705 for mortality from ischaemic heart disease and cerebrovascular disease). Interpretation Mortality increased to a greater extent with given fall of temperature in regions with warm winters, in populations with cooler homes, and among people who wore fewer clothes and were less active outdoors.", "author" : [ { "dropping-particle" : "", "family" : "The Eurowinter Group", "given" : "", "non-dropping-particle" : "", "parse-names" : false, "suffix" : "" } ], "container-title" : "Lancet", "id" : "ITEM-1", "issued" : { "date-parts" : [ [ "1997" ] ] }, "page" : "1341-46", "title" : "Cold exposure and winter mortality from ischaemic heart disease, cerebrovascular disease, respiratory disease, and all causes in warm and cold regions of Europe", "type" : "article-journal", "volume" : "349" }, "uris" : [ "http://www.mendeley.com/documents/?uuid=c5481002-acc9-49ca-82e1-30157fbb3135" ] } ], "mendeley" : { "formattedCitation" : "&lt;sup&gt;46&lt;/sup&gt;", "plainTextFormattedCitation" : "46", "previouslyFormattedCitation" : "&lt;sup&gt;46&lt;/sup&gt;" }, "properties" : { "noteIndex" : 0 }, "schema" : "https://github.com/citation-style-language/schema/raw/master/csl-citation.json" }</w:instrText>
      </w:r>
      <w:r w:rsidR="00C7385F">
        <w:rPr>
          <w:lang w:eastAsia="en-GB"/>
        </w:rPr>
        <w:fldChar w:fldCharType="separate"/>
      </w:r>
      <w:r w:rsidR="00C771D0" w:rsidRPr="00C771D0">
        <w:rPr>
          <w:noProof/>
          <w:vertAlign w:val="superscript"/>
          <w:lang w:eastAsia="en-GB"/>
        </w:rPr>
        <w:t>46</w:t>
      </w:r>
      <w:r w:rsidR="00C7385F">
        <w:rPr>
          <w:lang w:eastAsia="en-GB"/>
        </w:rPr>
        <w:fldChar w:fldCharType="end"/>
      </w:r>
    </w:p>
    <w:p w14:paraId="2739ED41" w14:textId="77777777" w:rsidR="00C7385F" w:rsidRDefault="00C7385F" w:rsidP="00B34154">
      <w:pPr>
        <w:rPr>
          <w:lang w:eastAsia="en-GB"/>
        </w:rPr>
      </w:pPr>
    </w:p>
    <w:p w14:paraId="79044E6D" w14:textId="7F19B046" w:rsidR="00B34154" w:rsidRPr="0077799C" w:rsidRDefault="00C7385F" w:rsidP="00B34154">
      <w:pPr>
        <w:rPr>
          <w:lang w:eastAsia="en-GB"/>
        </w:rPr>
      </w:pPr>
      <w:r>
        <w:rPr>
          <w:b/>
          <w:lang w:eastAsia="en-GB"/>
        </w:rPr>
        <w:t xml:space="preserve">Respiratory disease (RD). </w:t>
      </w:r>
      <w:r w:rsidR="00F04B9C">
        <w:rPr>
          <w:lang w:eastAsia="en-GB"/>
        </w:rPr>
        <w:t xml:space="preserve"> </w:t>
      </w:r>
      <w:r w:rsidR="00C77788">
        <w:rPr>
          <w:lang w:eastAsia="en-GB"/>
        </w:rPr>
        <w:t>Generally attributed to cross-infection from indoor crowding</w:t>
      </w:r>
      <w:r w:rsidR="00C73B53">
        <w:rPr>
          <w:lang w:eastAsia="en-GB"/>
        </w:rPr>
        <w:t xml:space="preserve">. This is exacerbated by the fact that low temperatures assist the survival of bacteria, </w:t>
      </w:r>
      <w:r w:rsidR="00DF4110">
        <w:rPr>
          <w:lang w:eastAsia="en-GB"/>
        </w:rPr>
        <w:t>as well as decreasing the human body’s ability to fight infections.</w:t>
      </w:r>
      <w:r w:rsidR="00DF4110">
        <w:rPr>
          <w:lang w:eastAsia="en-GB"/>
        </w:rPr>
        <w:fldChar w:fldCharType="begin" w:fldLock="1"/>
      </w:r>
      <w:r w:rsidR="00C771D0">
        <w:rPr>
          <w:lang w:eastAsia="en-GB"/>
        </w:rPr>
        <w:instrText>ADDIN CSL_CITATION { "citationItems" : [ { "id" : "ITEM-1", "itemData" : { "DOI" : "S0140673696123382 [pii]", "ISBN" : "0140-6736 (Print)\\r0140-6736 (Linking)", "ISSN" : "0140-6736", "PMID" : "9149695", "abstract" : "Background Differences in baseline mortality, age structure, and influenza epidemics confound comparisons of cold-related increases in mortality between regions with different climates. The Eurowinter study aimed to assess whether increases in mortality per 1\u00b0C fall in temperature differ in various European regions and to relate any differences to usual winter climate and measures to protect against cold. Methods Percentage increases in deaths per day per 1\u00b0C fall in temperature below 18\u00b0C (indices of cold-related mortality) were estimated by generalised linear modelling. We assessed protective factors by surveys and adjusted by regression to 7\u00b0C outdoor temperature. Cause-specific data gathered from 1988 to 1992 were analysed by multiple regression for men and women aged 50\u201359 and 65\u201374 in north Finland, south Finland, Baden-W\u00fcrttemburg, the Netherlands, London, and north Italy (24 groups). We used a similar method to analyse 1992 data in Athens and Palermo. Findings The percentage increases in all-cause mortality per 1\u00b0C fall in temperature below 18\u00b0C were greater in warmer regions than in colder regions (eg, Athens 2\u00b715% [95% CI 1\u00b720\u20133\u00b710] vs south Finland 0\u00b727% [0\u00b715\u20130\u00b740]). At an outdoor temperature of 7\u00b0C, the mean living-room temperature was 19\u00b72\u00b0C in Athens and 21\u00b77\u00b0C in south Finland; 13% and 72% of people in these regions, respectively, wore hats when outdoors at 7\u00b0C. Multiple regression analyses (with allowance for sex and age, in the six regions with full data) showed that high indices of cold-related mortality were associated with high mean winter temperatures, low living-room temperatures, limited bedroom heating, low proportions of people wearing hats, gloves, and anoraks, and inactivity and shivering when outdoors at 7\u00b0C (p&lt;0\u00b701 for all-cause mortality and respiratory mortality; p&gt;0\u00b705 for mortality from ischaemic heart disease and cerebrovascular disease). Interpretation Mortality increased to a greater extent with given fall of temperature in regions with warm winters, in populations with cooler homes, and among people who wore fewer clothes and were less active outdoors.", "author" : [ { "dropping-particle" : "", "family" : "The Eurowinter Group", "given" : "", "non-dropping-particle" : "", "parse-names" : false, "suffix" : "" } ], "container-title" : "Lancet", "id" : "ITEM-1", "issued" : { "date-parts" : [ [ "1997" ] ] }, "page" : "1341-46", "title" : "Cold exposure and winter mortality from ischaemic heart disease, cerebrovascular disease, respiratory disease, and all causes in warm and cold regions of Europe", "type" : "article-journal", "volume" : "349" }, "uris" : [ "http://www.mendeley.com/documents/?uuid=c5481002-acc9-49ca-82e1-30157fbb3135" ] } ], "mendeley" : { "formattedCitation" : "&lt;sup&gt;46&lt;/sup&gt;", "plainTextFormattedCitation" : "46", "previouslyFormattedCitation" : "&lt;sup&gt;46&lt;/sup&gt;" }, "properties" : { "noteIndex" : 0 }, "schema" : "https://github.com/citation-style-language/schema/raw/master/csl-citation.json" }</w:instrText>
      </w:r>
      <w:r w:rsidR="00DF4110">
        <w:rPr>
          <w:lang w:eastAsia="en-GB"/>
        </w:rPr>
        <w:fldChar w:fldCharType="separate"/>
      </w:r>
      <w:r w:rsidR="00C771D0" w:rsidRPr="00C771D0">
        <w:rPr>
          <w:noProof/>
          <w:vertAlign w:val="superscript"/>
          <w:lang w:eastAsia="en-GB"/>
        </w:rPr>
        <w:t>46</w:t>
      </w:r>
      <w:r w:rsidR="00DF4110">
        <w:rPr>
          <w:lang w:eastAsia="en-GB"/>
        </w:rPr>
        <w:fldChar w:fldCharType="end"/>
      </w:r>
    </w:p>
    <w:p w14:paraId="0BC95E85" w14:textId="77777777" w:rsidR="004C4DA0" w:rsidRPr="004C4DA0" w:rsidRDefault="004C4DA0" w:rsidP="00B34154">
      <w:pPr>
        <w:rPr>
          <w:b/>
          <w:lang w:eastAsia="en-GB"/>
        </w:rPr>
      </w:pPr>
    </w:p>
    <w:p w14:paraId="3541B16C" w14:textId="5B9C39FA" w:rsidR="00B34154" w:rsidRPr="00AC6760" w:rsidRDefault="007035E4" w:rsidP="00B34154">
      <w:pPr>
        <w:rPr>
          <w:lang w:eastAsia="en-GB"/>
        </w:rPr>
      </w:pPr>
      <w:r>
        <w:rPr>
          <w:b/>
          <w:lang w:eastAsia="en-GB"/>
        </w:rPr>
        <w:t xml:space="preserve">Slipping on </w:t>
      </w:r>
      <w:r w:rsidR="00FB7954">
        <w:rPr>
          <w:b/>
          <w:lang w:eastAsia="en-GB"/>
        </w:rPr>
        <w:t xml:space="preserve">snow and </w:t>
      </w:r>
      <w:r>
        <w:rPr>
          <w:b/>
          <w:lang w:eastAsia="en-GB"/>
        </w:rPr>
        <w:t xml:space="preserve">ice. </w:t>
      </w:r>
      <w:r w:rsidR="00AC6760">
        <w:rPr>
          <w:lang w:eastAsia="en-GB"/>
        </w:rPr>
        <w:t xml:space="preserve">Snow and ice </w:t>
      </w:r>
      <w:r w:rsidR="00A73CFD">
        <w:rPr>
          <w:lang w:eastAsia="en-GB"/>
        </w:rPr>
        <w:t xml:space="preserve">are far more slippery than standard </w:t>
      </w:r>
      <w:r w:rsidR="009265AE">
        <w:rPr>
          <w:lang w:eastAsia="en-GB"/>
        </w:rPr>
        <w:t xml:space="preserve">paving and dry ground. </w:t>
      </w:r>
      <w:r w:rsidR="00C23B95">
        <w:rPr>
          <w:lang w:eastAsia="en-GB"/>
        </w:rPr>
        <w:t>This can potentially be very dangerous for those who are vulnerable and alone, especially the young and elderly.</w:t>
      </w:r>
      <w:r w:rsidR="00C23B95">
        <w:rPr>
          <w:lang w:eastAsia="en-GB"/>
        </w:rPr>
        <w:fldChar w:fldCharType="begin" w:fldLock="1"/>
      </w:r>
      <w:r w:rsidR="00C771D0">
        <w:rPr>
          <w:lang w:eastAsia="en-GB"/>
        </w:rPr>
        <w:instrText>ADDIN CSL_CITATION { "citationItems" : [ { "id" : "ITEM-1", "itemData" : { "DOI" : "10.1016/S0001-4575(96)00074-7", "ISSN" : "00014575", "PMID" : "9088360", "abstract" : "Slipping on ice or snow during winter caused 3.5 injuries per 1000 inhabitants per year in the Ume\u00e5 health district; the injury rate was highest among the elderly. Most injured were elderly women, but also many young men in the age group 20-29 years were injured. Half of all injuries were fractures; for women 50 years and over two-thirds were fractures, mostly of an upper extremity. The 'cost' of medical care of these slipping injuries was almost the same as the 'cost' of all traffic injuries in the area during the same time. Injury reducing measures, such as more effective snow clearing, sand and salt spreading in strategic areas, better slip preventive aids on shoes, and 'padding' of older women, would reduce the injuries and their consequences.", "author" : [ { "dropping-particle" : "", "family" : "Bj\u00f6rnstig", "given" : "Ulf", "non-dropping-particle" : "", "parse-names" : false, "suffix" : "" }, { "dropping-particle" : "", "family" : "Bj\u00f6rnstig", "given" : "Johanna", "non-dropping-particle" : "", "parse-names" : false, "suffix" : "" }, { "dropping-particle" : "", "family" : "Dahlgren", "given" : "Anna", "non-dropping-particle" : "", "parse-names" : false, "suffix" : "" } ], "container-title" : "Accident Analysis and Prevention", "id" : "ITEM-1", "issue" : "2", "issued" : { "date-parts" : [ [ "1997" ] ] }, "page" : "211-215", "title" : "Slipping on ice and snow - Elderly women and young men are typical victims", "type" : "article-journal", "volume" : "29" }, "uris" : [ "http://www.mendeley.com/documents/?uuid=d9a9cc44-20c1-45a5-984a-4696de4b8881" ] } ], "mendeley" : { "formattedCitation" : "&lt;sup&gt;47&lt;/sup&gt;", "plainTextFormattedCitation" : "47", "previouslyFormattedCitation" : "&lt;sup&gt;47&lt;/sup&gt;" }, "properties" : { "noteIndex" : 0 }, "schema" : "https://github.com/citation-style-language/schema/raw/master/csl-citation.json" }</w:instrText>
      </w:r>
      <w:r w:rsidR="00C23B95">
        <w:rPr>
          <w:lang w:eastAsia="en-GB"/>
        </w:rPr>
        <w:fldChar w:fldCharType="separate"/>
      </w:r>
      <w:r w:rsidR="00C771D0" w:rsidRPr="00C771D0">
        <w:rPr>
          <w:noProof/>
          <w:vertAlign w:val="superscript"/>
          <w:lang w:eastAsia="en-GB"/>
        </w:rPr>
        <w:t>47</w:t>
      </w:r>
      <w:r w:rsidR="00C23B95">
        <w:rPr>
          <w:lang w:eastAsia="en-GB"/>
        </w:rPr>
        <w:fldChar w:fldCharType="end"/>
      </w:r>
      <w:r w:rsidR="00AC6760">
        <w:rPr>
          <w:lang w:eastAsia="en-GB"/>
        </w:rPr>
        <w:t xml:space="preserve"> </w:t>
      </w:r>
    </w:p>
    <w:p w14:paraId="34403F99" w14:textId="77777777" w:rsidR="00B34154" w:rsidRDefault="00B34154" w:rsidP="00B34154">
      <w:pPr>
        <w:rPr>
          <w:b/>
          <w:lang w:eastAsia="en-GB"/>
        </w:rPr>
      </w:pPr>
    </w:p>
    <w:p w14:paraId="241BA48C" w14:textId="223C6815" w:rsidR="00D26F05" w:rsidRDefault="00B34154" w:rsidP="00D26F05">
      <w:pPr>
        <w:rPr>
          <w:lang w:eastAsia="en-GB"/>
        </w:rPr>
      </w:pPr>
      <w:r>
        <w:rPr>
          <w:b/>
          <w:lang w:eastAsia="en-GB"/>
        </w:rPr>
        <w:t>Traffic accidents.</w:t>
      </w:r>
      <w:r w:rsidR="003C4A0B">
        <w:rPr>
          <w:b/>
          <w:lang w:eastAsia="en-GB"/>
        </w:rPr>
        <w:t xml:space="preserve"> </w:t>
      </w:r>
      <w:r w:rsidR="00470728">
        <w:rPr>
          <w:lang w:eastAsia="en-GB"/>
        </w:rPr>
        <w:t>Roads can become significantly m</w:t>
      </w:r>
      <w:r w:rsidR="00CE0064">
        <w:rPr>
          <w:lang w:eastAsia="en-GB"/>
        </w:rPr>
        <w:t xml:space="preserve">ore hazardous to drive on during disruptive winter weather, as the </w:t>
      </w:r>
      <w:r w:rsidR="006B2CDA">
        <w:rPr>
          <w:lang w:eastAsia="en-GB"/>
        </w:rPr>
        <w:t xml:space="preserve">surfaces become slippery due to ice or slush. </w:t>
      </w:r>
      <w:r w:rsidR="003C4A0B">
        <w:rPr>
          <w:lang w:eastAsia="en-GB"/>
        </w:rPr>
        <w:t xml:space="preserve">Driver awareness during disruptive </w:t>
      </w:r>
      <w:r w:rsidR="00FA0C7A">
        <w:rPr>
          <w:lang w:eastAsia="en-GB"/>
        </w:rPr>
        <w:t xml:space="preserve">winter weather is </w:t>
      </w:r>
      <w:r w:rsidR="000B75D5">
        <w:rPr>
          <w:lang w:eastAsia="en-GB"/>
        </w:rPr>
        <w:t>an issue</w:t>
      </w:r>
      <w:r w:rsidR="006B2CDA">
        <w:rPr>
          <w:lang w:eastAsia="en-GB"/>
        </w:rPr>
        <w:t xml:space="preserve"> if drivers do not slow down.</w:t>
      </w:r>
      <w:r w:rsidR="00470728">
        <w:rPr>
          <w:lang w:eastAsia="en-GB"/>
        </w:rPr>
        <w:fldChar w:fldCharType="begin" w:fldLock="1"/>
      </w:r>
      <w:r w:rsidR="00C771D0">
        <w:rPr>
          <w:lang w:eastAsia="en-GB"/>
        </w:rPr>
        <w:instrText>ADDIN CSL_CITATION { "citationItems" : [ { "id" : "ITEM-1", "itemData" : { "DOI" : "10.1029/2002JD002184.Woo", "ISBN" : "8862236336", "ISSN" : "1074-7427", "abstract" : "Weather-related crashes are those that occur in the presence of rain, sleet, snow, fog, wet pavement, snowy/slushy pavement, and/or icy pavement. Twenty-four percent of all crashes occur in adverse road weather conditions. Each year, nearly 7,400 people are killed and over 673,000 people are injured in these crashes. This paper presents statistics on weather-related crashes, injuries, and fatalities on U.S. highways from 1995 to 2005. The paper also examines weather exposure and severity, driver behavior and traffic flow in inclement weather, regional variance in crash types and rates, and the economic impacts of weather-related crashes. The paper concludes with a discussion of documented crash mitigation strategies that have safety benefits, as well as research needs to better understand the nature of the problem and explore improved mitigation strategies.", "author" : [ { "dropping-particle" : "", "family" : "Pisano", "given" : "Paul A.", "non-dropping-particle" : "", "parse-names" : false, "suffix" : "" }, { "dropping-particle" : "", "family" : "Goodwin", "given" : "Lynette C.", "non-dropping-particle" : "", "parse-names" : false, "suffix" : "" }, { "dropping-particle" : "", "family" : "Rossetti", "given" : "Michael A.", "non-dropping-particle" : "", "parse-names" : false, "suffix" : "" } ], "container-title" : "24th Conference on Institutional Information Processing System", "id" : "ITEM-1", "issued" : { "date-parts" : [ [ "2008" ] ] }, "page" : "1-15", "title" : "U.S. highway crashes in adverse road weather conditions", "type" : "article-journal" }, "uris" : [ "http://www.mendeley.com/documents/?uuid=f9236795-83ac-4398-a213-1a40aca300da" ] } ], "mendeley" : { "formattedCitation" : "&lt;sup&gt;48&lt;/sup&gt;", "plainTextFormattedCitation" : "48", "previouslyFormattedCitation" : "&lt;sup&gt;48&lt;/sup&gt;" }, "properties" : { "noteIndex" : 0 }, "schema" : "https://github.com/citation-style-language/schema/raw/master/csl-citation.json" }</w:instrText>
      </w:r>
      <w:r w:rsidR="00470728">
        <w:rPr>
          <w:lang w:eastAsia="en-GB"/>
        </w:rPr>
        <w:fldChar w:fldCharType="separate"/>
      </w:r>
      <w:r w:rsidR="00C771D0" w:rsidRPr="00C771D0">
        <w:rPr>
          <w:noProof/>
          <w:vertAlign w:val="superscript"/>
          <w:lang w:eastAsia="en-GB"/>
        </w:rPr>
        <w:t>48</w:t>
      </w:r>
      <w:r w:rsidR="00470728">
        <w:rPr>
          <w:lang w:eastAsia="en-GB"/>
        </w:rPr>
        <w:fldChar w:fldCharType="end"/>
      </w:r>
    </w:p>
    <w:p w14:paraId="5945F959" w14:textId="77777777" w:rsidR="007A4321" w:rsidRPr="00D26F05" w:rsidRDefault="007A4321" w:rsidP="00D26F05">
      <w:pPr>
        <w:rPr>
          <w:lang w:eastAsia="en-GB"/>
        </w:rPr>
      </w:pPr>
    </w:p>
    <w:p w14:paraId="4A547EA8" w14:textId="2E6DD95C" w:rsidR="00D26F05" w:rsidRDefault="00D26F05" w:rsidP="00D26F05">
      <w:pPr>
        <w:pStyle w:val="Heading4"/>
        <w:rPr>
          <w:rFonts w:eastAsia="Times New Roman"/>
          <w:lang w:eastAsia="en-GB"/>
        </w:rPr>
      </w:pPr>
      <w:r w:rsidRPr="00C67805">
        <w:rPr>
          <w:rFonts w:eastAsia="Times New Roman"/>
          <w:lang w:eastAsia="en-GB"/>
        </w:rPr>
        <w:t xml:space="preserve">Impacts with longer-term onset related to </w:t>
      </w:r>
      <w:r w:rsidR="00C1141B">
        <w:rPr>
          <w:rFonts w:eastAsia="Times New Roman"/>
          <w:lang w:eastAsia="en-GB"/>
        </w:rPr>
        <w:t xml:space="preserve">disruptive winter weather </w:t>
      </w:r>
      <w:r w:rsidRPr="00C67805">
        <w:rPr>
          <w:rFonts w:eastAsia="Times New Roman"/>
          <w:lang w:eastAsia="en-GB"/>
        </w:rPr>
        <w:t>events</w:t>
      </w:r>
    </w:p>
    <w:p w14:paraId="3B1ECCFC" w14:textId="77777777" w:rsidR="00334932" w:rsidRDefault="00334932" w:rsidP="00334932">
      <w:pPr>
        <w:rPr>
          <w:lang w:eastAsia="en-GB"/>
        </w:rPr>
      </w:pPr>
    </w:p>
    <w:p w14:paraId="0EDBD402" w14:textId="631AE887" w:rsidR="004C26F1" w:rsidRPr="00364E1A" w:rsidRDefault="004C26F1" w:rsidP="00334932">
      <w:pPr>
        <w:rPr>
          <w:lang w:eastAsia="en-GB"/>
        </w:rPr>
      </w:pPr>
      <w:r>
        <w:rPr>
          <w:b/>
          <w:lang w:eastAsia="en-GB"/>
        </w:rPr>
        <w:t>Malnutrition.</w:t>
      </w:r>
      <w:r w:rsidR="002B0C3A">
        <w:rPr>
          <w:b/>
          <w:lang w:eastAsia="en-GB"/>
        </w:rPr>
        <w:t xml:space="preserve"> </w:t>
      </w:r>
      <w:r w:rsidR="00E271C1">
        <w:rPr>
          <w:lang w:eastAsia="en-GB"/>
        </w:rPr>
        <w:t xml:space="preserve">Disruption to transport and </w:t>
      </w:r>
      <w:r w:rsidR="005733B1">
        <w:rPr>
          <w:lang w:eastAsia="en-GB"/>
        </w:rPr>
        <w:t>blocking of routes outside of curr</w:t>
      </w:r>
      <w:r w:rsidR="002413B5">
        <w:rPr>
          <w:lang w:eastAsia="en-GB"/>
        </w:rPr>
        <w:t>ent accommodation can cause individuals to lose access to food and water.</w:t>
      </w:r>
      <w:r w:rsidR="000648ED">
        <w:rPr>
          <w:lang w:eastAsia="en-GB"/>
        </w:rPr>
        <w:t xml:space="preserve"> [ref]</w:t>
      </w:r>
      <w:r w:rsidR="00181F89">
        <w:rPr>
          <w:lang w:eastAsia="en-GB"/>
        </w:rPr>
        <w:t xml:space="preserve"> Weight loss can also result as the human body requires more fuel during cold weather to maintain its temperature.</w:t>
      </w:r>
    </w:p>
    <w:p w14:paraId="22610088" w14:textId="77777777" w:rsidR="004C26F1" w:rsidRDefault="004C26F1" w:rsidP="00334932">
      <w:pPr>
        <w:rPr>
          <w:lang w:eastAsia="en-GB"/>
        </w:rPr>
      </w:pPr>
    </w:p>
    <w:p w14:paraId="59AD7CAC" w14:textId="2CF9F91A" w:rsidR="00B34586" w:rsidRDefault="00334932" w:rsidP="00334932">
      <w:pPr>
        <w:rPr>
          <w:lang w:eastAsia="en-GB"/>
        </w:rPr>
      </w:pPr>
      <w:r>
        <w:rPr>
          <w:b/>
          <w:lang w:eastAsia="en-GB"/>
        </w:rPr>
        <w:t xml:space="preserve">Psychological distress. </w:t>
      </w:r>
      <w:r w:rsidR="00360EE6">
        <w:rPr>
          <w:lang w:eastAsia="en-GB"/>
        </w:rPr>
        <w:t xml:space="preserve">Isolation due to disruption of transport networks </w:t>
      </w:r>
      <w:r w:rsidR="00545C65">
        <w:rPr>
          <w:lang w:eastAsia="en-GB"/>
        </w:rPr>
        <w:t xml:space="preserve">can cause distress, due to </w:t>
      </w:r>
    </w:p>
    <w:p w14:paraId="226D4B95" w14:textId="77777777" w:rsidR="00060F45" w:rsidRDefault="00060F45" w:rsidP="00334932">
      <w:pPr>
        <w:rPr>
          <w:lang w:eastAsia="en-GB"/>
        </w:rPr>
      </w:pPr>
    </w:p>
    <w:p w14:paraId="5B802727" w14:textId="77777777" w:rsidR="00060F45" w:rsidRPr="00955129" w:rsidRDefault="00060F45" w:rsidP="00060F45">
      <w:pPr>
        <w:rPr>
          <w:lang w:eastAsia="en-GB"/>
        </w:rPr>
      </w:pPr>
      <w:r>
        <w:rPr>
          <w:b/>
          <w:lang w:eastAsia="en-GB"/>
        </w:rPr>
        <w:t>Trench foot.</w:t>
      </w:r>
      <w:r>
        <w:rPr>
          <w:lang w:eastAsia="en-GB"/>
        </w:rPr>
        <w:t xml:space="preserve"> Occurs when the feet are wet for long periods of time at low temperatures. Can be particularly dangerous for homeless population.</w:t>
      </w:r>
    </w:p>
    <w:p w14:paraId="55F9640D" w14:textId="77777777" w:rsidR="00060F45" w:rsidRPr="004C26F1" w:rsidRDefault="00060F45" w:rsidP="00334932">
      <w:pPr>
        <w:rPr>
          <w:lang w:eastAsia="en-GB"/>
        </w:rPr>
      </w:pPr>
    </w:p>
    <w:p w14:paraId="2A653350" w14:textId="77777777" w:rsidR="00F135E2" w:rsidRDefault="00F135E2" w:rsidP="00F135E2">
      <w:pPr>
        <w:rPr>
          <w:lang w:eastAsia="en-GB"/>
        </w:rPr>
      </w:pPr>
    </w:p>
    <w:p w14:paraId="2D1B7ADD" w14:textId="77777777" w:rsidR="00F135E2" w:rsidRPr="00226FCD" w:rsidRDefault="00F135E2" w:rsidP="00F135E2">
      <w:pPr>
        <w:pStyle w:val="Heading3"/>
        <w:rPr>
          <w:rFonts w:eastAsia="Times New Roman"/>
          <w:lang w:eastAsia="en-GB"/>
        </w:rPr>
      </w:pPr>
      <w:bookmarkStart w:id="52" w:name="_Toc494114003"/>
      <w:r w:rsidRPr="00226FCD">
        <w:rPr>
          <w:rFonts w:eastAsia="Times New Roman"/>
          <w:lang w:eastAsia="en-GB"/>
        </w:rPr>
        <w:t>Key processes made in preparedness and action plans</w:t>
      </w:r>
      <w:bookmarkEnd w:id="52"/>
    </w:p>
    <w:p w14:paraId="12453539" w14:textId="77777777" w:rsidR="00F135E2" w:rsidRDefault="00F135E2" w:rsidP="00F135E2">
      <w:pPr>
        <w:shd w:val="clear" w:color="auto" w:fill="FFFFFF"/>
        <w:jc w:val="both"/>
        <w:rPr>
          <w:rFonts w:eastAsia="Times New Roman" w:cs="Times New Roman"/>
          <w:b/>
          <w:u w:val="single"/>
          <w:lang w:eastAsia="en-GB"/>
        </w:rPr>
      </w:pPr>
    </w:p>
    <w:p w14:paraId="04178362"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1517F882"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53A545A7" w14:textId="77777777" w:rsidR="00F135E2" w:rsidRDefault="00F135E2" w:rsidP="00F135E2">
      <w:pPr>
        <w:shd w:val="clear" w:color="auto" w:fill="FFFFFF"/>
        <w:jc w:val="both"/>
        <w:rPr>
          <w:rFonts w:eastAsia="Times New Roman" w:cs="Times New Roman"/>
          <w:u w:val="single"/>
          <w:lang w:eastAsia="en-GB"/>
        </w:rPr>
      </w:pPr>
    </w:p>
    <w:p w14:paraId="066DFAE0"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43E29BC"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1FD3DA48"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076E4A0D" w14:textId="77777777" w:rsidR="00F135E2" w:rsidRPr="00F135E2" w:rsidRDefault="00F135E2" w:rsidP="00F135E2">
      <w:pPr>
        <w:rPr>
          <w:lang w:eastAsia="en-GB"/>
        </w:rPr>
      </w:pPr>
    </w:p>
    <w:p w14:paraId="3983CD43" w14:textId="77777777" w:rsidR="00D26F05" w:rsidRPr="00353192" w:rsidRDefault="00D26F05" w:rsidP="00FF69F5">
      <w:pPr>
        <w:jc w:val="both"/>
        <w:rPr>
          <w:u w:val="single"/>
        </w:rPr>
      </w:pPr>
    </w:p>
    <w:p w14:paraId="38B6C6E5" w14:textId="77777777" w:rsidR="00651D24" w:rsidRDefault="00651D24" w:rsidP="00651D24">
      <w:pPr>
        <w:pStyle w:val="Heading3"/>
        <w:rPr>
          <w:lang w:val="en-US"/>
        </w:rPr>
      </w:pPr>
      <w:bookmarkStart w:id="53" w:name="_Toc494114004"/>
      <w:r w:rsidRPr="002B755B">
        <w:rPr>
          <w:lang w:val="en-US"/>
        </w:rPr>
        <w:t>Key gaps in</w:t>
      </w:r>
      <w:r>
        <w:rPr>
          <w:lang w:val="en-US"/>
        </w:rPr>
        <w:t xml:space="preserve"> real-time monitoring, forecasting and alert </w:t>
      </w:r>
      <w:r w:rsidRPr="002B755B">
        <w:rPr>
          <w:lang w:val="en-US"/>
        </w:rPr>
        <w:t>capabilities</w:t>
      </w:r>
      <w:bookmarkEnd w:id="53"/>
    </w:p>
    <w:p w14:paraId="56F918F4" w14:textId="77777777" w:rsidR="00651D24" w:rsidRDefault="00651D24" w:rsidP="00651D24">
      <w:pPr>
        <w:rPr>
          <w:lang w:val="en-US"/>
        </w:rPr>
      </w:pPr>
    </w:p>
    <w:p w14:paraId="2D3F39B5" w14:textId="77777777" w:rsidR="00651D24" w:rsidRPr="00993593" w:rsidRDefault="00651D24" w:rsidP="00651D24">
      <w:pPr>
        <w:pStyle w:val="Heading3"/>
        <w:rPr>
          <w:rFonts w:eastAsia="Times New Roman"/>
          <w:lang w:eastAsia="en-GB"/>
        </w:rPr>
      </w:pPr>
      <w:bookmarkStart w:id="54" w:name="_Toc494114005"/>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4"/>
    </w:p>
    <w:p w14:paraId="6D95B243" w14:textId="77777777" w:rsidR="00651D24" w:rsidRPr="00353192" w:rsidRDefault="00651D24" w:rsidP="00651D24">
      <w:pPr>
        <w:jc w:val="both"/>
        <w:rPr>
          <w:u w:val="single"/>
        </w:rPr>
      </w:pPr>
    </w:p>
    <w:p w14:paraId="22E4A88E" w14:textId="77777777" w:rsidR="00651D24" w:rsidRPr="00A752EC" w:rsidRDefault="00651D24" w:rsidP="00651D24">
      <w:pPr>
        <w:pStyle w:val="Heading3"/>
        <w:rPr>
          <w:rFonts w:eastAsia="Times New Roman"/>
          <w:lang w:eastAsia="en-GB"/>
        </w:rPr>
      </w:pPr>
      <w:bookmarkStart w:id="55" w:name="_Toc494114006"/>
      <w:r w:rsidRPr="00353192">
        <w:rPr>
          <w:rFonts w:eastAsia="Times New Roman"/>
          <w:lang w:eastAsia="en-GB"/>
        </w:rPr>
        <w:t>Potential projects with improved forecasting</w:t>
      </w:r>
      <w:bookmarkEnd w:id="55"/>
    </w:p>
    <w:p w14:paraId="25E36E41" w14:textId="77777777" w:rsidR="00FF69F5" w:rsidRDefault="00FF69F5" w:rsidP="00FF69F5">
      <w:pPr>
        <w:shd w:val="clear" w:color="auto" w:fill="FFFFFF"/>
        <w:jc w:val="both"/>
        <w:rPr>
          <w:rFonts w:eastAsia="Times New Roman" w:cs="Times New Roman"/>
          <w:b/>
          <w:lang w:eastAsia="en-GB"/>
        </w:rPr>
      </w:pPr>
    </w:p>
    <w:p w14:paraId="196A7DCE" w14:textId="256905A7" w:rsidR="00FF3098" w:rsidRPr="00353192" w:rsidRDefault="00FF3098" w:rsidP="00FF69F5">
      <w:pPr>
        <w:shd w:val="clear" w:color="auto" w:fill="FFFFFF"/>
        <w:jc w:val="both"/>
        <w:rPr>
          <w:rFonts w:eastAsia="Times New Roman" w:cs="Times New Roman"/>
          <w:b/>
          <w:lang w:eastAsia="en-GB"/>
        </w:rPr>
      </w:pPr>
      <w:r>
        <w:rPr>
          <w:rFonts w:eastAsia="Times New Roman" w:cs="Times New Roman"/>
          <w:b/>
          <w:lang w:eastAsia="en-GB"/>
        </w:rPr>
        <w:t>Polar Prediction Project.</w:t>
      </w:r>
    </w:p>
    <w:p w14:paraId="024B9D71" w14:textId="78EB09E0" w:rsidR="00FF69F5" w:rsidRPr="00DD3D22" w:rsidRDefault="00FF69F5" w:rsidP="006A7A64">
      <w:pPr>
        <w:pStyle w:val="Heading2"/>
        <w:rPr>
          <w:rFonts w:eastAsia="Times New Roman" w:cs="Times New Roman"/>
          <w:lang w:eastAsia="en-GB"/>
        </w:rPr>
      </w:pPr>
      <w:r w:rsidRPr="00353192">
        <w:rPr>
          <w:rFonts w:eastAsia="Times New Roman" w:cs="Times New Roman"/>
          <w:lang w:eastAsia="en-GB"/>
        </w:rPr>
        <w:br w:type="page"/>
      </w:r>
      <w:bookmarkStart w:id="56" w:name="_Toc494114007"/>
      <w:r w:rsidR="00DD3D22">
        <w:rPr>
          <w:rFonts w:eastAsia="Times New Roman"/>
          <w:lang w:eastAsia="en-GB"/>
        </w:rPr>
        <w:lastRenderedPageBreak/>
        <w:t xml:space="preserve">5. </w:t>
      </w:r>
      <w:r w:rsidRPr="00353192">
        <w:rPr>
          <w:rFonts w:eastAsia="Times New Roman"/>
          <w:lang w:eastAsia="en-GB"/>
        </w:rPr>
        <w:t>Urban Heat Waves and Air Pollution</w:t>
      </w:r>
      <w:bookmarkEnd w:id="56"/>
    </w:p>
    <w:p w14:paraId="29E3BA10" w14:textId="77777777" w:rsidR="00FF69F5" w:rsidRPr="00353192" w:rsidRDefault="00FF69F5" w:rsidP="00FF69F5">
      <w:pPr>
        <w:shd w:val="clear" w:color="auto" w:fill="FFFFFF"/>
        <w:jc w:val="both"/>
        <w:outlineLvl w:val="0"/>
        <w:rPr>
          <w:rFonts w:eastAsia="Times New Roman" w:cs="Arial"/>
          <w:b/>
          <w:color w:val="222222"/>
          <w:u w:val="single"/>
          <w:lang w:eastAsia="en-GB"/>
        </w:rPr>
      </w:pPr>
    </w:p>
    <w:p w14:paraId="2065D2A1" w14:textId="77777777" w:rsidR="00FF69F5" w:rsidRPr="00353192" w:rsidRDefault="00FF69F5" w:rsidP="00705C33">
      <w:pPr>
        <w:pStyle w:val="Heading3"/>
        <w:rPr>
          <w:rFonts w:eastAsia="Times New Roman"/>
          <w:lang w:eastAsia="en-GB"/>
        </w:rPr>
      </w:pPr>
      <w:bookmarkStart w:id="57" w:name="_Toc494114008"/>
      <w:r w:rsidRPr="00353192">
        <w:rPr>
          <w:rFonts w:eastAsia="Times New Roman"/>
          <w:lang w:eastAsia="en-GB"/>
        </w:rPr>
        <w:t>Overview</w:t>
      </w:r>
      <w:bookmarkEnd w:id="57"/>
    </w:p>
    <w:p w14:paraId="3A6E77AE" w14:textId="2059C618" w:rsidR="004B71E2" w:rsidRDefault="00FF69F5" w:rsidP="00FF69F5">
      <w:pPr>
        <w:shd w:val="clear" w:color="auto" w:fill="FFFFFF"/>
        <w:jc w:val="both"/>
      </w:pPr>
      <w:r w:rsidRPr="00353192">
        <w:rPr>
          <w:rFonts w:eastAsia="Times New Roman" w:cs="Arial"/>
          <w:b/>
          <w:color w:val="222222"/>
          <w:u w:val="single"/>
          <w:lang w:eastAsia="en-GB"/>
        </w:rPr>
        <w:br/>
      </w:r>
      <w:r w:rsidR="00F458B3">
        <w:t>A h</w:t>
      </w:r>
      <w:r w:rsidR="00892A67" w:rsidRPr="00C13FDC">
        <w:t xml:space="preserve">eat </w:t>
      </w:r>
      <w:r w:rsidR="00F458B3">
        <w:t>wave</w:t>
      </w:r>
      <w:r w:rsidR="00892A67" w:rsidRPr="00C13FDC">
        <w:t xml:space="preserve">, or </w:t>
      </w:r>
      <w:r w:rsidR="005A50B1">
        <w:t xml:space="preserve">extreme </w:t>
      </w:r>
      <w:r w:rsidR="00892A67" w:rsidRPr="00C13FDC">
        <w:t>hot weather that lasts for several days</w:t>
      </w:r>
      <w:r w:rsidR="003F66D5">
        <w:t>,</w:t>
      </w:r>
      <w:r w:rsidR="00F458B3">
        <w:t xml:space="preserve"> has</w:t>
      </w:r>
      <w:r w:rsidR="003F66D5">
        <w:t xml:space="preserve"> no standard definition.</w:t>
      </w:r>
      <w:r w:rsidR="00421AF3">
        <w:fldChar w:fldCharType="begin" w:fldLock="1"/>
      </w:r>
      <w:r w:rsidR="00C771D0">
        <w:instrText>ADDIN CSL_CITATION { "citationItems" : [ { "id" : "ITEM-1", "itemData" : { "DOI" : "10.1175/1520-0450(2001)040&lt;0762:otdoah&gt;2.0.co;2", "ISBN" : "0894-8763", "ISSN" : "0894-8763", "abstract" : "Heat waves are a major cause of weather-related deaths. With the current concern for global warming it is reasonable to suppose that they may increase in frequency, severity, duration, or areal extent in the future. However, in the absence of an adequate definition of a heat wave, it is impossible to assess either changes in the past or possible consequences for the future. A set of definitions is proposed here, based on the criteria for heat stress forecasts developed by the National Weather Service (NWS). Watches or warnings are issued when thresholds of daytime high and nighttime low heat index (H-i) values are exceeded for at least two consecutive days. The heat index is a combination of ambient temperature and humidity that approximates the environmental aspect of the thermal regime of a human body, with the NWS thresholds representing a generalized estimate of the onset of physiological stress. These thresholds cannot be applied directly nationwide. In hot and humid regions, physical, social, and cultural adaptations will require that the thresholds be set higher to ensure that only those events perceived as stressful are identified. In other, cooler, areas the NWS criteria may never be reached even though unusually hot events may be perceived as heat waves. Thus, it is likely that a similar number of perceived heat events will occur in all regions, with the thresholds varying regionally. Hourly H-i for 178 stations in the coterminous United States was analyzed for the 1951-90 period to determine appropriate threshold criteria. Use of the NWS criteria alone indicated that much of the nation had less than three heat waves per decade, and this value was adopted as the baseline against which to establish suitable thresholds. For all areas, a percentile threshold approach was tested. Using all available data, daytime high and nighttime low thresholds were established separately for each specific percentile. Heat waves were treated as occurring when conditions exceeded both the daytime high and the nighttime low thresholds of the same percentile for two consecutive days. Several thresholds were tested. For much of the South, 1% thresholds produced appropriate values. Consequently, a heat wave was defined as a period of at least 48 h during which neither the overnight low nor the daytime high H-i falls below the NWS heat stress thresholds (80 degrees and 105 degreesF, respectively), except at stations for which more than 1% of both the annual high and l\u2026", "author" : [ { "dropping-particle" : "", "family" : "Robinson", "given" : "P J", "non-dropping-particle" : "", "parse-names" : false, "suffix" : "" } ], "container-title" : "Journal of Applied Meteorology", "id" : "ITEM-1", "issue" : "4", "issued" : { "date-parts" : [ [ "2001" ] ] }, "page" : "762-775", "title" : "On the definition of a heat wave", "type" : "article-journal", "volume" : "40" }, "uris" : [ "http://www.mendeley.com/documents/?uuid=d9cc3178-7702-402a-a00a-fbe7fa215b7f" ] } ], "mendeley" : { "formattedCitation" : "&lt;sup&gt;49&lt;/sup&gt;", "plainTextFormattedCitation" : "49", "previouslyFormattedCitation" : "&lt;sup&gt;49&lt;/sup&gt;" }, "properties" : { "noteIndex" : 0 }, "schema" : "https://github.com/citation-style-language/schema/raw/master/csl-citation.json" }</w:instrText>
      </w:r>
      <w:r w:rsidR="00421AF3">
        <w:fldChar w:fldCharType="separate"/>
      </w:r>
      <w:r w:rsidR="00C771D0" w:rsidRPr="00C771D0">
        <w:rPr>
          <w:noProof/>
          <w:vertAlign w:val="superscript"/>
        </w:rPr>
        <w:t>49</w:t>
      </w:r>
      <w:r w:rsidR="00421AF3">
        <w:fldChar w:fldCharType="end"/>
      </w:r>
      <w:r w:rsidR="003F66D5">
        <w:t xml:space="preserve"> However they are reasonably defined, they</w:t>
      </w:r>
      <w:r w:rsidR="00E26048">
        <w:t xml:space="preserve"> </w:t>
      </w:r>
      <w:r w:rsidR="004341A5" w:rsidRPr="00C13FDC">
        <w:t>have a significant impact on society and are associated with a rise in morbidity and mortality</w:t>
      </w:r>
      <w:bookmarkStart w:id="58" w:name="_Ref316138548"/>
      <w:r w:rsidR="004341A5" w:rsidRPr="00C13FDC">
        <w:t>.</w:t>
      </w:r>
      <w:bookmarkEnd w:id="58"/>
      <w:r w:rsidR="004A3044">
        <w:fldChar w:fldCharType="begin" w:fldLock="1"/>
      </w:r>
      <w:r w:rsidR="00C771D0">
        <w:instrText>ADDIN CSL_CITATION { "citationItems" : [ { "id" : "ITEM-1", "itemData" : { "DOI" : "10.1136/jech.2008.085639", "ISBN" : "1470-2738 (Electronic)\\n0143-005X (Linking)", "ISSN" : "0143-005X", "PMID" : "19858539", "abstract" : "Background High ambient summer temperatures have been shown to influence daily mortality in cities across Europe. Quantification of the population mortality burden attributable to heat is crucial to the development of adaptive approaches. The impact of summer heat on mortality for 15 European cities during the 1990s was evaluated, under hypothetical temperature scenarios warmer and cooler than the mean and under future scenarios derived from the Intergovernmental Panel on Climate Change Special Report on Emission Scenarios (SRES). Methods A Monte Carlo approach was used to estimate the number of deaths attributable to heat for each city. These estimates rely on the results of a Bayesian random-effects meta-analysis that combines city-specific heat-mortality functions. Results The number of heat-attributable deaths per summer ranged from 0 in Dublin to 423 in Paris. The mean attributable fraction of deaths was around 2%. The highest impact was in three Mediterranean cities (Barcelona, Rome and Valencia) and in two continental cities (Paris and Budapest). The largest impact was on persons over 75 years; however, in some cities, important proportions of heat-attributable deaths were also found for younger adults. Heat-attributable deaths markedly increased under warming scenarios. The impact under SRES scenarios was slightly lower or comparable to the impact during the observed hottest year. Conclusions Current high summer ambient temperatures have an important impact on European population health. This impact is expected to increase in the future, according to the projected increase of mean ambient temperatures and frequency, intensity and duration of heat waves.", "author" : [ { "dropping-particle" : "", "family" : "Baccini", "given" : "M.", "non-dropping-particle" : "", "parse-names" : false, "suffix" : "" }, { "dropping-particle" : "", "family" : "Kosatsky", "given" : "T.", "non-dropping-particle" : "", "parse-names" : false, "suffix" : "" }, { "dropping-particle" : "", "family" : "Analitis", "given" : "A.", "non-dropping-particle" : "", "parse-names" : false, "suffix" : "" }, { "dropping-particle" : "", "family" : "Anderson", "given" : "H. R.", "non-dropping-particle" : "", "parse-names" : false, "suffix" : "" }, { "dropping-particle" : "", "family" : "D'Ovidio", "given" : "M.", "non-dropping-particle" : "", "parse-names" : false, "suffix" : "" }, { "dropping-particle" : "", "family" : "Menne", "given" : "B.", "non-dropping-particle" : "", "parse-names" : false, "suffix" : "" }, { "dropping-particle" : "", "family" : "Michelozzi", "given" : "P.", "non-dropping-particle" : "", "parse-names" : false, "suffix" : "" }, { "dropping-particle" : "", "family" : "Biggeri", "given" : "A.", "non-dropping-particle" : "", "parse-names" : false, "suffix" : "" } ], "container-title" : "Journal of Epidemiology &amp; Community Health", "id" : "ITEM-1", "issue" : "1", "issued" : { "date-parts" : [ [ "2011" ] ] }, "page" : "64-70", "title" : "Impact of heat on mortality in 15 European cities: attributable deaths under different weather scenarios", "type" : "article-journal", "volume" : "65" }, "uris" : [ "http://www.mendeley.com/documents/?uuid=bebcf135-8e12-4ef0-b125-981c3fc5b443", "http://www.mendeley.com/documents/?uuid=c81dc42c-167a-4449-ae7f-c0bf42788d6e" ] } ], "mendeley" : { "formattedCitation" : "&lt;sup&gt;50&lt;/sup&gt;", "plainTextFormattedCitation" : "50", "previouslyFormattedCitation" : "&lt;sup&gt;50&lt;/sup&gt;" }, "properties" : { "noteIndex" : 0 }, "schema" : "https://github.com/citation-style-language/schema/raw/master/csl-citation.json" }</w:instrText>
      </w:r>
      <w:r w:rsidR="004A3044">
        <w:fldChar w:fldCharType="separate"/>
      </w:r>
      <w:r w:rsidR="00C771D0" w:rsidRPr="00C771D0">
        <w:rPr>
          <w:noProof/>
          <w:vertAlign w:val="superscript"/>
        </w:rPr>
        <w:t>50</w:t>
      </w:r>
      <w:r w:rsidR="004A3044">
        <w:fldChar w:fldCharType="end"/>
      </w:r>
      <w:r w:rsidR="004A3044">
        <w:t xml:space="preserve"> </w:t>
      </w:r>
      <w:r w:rsidR="004341A5" w:rsidRPr="00C13FDC">
        <w:t xml:space="preserve">The impact of heat waves on human health can be catastrophic, as seen in the </w:t>
      </w:r>
      <w:r w:rsidR="00B847E1" w:rsidRPr="00C13FDC">
        <w:t xml:space="preserve">tens of </w:t>
      </w:r>
      <w:r w:rsidR="004341A5" w:rsidRPr="00C13FDC">
        <w:t>thousands of excess deaths recorded in Europe during the summer of 2003</w:t>
      </w:r>
      <w:r w:rsidR="004A3044">
        <w:t>,</w:t>
      </w:r>
      <w:r w:rsidR="00B4101F">
        <w:fldChar w:fldCharType="begin" w:fldLock="1"/>
      </w:r>
      <w:r w:rsidR="00C771D0">
        <w:instrText>ADDIN CSL_CITATION { "citationItems" : [ { "id" : "ITEM-1", "itemData" : { "DOI" : "10.1007/s00420-006-0089-4", "ISBN" : "0340-0131", "ISSN" : "03400131", "PMID" : "16523319", "abstract" : "From August 1st to 20th, 2003, the mean maximum temperature in France exceeded the seasonal norm by 11-12 degrees C on nine consecutive days. A major increase in mortality was then observed, which main epidemiological features are described herein.", "author" : [ { "dropping-particle" : "", "family" : "Fouillet", "given" : "A.", "non-dropping-particle" : "", "parse-names" : false, "suffix" : "" }, { "dropping-particle" : "", "family" : "Rey", "given" : "G.", "non-dropping-particle" : "", "parse-names" : false, "suffix" : "" }, { "dropping-particle" : "", "family" : "Laurent", "given" : "F.", "non-dropping-particle" : "", "parse-names" : false, "suffix" : "" }, { "dropping-particle" : "", "family" : "Pavillon", "given" : "G.", "non-dropping-particle" : "", "parse-names" : false, "suffix" : "" }, { "dropping-particle" : "", "family" : "Bellec", "given" : "S.", "non-dropping-particle" : "", "parse-names" : false, "suffix" : "" }, { "dropping-particle" : "", "family" : "Guihenneuc-Jouyaux", "given" : "C.", "non-dropping-particle" : "", "parse-names" : false, "suffix" : "" }, { "dropping-particle" : "", "family" : "Clavel", "given" : "J.", "non-dropping-particle" : "", "parse-names" : false, "suffix" : "" }, { "dropping-particle" : "", "family" : "Jougla", "given" : "E.", "non-dropping-particle" : "", "parse-names" : false, "suffix" : "" }, { "dropping-particle" : "", "family" : "H\u00e9mon", "given" : "Denis", "non-dropping-particle" : "", "parse-names" : false, "suffix" : "" } ], "container-title" : "International Archives of Occupational and Environmental Health", "id" : "ITEM-1", "issue" : "1", "issued" : { "date-parts" : [ [ "2006" ] ] }, "page" : "16-24", "title" : "Excess mortality related to the August 2003 heat wave in France", "type" : "article-journal", "volume" : "80" }, "uris" : [ "http://www.mendeley.com/documents/?uuid=54cf7768-d9e8-4af0-a936-6f04b42a7420" ] } ], "mendeley" : { "formattedCitation" : "&lt;sup&gt;51&lt;/sup&gt;", "plainTextFormattedCitation" : "51", "previouslyFormattedCitation" : "&lt;sup&gt;51&lt;/sup&gt;" }, "properties" : { "noteIndex" : 0 }, "schema" : "https://github.com/citation-style-language/schema/raw/master/csl-citation.json" }</w:instrText>
      </w:r>
      <w:r w:rsidR="00B4101F">
        <w:fldChar w:fldCharType="separate"/>
      </w:r>
      <w:r w:rsidR="00C771D0" w:rsidRPr="00C771D0">
        <w:rPr>
          <w:noProof/>
          <w:vertAlign w:val="superscript"/>
        </w:rPr>
        <w:t>51</w:t>
      </w:r>
      <w:r w:rsidR="00B4101F">
        <w:fldChar w:fldCharType="end"/>
      </w:r>
      <w:r w:rsidR="00553AE3">
        <w:t xml:space="preserve"> </w:t>
      </w:r>
      <w:r w:rsidR="004341A5" w:rsidRPr="00C13FDC">
        <w:t>the Russian Federation in 2010</w:t>
      </w:r>
      <w:r w:rsidR="00553AE3">
        <w:t xml:space="preserve">, and in </w:t>
      </w:r>
      <w:r w:rsidR="00C33692">
        <w:t>India in 2010</w:t>
      </w:r>
      <w:r w:rsidR="004341A5" w:rsidRPr="00C13FDC">
        <w:t>.</w:t>
      </w:r>
      <w:r w:rsidR="00C33692">
        <w:fldChar w:fldCharType="begin" w:fldLock="1"/>
      </w:r>
      <w:r w:rsidR="00C771D0">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"Heat-related mortality in India: Excess all-cause mortality associated with the 2010 Ahmedabad heat wave", "type" : "article-journal", "volume" : "9" }, "uris" : [ "http://www.mendeley.com/documents/?uuid=af4377b9-a87b-4005-8916-350b074de649" ] } ], "mendeley" : { "formattedCitation" : "&lt;sup&gt;52&lt;/sup&gt;", "plainTextFormattedCitation" : "52", "previouslyFormattedCitation" : "&lt;sup&gt;52&lt;/sup&gt;" }, "properties" : { "noteIndex" : 0 }, "schema" : "https://github.com/citation-style-language/schema/raw/master/csl-citation.json" }</w:instrText>
      </w:r>
      <w:r w:rsidR="00C33692">
        <w:fldChar w:fldCharType="separate"/>
      </w:r>
      <w:r w:rsidR="00C771D0" w:rsidRPr="00C771D0">
        <w:rPr>
          <w:noProof/>
          <w:vertAlign w:val="superscript"/>
        </w:rPr>
        <w:t>52</w:t>
      </w:r>
      <w:r w:rsidR="00C33692">
        <w:fldChar w:fldCharType="end"/>
      </w:r>
      <w:r w:rsidR="004341A5" w:rsidRPr="00C13FDC">
        <w:t xml:space="preserve"> </w:t>
      </w:r>
      <w:r w:rsidR="00F40CDE">
        <w:t xml:space="preserve">In industrialised countries, heat waves are responsible for deaths than other disasters, with </w:t>
      </w:r>
      <w:r w:rsidR="00837155">
        <w:t>76% of weather-related disasters due to extreme temperatures between 1995-2015.</w:t>
      </w:r>
      <w:r w:rsidR="00837155">
        <w:fldChar w:fldCharType="begin" w:fldLock="1"/>
      </w:r>
      <w:r w:rsidR="000521AC">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00837155">
        <w:fldChar w:fldCharType="separate"/>
      </w:r>
      <w:r w:rsidR="00B57F83" w:rsidRPr="00B57F83">
        <w:rPr>
          <w:noProof/>
          <w:vertAlign w:val="superscript"/>
        </w:rPr>
        <w:t>10</w:t>
      </w:r>
      <w:r w:rsidR="00837155">
        <w:fldChar w:fldCharType="end"/>
      </w:r>
      <w:r w:rsidR="00837155">
        <w:t xml:space="preserve"> </w:t>
      </w:r>
      <w:r w:rsidR="00BA5FF2">
        <w:t xml:space="preserve">Exposure to dangerous heat waves is </w:t>
      </w:r>
      <w:r w:rsidR="00866101">
        <w:t>forecast to increase under climate change over the current century.</w:t>
      </w:r>
      <w:r w:rsidR="00845270">
        <w:fldChar w:fldCharType="begin" w:fldLock="1"/>
      </w:r>
      <w:r w:rsidR="00C771D0">
        <w:instrText>ADDIN CSL_CITATION { "citationItems" : [ { "id" : "ITEM-1", "itemData" : { "DOI" : "10.1038/nclimate2631", "ISBN" : "1758-678X\\r1758-6798", "ISSN" : "1758-678X", "abstract" : "Extreme heat events are likely to become more frequent in the coming decades owing to climate change. Exposure to extreme heat depends not only on changing climate, but also on changes in the size and spatial distribution of the human population. Here we provide a new projection of population exposure to extreme heat for the continental United States that takes into account both of these factors. Using projections from a suite of regional climate models driven by global climate models and forced with the SRES A2 scenario and a spatially explicit population projection consistent with the socioeconomic assumptions of that scenario, we project changes in exposure into the latter half of the twenty-first century. We find that US population exposure to extreme heat increases four- to sixfold over observed levels in the late twentieth century, and that changes in population are as important as changes in climate in driving this outcome. Aggregate population growth, as well as redistribution of the population across larger US regions, strongly affects outcomes whereas smaller-scale spatial patterns of population change have smaller effects. The relative importance of population and climate as drivers of exposure varies across regions of the country.", "author" : [ { "dropping-particle" : "", "family" : "Jones", "given" : "Bryan", "non-dropping-particle" : "", "parse-names" : false, "suffix" : "" }, { "dropping-particle" : "", "family" : "O\u2019Neill", "given" : "Brian C.", "non-dropping-particle" : "", "parse-names" : false, "suffix" : "" }, { "dropping-particle" : "", "family" : "McDaniel", "given" : "Larry", "non-dropping-particle" : "", "parse-names" : false, "suffix" : "" }, { "dropping-particle" : "", "family" : "McGinnis", "given" : "Seth", "non-dropping-particle" : "", "parse-names" : false, "suffix" : "" }, { "dropping-particle" : "", "family" : "Mearns", "given" : "Linda O.", "non-dropping-particle" : "", "parse-names" : false, "suffix" : "" }, { "dropping-particle" : "", "family" : "Tebaldi", "given" : "Claudia", "non-dropping-particle" : "", "parse-names" : false, "suffix" : "" } ], "container-title" : "Nature Climate Change", "id" : "ITEM-1", "issue" : "7", "issued" : { "date-parts" : [ [ "2015" ] ] }, "page" : "652-655", "title" : "Future population exposure to US heat extremes", "type" : "article-journal", "volume" : "5" }, "uris" : [ "http://www.mendeley.com/documents/?uuid=62d0d48f-bdf6-4563-bc6c-8f5e3eaa9690" ] } ], "mendeley" : { "formattedCitation" : "&lt;sup&gt;53&lt;/sup&gt;", "plainTextFormattedCitation" : "53", "previouslyFormattedCitation" : "&lt;sup&gt;53&lt;/sup&gt;" }, "properties" : { "noteIndex" : 0 }, "schema" : "https://github.com/citation-style-language/schema/raw/master/csl-citation.json" }</w:instrText>
      </w:r>
      <w:r w:rsidR="00845270">
        <w:fldChar w:fldCharType="separate"/>
      </w:r>
      <w:r w:rsidR="00C771D0" w:rsidRPr="00C771D0">
        <w:rPr>
          <w:noProof/>
          <w:vertAlign w:val="superscript"/>
        </w:rPr>
        <w:t>53</w:t>
      </w:r>
      <w:r w:rsidR="00845270">
        <w:fldChar w:fldCharType="end"/>
      </w:r>
      <w:r w:rsidR="00866101">
        <w:t xml:space="preserve"> </w:t>
      </w:r>
      <w:r w:rsidR="008C2B0C" w:rsidRPr="00C13FDC">
        <w:t xml:space="preserve"> </w:t>
      </w:r>
    </w:p>
    <w:p w14:paraId="7816BF75" w14:textId="77777777" w:rsidR="004B71E2" w:rsidRDefault="004B71E2" w:rsidP="00FF69F5">
      <w:pPr>
        <w:shd w:val="clear" w:color="auto" w:fill="FFFFFF"/>
        <w:jc w:val="both"/>
      </w:pPr>
    </w:p>
    <w:p w14:paraId="3C2A3B3D" w14:textId="359DE66B" w:rsidR="004341A5" w:rsidRDefault="00C13FDC" w:rsidP="00FF69F5">
      <w:pPr>
        <w:shd w:val="clear" w:color="auto" w:fill="FFFFFF"/>
        <w:jc w:val="both"/>
      </w:pPr>
      <w:r>
        <w:t xml:space="preserve">Those living in urban areas </w:t>
      </w:r>
      <w:r w:rsidR="00D44C4B">
        <w:t>may</w:t>
      </w:r>
      <w:r w:rsidR="003F60EA">
        <w:t xml:space="preserve"> also experience an amplified heat wave, as the </w:t>
      </w:r>
      <w:r w:rsidR="00D44C4B">
        <w:t xml:space="preserve">urban heat island phenomenon can increase </w:t>
      </w:r>
      <w:r w:rsidR="004E7881">
        <w:t>temperatures significantly</w:t>
      </w:r>
      <w:r w:rsidR="00D44C4B">
        <w:t xml:space="preserve"> compared with the </w:t>
      </w:r>
      <w:r w:rsidR="004E7881">
        <w:t>surrounding non-urban area.</w:t>
      </w:r>
      <w:r w:rsidR="004E7881">
        <w:fldChar w:fldCharType="begin" w:fldLock="1"/>
      </w:r>
      <w:r w:rsidR="00C771D0">
        <w:instrText>ADDIN CSL_CITATION { "citationItems" : [ { "id" : "ITEM-1", "itemData" : { "DOI" : "10.1007/s00484-009-0256-x", "ISBN" : "0020-7128", "ISSN" : "00207128", "PMID" : "19727842", "abstract" : "With global warming forecast to continue into the foreseeable future, heat waves are very likely to increase in both frequency and intensity. In urban regions, these future heat waves will be exacerbated by the urban heat island effect, and will have the potential to negatively influence the health and welfare of urban residents. In order to investigate the health effects of the urban heat island (UHI) in Shanghai, China, 30 years of meteorological records (1975-2004) were examined for 11 first- and second-order weather stations in and around Shanghai. Additionally, automatic weather observation data recorded in recent years as well as daily all-cause summer mortality counts in 11 urban, suburban, and exurban regions (1998-2004) in Shanghai have been used. The results show that different sites (city center or surroundings) have experienced different degrees of warming as a result of increasing urbanization. In turn, this has resulted in a more extensive urban heat island effect, causing additional hot days and heat waves in urban regions compared to rural locales. An examination of summer mortality rates in and around Shanghai yields heightened heat-related mortality in urban regions, and we conclude that the UHI is directly responsible, acting to worsen the adverse health effects from exposure to extreme thermal conditions.", "author" : [ { "dropping-particle" : "", "family" : "Tan", "given" : "Jianguo", "non-dropping-particle" : "", "parse-names" : false, "suffix" : "" }, { "dropping-particle" : "", "family" : "Zheng", "given" : "Youfei", "non-dropping-particle" : "", "parse-names" : false, "suffix" : "" }, { "dropping-particle" : "", "family" : "Tang", "given" : "Xu", "non-dropping-particle" : "", "parse-names" : false, "suffix" : "" }, { "dropping-particle" : "", "family" : "Guo", "given" : "Changyi", "non-dropping-particle" : "", "parse-names" : false, "suffix" : "" }, { "dropping-particle" : "", "family" : "Li", "given" : "Liping", "non-dropping-particle" : "", "parse-names" : false, "suffix" : "" }, { "dropping-particle" : "", "family" : "Song", "given" : "Guixiang", "non-dropping-particle" : "", "parse-names" : false, "suffix" : "" }, { "dropping-particle" : "", "family" : "Zhen", "given" : "Xinrong", "non-dropping-particle" : "", "parse-names" : false, "suffix" : "" }, { "dropping-particle" : "", "family" : "Yuan", "given" : "Dong", "non-dropping-particle" : "", "parse-names" : false, "suffix" : "" }, { "dropping-particle" : "", "family" : "Kalkstein", "given" : "Adam J.", "non-dropping-particle" : "", "parse-names" : false, "suffix" : "" }, { "dropping-particle" : "", "family" : "Li", "given" : "Furong", "non-dropping-particle" : "", "parse-names" : false, "suffix" : "" }, { "dropping-particle" : "", "family" : "Chen", "given" : "Heng", "non-dropping-particle" : "", "parse-names" : false, "suffix" : "" } ], "container-title" : "International Journal of Biometeorology", "id" : "ITEM-1", "issue" : "1", "issued" : { "date-parts" : [ [ "2010" ] ] }, "page" : "75-84", "title" : "The urban heat island and its impact on heat waves and human health in Shanghai", "type" : "article-journal", "volume" : "54" }, "uris" : [ "http://www.mendeley.com/documents/?uuid=f633511e-a6df-4e99-ad50-069a2feb88ca" ] } ], "mendeley" : { "formattedCitation" : "&lt;sup&gt;54&lt;/sup&gt;", "plainTextFormattedCitation" : "54", "previouslyFormattedCitation" : "&lt;sup&gt;54&lt;/sup&gt;" }, "properties" : { "noteIndex" : 0 }, "schema" : "https://github.com/citation-style-language/schema/raw/master/csl-citation.json" }</w:instrText>
      </w:r>
      <w:r w:rsidR="004E7881">
        <w:fldChar w:fldCharType="separate"/>
      </w:r>
      <w:r w:rsidR="00C771D0" w:rsidRPr="00C771D0">
        <w:rPr>
          <w:noProof/>
          <w:vertAlign w:val="superscript"/>
        </w:rPr>
        <w:t>54</w:t>
      </w:r>
      <w:r w:rsidR="004E7881">
        <w:fldChar w:fldCharType="end"/>
      </w:r>
    </w:p>
    <w:p w14:paraId="4094EA8C" w14:textId="77777777" w:rsidR="005A2ED1" w:rsidRDefault="005A2ED1" w:rsidP="00FF69F5">
      <w:pPr>
        <w:shd w:val="clear" w:color="auto" w:fill="FFFFFF"/>
        <w:jc w:val="both"/>
      </w:pPr>
    </w:p>
    <w:p w14:paraId="2BF6D068" w14:textId="02067EA9" w:rsidR="005A2ED1" w:rsidRPr="00C13FDC" w:rsidRDefault="005A2ED1" w:rsidP="00FF69F5">
      <w:pPr>
        <w:shd w:val="clear" w:color="auto" w:fill="FFFFFF"/>
        <w:jc w:val="both"/>
      </w:pPr>
      <w:r>
        <w:t>Exposure to UV-ray</w:t>
      </w:r>
      <w:r w:rsidR="007A1C4E">
        <w:t xml:space="preserve">s can be increased during extreme heat. </w:t>
      </w:r>
    </w:p>
    <w:p w14:paraId="3B0B2947" w14:textId="77777777" w:rsidR="0090449B" w:rsidRDefault="0090449B" w:rsidP="00FF69F5">
      <w:pPr>
        <w:shd w:val="clear" w:color="auto" w:fill="FFFFFF"/>
        <w:jc w:val="both"/>
        <w:rPr>
          <w:rFonts w:eastAsia="Times New Roman" w:cs="Times New Roman"/>
          <w:lang w:val="en-US" w:eastAsia="en-GB"/>
        </w:rPr>
      </w:pPr>
    </w:p>
    <w:p w14:paraId="363B6674" w14:textId="4C64A15E" w:rsidR="0090449B" w:rsidRDefault="00B005E9" w:rsidP="00FF69F5">
      <w:pPr>
        <w:shd w:val="clear" w:color="auto" w:fill="FFFFFF"/>
        <w:jc w:val="both"/>
        <w:rPr>
          <w:rFonts w:eastAsia="Times New Roman" w:cs="Times New Roman"/>
          <w:lang w:val="en-US" w:eastAsia="en-GB"/>
        </w:rPr>
      </w:pPr>
      <w:r w:rsidRPr="00B005E9">
        <w:rPr>
          <w:rFonts w:eastAsia="Times New Roman" w:cs="Times New Roman"/>
          <w:lang w:val="en-US" w:eastAsia="en-GB"/>
        </w:rPr>
        <w:t>Air pollution is characterized by a contamination of the indoor or outdoor (ambient) environment by any agent that modifies natural characteristics of the atmosphere</w:t>
      </w:r>
      <w:r>
        <w:rPr>
          <w:rFonts w:eastAsia="Times New Roman" w:cs="Times New Roman"/>
          <w:lang w:val="en-US" w:eastAsia="en-GB"/>
        </w:rPr>
        <w:t>. This d</w:t>
      </w:r>
      <w:r w:rsidR="00105AE0">
        <w:rPr>
          <w:rFonts w:eastAsia="Times New Roman" w:cs="Times New Roman"/>
          <w:lang w:val="en-US" w:eastAsia="en-GB"/>
        </w:rPr>
        <w:t xml:space="preserve">efinition </w:t>
      </w:r>
      <w:r>
        <w:rPr>
          <w:rFonts w:eastAsia="Times New Roman" w:cs="Times New Roman"/>
          <w:lang w:val="en-US" w:eastAsia="en-GB"/>
        </w:rPr>
        <w:t>include</w:t>
      </w:r>
      <w:r w:rsidR="00105AE0">
        <w:rPr>
          <w:rFonts w:eastAsia="Times New Roman" w:cs="Times New Roman"/>
          <w:lang w:val="en-US" w:eastAsia="en-GB"/>
        </w:rPr>
        <w:t>s</w:t>
      </w:r>
      <w:r>
        <w:rPr>
          <w:rFonts w:eastAsia="Times New Roman" w:cs="Times New Roman"/>
          <w:lang w:val="en-US" w:eastAsia="en-GB"/>
        </w:rPr>
        <w:t xml:space="preserve"> </w:t>
      </w:r>
      <w:r w:rsidR="00BE5955">
        <w:rPr>
          <w:rFonts w:eastAsia="Times New Roman" w:cs="Times New Roman"/>
          <w:lang w:val="en-US" w:eastAsia="en-GB"/>
        </w:rPr>
        <w:t xml:space="preserve">aerosols and </w:t>
      </w:r>
      <w:r>
        <w:rPr>
          <w:rFonts w:eastAsia="Times New Roman" w:cs="Times New Roman"/>
          <w:lang w:val="en-US" w:eastAsia="en-GB"/>
        </w:rPr>
        <w:t>particulate m</w:t>
      </w:r>
      <w:r w:rsidR="005D58CA">
        <w:rPr>
          <w:rFonts w:eastAsia="Times New Roman" w:cs="Times New Roman"/>
          <w:lang w:val="en-US" w:eastAsia="en-GB"/>
        </w:rPr>
        <w:t>atter</w:t>
      </w:r>
      <w:r w:rsidR="00105AE0">
        <w:rPr>
          <w:rFonts w:eastAsia="Times New Roman" w:cs="Times New Roman"/>
          <w:lang w:val="en-US" w:eastAsia="en-GB"/>
        </w:rPr>
        <w:t xml:space="preserve">, </w:t>
      </w:r>
      <w:r w:rsidR="00081013">
        <w:rPr>
          <w:rFonts w:eastAsia="Times New Roman" w:cs="Times New Roman"/>
          <w:lang w:val="en-US" w:eastAsia="en-GB"/>
        </w:rPr>
        <w:t xml:space="preserve">divided broadly into </w:t>
      </w:r>
      <w:r w:rsidR="005D58CA">
        <w:rPr>
          <w:rFonts w:eastAsia="Times New Roman" w:cs="Times New Roman"/>
          <w:lang w:val="en-US" w:eastAsia="en-GB"/>
        </w:rPr>
        <w:t>PM</w:t>
      </w:r>
      <w:r w:rsidR="005D58CA" w:rsidRPr="00105AE0">
        <w:rPr>
          <w:rFonts w:eastAsia="Times New Roman" w:cs="Times New Roman"/>
          <w:vertAlign w:val="subscript"/>
          <w:lang w:val="en-US" w:eastAsia="en-GB"/>
        </w:rPr>
        <w:t>10</w:t>
      </w:r>
      <w:r w:rsidR="00105AE0">
        <w:rPr>
          <w:rFonts w:eastAsia="Times New Roman" w:cs="Times New Roman"/>
          <w:lang w:val="en-US" w:eastAsia="en-GB"/>
        </w:rPr>
        <w:t xml:space="preserve"> and PM</w:t>
      </w:r>
      <w:r w:rsidR="005D58CA" w:rsidRPr="00105AE0">
        <w:rPr>
          <w:rFonts w:eastAsia="Times New Roman" w:cs="Times New Roman"/>
          <w:vertAlign w:val="subscript"/>
          <w:lang w:val="en-US" w:eastAsia="en-GB"/>
        </w:rPr>
        <w:t>2.5</w:t>
      </w:r>
      <w:r>
        <w:rPr>
          <w:rFonts w:eastAsia="Times New Roman" w:cs="Times New Roman"/>
          <w:lang w:val="en-US" w:eastAsia="en-GB"/>
        </w:rPr>
        <w:t xml:space="preserve">. </w:t>
      </w:r>
      <w:r w:rsidR="00BA59D8">
        <w:rPr>
          <w:rFonts w:eastAsia="Times New Roman" w:cs="Times New Roman"/>
          <w:lang w:val="en-US" w:eastAsia="en-GB"/>
        </w:rPr>
        <w:t>Air pollution</w:t>
      </w:r>
      <w:r w:rsidR="00FD2F75">
        <w:rPr>
          <w:rFonts w:eastAsia="Times New Roman" w:cs="Times New Roman"/>
          <w:lang w:val="en-US" w:eastAsia="en-GB"/>
        </w:rPr>
        <w:t xml:space="preserve"> </w:t>
      </w:r>
      <w:r w:rsidR="0090449B">
        <w:rPr>
          <w:rFonts w:eastAsia="Times New Roman" w:cs="Times New Roman"/>
          <w:lang w:val="en-US" w:eastAsia="en-GB"/>
        </w:rPr>
        <w:t xml:space="preserve">is </w:t>
      </w:r>
      <w:r w:rsidR="003F66D5">
        <w:rPr>
          <w:rFonts w:eastAsia="Times New Roman" w:cs="Times New Roman"/>
          <w:lang w:val="en-US" w:eastAsia="en-GB"/>
        </w:rPr>
        <w:t>thought</w:t>
      </w:r>
      <w:r w:rsidR="0090449B">
        <w:rPr>
          <w:rFonts w:eastAsia="Times New Roman" w:cs="Times New Roman"/>
          <w:lang w:val="en-US" w:eastAsia="en-GB"/>
        </w:rPr>
        <w:t xml:space="preserve"> to act as an aggravating factor on the health effects of heat waves.</w:t>
      </w:r>
      <w:r w:rsidR="00575F80">
        <w:rPr>
          <w:rFonts w:eastAsia="Times New Roman" w:cs="Times New Roman"/>
          <w:lang w:val="en-US" w:eastAsia="en-GB"/>
        </w:rPr>
        <w:fldChar w:fldCharType="begin" w:fldLock="1"/>
      </w:r>
      <w:r w:rsidR="00C771D0">
        <w:rPr>
          <w:rFonts w:eastAsia="Times New Roman" w:cs="Times New Roman"/>
          <w:lang w:val="en-US" w:eastAsia="en-GB"/>
        </w:rPr>
        <w:instrText>ADDIN CSL_CITATION { "citationItems" : [ { "id" : "ITEM-1", "itemData" : { "DOI" : "10.1097/EDE.0000000000000090", "ISBN" : "0000000000000", "ISSN" : "1531-5487", "PMID" : "24598414", "abstract" : "BACKGROUND: Prolonged high temperatures and air pollution from wildfires often occur together, and the two may interact in their effects on mortality. However, there are few data on such possible interactions.\\n\\nMETHODS: We analyzed day-to-day variations in the number of deaths in Moscow, Russia, in relation to air pollution levels and temperature during the disastrous heat wave and wildfire of 2010. Corresponding data for the period 2006-2009 were used for comparison. Daily average levels of PM10 and ozone were obtained from several continuous measurement stations. The daily number of nonaccidental deaths from specific causes was extracted from official records. Analyses of interactions considered the main effect of temperature as well as the added effect of prolonged high temperatures and the interaction with PM10.\\n\\nRESULTS: The major heat wave lasted for 44 days, with 24-hour average temperatures ranging from 24\u00b0C to 31\u00b0C and PM10 levels exceeding 300 \u03bcg/m on several days. There were close to 11,000 excess deaths from nonaccidental causes during this period, mainly among those older than 65 years. Increased risks also occurred in younger age groups. The most pronounced effects were for deaths from cardiovascular, respiratory, genitourinary, and nervous system diseases. Continuously increasing risks following prolonged high temperatures were apparent during the first 2 weeks of the heat wave. Interactions between high temperatures and air pollution from wildfires in excess of an additive effect contributed to more than 2000 deaths.\\n\\nCONCLUSIONS: Interactions between high temperatures and wildfire air pollution should be considered in risk assessments regarding health consequences of climate change.", "author" : [ { "dropping-particle" : "", "family" : "Shaposhnikov", "given" : "Dmitry", "non-dropping-particle" : "", "parse-names" : false, "suffix" : "" }, { "dropping-particle" : "", "family" : "Revich", "given" : "Boris", "non-dropping-particle" : "", "parse-names" : false, "suffix" : "" }, { "dropping-particle" : "", "family" : "Bellander", "given" : "Tom", "non-dropping-particle" : "", "parse-names" : false, "suffix" : "" }, { "dropping-particle" : "", "family" : "Bedada", "given" : "Getahun Bero", "non-dropping-particle" : "", "parse-names" : false, "suffix" : "" }, { "dropping-particle" : "", "family" : "Bottai", "given" : "Matteo", "non-dropping-particle" : "", "parse-names" : false, "suffix" : "" }, { "dropping-particle" : "", "family" : "Kharkova", "given" : "Tatyana", "non-dropping-particle" : "", "parse-names" : false, "suffix" : "" }, { "dropping-particle" : "", "family" : "Kvasha", "given" : "Ekaterina", "non-dropping-particle" : "", "parse-names" : false, "suffix" : "" }, { "dropping-particle" : "", "family" : "Lezina", "given" : "Elena", "non-dropping-particle" : "", "parse-names" : false, "suffix" : "" }, { "dropping-particle" : "", "family" : "Lind", "given" : "Tomas", "non-dropping-particle" : "", "parse-names" : false, "suffix" : "" }, { "dropping-particle" : "", "family" : "Semutnikova", "given" : "Eugenia", "non-dropping-particle" : "", "parse-names" : false, "suffix" : "" }, { "dropping-particle" : "", "family" : "Pershagen", "given" : "G\u00f6ran", "non-dropping-particle" : "", "parse-names" : false, "suffix" : "" } ], "container-title" : "Epidemiology (Cambridge, Mass.)", "id" : "ITEM-1", "issue" : "3", "issued" : { "date-parts" : [ [ "2014" ] ] }, "page" : "359-64", "title" : "Mortality related to air pollution with the moscow heat wave and wildfire of 2010.", "type" : "article-journal", "volume" : "25" }, "uris" : [ "http://www.mendeley.com/documents/?uuid=489536d4-fcb1-4a20-abbb-8ae21bc8a1ee" ] }, { "id" : "ITEM-2", "itemData" : { "DOI" : "10.1016/j.atmosenv.2003.11.010", "ISBN" : "1352-2310", "ISSN" : "13522310", "abstract" : "In the Netherlands an excess of 1000-1400 deaths was estimated due to the hot temperatures that occurred during the 2003 summer period. We estimated the number of deaths attributable to the ozone and Particular Matter (PM 10) concentrations in the summer period June-August 2003. Our calculations show that an excess of around 400-600 air pollution-related deaths may have occurred compared to an 'average' summer. These calculations suggest that in the Netherlands, a significant proportion of the deaths now being attributed to the hot summer weather can reasonably be expected to have been caused by air pollution. ?? 2003 Elsevier Ltd. All rights reserved.", "author" : [ { "dropping-particle" : "", "family" : "Fischer", "given" : "Paul H.", "non-dropping-particle" : "", "parse-names" : false, "suffix" : "" }, { "dropping-particle" : "", "family" : "Brunekreef", "given" : "Bert", "non-dropping-particle" : "", "parse-names" : false, "suffix" : "" }, { "dropping-particle" : "", "family" : "Lebret", "given" : "Erik", "non-dropping-particle" : "", "parse-names" : false, "suffix" : "" } ], "container-title" : "Atmospheric Environment", "id" : "ITEM-2", "issue" : "8", "issued" : { "date-parts" : [ [ "2004" ] ] }, "page" : "1083-1085", "title" : "Air pollution related deaths during the 2003 heat wave in the Netherlands", "type" : "article-journal", "volume" : "38" }, "uris" : [ "http://www.mendeley.com/documents/?uuid=04d24338-4c70-4c4a-8e9b-dcef8dfc2fec" ] } ], "mendeley" : { "formattedCitation" : "&lt;sup&gt;55,56&lt;/sup&gt;", "plainTextFormattedCitation" : "55,56", "previouslyFormattedCitation" : "&lt;sup&gt;55,56&lt;/sup&gt;" }, "properties" : { "noteIndex" : 0 }, "schema" : "https://github.com/citation-style-language/schema/raw/master/csl-citation.json" }</w:instrText>
      </w:r>
      <w:r w:rsidR="00575F80">
        <w:rPr>
          <w:rFonts w:eastAsia="Times New Roman" w:cs="Times New Roman"/>
          <w:lang w:val="en-US" w:eastAsia="en-GB"/>
        </w:rPr>
        <w:fldChar w:fldCharType="separate"/>
      </w:r>
      <w:r w:rsidR="00C771D0" w:rsidRPr="00C771D0">
        <w:rPr>
          <w:rFonts w:eastAsia="Times New Roman" w:cs="Times New Roman"/>
          <w:noProof/>
          <w:vertAlign w:val="superscript"/>
          <w:lang w:val="en-US" w:eastAsia="en-GB"/>
        </w:rPr>
        <w:t>55,56</w:t>
      </w:r>
      <w:r w:rsidR="00575F80">
        <w:rPr>
          <w:rFonts w:eastAsia="Times New Roman" w:cs="Times New Roman"/>
          <w:lang w:val="en-US" w:eastAsia="en-GB"/>
        </w:rPr>
        <w:fldChar w:fldCharType="end"/>
      </w:r>
      <w:r w:rsidR="0090449B">
        <w:rPr>
          <w:rFonts w:eastAsia="Times New Roman" w:cs="Times New Roman"/>
          <w:lang w:val="en-US" w:eastAsia="en-GB"/>
        </w:rPr>
        <w:t xml:space="preserve"> As such, it is important to consider air quality levels when </w:t>
      </w:r>
      <w:r w:rsidR="00C178DF">
        <w:rPr>
          <w:rFonts w:eastAsia="Times New Roman" w:cs="Times New Roman"/>
          <w:lang w:val="en-US" w:eastAsia="en-GB"/>
        </w:rPr>
        <w:t xml:space="preserve">considering </w:t>
      </w:r>
      <w:r w:rsidR="001E09E4">
        <w:rPr>
          <w:rFonts w:eastAsia="Times New Roman" w:cs="Times New Roman"/>
          <w:lang w:val="en-US" w:eastAsia="en-GB"/>
        </w:rPr>
        <w:t>the impact of a heat wave on a vulnerable population.</w:t>
      </w:r>
    </w:p>
    <w:p w14:paraId="7D1B34FA" w14:textId="77777777" w:rsidR="00320BB6" w:rsidRDefault="00320BB6" w:rsidP="00FF69F5">
      <w:pPr>
        <w:shd w:val="clear" w:color="auto" w:fill="FFFFFF"/>
        <w:jc w:val="both"/>
        <w:rPr>
          <w:rFonts w:eastAsia="Times New Roman" w:cs="Times New Roman"/>
          <w:lang w:val="en-US" w:eastAsia="en-GB"/>
        </w:rPr>
      </w:pPr>
    </w:p>
    <w:p w14:paraId="261C232C" w14:textId="40904D9D" w:rsidR="004341A5" w:rsidRDefault="00B005E9" w:rsidP="00FF69F5">
      <w:pPr>
        <w:shd w:val="clear" w:color="auto" w:fill="FFFFFF"/>
        <w:jc w:val="both"/>
        <w:rPr>
          <w:rFonts w:eastAsia="Times New Roman" w:cs="Times New Roman"/>
          <w:lang w:val="en-US" w:eastAsia="en-GB"/>
        </w:rPr>
      </w:pPr>
      <w:r>
        <w:rPr>
          <w:rFonts w:eastAsia="Times New Roman" w:cs="Times New Roman"/>
          <w:lang w:val="en-US" w:eastAsia="en-GB"/>
        </w:rPr>
        <w:t xml:space="preserve">Ozone concentration is also </w:t>
      </w:r>
      <w:r w:rsidR="003B32B9">
        <w:rPr>
          <w:rFonts w:eastAsia="Times New Roman" w:cs="Times New Roman"/>
          <w:lang w:val="en-US" w:eastAsia="en-GB"/>
        </w:rPr>
        <w:t>thought to be an adverse modifier</w:t>
      </w:r>
      <w:r>
        <w:rPr>
          <w:rFonts w:eastAsia="Times New Roman" w:cs="Times New Roman"/>
          <w:lang w:val="en-US" w:eastAsia="en-GB"/>
        </w:rPr>
        <w:t xml:space="preserve"> on mortality</w:t>
      </w:r>
      <w:r w:rsidR="005A50B1">
        <w:rPr>
          <w:rFonts w:eastAsia="Times New Roman" w:cs="Times New Roman"/>
          <w:lang w:val="en-US" w:eastAsia="en-GB"/>
        </w:rPr>
        <w:t xml:space="preserve"> during extreme heat</w:t>
      </w:r>
      <w:r w:rsidR="004353B3">
        <w:rPr>
          <w:rFonts w:eastAsia="Times New Roman" w:cs="Times New Roman"/>
          <w:lang w:val="en-US" w:eastAsia="en-GB"/>
        </w:rPr>
        <w:t>.</w:t>
      </w:r>
      <w:r w:rsidR="003B32B9">
        <w:rPr>
          <w:rFonts w:eastAsia="Times New Roman" w:cs="Times New Roman"/>
          <w:lang w:val="en-US" w:eastAsia="en-GB"/>
        </w:rPr>
        <w:fldChar w:fldCharType="begin" w:fldLock="1"/>
      </w:r>
      <w:r w:rsidR="00C771D0">
        <w:rPr>
          <w:rFonts w:eastAsia="Times New Roman" w:cs="Times New Roman"/>
          <w:lang w:val="en-US" w:eastAsia="en-GB"/>
        </w:rPr>
        <w:instrText>ADDIN CSL_CITATION { "citationItems" : [ { "id" : "ITEM-1", "itemData" : { "DOI" : "10.1289/ehp.8328", "ISBN" : "0091-6765", "ISSN" : "00916765", "PMID" : "16966086", "abstract" : "BACKGROUND: During August 2003, record high temperatures were observed across Europe, and France was the country most affected. During this period, elevated ozone concentrations were measured all over the country. Questions were raised concerning the contribution of O3 to the health impact of the summer 2003 heat wave.\\n\\nMETHODS: We used a time-series design to analyze short-term effects of temperature and O3 pollution on mortality. Counts of deaths were regressed on temperatures and O3 levels, controlling for possible confounders: long-term trends, season, influenza outbreaks, day of the week, and bank holiday effects. For comparison with previous results of the nine cities, we calculated pooled excess risk using a random effect approach and an empirical Bayes approach.\\n\\nFINDINGS: For the nine cities, the excess risk of death is significant (1.01% ; 95% confidence interval, 0.58-1.44) for an increase of 10 microg/m3 in O3 level. For the 3-17 August 2003 period, the excess risk of deaths linked to O3 and temperatures together ranged from 10.6% in Le Havre to 174.7% in Paris. When we compared the relative contributions of O3 and temperature to this joint excess risk, the contribution of O3 varied according to the city, ranging from 2.5% in Bordeaux to 85.3% in Toulouse.\\n\\nINTERPRETATION: We observed heterogeneity among the nine cities not only for the joint effect of O3 and temperatures, but also for the relative contribution of each factor. These results confirmed that in urban areas O3 levels have a non-negligible impact in terms of public health.", "author" : [ { "dropping-particle" : "", "family" : "Filleul", "given" : "Laurent", "non-dropping-particle" : "", "parse-names" : false, "suffix" : "" }, { "dropping-particle" : "", "family" : "Cassadou", "given" : "Sylvie", "non-dropping-particle" : "", "parse-names" : false, "suffix" : "" }, { "dropping-particle" : "", "family" : "M\u00e9dina", "given" : "Sylvia", "non-dropping-particle" : "", "parse-names" : false, "suffix" : "" }, { "dropping-particle" : "", "family" : "Fabres", "given" : "Pascal", "non-dropping-particle" : "", "parse-names" : false, "suffix" : "" }, { "dropping-particle" : "", "family" : "Lefranc", "given" : "Agn\u00e9s", "non-dropping-particle" : "", "parse-names" : false, "suffix" : "" }, { "dropping-particle" : "", "family" : "Eilstein", "given" : "Daniel", "non-dropping-particle" : "", "parse-names" : false, "suffix" : "" }, { "dropping-particle" : "", "family" : "Tertre", "given" : "Alain", "non-dropping-particle" : "Le", "parse-names" : false, "suffix" : "" }, { "dropping-particle" : "", "family" : "Pascal", "given" : "Laurence", "non-dropping-particle" : "", "parse-names" : false, "suffix" : "" }, { "dropping-particle" : "", "family" : "Chardon", "given" : "Benoit", "non-dropping-particle" : "", "parse-names" : false, "suffix" : "" }, { "dropping-particle" : "", "family" : "Blanchard", "given" : "Myriam", "non-dropping-particle" : "", "parse-names" : false, "suffix" : "" }, { "dropping-particle" : "", "family" : "Declercq", "given" : "Christophe", "non-dropping-particle" : "", "parse-names" : false, "suffix" : "" }, { "dropping-particle" : "", "family" : "Jusot", "given" : "Jean Fran\u00e7ois", "non-dropping-particle" : "", "parse-names" : false, "suffix" : "" }, { "dropping-particle" : "", "family" : "Prouvost", "given" : "H\u00e9l\u00e8ne", "non-dropping-particle" : "", "parse-names" : false, "suffix" : "" }, { "dropping-particle" : "", "family" : "Ledrans", "given" : "Martine", "non-dropping-particle" : "", "parse-names" : false, "suffix" : "" } ], "container-title" : "Environmental Health Perspectives", "id" : "ITEM-1", "issue" : "9", "issued" : { "date-parts" : [ [ "2006" ] ] }, "page" : "1344-1347", "title" : "The relation between temperature, ozone, and mortality in nine French cities during the heat wave of 2003", "type" : "article-journal", "volume" : "114" }, "uris" : [ "http://www.mendeley.com/documents/?uuid=aca276d7-a682-4297-9ec6-e0c1243f928c" ] } ], "mendeley" : { "formattedCitation" : "&lt;sup&gt;57&lt;/sup&gt;", "plainTextFormattedCitation" : "57", "previouslyFormattedCitation" : "&lt;sup&gt;57&lt;/sup&gt;" }, "properties" : { "noteIndex" : 0 }, "schema" : "https://github.com/citation-style-language/schema/raw/master/csl-citation.json" }</w:instrText>
      </w:r>
      <w:r w:rsidR="003B32B9">
        <w:rPr>
          <w:rFonts w:eastAsia="Times New Roman" w:cs="Times New Roman"/>
          <w:lang w:val="en-US" w:eastAsia="en-GB"/>
        </w:rPr>
        <w:fldChar w:fldCharType="separate"/>
      </w:r>
      <w:r w:rsidR="00C771D0" w:rsidRPr="00C771D0">
        <w:rPr>
          <w:rFonts w:eastAsia="Times New Roman" w:cs="Times New Roman"/>
          <w:noProof/>
          <w:vertAlign w:val="superscript"/>
          <w:lang w:val="en-US" w:eastAsia="en-GB"/>
        </w:rPr>
        <w:t>57</w:t>
      </w:r>
      <w:r w:rsidR="003B32B9">
        <w:rPr>
          <w:rFonts w:eastAsia="Times New Roman" w:cs="Times New Roman"/>
          <w:lang w:val="en-US" w:eastAsia="en-GB"/>
        </w:rPr>
        <w:fldChar w:fldCharType="end"/>
      </w:r>
    </w:p>
    <w:p w14:paraId="3E235FF2" w14:textId="77777777" w:rsidR="00B005E9" w:rsidRDefault="00B005E9" w:rsidP="00FF69F5">
      <w:pPr>
        <w:shd w:val="clear" w:color="auto" w:fill="FFFFFF"/>
        <w:jc w:val="both"/>
        <w:rPr>
          <w:rFonts w:eastAsia="Times New Roman" w:cs="Times New Roman"/>
          <w:b/>
          <w:u w:val="single"/>
          <w:lang w:eastAsia="en-GB"/>
        </w:rPr>
      </w:pPr>
    </w:p>
    <w:p w14:paraId="7D4E3AA8" w14:textId="3B2F7158" w:rsidR="00FF69F5" w:rsidRDefault="00FF69F5" w:rsidP="00705C33">
      <w:pPr>
        <w:pStyle w:val="Heading3"/>
        <w:rPr>
          <w:rFonts w:eastAsia="Times New Roman"/>
          <w:lang w:eastAsia="en-GB"/>
        </w:rPr>
      </w:pPr>
      <w:bookmarkStart w:id="59" w:name="_Toc494114009"/>
      <w:r w:rsidRPr="00353192">
        <w:rPr>
          <w:rFonts w:eastAsia="Times New Roman"/>
          <w:lang w:eastAsia="en-GB"/>
        </w:rPr>
        <w:t>Health impacts</w:t>
      </w:r>
      <w:bookmarkEnd w:id="59"/>
    </w:p>
    <w:p w14:paraId="3CFDB290" w14:textId="77777777" w:rsidR="0090798F" w:rsidRDefault="0090798F" w:rsidP="00FF69F5">
      <w:pPr>
        <w:shd w:val="clear" w:color="auto" w:fill="FFFFFF"/>
        <w:jc w:val="both"/>
        <w:rPr>
          <w:rFonts w:eastAsia="Times New Roman" w:cs="Times New Roman"/>
          <w:b/>
          <w:u w:val="single"/>
          <w:lang w:eastAsia="en-GB"/>
        </w:rPr>
      </w:pPr>
    </w:p>
    <w:p w14:paraId="68377047" w14:textId="45F01248" w:rsidR="006C46F1" w:rsidRDefault="006C46F1" w:rsidP="006C46F1">
      <w:pPr>
        <w:pStyle w:val="Heading4"/>
        <w:rPr>
          <w:rFonts w:eastAsia="Times New Roman"/>
          <w:lang w:eastAsia="en-GB"/>
        </w:rPr>
      </w:pPr>
      <w:r w:rsidRPr="00735E1A">
        <w:rPr>
          <w:rFonts w:eastAsia="Times New Roman"/>
          <w:lang w:eastAsia="en-GB"/>
        </w:rPr>
        <w:t>Immediate onset which can be informed by Public Weather Services</w:t>
      </w:r>
    </w:p>
    <w:p w14:paraId="425BEC0D" w14:textId="77777777" w:rsidR="002448B8" w:rsidRDefault="002448B8" w:rsidP="002448B8">
      <w:pPr>
        <w:rPr>
          <w:lang w:eastAsia="en-GB"/>
        </w:rPr>
      </w:pPr>
    </w:p>
    <w:p w14:paraId="2F12D863" w14:textId="3B9ED11D" w:rsidR="002448B8" w:rsidRDefault="002448B8" w:rsidP="002448B8">
      <w:pPr>
        <w:shd w:val="clear" w:color="auto" w:fill="FFFFFF"/>
        <w:rPr>
          <w:rFonts w:ascii="Calibri" w:hAnsi="Calibri"/>
        </w:rPr>
      </w:pPr>
      <w:r>
        <w:rPr>
          <w:rFonts w:ascii="Calibri" w:hAnsi="Calibri"/>
          <w:b/>
        </w:rPr>
        <w:t>C</w:t>
      </w:r>
      <w:r w:rsidRPr="002B360C">
        <w:rPr>
          <w:rFonts w:ascii="Calibri" w:hAnsi="Calibri"/>
          <w:b/>
        </w:rPr>
        <w:t>erebrovascular accidents</w:t>
      </w:r>
      <w:r>
        <w:rPr>
          <w:rFonts w:ascii="Calibri" w:hAnsi="Calibri"/>
          <w:b/>
        </w:rPr>
        <w:t xml:space="preserve">. </w:t>
      </w:r>
      <w:r>
        <w:rPr>
          <w:rFonts w:ascii="Calibri" w:hAnsi="Calibri"/>
        </w:rPr>
        <w:t>A stroke is caused by coagulation of blood in the brain, and studies have suggested that the blood of heat stressed individuals coagulates more readily..</w:t>
      </w:r>
      <w:r>
        <w:rPr>
          <w:rFonts w:ascii="Calibri" w:hAnsi="Calibri"/>
        </w:rPr>
        <w:fldChar w:fldCharType="begin" w:fldLock="1"/>
      </w:r>
      <w:r w:rsidR="00C771D0">
        <w:rPr>
          <w:rFonts w:ascii="Calibri" w:hAnsi="Calibri"/>
        </w:rPr>
        <w:instrText>ADDIN CSL_CITATION { "citationItems" : [ { "id" : "ITEM-1", "itemData" : { "DOI" : "10.1016/S0749-3797(99)00025-2", "ISBN" : "0749-3797; 0749-3797", "ISSN" : "07493797", "PMID" : "10493281", "abstract" : "Introduction: This study describes medical treated in all 47 non-VA hospitals in Cook County, IL during the 1995 heat wave. We characterize the underlying diseases of the susceptible population, with goal of tailoring prevention efforts. Methods: Primary and secondary discharge diagnoses made during the heat wave and comparison periods were obtained from computerized inpatient hospital discharge data to determine reasons for hospitalization, and comorbid conditions, respectively. Results: During the week of the heat wave, there were 1072 (11%) more hospital admissions than average for comparison weeks and 838 (35%) more than expected among patients aged 65 years and older. The majority of this excess (59%) were treatments for dehydration, heat stroke, and heat exhaustion; with the exception of acute renal failure no other primary discharge diagnoses were significantly elevated. In contrast, analysis of comorbid conditions revealed 23% (p = 0.019) excess admissions of underlying cardiovascular diseases, 30% (p = 0.033) of diabetes, 52% (p = 0.011) of renal diseases, and 20% (p = 0.027) of nervous system disorders. Patients admissions for emphysema (p = 0.007) and epilepsy (p = 0.009) were also significantly elevated during the heat wave week. Conclusions: The majority of excess hospital admissions were due to dehydration, heat stroke, and heat exhaustion, among people with underlying medical conditions. Short-term public health interventions to reduce heat- related morbidity should be directed toward these individuals to assure access to air conditioning and adequate fluid intake. Long-term prevention efforts should aim to improve the general health condition of people at risk through, among other things, regular physician-approved exercise.", "author" : [ { "dropping-particle" : "", "family" : "Semenza", "given" : "Jan C.", "non-dropping-particle" : "", "parse-names" : false, "suffix" : "" }, { "dropping-particle" : "", "family" : "McCullough", "given" : "Joel E.", "non-dropping-particle" : "", "parse-names" : false, "suffix" : "" }, { "dropping-particle" : "", "family" : "Flanders", "given" : "W. Dana", "non-dropping-particle" : "", "parse-names" : false, "suffix" : "" }, { "dropping-particle" : "", "family" : "McGeehin", "given" : "Michael A.", "non-dropping-particle" : "", "parse-names" : false, "suffix" : "" }, { "dropping-particle" : "", "family" : "Lumpkin", "given" : "John R.", "non-dropping-particle" : "", "parse-names" : false, "suffix" : "" } ], "container-title" : "American Journal of Preventive Medicine", "id" : "ITEM-1", "issue" : "4", "issued" : { "date-parts" : [ [ "1999" ] ] }, "page" : "269-277", "title" : "Excess hospital admissions during the July 1995 heat wave in Chicago", "type" : "article-journal", "volume" : "16" }, "uris" : [ "http://www.mendeley.com/documents/?uuid=b389bd39-fe6e-41e4-b06a-63bfac170dec" ] } ], "mendeley" : { "formattedCitation" : "&lt;sup&gt;58&lt;/sup&gt;", "plainTextFormattedCitation" : "58", "previouslyFormattedCitation" : "&lt;sup&gt;58&lt;/sup&gt;"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58</w:t>
      </w:r>
      <w:r>
        <w:rPr>
          <w:rFonts w:ascii="Calibri" w:hAnsi="Calibri"/>
        </w:rPr>
        <w:fldChar w:fldCharType="end"/>
      </w:r>
    </w:p>
    <w:p w14:paraId="010429AE" w14:textId="77777777" w:rsidR="002448B8" w:rsidRDefault="002448B8" w:rsidP="002448B8">
      <w:pPr>
        <w:shd w:val="clear" w:color="auto" w:fill="FFFFFF"/>
        <w:rPr>
          <w:rFonts w:ascii="Calibri" w:hAnsi="Calibri"/>
        </w:rPr>
      </w:pPr>
    </w:p>
    <w:p w14:paraId="17BFB847" w14:textId="710EB722" w:rsidR="002448B8" w:rsidRPr="00D43FFB" w:rsidRDefault="002448B8" w:rsidP="002448B8">
      <w:pPr>
        <w:shd w:val="clear" w:color="auto" w:fill="FFFFFF"/>
        <w:rPr>
          <w:rFonts w:ascii="Calibri" w:hAnsi="Calibri"/>
        </w:rPr>
      </w:pPr>
      <w:r>
        <w:rPr>
          <w:rFonts w:ascii="Calibri" w:hAnsi="Calibri"/>
          <w:b/>
        </w:rPr>
        <w:t xml:space="preserve">Harvesting. </w:t>
      </w:r>
      <w:r>
        <w:rPr>
          <w:rFonts w:ascii="Calibri" w:hAnsi="Calibri"/>
        </w:rPr>
        <w:t>When already terminally ill members of a population are exposed to extreme heat, their deaths can be brought forward in time by a few weeks.</w:t>
      </w:r>
      <w:r>
        <w:rPr>
          <w:rFonts w:ascii="Calibri" w:hAnsi="Calibri"/>
        </w:rPr>
        <w:fldChar w:fldCharType="begin" w:fldLock="1"/>
      </w:r>
      <w:r w:rsidR="00C771D0">
        <w:rPr>
          <w:rFonts w:ascii="Calibri" w:hAnsi="Calibri"/>
        </w:rPr>
        <w:instrText>ADDIN CSL_CITATION { "citationItems" : [ { "id" : "ITEM-1", "itemData" : { "DOI" : "10.1097/01.ede.0000187650.36636.1f", "ISBN" : "1044-3983 (Print)\\r1044-3983 (Linking)", "ISSN" : "1044-3983", "PMID" : "16357598", "abstract" : "BACKGROUND: A heatwave occurred in France in August 2003, with an accompanying excess of all-cause mortality. This study quantifies this excess mortality and investigates a possible harvesting effect in the few weeks after the heatwave. METHODS: A time-series study using a Poisson regression model with regression splines to control for nonlinear confounders was used to analyze the correlation between heatwave variable and mortality in 9 French cities. RESULTS: After controlling for long-term and seasonal time trends and the usual effects of temperature and air pollution, we estimated that 3,096 extra deaths resulted from the heatwave. The maximum daily relative risk of mortality during the heatwave (compared with expected deaths at that time of year) ranged from 1.16 in Le Havre to 5.00 in Paris. There was little evidence of mortality displacement in the few weeks after the heatwave, with an estimated deficit of 253 deaths at the end of the period. CONCLUSIONS: The heatwave in France during August 2003 was associated with a large increase in the number of deaths. The impact estimated using a time-series design was consistent with crude previous estimates of the impact of the heatwave. This finding suggests that neither air pollution nor long-term and seasonal trends confounded previous estimates. There was no evidence to suggest that the extras deaths associated with the heatwave were simply brought forward in time.", "author" : [ { "dropping-particle" : "", "family" : "Tertre", "given" : "A", "non-dropping-particle" : "Le", "parse-names" : false, "suffix" : "" }, { "dropping-particle" : "", "family" : "Lefranc", "given" : "A", "non-dropping-particle" : "", "parse-names" : false, "suffix" : "" }, { "dropping-particle" : "", "family" : "Eilstein", "given" : "D", "non-dropping-particle" : "", "parse-names" : false, "suffix" : "" }, { "dropping-particle" : "", "family" : "Declercq", "given" : "C", "non-dropping-particle" : "", "parse-names" : false, "suffix" : "" }, { "dropping-particle" : "", "family" : "Medina", "given" : "S", "non-dropping-particle" : "", "parse-names" : false, "suffix" : "" }, { "dropping-particle" : "", "family" : "Blanchard", "given" : "M", "non-dropping-particle" : "", "parse-names" : false, "suffix" : "" }, { "dropping-particle" : "", "family" : "Chardon", "given" : "B", "non-dropping-particle" : "", "parse-names" : false, "suffix" : "" }, { "dropping-particle" : "", "family" : "Fabre", "given" : "P", "non-dropping-particle" : "", "parse-names" : false, "suffix" : "" }, { "dropping-particle" : "", "family" : "Filleul", "given" : "L", "non-dropping-particle" : "", "parse-names" : false, "suffix" : "" }, { "dropping-particle" : "", "family" : "Jusot", "given" : "J F", "non-dropping-particle" : "", "parse-names" : false, "suffix" : "" }, { "dropping-particle" : "", "family" : "Pascal", "given" : "L", "non-dropping-particle" : "", "parse-names" : false, "suffix" : "" }, { "dropping-particle" : "", "family" : "Prouvost", "given" : "H", "non-dropping-particle" : "", "parse-names" : false, "suffix" : "" }, { "dropping-particle" : "", "family" : "Cassadou", "given" : "S", "non-dropping-particle" : "", "parse-names" : false, "suffix" : "" }, { "dropping-particle" : "", "family" : "Ledrans", "given" : "M", "non-dropping-particle" : "", "parse-names" : false, "suffix" : "" } ], "container-title" : "Epidemiology", "id" : "ITEM-1", "issue" : "1", "issued" : { "date-parts" : [ [ "2006" ] ] }, "page" : "75-79", "title" : "Impact of the 2003 heatwave on all-cause mortality in 9 French cities", "type" : "article-journal", "volume" : "17" }, "uris" : [ "http://www.mendeley.com/documents/?uuid=a9869419-b635-40b0-8cb6-90ce3149e955" ] } ], "mendeley" : { "formattedCitation" : "&lt;sup&gt;59&lt;/sup&gt;", "plainTextFormattedCitation" : "59", "previouslyFormattedCitation" : "&lt;sup&gt;59&lt;/sup&gt;"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59</w:t>
      </w:r>
      <w:r>
        <w:rPr>
          <w:rFonts w:ascii="Calibri" w:hAnsi="Calibri"/>
        </w:rPr>
        <w:fldChar w:fldCharType="end"/>
      </w:r>
    </w:p>
    <w:p w14:paraId="310D3AE3" w14:textId="77777777" w:rsidR="002448B8" w:rsidRDefault="002448B8" w:rsidP="002448B8">
      <w:pPr>
        <w:shd w:val="clear" w:color="auto" w:fill="FFFFFF"/>
        <w:rPr>
          <w:rFonts w:ascii="Calibri" w:hAnsi="Calibri"/>
          <w:b/>
        </w:rPr>
      </w:pPr>
    </w:p>
    <w:p w14:paraId="6398D331" w14:textId="6E38ACA3" w:rsidR="002448B8" w:rsidRPr="00E7661E" w:rsidRDefault="002448B8" w:rsidP="002448B8">
      <w:pPr>
        <w:shd w:val="clear" w:color="auto" w:fill="FFFFFF"/>
        <w:rPr>
          <w:rFonts w:ascii="Calibri" w:hAnsi="Calibri"/>
        </w:rPr>
      </w:pPr>
      <w:r>
        <w:rPr>
          <w:rFonts w:ascii="Calibri" w:hAnsi="Calibri"/>
          <w:b/>
        </w:rPr>
        <w:t>H</w:t>
      </w:r>
      <w:r w:rsidRPr="002B360C">
        <w:rPr>
          <w:rFonts w:ascii="Calibri" w:hAnsi="Calibri"/>
          <w:b/>
        </w:rPr>
        <w:t>eat e</w:t>
      </w:r>
      <w:r>
        <w:rPr>
          <w:rFonts w:ascii="Calibri" w:hAnsi="Calibri"/>
          <w:b/>
        </w:rPr>
        <w:t xml:space="preserve">dema. </w:t>
      </w:r>
      <w:r>
        <w:rPr>
          <w:rFonts w:ascii="Calibri" w:hAnsi="Calibri"/>
        </w:rPr>
        <w:t>Manifests itself as soft tissue swelling in those who are less acclimatised to heat being experienced.</w:t>
      </w:r>
      <w:r>
        <w:rPr>
          <w:rFonts w:ascii="Calibri" w:hAnsi="Calibri"/>
        </w:rPr>
        <w:fldChar w:fldCharType="begin" w:fldLock="1"/>
      </w:r>
      <w:r w:rsidR="00C771D0">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"&lt;sup&gt;60&lt;/sup&gt;", "plainTextFormattedCitation" : "60", "previouslyFormattedCitation" : "&lt;sup&gt;60&lt;/sup&gt;"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60</w:t>
      </w:r>
      <w:r>
        <w:rPr>
          <w:rFonts w:ascii="Calibri" w:hAnsi="Calibri"/>
        </w:rPr>
        <w:fldChar w:fldCharType="end"/>
      </w:r>
      <w:r>
        <w:rPr>
          <w:rFonts w:ascii="Calibri" w:hAnsi="Calibri"/>
        </w:rPr>
        <w:t xml:space="preserve"> Cramps are more likely when exercising in hot and humid environments, but especially during exercise.</w:t>
      </w:r>
      <w:r>
        <w:rPr>
          <w:rFonts w:ascii="Calibri" w:hAnsi="Calibri"/>
        </w:rPr>
        <w:fldChar w:fldCharType="begin" w:fldLock="1"/>
      </w:r>
      <w:r w:rsidR="00C771D0">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"&lt;sup&gt;61&lt;/sup&gt;", "plainTextFormattedCitation" : "61", "previouslyFormattedCitation" : "&lt;sup&gt;61&lt;/sup&gt;"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61</w:t>
      </w:r>
      <w:r>
        <w:rPr>
          <w:rFonts w:ascii="Calibri" w:hAnsi="Calibri"/>
        </w:rPr>
        <w:fldChar w:fldCharType="end"/>
      </w:r>
    </w:p>
    <w:p w14:paraId="78EAF43F" w14:textId="77777777" w:rsidR="002448B8" w:rsidRPr="002B360C" w:rsidRDefault="002448B8" w:rsidP="002448B8">
      <w:pPr>
        <w:shd w:val="clear" w:color="auto" w:fill="FFFFFF"/>
        <w:rPr>
          <w:rFonts w:ascii="Calibri" w:hAnsi="Calibri"/>
          <w:b/>
        </w:rPr>
      </w:pPr>
    </w:p>
    <w:p w14:paraId="68A91D8E" w14:textId="66A2AB17" w:rsidR="002448B8" w:rsidRPr="00B760B4" w:rsidRDefault="002448B8" w:rsidP="002448B8">
      <w:pPr>
        <w:shd w:val="clear" w:color="auto" w:fill="FFFFFF"/>
        <w:rPr>
          <w:rFonts w:ascii="Calibri" w:hAnsi="Calibri"/>
        </w:rPr>
      </w:pPr>
      <w:r>
        <w:rPr>
          <w:rFonts w:ascii="Calibri" w:hAnsi="Calibri"/>
          <w:b/>
        </w:rPr>
        <w:t xml:space="preserve">Heat exhaustion. </w:t>
      </w:r>
      <w:r>
        <w:rPr>
          <w:rFonts w:ascii="Calibri" w:hAnsi="Calibri"/>
        </w:rPr>
        <w:t>Common symptoms include headache, dizziness, goose flesh, nausea, vomiting, diarrhoea, irritability, and loss of coordination.</w:t>
      </w:r>
      <w:r>
        <w:rPr>
          <w:rFonts w:ascii="Calibri" w:hAnsi="Calibri"/>
        </w:rPr>
        <w:fldChar w:fldCharType="begin" w:fldLock="1"/>
      </w:r>
      <w:r w:rsidR="00C771D0">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"&lt;sup&gt;61&lt;/sup&gt;", "plainTextFormattedCitation" : "61", "previouslyFormattedCitation" : "&lt;sup&gt;61&lt;/sup&gt;"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61</w:t>
      </w:r>
      <w:r>
        <w:rPr>
          <w:rFonts w:ascii="Calibri" w:hAnsi="Calibri"/>
        </w:rPr>
        <w:fldChar w:fldCharType="end"/>
      </w:r>
      <w:r w:rsidRPr="00B760B4">
        <w:rPr>
          <w:rFonts w:ascii="Calibri" w:hAnsi="Calibri"/>
        </w:rPr>
        <w:t xml:space="preserve"> </w:t>
      </w:r>
    </w:p>
    <w:p w14:paraId="3ADFB66A" w14:textId="77777777" w:rsidR="002448B8" w:rsidRDefault="002448B8" w:rsidP="002448B8">
      <w:pPr>
        <w:shd w:val="clear" w:color="auto" w:fill="FFFFFF"/>
        <w:rPr>
          <w:rFonts w:ascii="Calibri" w:hAnsi="Calibri"/>
          <w:b/>
        </w:rPr>
      </w:pPr>
    </w:p>
    <w:p w14:paraId="3365D494" w14:textId="2A1F3A47" w:rsidR="002448B8" w:rsidRPr="00432A75" w:rsidRDefault="002448B8" w:rsidP="002448B8">
      <w:pPr>
        <w:shd w:val="clear" w:color="auto" w:fill="FFFFFF"/>
        <w:rPr>
          <w:rFonts w:ascii="Calibri" w:hAnsi="Calibri"/>
        </w:rPr>
      </w:pPr>
      <w:r>
        <w:rPr>
          <w:rFonts w:ascii="Calibri" w:hAnsi="Calibri"/>
          <w:b/>
        </w:rPr>
        <w:t xml:space="preserve">Heat rash. </w:t>
      </w:r>
      <w:r>
        <w:rPr>
          <w:rFonts w:ascii="Calibri" w:hAnsi="Calibri"/>
        </w:rPr>
        <w:t>Also known as ‘prickly heat’ or ‘milaria rubra’, heat rash results from sweating which saturates the skin surface, clogging the sweat ducts.</w:t>
      </w:r>
      <w:r>
        <w:rPr>
          <w:rFonts w:ascii="Calibri" w:hAnsi="Calibri"/>
        </w:rPr>
        <w:fldChar w:fldCharType="begin" w:fldLock="1"/>
      </w:r>
      <w:r w:rsidR="00C771D0">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"&lt;sup&gt;60&lt;/sup&gt;", "plainTextFormattedCitation" : "60", "previouslyFormattedCitation" : "&lt;sup&gt;60&lt;/sup&gt;"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60</w:t>
      </w:r>
      <w:r>
        <w:rPr>
          <w:rFonts w:ascii="Calibri" w:hAnsi="Calibri"/>
        </w:rPr>
        <w:fldChar w:fldCharType="end"/>
      </w:r>
    </w:p>
    <w:p w14:paraId="649903F6" w14:textId="77777777" w:rsidR="002448B8" w:rsidRDefault="002448B8" w:rsidP="002448B8">
      <w:pPr>
        <w:shd w:val="clear" w:color="auto" w:fill="FFFFFF"/>
        <w:rPr>
          <w:rFonts w:ascii="Calibri" w:hAnsi="Calibri"/>
          <w:b/>
        </w:rPr>
      </w:pPr>
    </w:p>
    <w:p w14:paraId="5D39D82C" w14:textId="34754A9F" w:rsidR="002448B8" w:rsidRPr="00850435" w:rsidRDefault="002448B8" w:rsidP="002448B8">
      <w:pPr>
        <w:shd w:val="clear" w:color="auto" w:fill="FFFFFF"/>
        <w:rPr>
          <w:rFonts w:ascii="Calibri" w:hAnsi="Calibri"/>
        </w:rPr>
      </w:pPr>
      <w:r>
        <w:rPr>
          <w:rFonts w:ascii="Calibri" w:hAnsi="Calibri"/>
          <w:b/>
        </w:rPr>
        <w:t>H</w:t>
      </w:r>
      <w:r w:rsidRPr="002B360C">
        <w:rPr>
          <w:rFonts w:ascii="Calibri" w:hAnsi="Calibri"/>
          <w:b/>
        </w:rPr>
        <w:t>eat stroke</w:t>
      </w:r>
      <w:r>
        <w:rPr>
          <w:rFonts w:ascii="Calibri" w:hAnsi="Calibri"/>
          <w:b/>
        </w:rPr>
        <w:t xml:space="preserve">. </w:t>
      </w:r>
      <w:r>
        <w:rPr>
          <w:rFonts w:ascii="Calibri" w:hAnsi="Calibri"/>
        </w:rPr>
        <w:t>Clinically defined as when the body’s core temperature is at least 40.6C.</w:t>
      </w:r>
      <w:r>
        <w:rPr>
          <w:rFonts w:ascii="Calibri" w:hAnsi="Calibri"/>
        </w:rPr>
        <w:fldChar w:fldCharType="begin" w:fldLock="1"/>
      </w:r>
      <w:r w:rsidR="00C771D0">
        <w:rPr>
          <w:rFonts w:ascii="Calibri" w:hAnsi="Calibri"/>
        </w:rPr>
        <w:instrText>ADDIN CSL_CITATION { "citationItems" : [ { "id" : "ITEM-1", "itemData" : { "abstract" : "The National Association of Medical Examiners Ad Hoc Committee on the Definition of Heat-Related Fatalities recommends the following definition of \"heat-related death\": a death in which exposure to high ambient temperature either caused the death or significantly contributed to it. The committee also recommends that the diagnosis of heat-related death be based on a history of exposure to high ambient temperature and the reasonable exclusion of other causes of hyperthermia. The diagnosis may be established from the circumstances surrounding the death, investigative reports concerning environmental temperature, and/or measured antemortem body temperature at the time of collapse. In cases where the measured antemortem body temperature at the time of collapse was &gt; or = 105 degrees F (&gt; or = 40.6 degrees C), the cause of death should be certified as heat stroke or hyperthermia. Deaths may also be certified as heat stroke or hyperthermia with lower body temperatures when cooling has been attempted prior to arrival at the hospital and/or when there is a clinical history of mental status changes and elevated liver and muscle enzymes. In cases where the antemortem body temperature cannot be established but the environmental temperature at the time of collapse was high, an appropriate heat-related diagnosis should be listed as the cause of death or as a significant contributing condition.", "author" : [ { "dropping-particle" : "", "family" : "R, Donoghue", "given" : "E", "non-dropping-particle" : "", "parse-names" : false, "suffix" : "" }, { "dropping-particle" : "", "family" : "A, Graham", "given" : "M", "non-dropping-particle" : "", "parse-names" : false, "suffix" : "" }, { "dropping-particle" : "", "family" : "M, Jentzen", "given" : "J", "non-dropping-particle" : "", "parse-names" : false, "suffix" : "" }, { "dropping-particle" : "", "family" : "D, Lifschultz", "given" : "B", "non-dropping-particle" : "", "parse-names" : false, "suffix" : "" }, { "dropping-particle" : "", "family" : "Luke", "given" : "J L", "non-dropping-particle" : "", "parse-names" : false, "suffix" : "" } ], "container-title" : "The American Journal of Forensic Medicine and Pathology.", "id" : "ITEM-1", "issue" : "1", "issued" : { "date-parts" : [ [ "1997" ] ] }, "title" : "Criteria for the diagnosis of heat-related deaths: National Association of Medical Examiners. Position paper. National Association of Medical Examiners Ad Hoc Committee on the Definition of Heat-Related Fatalities.", "type" : "article-journal", "volume" : "18" }, "uris" : [ "http://www.mendeley.com/documents/?uuid=9d69cf23-df18-4ee1-9705-2b4819d67c85" ] } ], "mendeley" : { "formattedCitation" : "&lt;sup&gt;62&lt;/sup&gt;", "plainTextFormattedCitation" : "62", "previouslyFormattedCitation" : "&lt;sup&gt;62&lt;/sup&gt;"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62</w:t>
      </w:r>
      <w:r>
        <w:rPr>
          <w:rFonts w:ascii="Calibri" w:hAnsi="Calibri"/>
        </w:rPr>
        <w:fldChar w:fldCharType="end"/>
      </w:r>
      <w:r>
        <w:rPr>
          <w:rFonts w:ascii="Calibri" w:hAnsi="Calibri"/>
        </w:rPr>
        <w:t xml:space="preserve"> A life-threatening condition, with a severe elevation of body temperature with central nervous system dysfunction that often includes combativeness, delirium, seizures, and coma.</w:t>
      </w:r>
      <w:r>
        <w:rPr>
          <w:rFonts w:ascii="Calibri" w:hAnsi="Calibri"/>
        </w:rPr>
        <w:fldChar w:fldCharType="begin" w:fldLock="1"/>
      </w:r>
      <w:r w:rsidR="00C771D0">
        <w:rPr>
          <w:rFonts w:ascii="Calibri" w:hAnsi="Calibri"/>
        </w:rPr>
        <w:instrText>ADDIN CSL_CITATION { "citationItems" : [ { "id" : "ITEM-1", "itemData" : { "DOI" : "10.1002/cphy.c140017", "ISBN" : "9780470650714", "ISSN" : "20404603", "PMID" : "25880507", "abstract" : "Heat stroke is a life-threatening condition clinically diagnosed as a severe elevation in body temperature with central nervous system dysfunction that often includes combativeness, delirium, seizures, and coma. Classic heat stroke primarily occurs in immunocompromised individuals during annual heat waves. Exertional heat stroke is observed in young fit individuals performing strenuous physical activity in hot or temperature environments. Long-term consequences of heat stroke are thought to be due to a systemic inflammatory response syndrome. This article provides a comprehensive review of recent advances in the identification of risk factors that predispose to heat stroke, the role of endotoxin and cytokines in mediation of multi-organ damage, the incidence of hypothermia and fever during heat stroke recovery, clinical biomarkers of organ damage severity, and protective cooling strategies. Risk factors include environmental factors, medications, drug use, compromised health status, and genetic conditions. The role of endotoxin and cytokines is discussed in the framework of research conducted over 30 years ago that requires reassessment to more clearly identify the role of these factors in the systemic inflammatory response syndrome. We challenge the notion that hypothalamic damage is responsible for thermoregulatory disturbances during heat stroke recovery and highlight recent advances in our understanding of the regulated nature of these responses. The need for more sensitive clinical biomarkers of organ damage is examined. Conventional and emerging cooling methods are discussed with reference to protection against peripheral organ damage and selective brain cooling. \u00a9 2015 American Physiological Society. Compr Physiol 5: 611-647, 2015.", "author" : [ { "dropping-particle" : "", "family" : "Leon", "given" : "Lisa R.", "non-dropping-particle" : "", "parse-names" : false, "suffix" : "" }, { "dropping-particle" : "", "family" : "Bouchama", "given" : "Abderrezak", "non-dropping-particle" : "", "parse-names" : false, "suffix" : "" } ], "container-title" : "Comprehensive Physiology", "id" : "ITEM-1", "issue" : "2", "issued" : { "date-parts" : [ [ "2015" ] ] }, "page" : "611-647", "title" : "Heat stroke", "type" : "article-journal", "volume" : "5" }, "uris" : [ "http://www.mendeley.com/documents/?uuid=c70019ca-083a-449b-837e-d7283a85cece" ] } ], "mendeley" : { "formattedCitation" : "&lt;sup&gt;63&lt;/sup&gt;", "plainTextFormattedCitation" : "63", "previouslyFormattedCitation" : "&lt;sup&gt;63&lt;/sup&gt;"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63</w:t>
      </w:r>
      <w:r>
        <w:rPr>
          <w:rFonts w:ascii="Calibri" w:hAnsi="Calibri"/>
        </w:rPr>
        <w:fldChar w:fldCharType="end"/>
      </w:r>
    </w:p>
    <w:p w14:paraId="0F26E7BB" w14:textId="77777777" w:rsidR="002448B8" w:rsidRPr="002B360C" w:rsidRDefault="002448B8" w:rsidP="002448B8">
      <w:pPr>
        <w:shd w:val="clear" w:color="auto" w:fill="FFFFFF"/>
        <w:rPr>
          <w:rFonts w:ascii="Calibri" w:hAnsi="Calibri"/>
          <w:b/>
        </w:rPr>
      </w:pPr>
    </w:p>
    <w:p w14:paraId="629498F2" w14:textId="2013034E" w:rsidR="002448B8" w:rsidRPr="00430B94" w:rsidRDefault="002448B8" w:rsidP="002448B8">
      <w:pPr>
        <w:shd w:val="clear" w:color="auto" w:fill="FFFFFF"/>
        <w:rPr>
          <w:rFonts w:ascii="Calibri" w:hAnsi="Calibri"/>
        </w:rPr>
      </w:pPr>
      <w:r>
        <w:rPr>
          <w:rFonts w:ascii="Calibri" w:hAnsi="Calibri"/>
          <w:b/>
        </w:rPr>
        <w:t>H</w:t>
      </w:r>
      <w:r w:rsidRPr="002B360C">
        <w:rPr>
          <w:rFonts w:ascii="Calibri" w:hAnsi="Calibri"/>
          <w:b/>
        </w:rPr>
        <w:t>eat syncop</w:t>
      </w:r>
      <w:r>
        <w:rPr>
          <w:rFonts w:ascii="Calibri" w:hAnsi="Calibri"/>
          <w:b/>
        </w:rPr>
        <w:t xml:space="preserve">e. </w:t>
      </w:r>
      <w:r>
        <w:rPr>
          <w:rFonts w:ascii="Calibri" w:hAnsi="Calibri"/>
        </w:rPr>
        <w:t>Fainting from heat due to elevated body temperature.</w:t>
      </w:r>
      <w:r>
        <w:rPr>
          <w:rFonts w:ascii="Calibri" w:hAnsi="Calibri"/>
          <w:b/>
        </w:rPr>
        <w:t xml:space="preserve"> </w:t>
      </w:r>
      <w:r>
        <w:rPr>
          <w:rFonts w:ascii="Calibri" w:hAnsi="Calibri"/>
        </w:rPr>
        <w:t>Syncope can indicate that someone is undergoing heat stroke.</w:t>
      </w:r>
      <w:r>
        <w:rPr>
          <w:rFonts w:ascii="Calibri" w:hAnsi="Calibri"/>
        </w:rPr>
        <w:fldChar w:fldCharType="begin" w:fldLock="1"/>
      </w:r>
      <w:r w:rsidR="00C771D0">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"&lt;sup&gt;61&lt;/sup&gt;", "plainTextFormattedCitation" : "61", "previouslyFormattedCitation" : "&lt;sup&gt;61&lt;/sup&gt;"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61</w:t>
      </w:r>
      <w:r>
        <w:rPr>
          <w:rFonts w:ascii="Calibri" w:hAnsi="Calibri"/>
        </w:rPr>
        <w:fldChar w:fldCharType="end"/>
      </w:r>
    </w:p>
    <w:p w14:paraId="79BC559A" w14:textId="77777777" w:rsidR="002448B8" w:rsidRPr="002B360C" w:rsidRDefault="002448B8" w:rsidP="002448B8">
      <w:pPr>
        <w:shd w:val="clear" w:color="auto" w:fill="FFFFFF"/>
        <w:rPr>
          <w:rFonts w:ascii="Calibri" w:hAnsi="Calibri"/>
          <w:b/>
        </w:rPr>
      </w:pPr>
    </w:p>
    <w:p w14:paraId="492CDF0B" w14:textId="63042F5F" w:rsidR="002448B8" w:rsidRPr="003013EE" w:rsidRDefault="002448B8" w:rsidP="002448B8">
      <w:pPr>
        <w:shd w:val="clear" w:color="auto" w:fill="FFFFFF"/>
        <w:rPr>
          <w:rFonts w:ascii="Calibri" w:hAnsi="Calibri"/>
        </w:rPr>
      </w:pPr>
      <w:r>
        <w:rPr>
          <w:rFonts w:ascii="Calibri" w:hAnsi="Calibri"/>
          <w:b/>
        </w:rPr>
        <w:t>S</w:t>
      </w:r>
      <w:r w:rsidRPr="002B360C">
        <w:rPr>
          <w:rFonts w:ascii="Calibri" w:hAnsi="Calibri"/>
          <w:b/>
        </w:rPr>
        <w:t>evere dehydration</w:t>
      </w:r>
      <w:r>
        <w:rPr>
          <w:rFonts w:ascii="Calibri" w:hAnsi="Calibri"/>
          <w:b/>
        </w:rPr>
        <w:t>.</w:t>
      </w:r>
      <w:r>
        <w:rPr>
          <w:rFonts w:ascii="Calibri" w:hAnsi="Calibri"/>
        </w:rPr>
        <w:t xml:space="preserve"> Profuse sweating can occur during a heat wave episode. This can lead to dehydration, which depletes electrolytes and causes sodium losses.</w:t>
      </w:r>
      <w:r>
        <w:rPr>
          <w:rFonts w:ascii="Calibri" w:hAnsi="Calibri"/>
        </w:rPr>
        <w:fldChar w:fldCharType="begin" w:fldLock="1"/>
      </w:r>
      <w:r w:rsidR="00C771D0">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"&lt;sup&gt;61&lt;/sup&gt;", "plainTextFormattedCitation" : "61", "previouslyFormattedCitation" : "&lt;sup&gt;61&lt;/sup&gt;"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61</w:t>
      </w:r>
      <w:r>
        <w:rPr>
          <w:rFonts w:ascii="Calibri" w:hAnsi="Calibri"/>
        </w:rPr>
        <w:fldChar w:fldCharType="end"/>
      </w:r>
    </w:p>
    <w:p w14:paraId="5B7B9513" w14:textId="77777777" w:rsidR="002448B8" w:rsidRPr="002448B8" w:rsidRDefault="002448B8" w:rsidP="002448B8">
      <w:pPr>
        <w:rPr>
          <w:lang w:eastAsia="en-GB"/>
        </w:rPr>
      </w:pPr>
    </w:p>
    <w:p w14:paraId="3D2D4CDF" w14:textId="2EE052D4" w:rsidR="00FF69F5" w:rsidRDefault="003273DF" w:rsidP="003273DF">
      <w:pPr>
        <w:pStyle w:val="Heading4"/>
        <w:rPr>
          <w:rFonts w:eastAsia="Times New Roman"/>
          <w:lang w:eastAsia="en-GB"/>
        </w:rPr>
      </w:pPr>
      <w:r w:rsidRPr="00C67805">
        <w:rPr>
          <w:rFonts w:eastAsia="Times New Roman"/>
          <w:lang w:eastAsia="en-GB"/>
        </w:rPr>
        <w:t xml:space="preserve">Impacts with longer-term onset related to </w:t>
      </w:r>
      <w:r w:rsidR="00DC179C">
        <w:rPr>
          <w:rFonts w:eastAsia="Times New Roman"/>
          <w:lang w:eastAsia="en-GB"/>
        </w:rPr>
        <w:t>heat wave</w:t>
      </w:r>
      <w:r>
        <w:rPr>
          <w:rFonts w:eastAsia="Times New Roman"/>
          <w:lang w:eastAsia="en-GB"/>
        </w:rPr>
        <w:t xml:space="preserve"> </w:t>
      </w:r>
      <w:r w:rsidR="00DC179C">
        <w:rPr>
          <w:rFonts w:eastAsia="Times New Roman"/>
          <w:lang w:eastAsia="en-GB"/>
        </w:rPr>
        <w:t xml:space="preserve">and air pollution </w:t>
      </w:r>
      <w:r w:rsidRPr="00C67805">
        <w:rPr>
          <w:rFonts w:eastAsia="Times New Roman"/>
          <w:lang w:eastAsia="en-GB"/>
        </w:rPr>
        <w:t>events</w:t>
      </w:r>
    </w:p>
    <w:p w14:paraId="655DB6E8" w14:textId="77777777" w:rsidR="003858EB" w:rsidRDefault="003858EB" w:rsidP="003858EB">
      <w:pPr>
        <w:rPr>
          <w:lang w:eastAsia="en-GB"/>
        </w:rPr>
      </w:pPr>
    </w:p>
    <w:p w14:paraId="573ED0A6" w14:textId="23A0E766" w:rsidR="003858EB" w:rsidRPr="003858EB" w:rsidRDefault="003858EB" w:rsidP="001561BA">
      <w:pPr>
        <w:pStyle w:val="Heading3"/>
        <w:rPr>
          <w:lang w:eastAsia="en-GB"/>
        </w:rPr>
      </w:pPr>
      <w:bookmarkStart w:id="60" w:name="_Toc494114010"/>
      <w:r>
        <w:rPr>
          <w:lang w:eastAsia="en-GB"/>
        </w:rPr>
        <w:t>How f</w:t>
      </w:r>
      <w:r w:rsidR="00F919C2">
        <w:rPr>
          <w:lang w:eastAsia="en-GB"/>
        </w:rPr>
        <w:t xml:space="preserve">orecasting </w:t>
      </w:r>
      <w:r w:rsidR="001561BA">
        <w:rPr>
          <w:lang w:eastAsia="en-GB"/>
        </w:rPr>
        <w:t>informs</w:t>
      </w:r>
      <w:r w:rsidR="00B53C89">
        <w:rPr>
          <w:lang w:eastAsia="en-GB"/>
        </w:rPr>
        <w:t xml:space="preserve"> </w:t>
      </w:r>
      <w:r w:rsidR="001561BA">
        <w:rPr>
          <w:lang w:eastAsia="en-GB"/>
        </w:rPr>
        <w:t xml:space="preserve">heat wave and air pollution health </w:t>
      </w:r>
      <w:r w:rsidR="00F919C2">
        <w:rPr>
          <w:lang w:eastAsia="en-GB"/>
        </w:rPr>
        <w:t>action plans</w:t>
      </w:r>
      <w:bookmarkEnd w:id="60"/>
    </w:p>
    <w:p w14:paraId="1D69AC7D" w14:textId="77777777" w:rsidR="00F135E2" w:rsidRDefault="00F135E2" w:rsidP="00F135E2">
      <w:pPr>
        <w:rPr>
          <w:lang w:eastAsia="en-GB"/>
        </w:rPr>
      </w:pPr>
    </w:p>
    <w:p w14:paraId="10CAADAA" w14:textId="77777777" w:rsidR="00F135E2" w:rsidRPr="00226FCD" w:rsidRDefault="00F135E2" w:rsidP="00F135E2">
      <w:pPr>
        <w:pStyle w:val="Heading3"/>
        <w:rPr>
          <w:rFonts w:eastAsia="Times New Roman"/>
          <w:lang w:eastAsia="en-GB"/>
        </w:rPr>
      </w:pPr>
      <w:bookmarkStart w:id="61" w:name="_Toc494114011"/>
      <w:r w:rsidRPr="00226FCD">
        <w:rPr>
          <w:rFonts w:eastAsia="Times New Roman"/>
          <w:lang w:eastAsia="en-GB"/>
        </w:rPr>
        <w:t>Key processes made in preparedness and action plans</w:t>
      </w:r>
      <w:bookmarkEnd w:id="61"/>
    </w:p>
    <w:p w14:paraId="4A751153" w14:textId="77777777" w:rsidR="00F135E2" w:rsidRDefault="00F135E2" w:rsidP="00F135E2">
      <w:pPr>
        <w:shd w:val="clear" w:color="auto" w:fill="FFFFFF"/>
        <w:jc w:val="both"/>
        <w:rPr>
          <w:rFonts w:eastAsia="Times New Roman" w:cs="Times New Roman"/>
          <w:b/>
          <w:u w:val="single"/>
          <w:lang w:eastAsia="en-GB"/>
        </w:rPr>
      </w:pPr>
    </w:p>
    <w:p w14:paraId="08266A55"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44C9F5CD"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12E798C9" w14:textId="77777777" w:rsidR="00F135E2" w:rsidRDefault="00F135E2" w:rsidP="00F135E2">
      <w:pPr>
        <w:shd w:val="clear" w:color="auto" w:fill="FFFFFF"/>
        <w:jc w:val="both"/>
        <w:rPr>
          <w:rFonts w:eastAsia="Times New Roman" w:cs="Times New Roman"/>
          <w:u w:val="single"/>
          <w:lang w:eastAsia="en-GB"/>
        </w:rPr>
      </w:pPr>
    </w:p>
    <w:p w14:paraId="59DD0C4B"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102D78B5"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3B7C7AF7"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A0AF0F4" w14:textId="77777777" w:rsidR="00F135E2" w:rsidRPr="00F135E2" w:rsidRDefault="00F135E2" w:rsidP="00F135E2">
      <w:pPr>
        <w:rPr>
          <w:lang w:eastAsia="en-GB"/>
        </w:rPr>
      </w:pPr>
    </w:p>
    <w:p w14:paraId="1EA46811" w14:textId="77777777" w:rsidR="002200CA" w:rsidRDefault="002200CA" w:rsidP="0090798F">
      <w:pPr>
        <w:shd w:val="clear" w:color="auto" w:fill="FFFFFF"/>
        <w:rPr>
          <w:rFonts w:ascii="Calibri" w:hAnsi="Calibri"/>
          <w:b/>
          <w:lang w:val="en-US"/>
        </w:rPr>
      </w:pPr>
    </w:p>
    <w:p w14:paraId="6FF537CB" w14:textId="77777777" w:rsidR="00D62E90" w:rsidRDefault="00D62E90" w:rsidP="00D62E90">
      <w:pPr>
        <w:pStyle w:val="Heading3"/>
        <w:rPr>
          <w:lang w:val="en-US"/>
        </w:rPr>
      </w:pPr>
      <w:bookmarkStart w:id="62" w:name="_Toc494114012"/>
      <w:r w:rsidRPr="002B755B">
        <w:rPr>
          <w:lang w:val="en-US"/>
        </w:rPr>
        <w:t>Key gaps in</w:t>
      </w:r>
      <w:r>
        <w:rPr>
          <w:lang w:val="en-US"/>
        </w:rPr>
        <w:t xml:space="preserve"> real-time monitoring, forecasting and alert </w:t>
      </w:r>
      <w:r w:rsidRPr="002B755B">
        <w:rPr>
          <w:lang w:val="en-US"/>
        </w:rPr>
        <w:t>capabilities</w:t>
      </w:r>
      <w:bookmarkEnd w:id="62"/>
    </w:p>
    <w:p w14:paraId="03FE2968" w14:textId="77777777" w:rsidR="00487FB8" w:rsidRPr="00802B13" w:rsidRDefault="00487FB8" w:rsidP="00487FB8">
      <w:pPr>
        <w:rPr>
          <w:lang w:val="en-US"/>
        </w:rPr>
      </w:pPr>
    </w:p>
    <w:p w14:paraId="1F95DDBA"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xml:space="preserve">- probabilistic forecasting for heat waves </w:t>
      </w:r>
      <w:proofErr w:type="spellStart"/>
      <w:r w:rsidRPr="00487FB8">
        <w:rPr>
          <w:rFonts w:ascii="Calibri" w:eastAsia="Times New Roman" w:hAnsi="Calibri" w:cs="Arial"/>
          <w:color w:val="222222"/>
          <w:lang w:eastAsia="en-GB"/>
        </w:rPr>
        <w:t>esp</w:t>
      </w:r>
      <w:proofErr w:type="spellEnd"/>
      <w:r w:rsidRPr="00487FB8">
        <w:rPr>
          <w:rFonts w:ascii="Calibri" w:eastAsia="Times New Roman" w:hAnsi="Calibri" w:cs="Arial"/>
          <w:color w:val="222222"/>
          <w:lang w:eastAsia="en-GB"/>
        </w:rPr>
        <w:t xml:space="preserve"> in developing countries where deterministic forecasts are often used. </w:t>
      </w:r>
    </w:p>
    <w:p w14:paraId="5367E38A"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xml:space="preserve">- skill evaluation and recalibration of heat wave forecasts essential for decision making but still not common practice in many developing countries. Particularly important on longer lead times (S2S) that are being developed now and becoming operational in some places </w:t>
      </w:r>
      <w:proofErr w:type="spellStart"/>
      <w:r w:rsidRPr="00487FB8">
        <w:rPr>
          <w:rFonts w:ascii="Calibri" w:eastAsia="Times New Roman" w:hAnsi="Calibri" w:cs="Arial"/>
          <w:color w:val="222222"/>
          <w:lang w:eastAsia="en-GB"/>
        </w:rPr>
        <w:t>eg</w:t>
      </w:r>
      <w:proofErr w:type="spellEnd"/>
      <w:r w:rsidRPr="00487FB8">
        <w:rPr>
          <w:rFonts w:ascii="Calibri" w:eastAsia="Times New Roman" w:hAnsi="Calibri" w:cs="Arial"/>
          <w:color w:val="222222"/>
          <w:lang w:eastAsia="en-GB"/>
        </w:rPr>
        <w:t>. India (This would mean that when there is a forecast of 30% chance of heat wave, a heat wave occurs exactly 30% of the time. Otherwise users can’t trust the probabilities given in the forecast)</w:t>
      </w:r>
    </w:p>
    <w:p w14:paraId="5390FD19"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xml:space="preserve">- soil moisture is known to be a source of predictability for heat waves in several areas of the world. Challenge to realize this predictability gain in forecasts. Models need to assimilate soil moisture </w:t>
      </w:r>
      <w:proofErr w:type="spellStart"/>
      <w:r w:rsidRPr="00487FB8">
        <w:rPr>
          <w:rFonts w:ascii="Calibri" w:eastAsia="Times New Roman" w:hAnsi="Calibri" w:cs="Arial"/>
          <w:color w:val="222222"/>
          <w:lang w:eastAsia="en-GB"/>
        </w:rPr>
        <w:t>obs</w:t>
      </w:r>
      <w:proofErr w:type="spellEnd"/>
      <w:r w:rsidRPr="00487FB8">
        <w:rPr>
          <w:rFonts w:ascii="Calibri" w:eastAsia="Times New Roman" w:hAnsi="Calibri" w:cs="Arial"/>
          <w:color w:val="222222"/>
          <w:lang w:eastAsia="en-GB"/>
        </w:rPr>
        <w:t xml:space="preserve"> well </w:t>
      </w:r>
      <w:proofErr w:type="gramStart"/>
      <w:r w:rsidRPr="00487FB8">
        <w:rPr>
          <w:rFonts w:ascii="Calibri" w:eastAsia="Times New Roman" w:hAnsi="Calibri" w:cs="Arial"/>
          <w:color w:val="222222"/>
          <w:lang w:eastAsia="en-GB"/>
        </w:rPr>
        <w:t>in order to</w:t>
      </w:r>
      <w:proofErr w:type="gramEnd"/>
      <w:r w:rsidRPr="00487FB8">
        <w:rPr>
          <w:rFonts w:ascii="Calibri" w:eastAsia="Times New Roman" w:hAnsi="Calibri" w:cs="Arial"/>
          <w:color w:val="222222"/>
          <w:lang w:eastAsia="en-GB"/>
        </w:rPr>
        <w:t xml:space="preserve"> capitalize on this predictability. We need skill assessments of heat wave forecasts on </w:t>
      </w:r>
      <w:proofErr w:type="spellStart"/>
      <w:r w:rsidRPr="00487FB8">
        <w:rPr>
          <w:rFonts w:ascii="Calibri" w:eastAsia="Times New Roman" w:hAnsi="Calibri" w:cs="Arial"/>
          <w:color w:val="222222"/>
          <w:lang w:eastAsia="en-GB"/>
        </w:rPr>
        <w:t>weather</w:t>
      </w:r>
      <w:proofErr w:type="spellEnd"/>
      <w:r w:rsidRPr="00487FB8">
        <w:rPr>
          <w:rFonts w:ascii="Calibri" w:eastAsia="Times New Roman" w:hAnsi="Calibri" w:cs="Arial"/>
          <w:color w:val="222222"/>
          <w:lang w:eastAsia="en-GB"/>
        </w:rPr>
        <w:t xml:space="preserve"> to S2S timescales, and evaluation of how </w:t>
      </w:r>
      <w:proofErr w:type="gramStart"/>
      <w:r w:rsidRPr="00487FB8">
        <w:rPr>
          <w:rFonts w:ascii="Calibri" w:eastAsia="Times New Roman" w:hAnsi="Calibri" w:cs="Arial"/>
          <w:color w:val="222222"/>
          <w:lang w:eastAsia="en-GB"/>
        </w:rPr>
        <w:t>well</w:t>
      </w:r>
      <w:proofErr w:type="gramEnd"/>
      <w:r w:rsidRPr="00487FB8">
        <w:rPr>
          <w:rFonts w:ascii="Calibri" w:eastAsia="Times New Roman" w:hAnsi="Calibri" w:cs="Arial"/>
          <w:color w:val="222222"/>
          <w:lang w:eastAsia="en-GB"/>
        </w:rPr>
        <w:t xml:space="preserve"> models capture the influence of surface water availability on heat wave generation.</w:t>
      </w:r>
    </w:p>
    <w:p w14:paraId="488736F3" w14:textId="77777777" w:rsidR="00487FB8" w:rsidRPr="00802B13" w:rsidRDefault="00487FB8" w:rsidP="00487FB8">
      <w:pPr>
        <w:rPr>
          <w:rFonts w:ascii="Calibri" w:hAnsi="Calibri"/>
          <w:lang w:val="en-US"/>
        </w:rPr>
      </w:pPr>
    </w:p>
    <w:p w14:paraId="2D6A54E4" w14:textId="77777777" w:rsidR="00D62E90" w:rsidRPr="00802B13" w:rsidRDefault="00D62E90" w:rsidP="00D62E90">
      <w:pPr>
        <w:rPr>
          <w:rFonts w:ascii="Calibri" w:hAnsi="Calibri"/>
          <w:lang w:val="en-US"/>
        </w:rPr>
      </w:pPr>
    </w:p>
    <w:p w14:paraId="63478944" w14:textId="77777777" w:rsidR="00D62E90" w:rsidRPr="00802B13" w:rsidRDefault="00D62E90" w:rsidP="00802B13">
      <w:pPr>
        <w:pStyle w:val="Heading3"/>
        <w:rPr>
          <w:rFonts w:eastAsia="Times New Roman"/>
          <w:lang w:eastAsia="en-GB"/>
        </w:rPr>
      </w:pPr>
      <w:bookmarkStart w:id="63" w:name="_Toc494114013"/>
      <w:r w:rsidRPr="00802B13">
        <w:rPr>
          <w:rFonts w:eastAsia="Times New Roman"/>
          <w:lang w:eastAsia="en-GB"/>
        </w:rPr>
        <w:lastRenderedPageBreak/>
        <w:t>Key opportunities to develop or improve health relevant deliverables</w:t>
      </w:r>
      <w:bookmarkEnd w:id="63"/>
    </w:p>
    <w:p w14:paraId="4A69D8C2" w14:textId="77777777" w:rsidR="00D62E90" w:rsidRPr="00802B13" w:rsidRDefault="00D62E90" w:rsidP="00D62E90">
      <w:pPr>
        <w:jc w:val="both"/>
        <w:rPr>
          <w:rFonts w:ascii="Calibri" w:hAnsi="Calibri"/>
          <w:u w:val="single"/>
        </w:rPr>
      </w:pPr>
    </w:p>
    <w:p w14:paraId="59AD6942" w14:textId="77777777" w:rsidR="00D62E90" w:rsidRPr="00802B13" w:rsidRDefault="00D62E90" w:rsidP="00802B13">
      <w:pPr>
        <w:pStyle w:val="Heading3"/>
        <w:rPr>
          <w:rFonts w:eastAsia="Times New Roman"/>
          <w:lang w:eastAsia="en-GB"/>
        </w:rPr>
      </w:pPr>
      <w:bookmarkStart w:id="64" w:name="_Toc494114014"/>
      <w:r w:rsidRPr="00802B13">
        <w:rPr>
          <w:rFonts w:eastAsia="Times New Roman"/>
          <w:lang w:eastAsia="en-GB"/>
        </w:rPr>
        <w:t>Potential projects with improved forecasting</w:t>
      </w:r>
      <w:bookmarkEnd w:id="64"/>
    </w:p>
    <w:p w14:paraId="597AA6F0" w14:textId="5FEB7F2D" w:rsidR="007C3F55" w:rsidRPr="00802B13" w:rsidRDefault="007C3F55" w:rsidP="00FF69F5">
      <w:pPr>
        <w:shd w:val="clear" w:color="auto" w:fill="FFFFFF"/>
        <w:jc w:val="both"/>
        <w:outlineLvl w:val="0"/>
        <w:rPr>
          <w:rFonts w:ascii="Calibri" w:eastAsia="Times New Roman" w:hAnsi="Calibri" w:cs="Times New Roman"/>
          <w:b/>
          <w:lang w:eastAsia="en-GB"/>
        </w:rPr>
      </w:pPr>
    </w:p>
    <w:p w14:paraId="65D4D62B" w14:textId="783D6E94" w:rsidR="005247A0" w:rsidRPr="005247A0" w:rsidRDefault="005247A0" w:rsidP="005247A0">
      <w:pPr>
        <w:shd w:val="clear" w:color="auto" w:fill="FFFFFF"/>
        <w:rPr>
          <w:rFonts w:ascii="Calibri" w:eastAsia="Times New Roman" w:hAnsi="Calibri" w:cs="Arial"/>
          <w:color w:val="222222"/>
          <w:lang w:eastAsia="en-GB"/>
        </w:rPr>
      </w:pPr>
      <w:r w:rsidRPr="00802B13">
        <w:rPr>
          <w:rFonts w:ascii="Calibri" w:eastAsia="Times New Roman" w:hAnsi="Calibri" w:cs="Arial"/>
          <w:color w:val="222222"/>
          <w:lang w:eastAsia="en-GB"/>
        </w:rPr>
        <w:t xml:space="preserve">- </w:t>
      </w:r>
      <w:r w:rsidRPr="005247A0">
        <w:rPr>
          <w:rFonts w:ascii="Calibri" w:eastAsia="Times New Roman" w:hAnsi="Calibri" w:cs="Arial"/>
          <w:color w:val="222222"/>
          <w:lang w:eastAsia="en-GB"/>
        </w:rPr>
        <w:t>Potential projects serving as focused health outcome-based research for HIWeather.</w:t>
      </w:r>
    </w:p>
    <w:p w14:paraId="31291A05"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understanding spatial variations in heat wave risk (vulnerability, exposure and hazard) within cities to better target intervention</w:t>
      </w:r>
    </w:p>
    <w:p w14:paraId="10D808F6"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evaluation of which heat early warning system interventions work and which do not (will be location/population specific to some extent, but are there some that can be generalised?). This piece would improve efficiency of early warning systems.</w:t>
      </w:r>
    </w:p>
    <w:p w14:paraId="4ADC825C"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xml:space="preserve">- adding warning tiers to alert more vulnerable groups earlier than full-scale alert is issued (this came from Kris </w:t>
      </w:r>
      <w:proofErr w:type="spellStart"/>
      <w:r w:rsidRPr="005247A0">
        <w:rPr>
          <w:rFonts w:ascii="Calibri" w:eastAsia="Times New Roman" w:hAnsi="Calibri" w:cs="Arial"/>
          <w:color w:val="222222"/>
          <w:shd w:val="clear" w:color="auto" w:fill="FFFFFF"/>
          <w:lang w:eastAsia="en-GB"/>
        </w:rPr>
        <w:t>Ebi’s</w:t>
      </w:r>
      <w:proofErr w:type="spellEnd"/>
      <w:r w:rsidRPr="005247A0">
        <w:rPr>
          <w:rFonts w:ascii="Calibri" w:eastAsia="Times New Roman" w:hAnsi="Calibri" w:cs="Arial"/>
          <w:color w:val="222222"/>
          <w:shd w:val="clear" w:color="auto" w:fill="FFFFFF"/>
          <w:lang w:eastAsia="en-GB"/>
        </w:rPr>
        <w:t xml:space="preserve"> work). Would need improvements in forecast lead time and skill for this to work, and recalibrate probabilistic forecasts since we’d be looking at earlier lead times. Needs research on heat-health thresholds for vulnerable groups separately from whole population to set the tiers.</w:t>
      </w:r>
    </w:p>
    <w:p w14:paraId="15720D3B" w14:textId="77777777" w:rsidR="00DD1467" w:rsidRPr="00802B13" w:rsidRDefault="00DD1467" w:rsidP="00FF69F5">
      <w:pPr>
        <w:shd w:val="clear" w:color="auto" w:fill="FFFFFF"/>
        <w:jc w:val="both"/>
        <w:outlineLvl w:val="0"/>
        <w:rPr>
          <w:rFonts w:ascii="Calibri" w:eastAsia="Times New Roman" w:hAnsi="Calibri" w:cs="Times New Roman"/>
          <w:b/>
          <w:lang w:eastAsia="en-GB"/>
        </w:rPr>
      </w:pPr>
    </w:p>
    <w:p w14:paraId="62B52707" w14:textId="77777777" w:rsidR="00DD1467" w:rsidRPr="00802B13" w:rsidRDefault="00DD1467" w:rsidP="00FF69F5">
      <w:pPr>
        <w:shd w:val="clear" w:color="auto" w:fill="FFFFFF"/>
        <w:jc w:val="both"/>
        <w:outlineLvl w:val="0"/>
        <w:rPr>
          <w:rFonts w:ascii="Calibri" w:eastAsia="Times New Roman" w:hAnsi="Calibri" w:cs="Times New Roman"/>
          <w:b/>
          <w:lang w:eastAsia="en-GB"/>
        </w:rPr>
      </w:pPr>
    </w:p>
    <w:p w14:paraId="5BF1D41F" w14:textId="77777777" w:rsidR="00FF69F5" w:rsidRPr="00353192" w:rsidRDefault="00FF69F5" w:rsidP="00FF69F5">
      <w:pPr>
        <w:jc w:val="both"/>
      </w:pPr>
      <w:r w:rsidRPr="00353192">
        <w:br w:type="page"/>
      </w:r>
    </w:p>
    <w:p w14:paraId="6763917C" w14:textId="77777777" w:rsidR="00FF69F5" w:rsidRPr="00A618F9" w:rsidRDefault="00FF69F5" w:rsidP="006A7A64">
      <w:pPr>
        <w:pStyle w:val="Heading1"/>
      </w:pPr>
      <w:bookmarkStart w:id="65" w:name="_Toc494114015"/>
      <w:r w:rsidRPr="00A618F9">
        <w:lastRenderedPageBreak/>
        <w:t>References</w:t>
      </w:r>
      <w:bookmarkEnd w:id="65"/>
    </w:p>
    <w:p w14:paraId="71D13549" w14:textId="77777777" w:rsidR="00FF69F5" w:rsidRPr="00A618F9" w:rsidRDefault="00FF69F5" w:rsidP="00FF69F5">
      <w:pPr>
        <w:widowControl w:val="0"/>
        <w:autoSpaceDE w:val="0"/>
        <w:autoSpaceDN w:val="0"/>
        <w:adjustRightInd w:val="0"/>
        <w:ind w:left="640" w:hanging="640"/>
        <w:jc w:val="both"/>
      </w:pPr>
    </w:p>
    <w:p w14:paraId="5E0C1346" w14:textId="402C265A" w:rsidR="00D23827" w:rsidRPr="00D23827" w:rsidRDefault="00FF69F5" w:rsidP="00D23827">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D23827" w:rsidRPr="00D23827">
        <w:rPr>
          <w:rFonts w:ascii="Calibri" w:eastAsia="Times New Roman" w:hAnsi="Calibri" w:cs="Times New Roman"/>
          <w:noProof/>
        </w:rPr>
        <w:t>1</w:t>
      </w:r>
      <w:r w:rsidR="00D23827" w:rsidRPr="00D23827">
        <w:rPr>
          <w:rFonts w:ascii="Calibri" w:eastAsia="Times New Roman" w:hAnsi="Calibri" w:cs="Times New Roman"/>
          <w:noProof/>
        </w:rPr>
        <w:tab/>
        <w:t xml:space="preserve">Jones S, Golding B. HIWeather: A research activity on High Impact Weather within the World Weather Research Programme. </w:t>
      </w:r>
      <w:r w:rsidR="00D23827" w:rsidRPr="00D23827">
        <w:rPr>
          <w:rFonts w:ascii="Calibri" w:eastAsia="Times New Roman" w:hAnsi="Calibri" w:cs="Times New Roman"/>
          <w:i/>
          <w:iCs/>
          <w:noProof/>
        </w:rPr>
        <w:t>World Meteorol Organ</w:t>
      </w:r>
      <w:r w:rsidR="00D23827" w:rsidRPr="00D23827">
        <w:rPr>
          <w:rFonts w:ascii="Calibri" w:eastAsia="Times New Roman" w:hAnsi="Calibri" w:cs="Times New Roman"/>
          <w:noProof/>
        </w:rPr>
        <w:t xml:space="preserve"> 2014; : 1–87.</w:t>
      </w:r>
    </w:p>
    <w:p w14:paraId="104C453E"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w:t>
      </w:r>
      <w:r w:rsidRPr="00D23827">
        <w:rPr>
          <w:rFonts w:ascii="Calibri" w:eastAsia="Times New Roman" w:hAnsi="Calibri" w:cs="Times New Roman"/>
          <w:noProof/>
        </w:rPr>
        <w:tab/>
        <w:t>European Commission. Science for Disaster Risk Management 2017. 2017 http://drmkc.jrc.ec.europa.eu/.</w:t>
      </w:r>
    </w:p>
    <w:p w14:paraId="590902B6"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w:t>
      </w:r>
      <w:r w:rsidRPr="00D23827">
        <w:rPr>
          <w:rFonts w:ascii="Calibri" w:eastAsia="Times New Roman" w:hAnsi="Calibri" w:cs="Times New Roman"/>
          <w:noProof/>
        </w:rPr>
        <w:tab/>
        <w:t xml:space="preserve">UNISDR. Sendai Framework for Disaster Risk Reduction 2015 - 2030. </w:t>
      </w:r>
      <w:r w:rsidRPr="00D23827">
        <w:rPr>
          <w:rFonts w:ascii="Calibri" w:eastAsia="Times New Roman" w:hAnsi="Calibri" w:cs="Times New Roman"/>
          <w:i/>
          <w:iCs/>
          <w:noProof/>
        </w:rPr>
        <w:t>Third World Conf Disaster Risk Reduction, Sendai, Japan, 14-18 March 2015</w:t>
      </w:r>
      <w:r w:rsidRPr="00D23827">
        <w:rPr>
          <w:rFonts w:ascii="Calibri" w:eastAsia="Times New Roman" w:hAnsi="Calibri" w:cs="Times New Roman"/>
          <w:noProof/>
        </w:rPr>
        <w:t xml:space="preserve"> 2015; : 1–25.</w:t>
      </w:r>
    </w:p>
    <w:p w14:paraId="49B9D9E2"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w:t>
      </w:r>
      <w:r w:rsidRPr="00D23827">
        <w:rPr>
          <w:rFonts w:ascii="Calibri" w:eastAsia="Times New Roman" w:hAnsi="Calibri" w:cs="Times New Roman"/>
          <w:noProof/>
        </w:rPr>
        <w:tab/>
        <w:t xml:space="preserve">Recommendations for Action Heat: Action Plans to protect human health. </w:t>
      </w:r>
      <w:r w:rsidRPr="00D23827">
        <w:rPr>
          <w:rFonts w:ascii="Calibri" w:eastAsia="Times New Roman" w:hAnsi="Calibri" w:cs="Times New Roman"/>
          <w:i/>
          <w:iCs/>
          <w:noProof/>
        </w:rPr>
        <w:t>Bundesministerium für Umwelt, Naturschutz, Bau und Reakt</w:t>
      </w:r>
      <w:r w:rsidRPr="00D23827">
        <w:rPr>
          <w:rFonts w:ascii="Calibri" w:eastAsia="Times New Roman" w:hAnsi="Calibri" w:cs="Times New Roman"/>
          <w:noProof/>
        </w:rPr>
        <w:t xml:space="preserve"> 2017; : 1–32.</w:t>
      </w:r>
    </w:p>
    <w:p w14:paraId="79E87DCD"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w:t>
      </w:r>
      <w:r w:rsidRPr="00D23827">
        <w:rPr>
          <w:rFonts w:ascii="Calibri" w:eastAsia="Times New Roman" w:hAnsi="Calibri" w:cs="Times New Roman"/>
          <w:noProof/>
        </w:rPr>
        <w:tab/>
        <w:t>World Health Organization Country Office for Thailand. Development of framework on heat-health warning system in Thailand. .</w:t>
      </w:r>
    </w:p>
    <w:p w14:paraId="672F2558"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6</w:t>
      </w:r>
      <w:r w:rsidRPr="00D23827">
        <w:rPr>
          <w:rFonts w:ascii="Calibri" w:eastAsia="Times New Roman" w:hAnsi="Calibri" w:cs="Times New Roman"/>
          <w:noProof/>
        </w:rPr>
        <w:tab/>
        <w:t>Hess JJ, Ebi KL. Iterative management of heat early warning systems in a changing climate. Ann. N. Y. Acad. Sci. 2016; : 21–30.</w:t>
      </w:r>
    </w:p>
    <w:p w14:paraId="16B8952F"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7</w:t>
      </w:r>
      <w:r w:rsidRPr="00D23827">
        <w:rPr>
          <w:rFonts w:ascii="Calibri" w:eastAsia="Times New Roman" w:hAnsi="Calibri" w:cs="Times New Roman"/>
          <w:noProof/>
        </w:rPr>
        <w:tab/>
        <w:t xml:space="preserve">Matthies F, Bickler G, Marin N, Hales S. Heat–health action plans. </w:t>
      </w:r>
      <w:r w:rsidRPr="00D23827">
        <w:rPr>
          <w:rFonts w:ascii="Calibri" w:eastAsia="Times New Roman" w:hAnsi="Calibri" w:cs="Times New Roman"/>
          <w:i/>
          <w:iCs/>
          <w:noProof/>
        </w:rPr>
        <w:t>WHO Eur</w:t>
      </w:r>
      <w:r w:rsidRPr="00D23827">
        <w:rPr>
          <w:rFonts w:ascii="Calibri" w:eastAsia="Times New Roman" w:hAnsi="Calibri" w:cs="Times New Roman"/>
          <w:noProof/>
        </w:rPr>
        <w:t xml:space="preserve"> 2008; : 45.</w:t>
      </w:r>
    </w:p>
    <w:p w14:paraId="423FFB59"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8</w:t>
      </w:r>
      <w:r w:rsidRPr="00D23827">
        <w:rPr>
          <w:rFonts w:ascii="Calibri" w:eastAsia="Times New Roman" w:hAnsi="Calibri" w:cs="Times New Roman"/>
          <w:noProof/>
        </w:rPr>
        <w:tab/>
        <w:t xml:space="preserve">Watts N, Adger WN, Ayeb-Karlsson S,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The Lancet Countdown: tracking progress on health and climate change. </w:t>
      </w:r>
      <w:r w:rsidRPr="00D23827">
        <w:rPr>
          <w:rFonts w:ascii="Calibri" w:eastAsia="Times New Roman" w:hAnsi="Calibri" w:cs="Times New Roman"/>
          <w:i/>
          <w:iCs/>
          <w:noProof/>
        </w:rPr>
        <w:t>Lancet</w:t>
      </w:r>
      <w:r w:rsidRPr="00D23827">
        <w:rPr>
          <w:rFonts w:ascii="Calibri" w:eastAsia="Times New Roman" w:hAnsi="Calibri" w:cs="Times New Roman"/>
          <w:noProof/>
        </w:rPr>
        <w:t xml:space="preserve"> 2017; </w:t>
      </w:r>
      <w:r w:rsidRPr="00D23827">
        <w:rPr>
          <w:rFonts w:ascii="Calibri" w:eastAsia="Times New Roman" w:hAnsi="Calibri" w:cs="Times New Roman"/>
          <w:b/>
          <w:bCs/>
          <w:noProof/>
        </w:rPr>
        <w:t>389</w:t>
      </w:r>
      <w:r w:rsidRPr="00D23827">
        <w:rPr>
          <w:rFonts w:ascii="Calibri" w:eastAsia="Times New Roman" w:hAnsi="Calibri" w:cs="Times New Roman"/>
          <w:noProof/>
        </w:rPr>
        <w:t>: 1151–64.</w:t>
      </w:r>
    </w:p>
    <w:p w14:paraId="2B9A65EB"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9</w:t>
      </w:r>
      <w:r w:rsidRPr="00D23827">
        <w:rPr>
          <w:rFonts w:ascii="Calibri" w:eastAsia="Times New Roman" w:hAnsi="Calibri" w:cs="Times New Roman"/>
          <w:noProof/>
        </w:rPr>
        <w:tab/>
        <w:t>World Health Organization. Climate and Health Country Profiles 2015. 2015.</w:t>
      </w:r>
    </w:p>
    <w:p w14:paraId="5D44A104"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10</w:t>
      </w:r>
      <w:r w:rsidRPr="00D23827">
        <w:rPr>
          <w:rFonts w:ascii="Calibri" w:eastAsia="Times New Roman" w:hAnsi="Calibri" w:cs="Times New Roman"/>
          <w:noProof/>
        </w:rPr>
        <w:tab/>
        <w:t xml:space="preserve">UNISDR, CRED. The human cost of weather-related disasters 1995-2015. </w:t>
      </w:r>
      <w:r w:rsidRPr="00D23827">
        <w:rPr>
          <w:rFonts w:ascii="Calibri" w:eastAsia="Times New Roman" w:hAnsi="Calibri" w:cs="Times New Roman"/>
          <w:i/>
          <w:iCs/>
          <w:noProof/>
        </w:rPr>
        <w:t>UNISDR Publ</w:t>
      </w:r>
      <w:r w:rsidRPr="00D23827">
        <w:rPr>
          <w:rFonts w:ascii="Calibri" w:eastAsia="Times New Roman" w:hAnsi="Calibri" w:cs="Times New Roman"/>
          <w:noProof/>
        </w:rPr>
        <w:t xml:space="preserve"> 2015; </w:t>
      </w:r>
      <w:r w:rsidRPr="00D23827">
        <w:rPr>
          <w:rFonts w:ascii="Calibri" w:eastAsia="Times New Roman" w:hAnsi="Calibri" w:cs="Times New Roman"/>
          <w:b/>
          <w:bCs/>
          <w:noProof/>
        </w:rPr>
        <w:t>1</w:t>
      </w:r>
      <w:r w:rsidRPr="00D23827">
        <w:rPr>
          <w:rFonts w:ascii="Calibri" w:eastAsia="Times New Roman" w:hAnsi="Calibri" w:cs="Times New Roman"/>
          <w:noProof/>
        </w:rPr>
        <w:t>: 30.</w:t>
      </w:r>
    </w:p>
    <w:p w14:paraId="2CE1FC95"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11</w:t>
      </w:r>
      <w:r w:rsidRPr="00D23827">
        <w:rPr>
          <w:rFonts w:ascii="Calibri" w:eastAsia="Times New Roman" w:hAnsi="Calibri" w:cs="Times New Roman"/>
          <w:noProof/>
        </w:rPr>
        <w:tab/>
        <w:t xml:space="preserve">EMDAT. Cred Crunch. </w:t>
      </w:r>
      <w:r w:rsidRPr="00D23827">
        <w:rPr>
          <w:rFonts w:ascii="Calibri" w:eastAsia="Times New Roman" w:hAnsi="Calibri" w:cs="Times New Roman"/>
          <w:i/>
          <w:iCs/>
          <w:noProof/>
        </w:rPr>
        <w:t>Earthquake</w:t>
      </w:r>
      <w:r w:rsidRPr="00D23827">
        <w:rPr>
          <w:rFonts w:ascii="Calibri" w:eastAsia="Times New Roman" w:hAnsi="Calibri" w:cs="Times New Roman"/>
          <w:noProof/>
        </w:rPr>
        <w:t xml:space="preserve"> 2017; : 1–2.</w:t>
      </w:r>
    </w:p>
    <w:p w14:paraId="74A3A9B5"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12</w:t>
      </w:r>
      <w:r w:rsidRPr="00D23827">
        <w:rPr>
          <w:rFonts w:ascii="Calibri" w:eastAsia="Times New Roman" w:hAnsi="Calibri" w:cs="Times New Roman"/>
          <w:noProof/>
        </w:rPr>
        <w:tab/>
        <w:t xml:space="preserve">Hajat S, Ebi KL, Kovats RS, Menne B, Edwards S, Haines A. The human health consequences of flooding in Europe: A review. </w:t>
      </w:r>
      <w:r w:rsidRPr="00D23827">
        <w:rPr>
          <w:rFonts w:ascii="Calibri" w:eastAsia="Times New Roman" w:hAnsi="Calibri" w:cs="Times New Roman"/>
          <w:i/>
          <w:iCs/>
          <w:noProof/>
        </w:rPr>
        <w:t>Extrem Weather Events Public Heal Responses</w:t>
      </w:r>
      <w:r w:rsidRPr="00D23827">
        <w:rPr>
          <w:rFonts w:ascii="Calibri" w:eastAsia="Times New Roman" w:hAnsi="Calibri" w:cs="Times New Roman"/>
          <w:noProof/>
        </w:rPr>
        <w:t xml:space="preserve"> 2005; : 185–96.</w:t>
      </w:r>
    </w:p>
    <w:p w14:paraId="45B26CD4"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13</w:t>
      </w:r>
      <w:r w:rsidRPr="00D23827">
        <w:rPr>
          <w:rFonts w:ascii="Calibri" w:eastAsia="Times New Roman" w:hAnsi="Calibri" w:cs="Times New Roman"/>
          <w:noProof/>
        </w:rPr>
        <w:tab/>
        <w:t>Menne B, Murray V. Floods in the WHO European Region : health effects and their prevention. 2013; : 146.</w:t>
      </w:r>
    </w:p>
    <w:p w14:paraId="6905E664"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14</w:t>
      </w:r>
      <w:r w:rsidRPr="00D23827">
        <w:rPr>
          <w:rFonts w:ascii="Calibri" w:eastAsia="Times New Roman" w:hAnsi="Calibri" w:cs="Times New Roman"/>
          <w:noProof/>
        </w:rPr>
        <w:tab/>
        <w:t xml:space="preserve">Bennet G. Bristol floods 1968. Controlled survey of effects on health of local community disaster. </w:t>
      </w:r>
      <w:r w:rsidRPr="00D23827">
        <w:rPr>
          <w:rFonts w:ascii="Calibri" w:eastAsia="Times New Roman" w:hAnsi="Calibri" w:cs="Times New Roman"/>
          <w:i/>
          <w:iCs/>
          <w:noProof/>
        </w:rPr>
        <w:t>Br Med J</w:t>
      </w:r>
      <w:r w:rsidRPr="00D23827">
        <w:rPr>
          <w:rFonts w:ascii="Calibri" w:eastAsia="Times New Roman" w:hAnsi="Calibri" w:cs="Times New Roman"/>
          <w:noProof/>
        </w:rPr>
        <w:t xml:space="preserve"> 1970; </w:t>
      </w:r>
      <w:r w:rsidRPr="00D23827">
        <w:rPr>
          <w:rFonts w:ascii="Calibri" w:eastAsia="Times New Roman" w:hAnsi="Calibri" w:cs="Times New Roman"/>
          <w:b/>
          <w:bCs/>
          <w:noProof/>
        </w:rPr>
        <w:t>3</w:t>
      </w:r>
      <w:r w:rsidRPr="00D23827">
        <w:rPr>
          <w:rFonts w:ascii="Calibri" w:eastAsia="Times New Roman" w:hAnsi="Calibri" w:cs="Times New Roman"/>
          <w:noProof/>
        </w:rPr>
        <w:t>: 454–8.</w:t>
      </w:r>
    </w:p>
    <w:p w14:paraId="22648151"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15</w:t>
      </w:r>
      <w:r w:rsidRPr="00D23827">
        <w:rPr>
          <w:rFonts w:ascii="Calibri" w:eastAsia="Times New Roman" w:hAnsi="Calibri" w:cs="Times New Roman"/>
          <w:noProof/>
        </w:rPr>
        <w:tab/>
        <w:t xml:space="preserve">Ochi S, Hodgson S, Landeg O, Mayner L, Murray V. Disaster-Driven Evacuation and Medication Loss: a Systematic Literature Review. </w:t>
      </w:r>
      <w:r w:rsidRPr="00D23827">
        <w:rPr>
          <w:rFonts w:ascii="Calibri" w:eastAsia="Times New Roman" w:hAnsi="Calibri" w:cs="Times New Roman"/>
          <w:i/>
          <w:iCs/>
          <w:noProof/>
        </w:rPr>
        <w:t>PLoS Curr</w:t>
      </w:r>
      <w:r w:rsidRPr="00D23827">
        <w:rPr>
          <w:rFonts w:ascii="Calibri" w:eastAsia="Times New Roman" w:hAnsi="Calibri" w:cs="Times New Roman"/>
          <w:noProof/>
        </w:rPr>
        <w:t xml:space="preserve"> 2014; : 1–24.</w:t>
      </w:r>
    </w:p>
    <w:p w14:paraId="04C1C4FD"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16</w:t>
      </w:r>
      <w:r w:rsidRPr="00D23827">
        <w:rPr>
          <w:rFonts w:ascii="Calibri" w:eastAsia="Times New Roman" w:hAnsi="Calibri" w:cs="Times New Roman"/>
          <w:noProof/>
        </w:rPr>
        <w:tab/>
        <w:t xml:space="preserve">Kajitani Y, Chang SE, M.EERI, Tatano H. Economic Impacts of the 2011 Tohoku-Oki Earthquake and Tsunami. </w:t>
      </w:r>
      <w:r w:rsidRPr="00D23827">
        <w:rPr>
          <w:rFonts w:ascii="Calibri" w:eastAsia="Times New Roman" w:hAnsi="Calibri" w:cs="Times New Roman"/>
          <w:i/>
          <w:iCs/>
          <w:noProof/>
        </w:rPr>
        <w:t>Earthq Spectra</w:t>
      </w:r>
      <w:r w:rsidRPr="00D23827">
        <w:rPr>
          <w:rFonts w:ascii="Calibri" w:eastAsia="Times New Roman" w:hAnsi="Calibri" w:cs="Times New Roman"/>
          <w:noProof/>
        </w:rPr>
        <w:t xml:space="preserve"> 2013; </w:t>
      </w:r>
      <w:r w:rsidRPr="00D23827">
        <w:rPr>
          <w:rFonts w:ascii="Calibri" w:eastAsia="Times New Roman" w:hAnsi="Calibri" w:cs="Times New Roman"/>
          <w:b/>
          <w:bCs/>
          <w:noProof/>
        </w:rPr>
        <w:t>29</w:t>
      </w:r>
      <w:r w:rsidRPr="00D23827">
        <w:rPr>
          <w:rFonts w:ascii="Calibri" w:eastAsia="Times New Roman" w:hAnsi="Calibri" w:cs="Times New Roman"/>
          <w:noProof/>
        </w:rPr>
        <w:t>.</w:t>
      </w:r>
    </w:p>
    <w:p w14:paraId="18AED91B"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17</w:t>
      </w:r>
      <w:r w:rsidRPr="00D23827">
        <w:rPr>
          <w:rFonts w:ascii="Calibri" w:eastAsia="Times New Roman" w:hAnsi="Calibri" w:cs="Times New Roman"/>
          <w:noProof/>
        </w:rPr>
        <w:tab/>
        <w:t xml:space="preserve">French J, Ing R, Von Allmen S, Wood R. Mortality from flash floods: a review of national weather service reports, 1969-81. </w:t>
      </w:r>
      <w:r w:rsidRPr="00D23827">
        <w:rPr>
          <w:rFonts w:ascii="Calibri" w:eastAsia="Times New Roman" w:hAnsi="Calibri" w:cs="Times New Roman"/>
          <w:i/>
          <w:iCs/>
          <w:noProof/>
        </w:rPr>
        <w:t>Public Health Rep</w:t>
      </w:r>
      <w:r w:rsidRPr="00D23827">
        <w:rPr>
          <w:rFonts w:ascii="Calibri" w:eastAsia="Times New Roman" w:hAnsi="Calibri" w:cs="Times New Roman"/>
          <w:noProof/>
        </w:rPr>
        <w:t xml:space="preserve"> 1983; </w:t>
      </w:r>
      <w:r w:rsidRPr="00D23827">
        <w:rPr>
          <w:rFonts w:ascii="Calibri" w:eastAsia="Times New Roman" w:hAnsi="Calibri" w:cs="Times New Roman"/>
          <w:b/>
          <w:bCs/>
          <w:noProof/>
        </w:rPr>
        <w:t>98</w:t>
      </w:r>
      <w:r w:rsidRPr="00D23827">
        <w:rPr>
          <w:rFonts w:ascii="Calibri" w:eastAsia="Times New Roman" w:hAnsi="Calibri" w:cs="Times New Roman"/>
          <w:noProof/>
        </w:rPr>
        <w:t>: 584–8.</w:t>
      </w:r>
    </w:p>
    <w:p w14:paraId="06CBA752"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18</w:t>
      </w:r>
      <w:r w:rsidRPr="00D23827">
        <w:rPr>
          <w:rFonts w:ascii="Calibri" w:eastAsia="Times New Roman" w:hAnsi="Calibri" w:cs="Times New Roman"/>
          <w:noProof/>
        </w:rPr>
        <w:tab/>
        <w:t xml:space="preserve">Sukhum Piriyapornpipat, P. Siriarayaporn, H. Kanjanasombat, P. Mawiriya SI. Epidemiology of Electrocution Death Identified by Flood-Related Surveillance During the Worst Flood Disaster in Thailand, 2011. </w:t>
      </w:r>
      <w:r w:rsidRPr="00D23827">
        <w:rPr>
          <w:rFonts w:ascii="Calibri" w:eastAsia="Times New Roman" w:hAnsi="Calibri" w:cs="Times New Roman"/>
          <w:i/>
          <w:iCs/>
          <w:noProof/>
        </w:rPr>
        <w:t>CDC</w:t>
      </w:r>
      <w:r w:rsidRPr="00D23827">
        <w:rPr>
          <w:rFonts w:ascii="Calibri" w:eastAsia="Times New Roman" w:hAnsi="Calibri" w:cs="Times New Roman"/>
          <w:noProof/>
        </w:rPr>
        <w:t xml:space="preserve"> 2011; : 2011.</w:t>
      </w:r>
    </w:p>
    <w:p w14:paraId="4DDEA558"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19</w:t>
      </w:r>
      <w:r w:rsidRPr="00D23827">
        <w:rPr>
          <w:rFonts w:ascii="Calibri" w:eastAsia="Times New Roman" w:hAnsi="Calibri" w:cs="Times New Roman"/>
          <w:noProof/>
        </w:rPr>
        <w:tab/>
        <w:t xml:space="preserve">Miettinen IT, Zacheus O, Bonsdorff C-H von, Vartiainen T. Waterborne epidemics in Finland in 1998-1999. </w:t>
      </w:r>
      <w:r w:rsidRPr="00D23827">
        <w:rPr>
          <w:rFonts w:ascii="Calibri" w:eastAsia="Times New Roman" w:hAnsi="Calibri" w:cs="Times New Roman"/>
          <w:i/>
          <w:iCs/>
          <w:noProof/>
        </w:rPr>
        <w:t>Water Sci Technol</w:t>
      </w:r>
      <w:r w:rsidRPr="00D23827">
        <w:rPr>
          <w:rFonts w:ascii="Calibri" w:eastAsia="Times New Roman" w:hAnsi="Calibri" w:cs="Times New Roman"/>
          <w:noProof/>
        </w:rPr>
        <w:t xml:space="preserve"> 2001; </w:t>
      </w:r>
      <w:r w:rsidRPr="00D23827">
        <w:rPr>
          <w:rFonts w:ascii="Calibri" w:eastAsia="Times New Roman" w:hAnsi="Calibri" w:cs="Times New Roman"/>
          <w:b/>
          <w:bCs/>
          <w:noProof/>
        </w:rPr>
        <w:t>43</w:t>
      </w:r>
      <w:r w:rsidRPr="00D23827">
        <w:rPr>
          <w:rFonts w:ascii="Calibri" w:eastAsia="Times New Roman" w:hAnsi="Calibri" w:cs="Times New Roman"/>
          <w:noProof/>
        </w:rPr>
        <w:t>: 67–71.</w:t>
      </w:r>
    </w:p>
    <w:p w14:paraId="7179EF6A"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20</w:t>
      </w:r>
      <w:r w:rsidRPr="00D23827">
        <w:rPr>
          <w:rFonts w:ascii="Calibri" w:eastAsia="Times New Roman" w:hAnsi="Calibri" w:cs="Times New Roman"/>
          <w:noProof/>
        </w:rPr>
        <w:tab/>
        <w:t xml:space="preserve">Watson JT, Gayer M, Connolly MA. Epidemics after Natural Disasters. </w:t>
      </w:r>
      <w:r w:rsidRPr="00D23827">
        <w:rPr>
          <w:rFonts w:ascii="Calibri" w:eastAsia="Times New Roman" w:hAnsi="Calibri" w:cs="Times New Roman"/>
          <w:i/>
          <w:iCs/>
          <w:noProof/>
        </w:rPr>
        <w:t>Emerg Infect Dis</w:t>
      </w:r>
      <w:r w:rsidRPr="00D23827">
        <w:rPr>
          <w:rFonts w:ascii="Calibri" w:eastAsia="Times New Roman" w:hAnsi="Calibri" w:cs="Times New Roman"/>
          <w:noProof/>
        </w:rPr>
        <w:t xml:space="preserve"> 2007; </w:t>
      </w:r>
      <w:r w:rsidRPr="00D23827">
        <w:rPr>
          <w:rFonts w:ascii="Calibri" w:eastAsia="Times New Roman" w:hAnsi="Calibri" w:cs="Times New Roman"/>
          <w:b/>
          <w:bCs/>
          <w:noProof/>
        </w:rPr>
        <w:t>13</w:t>
      </w:r>
      <w:r w:rsidRPr="00D23827">
        <w:rPr>
          <w:rFonts w:ascii="Calibri" w:eastAsia="Times New Roman" w:hAnsi="Calibri" w:cs="Times New Roman"/>
          <w:noProof/>
        </w:rPr>
        <w:t>: 1–5.</w:t>
      </w:r>
    </w:p>
    <w:p w14:paraId="6DE2BC87"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21</w:t>
      </w:r>
      <w:r w:rsidRPr="00D23827">
        <w:rPr>
          <w:rFonts w:ascii="Calibri" w:eastAsia="Times New Roman" w:hAnsi="Calibri" w:cs="Times New Roman"/>
          <w:noProof/>
        </w:rPr>
        <w:tab/>
        <w:t xml:space="preserve">Munckhof WJ, Mayo MJ, Scott I, Currie BJ. Fatal human melioidosis acquired in a subtropical australian city. </w:t>
      </w:r>
      <w:r w:rsidRPr="00D23827">
        <w:rPr>
          <w:rFonts w:ascii="Calibri" w:eastAsia="Times New Roman" w:hAnsi="Calibri" w:cs="Times New Roman"/>
          <w:i/>
          <w:iCs/>
          <w:noProof/>
        </w:rPr>
        <w:t>Am J Trop Med Hyg</w:t>
      </w:r>
      <w:r w:rsidRPr="00D23827">
        <w:rPr>
          <w:rFonts w:ascii="Calibri" w:eastAsia="Times New Roman" w:hAnsi="Calibri" w:cs="Times New Roman"/>
          <w:noProof/>
        </w:rPr>
        <w:t xml:space="preserve"> 2001; </w:t>
      </w:r>
      <w:r w:rsidRPr="00D23827">
        <w:rPr>
          <w:rFonts w:ascii="Calibri" w:eastAsia="Times New Roman" w:hAnsi="Calibri" w:cs="Times New Roman"/>
          <w:b/>
          <w:bCs/>
          <w:noProof/>
        </w:rPr>
        <w:t>65</w:t>
      </w:r>
      <w:r w:rsidRPr="00D23827">
        <w:rPr>
          <w:rFonts w:ascii="Calibri" w:eastAsia="Times New Roman" w:hAnsi="Calibri" w:cs="Times New Roman"/>
          <w:noProof/>
        </w:rPr>
        <w:t>: 325–8.</w:t>
      </w:r>
    </w:p>
    <w:p w14:paraId="2E676D2C"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22</w:t>
      </w:r>
      <w:r w:rsidRPr="00D23827">
        <w:rPr>
          <w:rFonts w:ascii="Calibri" w:eastAsia="Times New Roman" w:hAnsi="Calibri" w:cs="Times New Roman"/>
          <w:noProof/>
        </w:rPr>
        <w:tab/>
        <w:t xml:space="preserve">Baqir M, Sobani ZA, Bhamani A,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Infectious diseases in the aftermath of monsoon flooding in Pakistan. </w:t>
      </w:r>
      <w:r w:rsidRPr="00D23827">
        <w:rPr>
          <w:rFonts w:ascii="Calibri" w:eastAsia="Times New Roman" w:hAnsi="Calibri" w:cs="Times New Roman"/>
          <w:i/>
          <w:iCs/>
          <w:noProof/>
        </w:rPr>
        <w:t>Asian Pac J Trop Biomed</w:t>
      </w:r>
      <w:r w:rsidRPr="00D23827">
        <w:rPr>
          <w:rFonts w:ascii="Calibri" w:eastAsia="Times New Roman" w:hAnsi="Calibri" w:cs="Times New Roman"/>
          <w:noProof/>
        </w:rPr>
        <w:t xml:space="preserve"> 2012; </w:t>
      </w:r>
      <w:r w:rsidRPr="00D23827">
        <w:rPr>
          <w:rFonts w:ascii="Calibri" w:eastAsia="Times New Roman" w:hAnsi="Calibri" w:cs="Times New Roman"/>
          <w:b/>
          <w:bCs/>
          <w:noProof/>
        </w:rPr>
        <w:t>2</w:t>
      </w:r>
      <w:r w:rsidRPr="00D23827">
        <w:rPr>
          <w:rFonts w:ascii="Calibri" w:eastAsia="Times New Roman" w:hAnsi="Calibri" w:cs="Times New Roman"/>
          <w:noProof/>
        </w:rPr>
        <w:t>: 76–9.</w:t>
      </w:r>
    </w:p>
    <w:p w14:paraId="50D3FAA3"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23</w:t>
      </w:r>
      <w:r w:rsidRPr="00D23827">
        <w:rPr>
          <w:rFonts w:ascii="Calibri" w:eastAsia="Times New Roman" w:hAnsi="Calibri" w:cs="Times New Roman"/>
          <w:noProof/>
        </w:rPr>
        <w:tab/>
        <w:t xml:space="preserve">Srivastava A, Nagpal BN, Saxena R,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Malaria epidemicity of Mewat region, District Gurgaon, Haryana, India: A GIS-based study. </w:t>
      </w:r>
      <w:r w:rsidRPr="00D23827">
        <w:rPr>
          <w:rFonts w:ascii="Calibri" w:eastAsia="Times New Roman" w:hAnsi="Calibri" w:cs="Times New Roman"/>
          <w:i/>
          <w:iCs/>
          <w:noProof/>
        </w:rPr>
        <w:t>Curr Sci</w:t>
      </w:r>
      <w:r w:rsidRPr="00D23827">
        <w:rPr>
          <w:rFonts w:ascii="Calibri" w:eastAsia="Times New Roman" w:hAnsi="Calibri" w:cs="Times New Roman"/>
          <w:noProof/>
        </w:rPr>
        <w:t xml:space="preserve"> 2004; </w:t>
      </w:r>
      <w:r w:rsidRPr="00D23827">
        <w:rPr>
          <w:rFonts w:ascii="Calibri" w:eastAsia="Times New Roman" w:hAnsi="Calibri" w:cs="Times New Roman"/>
          <w:b/>
          <w:bCs/>
          <w:noProof/>
        </w:rPr>
        <w:t>86</w:t>
      </w:r>
      <w:r w:rsidRPr="00D23827">
        <w:rPr>
          <w:rFonts w:ascii="Calibri" w:eastAsia="Times New Roman" w:hAnsi="Calibri" w:cs="Times New Roman"/>
          <w:noProof/>
        </w:rPr>
        <w:t>: 1297–303.</w:t>
      </w:r>
    </w:p>
    <w:p w14:paraId="6F432E42"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lastRenderedPageBreak/>
        <w:t>24</w:t>
      </w:r>
      <w:r w:rsidRPr="00D23827">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7F527B28"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25</w:t>
      </w:r>
      <w:r w:rsidRPr="00D23827">
        <w:rPr>
          <w:rFonts w:ascii="Calibri" w:eastAsia="Times New Roman" w:hAnsi="Calibri" w:cs="Times New Roman"/>
          <w:noProof/>
        </w:rPr>
        <w:tab/>
        <w:t xml:space="preserve">Munro A, Kovats RS, Rubin GJ,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D23827">
        <w:rPr>
          <w:rFonts w:ascii="Calibri" w:eastAsia="Times New Roman" w:hAnsi="Calibri" w:cs="Times New Roman"/>
          <w:i/>
          <w:iCs/>
          <w:noProof/>
        </w:rPr>
        <w:t>Lancet Planet Heal</w:t>
      </w:r>
      <w:r w:rsidRPr="00D23827">
        <w:rPr>
          <w:rFonts w:ascii="Calibri" w:eastAsia="Times New Roman" w:hAnsi="Calibri" w:cs="Times New Roman"/>
          <w:noProof/>
        </w:rPr>
        <w:t xml:space="preserve"> 2017; </w:t>
      </w:r>
      <w:r w:rsidRPr="00D23827">
        <w:rPr>
          <w:rFonts w:ascii="Calibri" w:eastAsia="Times New Roman" w:hAnsi="Calibri" w:cs="Times New Roman"/>
          <w:b/>
          <w:bCs/>
          <w:noProof/>
        </w:rPr>
        <w:t>1</w:t>
      </w:r>
      <w:r w:rsidRPr="00D23827">
        <w:rPr>
          <w:rFonts w:ascii="Calibri" w:eastAsia="Times New Roman" w:hAnsi="Calibri" w:cs="Times New Roman"/>
          <w:noProof/>
        </w:rPr>
        <w:t>: e134–41.</w:t>
      </w:r>
    </w:p>
    <w:p w14:paraId="1A4B9E00"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26</w:t>
      </w:r>
      <w:r w:rsidRPr="00D23827">
        <w:rPr>
          <w:rFonts w:ascii="Calibri" w:eastAsia="Times New Roman" w:hAnsi="Calibri" w:cs="Times New Roman"/>
          <w:noProof/>
        </w:rPr>
        <w:tab/>
        <w:t xml:space="preserve">Waite TD, Chaintarli K, Beck CR,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The English national cohort study of flooding and health: cross-sectional analysis of mental health outcomes at year one. </w:t>
      </w:r>
      <w:r w:rsidRPr="00D23827">
        <w:rPr>
          <w:rFonts w:ascii="Calibri" w:eastAsia="Times New Roman" w:hAnsi="Calibri" w:cs="Times New Roman"/>
          <w:i/>
          <w:iCs/>
          <w:noProof/>
        </w:rPr>
        <w:t>BMC Public Health</w:t>
      </w:r>
      <w:r w:rsidRPr="00D23827">
        <w:rPr>
          <w:rFonts w:ascii="Calibri" w:eastAsia="Times New Roman" w:hAnsi="Calibri" w:cs="Times New Roman"/>
          <w:noProof/>
        </w:rPr>
        <w:t xml:space="preserve"> 2017; </w:t>
      </w:r>
      <w:r w:rsidRPr="00D23827">
        <w:rPr>
          <w:rFonts w:ascii="Calibri" w:eastAsia="Times New Roman" w:hAnsi="Calibri" w:cs="Times New Roman"/>
          <w:b/>
          <w:bCs/>
          <w:noProof/>
        </w:rPr>
        <w:t>17</w:t>
      </w:r>
      <w:r w:rsidRPr="00D23827">
        <w:rPr>
          <w:rFonts w:ascii="Calibri" w:eastAsia="Times New Roman" w:hAnsi="Calibri" w:cs="Times New Roman"/>
          <w:noProof/>
        </w:rPr>
        <w:t>: 129.</w:t>
      </w:r>
    </w:p>
    <w:p w14:paraId="61F93233"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27</w:t>
      </w:r>
      <w:r w:rsidRPr="00D23827">
        <w:rPr>
          <w:rFonts w:ascii="Calibri" w:eastAsia="Times New Roman" w:hAnsi="Calibri" w:cs="Times New Roman"/>
          <w:noProof/>
        </w:rPr>
        <w:tab/>
        <w:t xml:space="preserve">Government of the UK. The National Flood Emergency Framework for England. </w:t>
      </w:r>
      <w:r w:rsidRPr="00D23827">
        <w:rPr>
          <w:rFonts w:ascii="Calibri" w:eastAsia="Times New Roman" w:hAnsi="Calibri" w:cs="Times New Roman"/>
          <w:i/>
          <w:iCs/>
          <w:noProof/>
        </w:rPr>
        <w:t>Contin Cent</w:t>
      </w:r>
      <w:r w:rsidRPr="00D23827">
        <w:rPr>
          <w:rFonts w:ascii="Calibri" w:eastAsia="Times New Roman" w:hAnsi="Calibri" w:cs="Times New Roman"/>
          <w:noProof/>
        </w:rPr>
        <w:t xml:space="preserve"> 2014; : 1–2.</w:t>
      </w:r>
    </w:p>
    <w:p w14:paraId="3007C451"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28</w:t>
      </w:r>
      <w:r w:rsidRPr="00D23827">
        <w:rPr>
          <w:rFonts w:ascii="Calibri" w:eastAsia="Times New Roman" w:hAnsi="Calibri" w:cs="Times New Roman"/>
          <w:noProof/>
        </w:rPr>
        <w:tab/>
        <w:t>IFRC. Community early warning systems. Guiding principles. 2012; : 84.</w:t>
      </w:r>
    </w:p>
    <w:p w14:paraId="35031F95"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29</w:t>
      </w:r>
      <w:r w:rsidRPr="00D23827">
        <w:rPr>
          <w:rFonts w:ascii="Calibri" w:eastAsia="Times New Roman" w:hAnsi="Calibri" w:cs="Times New Roman"/>
          <w:noProof/>
        </w:rPr>
        <w:tab/>
        <w:t xml:space="preserve">Wisner B, Adams J. Chapter 7. Water supply. </w:t>
      </w:r>
      <w:r w:rsidRPr="00D23827">
        <w:rPr>
          <w:rFonts w:ascii="Calibri" w:eastAsia="Times New Roman" w:hAnsi="Calibri" w:cs="Times New Roman"/>
          <w:i/>
          <w:iCs/>
          <w:noProof/>
        </w:rPr>
        <w:t>Environ Heal Emergencies Disasters a Pract Guid</w:t>
      </w:r>
      <w:r w:rsidRPr="00D23827">
        <w:rPr>
          <w:rFonts w:ascii="Calibri" w:eastAsia="Times New Roman" w:hAnsi="Calibri" w:cs="Times New Roman"/>
          <w:noProof/>
        </w:rPr>
        <w:t xml:space="preserve"> 2003; : 92–126.</w:t>
      </w:r>
    </w:p>
    <w:p w14:paraId="53DF6DE5"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30</w:t>
      </w:r>
      <w:r w:rsidRPr="00D23827">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D23827">
        <w:rPr>
          <w:rFonts w:ascii="Calibri" w:eastAsia="Times New Roman" w:hAnsi="Calibri" w:cs="Times New Roman"/>
          <w:i/>
          <w:iCs/>
          <w:noProof/>
        </w:rPr>
        <w:t>Int J Water Resour Dev</w:t>
      </w:r>
      <w:r w:rsidRPr="00D23827">
        <w:rPr>
          <w:rFonts w:ascii="Calibri" w:eastAsia="Times New Roman" w:hAnsi="Calibri" w:cs="Times New Roman"/>
          <w:noProof/>
        </w:rPr>
        <w:t xml:space="preserve"> 2007; </w:t>
      </w:r>
      <w:r w:rsidRPr="00D23827">
        <w:rPr>
          <w:rFonts w:ascii="Calibri" w:eastAsia="Times New Roman" w:hAnsi="Calibri" w:cs="Times New Roman"/>
          <w:b/>
          <w:bCs/>
          <w:noProof/>
        </w:rPr>
        <w:t>21</w:t>
      </w:r>
      <w:r w:rsidRPr="00D23827">
        <w:rPr>
          <w:rFonts w:ascii="Calibri" w:eastAsia="Times New Roman" w:hAnsi="Calibri" w:cs="Times New Roman"/>
          <w:noProof/>
        </w:rPr>
        <w:t>: 577–91.</w:t>
      </w:r>
    </w:p>
    <w:p w14:paraId="3D87D112"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31</w:t>
      </w:r>
      <w:r w:rsidRPr="00D23827">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D23827">
        <w:rPr>
          <w:rFonts w:ascii="Calibri" w:eastAsia="Times New Roman" w:hAnsi="Calibri" w:cs="Times New Roman"/>
          <w:i/>
          <w:iCs/>
          <w:noProof/>
        </w:rPr>
        <w:t>J Hydrol</w:t>
      </w:r>
      <w:r w:rsidRPr="00D23827">
        <w:rPr>
          <w:rFonts w:ascii="Calibri" w:eastAsia="Times New Roman" w:hAnsi="Calibri" w:cs="Times New Roman"/>
          <w:noProof/>
        </w:rPr>
        <w:t xml:space="preserve"> 2016; </w:t>
      </w:r>
      <w:r w:rsidRPr="00D23827">
        <w:rPr>
          <w:rFonts w:ascii="Calibri" w:eastAsia="Times New Roman" w:hAnsi="Calibri" w:cs="Times New Roman"/>
          <w:b/>
          <w:bCs/>
          <w:noProof/>
        </w:rPr>
        <w:t>541</w:t>
      </w:r>
      <w:r w:rsidRPr="00D23827">
        <w:rPr>
          <w:rFonts w:ascii="Calibri" w:eastAsia="Times New Roman" w:hAnsi="Calibri" w:cs="Times New Roman"/>
          <w:noProof/>
        </w:rPr>
        <w:t>: 649–64.</w:t>
      </w:r>
    </w:p>
    <w:p w14:paraId="1E6C6214"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32</w:t>
      </w:r>
      <w:r w:rsidRPr="00D23827">
        <w:rPr>
          <w:rFonts w:ascii="Calibri" w:eastAsia="Times New Roman" w:hAnsi="Calibri" w:cs="Times New Roman"/>
          <w:noProof/>
        </w:rPr>
        <w:tab/>
        <w:t xml:space="preserve">Lazo JK, Bostrom A, Morss RE, Demuth JL, Lazrus H. Factors Affecting Hurricane Evacuation Intentions. </w:t>
      </w:r>
      <w:r w:rsidRPr="00D23827">
        <w:rPr>
          <w:rFonts w:ascii="Calibri" w:eastAsia="Times New Roman" w:hAnsi="Calibri" w:cs="Times New Roman"/>
          <w:i/>
          <w:iCs/>
          <w:noProof/>
        </w:rPr>
        <w:t>Risk Anal</w:t>
      </w:r>
      <w:r w:rsidRPr="00D23827">
        <w:rPr>
          <w:rFonts w:ascii="Calibri" w:eastAsia="Times New Roman" w:hAnsi="Calibri" w:cs="Times New Roman"/>
          <w:noProof/>
        </w:rPr>
        <w:t xml:space="preserve"> 2015; </w:t>
      </w:r>
      <w:r w:rsidRPr="00D23827">
        <w:rPr>
          <w:rFonts w:ascii="Calibri" w:eastAsia="Times New Roman" w:hAnsi="Calibri" w:cs="Times New Roman"/>
          <w:b/>
          <w:bCs/>
          <w:noProof/>
        </w:rPr>
        <w:t>35</w:t>
      </w:r>
      <w:r w:rsidRPr="00D23827">
        <w:rPr>
          <w:rFonts w:ascii="Calibri" w:eastAsia="Times New Roman" w:hAnsi="Calibri" w:cs="Times New Roman"/>
          <w:noProof/>
        </w:rPr>
        <w:t>: 1837–57.</w:t>
      </w:r>
    </w:p>
    <w:p w14:paraId="3EFB5821"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33</w:t>
      </w:r>
      <w:r w:rsidRPr="00D23827">
        <w:rPr>
          <w:rFonts w:ascii="Calibri" w:eastAsia="Times New Roman" w:hAnsi="Calibri" w:cs="Times New Roman"/>
          <w:noProof/>
        </w:rPr>
        <w:tab/>
        <w:t xml:space="preserve">Rufat S, Tate E, Burton CG, Maroof AS. Social vulnerability to floods: Review of case studies and implications for measurement. </w:t>
      </w:r>
      <w:r w:rsidRPr="00D23827">
        <w:rPr>
          <w:rFonts w:ascii="Calibri" w:eastAsia="Times New Roman" w:hAnsi="Calibri" w:cs="Times New Roman"/>
          <w:i/>
          <w:iCs/>
          <w:noProof/>
        </w:rPr>
        <w:t>Int J Disaster Risk Reduct</w:t>
      </w:r>
      <w:r w:rsidRPr="00D23827">
        <w:rPr>
          <w:rFonts w:ascii="Calibri" w:eastAsia="Times New Roman" w:hAnsi="Calibri" w:cs="Times New Roman"/>
          <w:noProof/>
        </w:rPr>
        <w:t xml:space="preserve"> 2015; </w:t>
      </w:r>
      <w:r w:rsidRPr="00D23827">
        <w:rPr>
          <w:rFonts w:ascii="Calibri" w:eastAsia="Times New Roman" w:hAnsi="Calibri" w:cs="Times New Roman"/>
          <w:b/>
          <w:bCs/>
          <w:noProof/>
        </w:rPr>
        <w:t>14</w:t>
      </w:r>
      <w:r w:rsidRPr="00D23827">
        <w:rPr>
          <w:rFonts w:ascii="Calibri" w:eastAsia="Times New Roman" w:hAnsi="Calibri" w:cs="Times New Roman"/>
          <w:noProof/>
        </w:rPr>
        <w:t>: 470–86.</w:t>
      </w:r>
    </w:p>
    <w:p w14:paraId="4B70D30A"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34</w:t>
      </w:r>
      <w:r w:rsidRPr="00D23827">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D23827">
        <w:rPr>
          <w:rFonts w:ascii="Calibri" w:eastAsia="Times New Roman" w:hAnsi="Calibri" w:cs="Times New Roman"/>
          <w:b/>
          <w:bCs/>
          <w:noProof/>
        </w:rPr>
        <w:t>0</w:t>
      </w:r>
      <w:r w:rsidRPr="00D23827">
        <w:rPr>
          <w:rFonts w:ascii="Calibri" w:eastAsia="Times New Roman" w:hAnsi="Calibri" w:cs="Times New Roman"/>
          <w:noProof/>
        </w:rPr>
        <w:t>: 1–12.</w:t>
      </w:r>
    </w:p>
    <w:p w14:paraId="425CF36F"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35</w:t>
      </w:r>
      <w:r w:rsidRPr="00D23827">
        <w:rPr>
          <w:rFonts w:ascii="Calibri" w:eastAsia="Times New Roman" w:hAnsi="Calibri" w:cs="Times New Roman"/>
          <w:noProof/>
        </w:rPr>
        <w:tab/>
        <w:t xml:space="preserve">Yu W, Nakakita E, Jung K. Flood Forecast and Early Warning with High-Resolution Ensemble Rainfall from Numerical Weather Prediction Model. </w:t>
      </w:r>
      <w:r w:rsidRPr="00D23827">
        <w:rPr>
          <w:rFonts w:ascii="Calibri" w:eastAsia="Times New Roman" w:hAnsi="Calibri" w:cs="Times New Roman"/>
          <w:i/>
          <w:iCs/>
          <w:noProof/>
        </w:rPr>
        <w:t>Procedia Eng</w:t>
      </w:r>
      <w:r w:rsidRPr="00D23827">
        <w:rPr>
          <w:rFonts w:ascii="Calibri" w:eastAsia="Times New Roman" w:hAnsi="Calibri" w:cs="Times New Roman"/>
          <w:noProof/>
        </w:rPr>
        <w:t xml:space="preserve"> 2016; </w:t>
      </w:r>
      <w:r w:rsidRPr="00D23827">
        <w:rPr>
          <w:rFonts w:ascii="Calibri" w:eastAsia="Times New Roman" w:hAnsi="Calibri" w:cs="Times New Roman"/>
          <w:b/>
          <w:bCs/>
          <w:noProof/>
        </w:rPr>
        <w:t>154</w:t>
      </w:r>
      <w:r w:rsidRPr="00D23827">
        <w:rPr>
          <w:rFonts w:ascii="Calibri" w:eastAsia="Times New Roman" w:hAnsi="Calibri" w:cs="Times New Roman"/>
          <w:noProof/>
        </w:rPr>
        <w:t>: 498–503.</w:t>
      </w:r>
    </w:p>
    <w:p w14:paraId="02F3CA23"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36</w:t>
      </w:r>
      <w:r w:rsidRPr="00D23827">
        <w:rPr>
          <w:rFonts w:ascii="Calibri" w:eastAsia="Times New Roman" w:hAnsi="Calibri" w:cs="Times New Roman"/>
          <w:noProof/>
        </w:rPr>
        <w:tab/>
        <w:t xml:space="preserve">Chen CF, Liu CM. The definition of urban stormwater tolerance threshold and its conceptual estimation: An example from Taiwan. </w:t>
      </w:r>
      <w:r w:rsidRPr="00D23827">
        <w:rPr>
          <w:rFonts w:ascii="Calibri" w:eastAsia="Times New Roman" w:hAnsi="Calibri" w:cs="Times New Roman"/>
          <w:i/>
          <w:iCs/>
          <w:noProof/>
        </w:rPr>
        <w:t>Nat Hazards</w:t>
      </w:r>
      <w:r w:rsidRPr="00D23827">
        <w:rPr>
          <w:rFonts w:ascii="Calibri" w:eastAsia="Times New Roman" w:hAnsi="Calibri" w:cs="Times New Roman"/>
          <w:noProof/>
        </w:rPr>
        <w:t xml:space="preserve"> 2014; </w:t>
      </w:r>
      <w:r w:rsidRPr="00D23827">
        <w:rPr>
          <w:rFonts w:ascii="Calibri" w:eastAsia="Times New Roman" w:hAnsi="Calibri" w:cs="Times New Roman"/>
          <w:b/>
          <w:bCs/>
          <w:noProof/>
        </w:rPr>
        <w:t>73</w:t>
      </w:r>
      <w:r w:rsidRPr="00D23827">
        <w:rPr>
          <w:rFonts w:ascii="Calibri" w:eastAsia="Times New Roman" w:hAnsi="Calibri" w:cs="Times New Roman"/>
          <w:noProof/>
        </w:rPr>
        <w:t>: 173–90.</w:t>
      </w:r>
    </w:p>
    <w:p w14:paraId="5D9E47E7"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37</w:t>
      </w:r>
      <w:r w:rsidRPr="00D23827">
        <w:rPr>
          <w:rFonts w:ascii="Calibri" w:eastAsia="Times New Roman" w:hAnsi="Calibri" w:cs="Times New Roman"/>
          <w:noProof/>
        </w:rPr>
        <w:tab/>
        <w:t xml:space="preserve">Finlay SE, Moffat A, Gazzard R, Baker D, Murray V. Health impacts of wildfires. </w:t>
      </w:r>
      <w:r w:rsidRPr="00D23827">
        <w:rPr>
          <w:rFonts w:ascii="Calibri" w:eastAsia="Times New Roman" w:hAnsi="Calibri" w:cs="Times New Roman"/>
          <w:i/>
          <w:iCs/>
          <w:noProof/>
        </w:rPr>
        <w:t>PLoS Curr</w:t>
      </w:r>
      <w:r w:rsidRPr="00D23827">
        <w:rPr>
          <w:rFonts w:ascii="Calibri" w:eastAsia="Times New Roman" w:hAnsi="Calibri" w:cs="Times New Roman"/>
          <w:noProof/>
        </w:rPr>
        <w:t xml:space="preserve"> 2012; : 1–23.</w:t>
      </w:r>
    </w:p>
    <w:p w14:paraId="1C3942B0"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38</w:t>
      </w:r>
      <w:r w:rsidRPr="00D23827">
        <w:rPr>
          <w:rFonts w:ascii="Calibri" w:eastAsia="Times New Roman" w:hAnsi="Calibri" w:cs="Times New Roman"/>
          <w:noProof/>
        </w:rPr>
        <w:tab/>
        <w:t xml:space="preserve">Hänninen OO, Salonen RO, Koistinen K, Lanki T, Barregard L, Jantunen M. Population exposure to fine particles and estimated excess mortality in Finland from an East European wildfire episode. </w:t>
      </w:r>
      <w:r w:rsidRPr="00D23827">
        <w:rPr>
          <w:rFonts w:ascii="Calibri" w:eastAsia="Times New Roman" w:hAnsi="Calibri" w:cs="Times New Roman"/>
          <w:i/>
          <w:iCs/>
          <w:noProof/>
        </w:rPr>
        <w:t>J Expo Sci Environ Epidemiol</w:t>
      </w:r>
      <w:r w:rsidRPr="00D23827">
        <w:rPr>
          <w:rFonts w:ascii="Calibri" w:eastAsia="Times New Roman" w:hAnsi="Calibri" w:cs="Times New Roman"/>
          <w:noProof/>
        </w:rPr>
        <w:t xml:space="preserve"> 2009; </w:t>
      </w:r>
      <w:r w:rsidRPr="00D23827">
        <w:rPr>
          <w:rFonts w:ascii="Calibri" w:eastAsia="Times New Roman" w:hAnsi="Calibri" w:cs="Times New Roman"/>
          <w:b/>
          <w:bCs/>
          <w:noProof/>
        </w:rPr>
        <w:t>19</w:t>
      </w:r>
      <w:r w:rsidRPr="00D23827">
        <w:rPr>
          <w:rFonts w:ascii="Calibri" w:eastAsia="Times New Roman" w:hAnsi="Calibri" w:cs="Times New Roman"/>
          <w:noProof/>
        </w:rPr>
        <w:t>: 414–22.</w:t>
      </w:r>
    </w:p>
    <w:p w14:paraId="5BC01548"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39</w:t>
      </w:r>
      <w:r w:rsidRPr="00D23827">
        <w:rPr>
          <w:rFonts w:ascii="Calibri" w:eastAsia="Times New Roman" w:hAnsi="Calibri" w:cs="Times New Roman"/>
          <w:noProof/>
        </w:rPr>
        <w:tab/>
        <w:t xml:space="preserve">Shustermann D, Kaplan JZ, Canabarro C. Immediate Health-Effects of an Urban Wildfire. </w:t>
      </w:r>
      <w:r w:rsidRPr="00D23827">
        <w:rPr>
          <w:rFonts w:ascii="Calibri" w:eastAsia="Times New Roman" w:hAnsi="Calibri" w:cs="Times New Roman"/>
          <w:i/>
          <w:iCs/>
          <w:noProof/>
        </w:rPr>
        <w:t>West J Med</w:t>
      </w:r>
      <w:r w:rsidRPr="00D23827">
        <w:rPr>
          <w:rFonts w:ascii="Calibri" w:eastAsia="Times New Roman" w:hAnsi="Calibri" w:cs="Times New Roman"/>
          <w:noProof/>
        </w:rPr>
        <w:t xml:space="preserve"> 1993; </w:t>
      </w:r>
      <w:r w:rsidRPr="00D23827">
        <w:rPr>
          <w:rFonts w:ascii="Calibri" w:eastAsia="Times New Roman" w:hAnsi="Calibri" w:cs="Times New Roman"/>
          <w:b/>
          <w:bCs/>
          <w:noProof/>
        </w:rPr>
        <w:t>158</w:t>
      </w:r>
      <w:r w:rsidRPr="00D23827">
        <w:rPr>
          <w:rFonts w:ascii="Calibri" w:eastAsia="Times New Roman" w:hAnsi="Calibri" w:cs="Times New Roman"/>
          <w:noProof/>
        </w:rPr>
        <w:t>: 133–8.</w:t>
      </w:r>
    </w:p>
    <w:p w14:paraId="72FD3F99"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40</w:t>
      </w:r>
      <w:r w:rsidRPr="00D23827">
        <w:rPr>
          <w:rFonts w:ascii="Calibri" w:eastAsia="Times New Roman" w:hAnsi="Calibri" w:cs="Times New Roman"/>
          <w:noProof/>
        </w:rPr>
        <w:tab/>
        <w:t xml:space="preserve">Morgan G, Sheppeard V, Khalaj B,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Effects of bushfire smoke on daily mortality and hospital admissions in Sydney, Australia. </w:t>
      </w:r>
      <w:r w:rsidRPr="00D23827">
        <w:rPr>
          <w:rFonts w:ascii="Calibri" w:eastAsia="Times New Roman" w:hAnsi="Calibri" w:cs="Times New Roman"/>
          <w:i/>
          <w:iCs/>
          <w:noProof/>
        </w:rPr>
        <w:t>Epidemiology</w:t>
      </w:r>
      <w:r w:rsidRPr="00D23827">
        <w:rPr>
          <w:rFonts w:ascii="Calibri" w:eastAsia="Times New Roman" w:hAnsi="Calibri" w:cs="Times New Roman"/>
          <w:noProof/>
        </w:rPr>
        <w:t xml:space="preserve"> 2010; </w:t>
      </w:r>
      <w:r w:rsidRPr="00D23827">
        <w:rPr>
          <w:rFonts w:ascii="Calibri" w:eastAsia="Times New Roman" w:hAnsi="Calibri" w:cs="Times New Roman"/>
          <w:b/>
          <w:bCs/>
          <w:noProof/>
        </w:rPr>
        <w:t>21</w:t>
      </w:r>
      <w:r w:rsidRPr="00D23827">
        <w:rPr>
          <w:rFonts w:ascii="Calibri" w:eastAsia="Times New Roman" w:hAnsi="Calibri" w:cs="Times New Roman"/>
          <w:noProof/>
        </w:rPr>
        <w:t>: 47–55.</w:t>
      </w:r>
    </w:p>
    <w:p w14:paraId="787DC59E"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41</w:t>
      </w:r>
      <w:r w:rsidRPr="00D23827">
        <w:rPr>
          <w:rFonts w:ascii="Calibri" w:eastAsia="Times New Roman" w:hAnsi="Calibri" w:cs="Times New Roman"/>
          <w:noProof/>
        </w:rPr>
        <w:tab/>
        <w:t xml:space="preserve">Pope III CA, Burnett RT, Thun MJ, Calle EE, Krewski D, Thurston GD. Lung Cancer, Cardiopulmonary Mortality, and Long-term Exposure to Fine Particulate Air Pollution. </w:t>
      </w:r>
      <w:r w:rsidRPr="00D23827">
        <w:rPr>
          <w:rFonts w:ascii="Calibri" w:eastAsia="Times New Roman" w:hAnsi="Calibri" w:cs="Times New Roman"/>
          <w:i/>
          <w:iCs/>
          <w:noProof/>
        </w:rPr>
        <w:t>J Am Med Assoc</w:t>
      </w:r>
      <w:r w:rsidRPr="00D23827">
        <w:rPr>
          <w:rFonts w:ascii="Calibri" w:eastAsia="Times New Roman" w:hAnsi="Calibri" w:cs="Times New Roman"/>
          <w:noProof/>
        </w:rPr>
        <w:t xml:space="preserve"> 2002; </w:t>
      </w:r>
      <w:r w:rsidRPr="00D23827">
        <w:rPr>
          <w:rFonts w:ascii="Calibri" w:eastAsia="Times New Roman" w:hAnsi="Calibri" w:cs="Times New Roman"/>
          <w:b/>
          <w:bCs/>
          <w:noProof/>
        </w:rPr>
        <w:t>287</w:t>
      </w:r>
      <w:r w:rsidRPr="00D23827">
        <w:rPr>
          <w:rFonts w:ascii="Calibri" w:eastAsia="Times New Roman" w:hAnsi="Calibri" w:cs="Times New Roman"/>
          <w:noProof/>
        </w:rPr>
        <w:t>: 1132–41.</w:t>
      </w:r>
    </w:p>
    <w:p w14:paraId="0C13341D"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42</w:t>
      </w:r>
      <w:r w:rsidRPr="00D23827">
        <w:rPr>
          <w:rFonts w:ascii="Calibri" w:eastAsia="Times New Roman" w:hAnsi="Calibri" w:cs="Times New Roman"/>
          <w:noProof/>
        </w:rPr>
        <w:tab/>
        <w:t xml:space="preserve">Katsouyanni K, Touloumi G, Spix C,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Short-term effects of ambient sulphur dioxide and particulate matter on mortality in 12 European cities: results from time </w:t>
      </w:r>
      <w:r w:rsidRPr="00D23827">
        <w:rPr>
          <w:rFonts w:ascii="Calibri" w:eastAsia="Times New Roman" w:hAnsi="Calibri" w:cs="Times New Roman"/>
          <w:noProof/>
        </w:rPr>
        <w:lastRenderedPageBreak/>
        <w:t xml:space="preserve">series data from the APHEA project. Air Pollution and Health: a European Approach. </w:t>
      </w:r>
      <w:r w:rsidRPr="00D23827">
        <w:rPr>
          <w:rFonts w:ascii="Calibri" w:eastAsia="Times New Roman" w:hAnsi="Calibri" w:cs="Times New Roman"/>
          <w:i/>
          <w:iCs/>
          <w:noProof/>
        </w:rPr>
        <w:t>BMJ</w:t>
      </w:r>
      <w:r w:rsidRPr="00D23827">
        <w:rPr>
          <w:rFonts w:ascii="Calibri" w:eastAsia="Times New Roman" w:hAnsi="Calibri" w:cs="Times New Roman"/>
          <w:noProof/>
        </w:rPr>
        <w:t xml:space="preserve"> 1997; </w:t>
      </w:r>
      <w:r w:rsidRPr="00D23827">
        <w:rPr>
          <w:rFonts w:ascii="Calibri" w:eastAsia="Times New Roman" w:hAnsi="Calibri" w:cs="Times New Roman"/>
          <w:b/>
          <w:bCs/>
          <w:noProof/>
        </w:rPr>
        <w:t>314</w:t>
      </w:r>
      <w:r w:rsidRPr="00D23827">
        <w:rPr>
          <w:rFonts w:ascii="Calibri" w:eastAsia="Times New Roman" w:hAnsi="Calibri" w:cs="Times New Roman"/>
          <w:noProof/>
        </w:rPr>
        <w:t>: 1658–63.</w:t>
      </w:r>
    </w:p>
    <w:p w14:paraId="57C2FDCC"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43</w:t>
      </w:r>
      <w:r w:rsidRPr="00D23827">
        <w:rPr>
          <w:rFonts w:ascii="Calibri" w:eastAsia="Times New Roman" w:hAnsi="Calibri" w:cs="Times New Roman"/>
          <w:noProof/>
        </w:rPr>
        <w:tab/>
        <w:t>American Psychological Association. Recovering From Wildfires. 2011. http://www.apa.org/helpcenter/wildfire.aspx.</w:t>
      </w:r>
    </w:p>
    <w:p w14:paraId="6E8F5CF7"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44</w:t>
      </w:r>
      <w:r w:rsidRPr="00D23827">
        <w:rPr>
          <w:rFonts w:ascii="Calibri" w:eastAsia="Times New Roman" w:hAnsi="Calibri" w:cs="Times New Roman"/>
          <w:noProof/>
        </w:rPr>
        <w:tab/>
        <w:t xml:space="preserve">Wittig V, Williams S, DuTeaux SB. Public Health Impacts of Residential Wildfires: Analysis of Ash and Debris from the 2007 Southern California Fires. </w:t>
      </w:r>
      <w:r w:rsidRPr="00D23827">
        <w:rPr>
          <w:rFonts w:ascii="Calibri" w:eastAsia="Times New Roman" w:hAnsi="Calibri" w:cs="Times New Roman"/>
          <w:i/>
          <w:iCs/>
          <w:noProof/>
        </w:rPr>
        <w:t>Epidemiology</w:t>
      </w:r>
      <w:r w:rsidRPr="00D23827">
        <w:rPr>
          <w:rFonts w:ascii="Calibri" w:eastAsia="Times New Roman" w:hAnsi="Calibri" w:cs="Times New Roman"/>
          <w:noProof/>
        </w:rPr>
        <w:t xml:space="preserve"> 2008; </w:t>
      </w:r>
      <w:r w:rsidRPr="00D23827">
        <w:rPr>
          <w:rFonts w:ascii="Calibri" w:eastAsia="Times New Roman" w:hAnsi="Calibri" w:cs="Times New Roman"/>
          <w:b/>
          <w:bCs/>
          <w:noProof/>
        </w:rPr>
        <w:t>19</w:t>
      </w:r>
      <w:r w:rsidRPr="00D23827">
        <w:rPr>
          <w:rFonts w:ascii="Calibri" w:eastAsia="Times New Roman" w:hAnsi="Calibri" w:cs="Times New Roman"/>
          <w:noProof/>
        </w:rPr>
        <w:t>: S207.</w:t>
      </w:r>
    </w:p>
    <w:p w14:paraId="0CEE521D"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45</w:t>
      </w:r>
      <w:r w:rsidRPr="00D23827">
        <w:rPr>
          <w:rFonts w:ascii="Calibri" w:eastAsia="Times New Roman" w:hAnsi="Calibri" w:cs="Times New Roman"/>
          <w:noProof/>
        </w:rPr>
        <w:tab/>
        <w:t xml:space="preserve">Goldman A, Eggen B, Golding B, Murray V. The health impacts of windstorms: A systematic literature review. </w:t>
      </w:r>
      <w:r w:rsidRPr="00D23827">
        <w:rPr>
          <w:rFonts w:ascii="Calibri" w:eastAsia="Times New Roman" w:hAnsi="Calibri" w:cs="Times New Roman"/>
          <w:i/>
          <w:iCs/>
          <w:noProof/>
        </w:rPr>
        <w:t>Public Health</w:t>
      </w:r>
      <w:r w:rsidRPr="00D23827">
        <w:rPr>
          <w:rFonts w:ascii="Calibri" w:eastAsia="Times New Roman" w:hAnsi="Calibri" w:cs="Times New Roman"/>
          <w:noProof/>
        </w:rPr>
        <w:t xml:space="preserve"> 2014; </w:t>
      </w:r>
      <w:r w:rsidRPr="00D23827">
        <w:rPr>
          <w:rFonts w:ascii="Calibri" w:eastAsia="Times New Roman" w:hAnsi="Calibri" w:cs="Times New Roman"/>
          <w:b/>
          <w:bCs/>
          <w:noProof/>
        </w:rPr>
        <w:t>128</w:t>
      </w:r>
      <w:r w:rsidRPr="00D23827">
        <w:rPr>
          <w:rFonts w:ascii="Calibri" w:eastAsia="Times New Roman" w:hAnsi="Calibri" w:cs="Times New Roman"/>
          <w:noProof/>
        </w:rPr>
        <w:t>: 3–28.</w:t>
      </w:r>
    </w:p>
    <w:p w14:paraId="2DD0E90B"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46</w:t>
      </w:r>
      <w:r w:rsidRPr="00D23827">
        <w:rPr>
          <w:rFonts w:ascii="Calibri" w:eastAsia="Times New Roman" w:hAnsi="Calibri" w:cs="Times New Roman"/>
          <w:noProof/>
        </w:rPr>
        <w:tab/>
        <w:t xml:space="preserve">The Eurowinter Group. Cold exposure and winter mortality from ischaemic heart disease, cerebrovascular disease, respiratory disease, and all causes in warm and cold regions of Europe. </w:t>
      </w:r>
      <w:r w:rsidRPr="00D23827">
        <w:rPr>
          <w:rFonts w:ascii="Calibri" w:eastAsia="Times New Roman" w:hAnsi="Calibri" w:cs="Times New Roman"/>
          <w:i/>
          <w:iCs/>
          <w:noProof/>
        </w:rPr>
        <w:t>Lancet</w:t>
      </w:r>
      <w:r w:rsidRPr="00D23827">
        <w:rPr>
          <w:rFonts w:ascii="Calibri" w:eastAsia="Times New Roman" w:hAnsi="Calibri" w:cs="Times New Roman"/>
          <w:noProof/>
        </w:rPr>
        <w:t xml:space="preserve"> 1997; </w:t>
      </w:r>
      <w:r w:rsidRPr="00D23827">
        <w:rPr>
          <w:rFonts w:ascii="Calibri" w:eastAsia="Times New Roman" w:hAnsi="Calibri" w:cs="Times New Roman"/>
          <w:b/>
          <w:bCs/>
          <w:noProof/>
        </w:rPr>
        <w:t>349</w:t>
      </w:r>
      <w:r w:rsidRPr="00D23827">
        <w:rPr>
          <w:rFonts w:ascii="Calibri" w:eastAsia="Times New Roman" w:hAnsi="Calibri" w:cs="Times New Roman"/>
          <w:noProof/>
        </w:rPr>
        <w:t>: 1341–6.</w:t>
      </w:r>
    </w:p>
    <w:p w14:paraId="428921EA"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47</w:t>
      </w:r>
      <w:r w:rsidRPr="00D23827">
        <w:rPr>
          <w:rFonts w:ascii="Calibri" w:eastAsia="Times New Roman" w:hAnsi="Calibri" w:cs="Times New Roman"/>
          <w:noProof/>
        </w:rPr>
        <w:tab/>
        <w:t xml:space="preserve">Björnstig U, Björnstig J, Dahlgren A. Slipping on ice and snow - Elderly women and young men are typical victims. </w:t>
      </w:r>
      <w:r w:rsidRPr="00D23827">
        <w:rPr>
          <w:rFonts w:ascii="Calibri" w:eastAsia="Times New Roman" w:hAnsi="Calibri" w:cs="Times New Roman"/>
          <w:i/>
          <w:iCs/>
          <w:noProof/>
        </w:rPr>
        <w:t>Accid Anal Prev</w:t>
      </w:r>
      <w:r w:rsidRPr="00D23827">
        <w:rPr>
          <w:rFonts w:ascii="Calibri" w:eastAsia="Times New Roman" w:hAnsi="Calibri" w:cs="Times New Roman"/>
          <w:noProof/>
        </w:rPr>
        <w:t xml:space="preserve"> 1997; </w:t>
      </w:r>
      <w:r w:rsidRPr="00D23827">
        <w:rPr>
          <w:rFonts w:ascii="Calibri" w:eastAsia="Times New Roman" w:hAnsi="Calibri" w:cs="Times New Roman"/>
          <w:b/>
          <w:bCs/>
          <w:noProof/>
        </w:rPr>
        <w:t>29</w:t>
      </w:r>
      <w:r w:rsidRPr="00D23827">
        <w:rPr>
          <w:rFonts w:ascii="Calibri" w:eastAsia="Times New Roman" w:hAnsi="Calibri" w:cs="Times New Roman"/>
          <w:noProof/>
        </w:rPr>
        <w:t>: 211–5.</w:t>
      </w:r>
    </w:p>
    <w:p w14:paraId="21E6DC76"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48</w:t>
      </w:r>
      <w:r w:rsidRPr="00D23827">
        <w:rPr>
          <w:rFonts w:ascii="Calibri" w:eastAsia="Times New Roman" w:hAnsi="Calibri" w:cs="Times New Roman"/>
          <w:noProof/>
        </w:rPr>
        <w:tab/>
        <w:t xml:space="preserve">Pisano PA, Goodwin LC, Rossetti MA. U.S. highway crashes in adverse road weather conditions. </w:t>
      </w:r>
      <w:r w:rsidRPr="00D23827">
        <w:rPr>
          <w:rFonts w:ascii="Calibri" w:eastAsia="Times New Roman" w:hAnsi="Calibri" w:cs="Times New Roman"/>
          <w:i/>
          <w:iCs/>
          <w:noProof/>
        </w:rPr>
        <w:t>24th Conf Institutional Inf Process Syst</w:t>
      </w:r>
      <w:r w:rsidRPr="00D23827">
        <w:rPr>
          <w:rFonts w:ascii="Calibri" w:eastAsia="Times New Roman" w:hAnsi="Calibri" w:cs="Times New Roman"/>
          <w:noProof/>
        </w:rPr>
        <w:t xml:space="preserve"> 2008; : 1–15.</w:t>
      </w:r>
    </w:p>
    <w:p w14:paraId="30A4552A"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49</w:t>
      </w:r>
      <w:r w:rsidRPr="00D23827">
        <w:rPr>
          <w:rFonts w:ascii="Calibri" w:eastAsia="Times New Roman" w:hAnsi="Calibri" w:cs="Times New Roman"/>
          <w:noProof/>
        </w:rPr>
        <w:tab/>
        <w:t xml:space="preserve">Robinson PJ. On the definition of a heat wave. </w:t>
      </w:r>
      <w:r w:rsidRPr="00D23827">
        <w:rPr>
          <w:rFonts w:ascii="Calibri" w:eastAsia="Times New Roman" w:hAnsi="Calibri" w:cs="Times New Roman"/>
          <w:i/>
          <w:iCs/>
          <w:noProof/>
        </w:rPr>
        <w:t>J Appl Meteorol</w:t>
      </w:r>
      <w:r w:rsidRPr="00D23827">
        <w:rPr>
          <w:rFonts w:ascii="Calibri" w:eastAsia="Times New Roman" w:hAnsi="Calibri" w:cs="Times New Roman"/>
          <w:noProof/>
        </w:rPr>
        <w:t xml:space="preserve"> 2001; </w:t>
      </w:r>
      <w:r w:rsidRPr="00D23827">
        <w:rPr>
          <w:rFonts w:ascii="Calibri" w:eastAsia="Times New Roman" w:hAnsi="Calibri" w:cs="Times New Roman"/>
          <w:b/>
          <w:bCs/>
          <w:noProof/>
        </w:rPr>
        <w:t>40</w:t>
      </w:r>
      <w:r w:rsidRPr="00D23827">
        <w:rPr>
          <w:rFonts w:ascii="Calibri" w:eastAsia="Times New Roman" w:hAnsi="Calibri" w:cs="Times New Roman"/>
          <w:noProof/>
        </w:rPr>
        <w:t>: 762–75.</w:t>
      </w:r>
    </w:p>
    <w:p w14:paraId="2B63EBE0"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50</w:t>
      </w:r>
      <w:r w:rsidRPr="00D23827">
        <w:rPr>
          <w:rFonts w:ascii="Calibri" w:eastAsia="Times New Roman" w:hAnsi="Calibri" w:cs="Times New Roman"/>
          <w:noProof/>
        </w:rPr>
        <w:tab/>
        <w:t xml:space="preserve">Baccini M, Kosatsky T, Analitis A,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Impact of heat on mortality in 15 European cities: attributable deaths under different weather scenarios. </w:t>
      </w:r>
      <w:r w:rsidRPr="00D23827">
        <w:rPr>
          <w:rFonts w:ascii="Calibri" w:eastAsia="Times New Roman" w:hAnsi="Calibri" w:cs="Times New Roman"/>
          <w:i/>
          <w:iCs/>
          <w:noProof/>
        </w:rPr>
        <w:t>J Epidemiol Community Heal</w:t>
      </w:r>
      <w:r w:rsidRPr="00D23827">
        <w:rPr>
          <w:rFonts w:ascii="Calibri" w:eastAsia="Times New Roman" w:hAnsi="Calibri" w:cs="Times New Roman"/>
          <w:noProof/>
        </w:rPr>
        <w:t xml:space="preserve"> 2011; </w:t>
      </w:r>
      <w:r w:rsidRPr="00D23827">
        <w:rPr>
          <w:rFonts w:ascii="Calibri" w:eastAsia="Times New Roman" w:hAnsi="Calibri" w:cs="Times New Roman"/>
          <w:b/>
          <w:bCs/>
          <w:noProof/>
        </w:rPr>
        <w:t>65</w:t>
      </w:r>
      <w:r w:rsidRPr="00D23827">
        <w:rPr>
          <w:rFonts w:ascii="Calibri" w:eastAsia="Times New Roman" w:hAnsi="Calibri" w:cs="Times New Roman"/>
          <w:noProof/>
        </w:rPr>
        <w:t>: 64–70.</w:t>
      </w:r>
    </w:p>
    <w:p w14:paraId="335CAC05"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51</w:t>
      </w:r>
      <w:r w:rsidRPr="00D23827">
        <w:rPr>
          <w:rFonts w:ascii="Calibri" w:eastAsia="Times New Roman" w:hAnsi="Calibri" w:cs="Times New Roman"/>
          <w:noProof/>
        </w:rPr>
        <w:tab/>
        <w:t xml:space="preserve">Fouillet A, Rey G, Laurent F,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Excess mortality related to the August 2003 heat wave in France. </w:t>
      </w:r>
      <w:r w:rsidRPr="00D23827">
        <w:rPr>
          <w:rFonts w:ascii="Calibri" w:eastAsia="Times New Roman" w:hAnsi="Calibri" w:cs="Times New Roman"/>
          <w:i/>
          <w:iCs/>
          <w:noProof/>
        </w:rPr>
        <w:t>Int Arch Occup Environ Health</w:t>
      </w:r>
      <w:r w:rsidRPr="00D23827">
        <w:rPr>
          <w:rFonts w:ascii="Calibri" w:eastAsia="Times New Roman" w:hAnsi="Calibri" w:cs="Times New Roman"/>
          <w:noProof/>
        </w:rPr>
        <w:t xml:space="preserve"> 2006; </w:t>
      </w:r>
      <w:r w:rsidRPr="00D23827">
        <w:rPr>
          <w:rFonts w:ascii="Calibri" w:eastAsia="Times New Roman" w:hAnsi="Calibri" w:cs="Times New Roman"/>
          <w:b/>
          <w:bCs/>
          <w:noProof/>
        </w:rPr>
        <w:t>80</w:t>
      </w:r>
      <w:r w:rsidRPr="00D23827">
        <w:rPr>
          <w:rFonts w:ascii="Calibri" w:eastAsia="Times New Roman" w:hAnsi="Calibri" w:cs="Times New Roman"/>
          <w:noProof/>
        </w:rPr>
        <w:t>: 16–24.</w:t>
      </w:r>
    </w:p>
    <w:p w14:paraId="054005C6"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52</w:t>
      </w:r>
      <w:r w:rsidRPr="00D23827">
        <w:rPr>
          <w:rFonts w:ascii="Calibri" w:eastAsia="Times New Roman" w:hAnsi="Calibri" w:cs="Times New Roman"/>
          <w:noProof/>
        </w:rPr>
        <w:tab/>
        <w:t xml:space="preserve">Azhar GS, Mavalankar D, Nori-Sarma A,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Heat-related mortality in India: Excess all-cause mortality associated with the 2010 Ahmedabad heat wave. </w:t>
      </w:r>
      <w:r w:rsidRPr="00D23827">
        <w:rPr>
          <w:rFonts w:ascii="Calibri" w:eastAsia="Times New Roman" w:hAnsi="Calibri" w:cs="Times New Roman"/>
          <w:i/>
          <w:iCs/>
          <w:noProof/>
        </w:rPr>
        <w:t>PLoS One</w:t>
      </w:r>
      <w:r w:rsidRPr="00D23827">
        <w:rPr>
          <w:rFonts w:ascii="Calibri" w:eastAsia="Times New Roman" w:hAnsi="Calibri" w:cs="Times New Roman"/>
          <w:noProof/>
        </w:rPr>
        <w:t xml:space="preserve"> 2014; </w:t>
      </w:r>
      <w:r w:rsidRPr="00D23827">
        <w:rPr>
          <w:rFonts w:ascii="Calibri" w:eastAsia="Times New Roman" w:hAnsi="Calibri" w:cs="Times New Roman"/>
          <w:b/>
          <w:bCs/>
          <w:noProof/>
        </w:rPr>
        <w:t>9</w:t>
      </w:r>
      <w:r w:rsidRPr="00D23827">
        <w:rPr>
          <w:rFonts w:ascii="Calibri" w:eastAsia="Times New Roman" w:hAnsi="Calibri" w:cs="Times New Roman"/>
          <w:noProof/>
        </w:rPr>
        <w:t>. DOI:10.1371/journal.pone.0091831.</w:t>
      </w:r>
    </w:p>
    <w:p w14:paraId="042A3B20"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53</w:t>
      </w:r>
      <w:r w:rsidRPr="00D23827">
        <w:rPr>
          <w:rFonts w:ascii="Calibri" w:eastAsia="Times New Roman" w:hAnsi="Calibri" w:cs="Times New Roman"/>
          <w:noProof/>
        </w:rPr>
        <w:tab/>
        <w:t xml:space="preserve">Jones B, O’Neill BC, McDaniel L, McGinnis S, Mearns LO, Tebaldi C. Future population exposure to US heat extremes. </w:t>
      </w:r>
      <w:r w:rsidRPr="00D23827">
        <w:rPr>
          <w:rFonts w:ascii="Calibri" w:eastAsia="Times New Roman" w:hAnsi="Calibri" w:cs="Times New Roman"/>
          <w:i/>
          <w:iCs/>
          <w:noProof/>
        </w:rPr>
        <w:t>Nat Clim Chang</w:t>
      </w:r>
      <w:r w:rsidRPr="00D23827">
        <w:rPr>
          <w:rFonts w:ascii="Calibri" w:eastAsia="Times New Roman" w:hAnsi="Calibri" w:cs="Times New Roman"/>
          <w:noProof/>
        </w:rPr>
        <w:t xml:space="preserve"> 2015; </w:t>
      </w:r>
      <w:r w:rsidRPr="00D23827">
        <w:rPr>
          <w:rFonts w:ascii="Calibri" w:eastAsia="Times New Roman" w:hAnsi="Calibri" w:cs="Times New Roman"/>
          <w:b/>
          <w:bCs/>
          <w:noProof/>
        </w:rPr>
        <w:t>5</w:t>
      </w:r>
      <w:r w:rsidRPr="00D23827">
        <w:rPr>
          <w:rFonts w:ascii="Calibri" w:eastAsia="Times New Roman" w:hAnsi="Calibri" w:cs="Times New Roman"/>
          <w:noProof/>
        </w:rPr>
        <w:t>: 652–5.</w:t>
      </w:r>
    </w:p>
    <w:p w14:paraId="632AE4F5"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54</w:t>
      </w:r>
      <w:r w:rsidRPr="00D23827">
        <w:rPr>
          <w:rFonts w:ascii="Calibri" w:eastAsia="Times New Roman" w:hAnsi="Calibri" w:cs="Times New Roman"/>
          <w:noProof/>
        </w:rPr>
        <w:tab/>
        <w:t xml:space="preserve">Tan J, Zheng Y, Tang X,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The urban heat island and its impact on heat waves and human health in Shanghai. </w:t>
      </w:r>
      <w:r w:rsidRPr="00D23827">
        <w:rPr>
          <w:rFonts w:ascii="Calibri" w:eastAsia="Times New Roman" w:hAnsi="Calibri" w:cs="Times New Roman"/>
          <w:i/>
          <w:iCs/>
          <w:noProof/>
        </w:rPr>
        <w:t>Int J Biometeorol</w:t>
      </w:r>
      <w:r w:rsidRPr="00D23827">
        <w:rPr>
          <w:rFonts w:ascii="Calibri" w:eastAsia="Times New Roman" w:hAnsi="Calibri" w:cs="Times New Roman"/>
          <w:noProof/>
        </w:rPr>
        <w:t xml:space="preserve"> 2010; </w:t>
      </w:r>
      <w:r w:rsidRPr="00D23827">
        <w:rPr>
          <w:rFonts w:ascii="Calibri" w:eastAsia="Times New Roman" w:hAnsi="Calibri" w:cs="Times New Roman"/>
          <w:b/>
          <w:bCs/>
          <w:noProof/>
        </w:rPr>
        <w:t>54</w:t>
      </w:r>
      <w:r w:rsidRPr="00D23827">
        <w:rPr>
          <w:rFonts w:ascii="Calibri" w:eastAsia="Times New Roman" w:hAnsi="Calibri" w:cs="Times New Roman"/>
          <w:noProof/>
        </w:rPr>
        <w:t>: 75–84.</w:t>
      </w:r>
    </w:p>
    <w:p w14:paraId="7F9E7CE4"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55</w:t>
      </w:r>
      <w:r w:rsidRPr="00D23827">
        <w:rPr>
          <w:rFonts w:ascii="Calibri" w:eastAsia="Times New Roman" w:hAnsi="Calibri" w:cs="Times New Roman"/>
          <w:noProof/>
        </w:rPr>
        <w:tab/>
        <w:t xml:space="preserve">Shaposhnikov D, Revich B, Bellander T,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Mortality related to air pollution with the moscow heat wave and wildfire of 2010. </w:t>
      </w:r>
      <w:r w:rsidRPr="00D23827">
        <w:rPr>
          <w:rFonts w:ascii="Calibri" w:eastAsia="Times New Roman" w:hAnsi="Calibri" w:cs="Times New Roman"/>
          <w:i/>
          <w:iCs/>
          <w:noProof/>
        </w:rPr>
        <w:t>Epidemiology</w:t>
      </w:r>
      <w:r w:rsidRPr="00D23827">
        <w:rPr>
          <w:rFonts w:ascii="Calibri" w:eastAsia="Times New Roman" w:hAnsi="Calibri" w:cs="Times New Roman"/>
          <w:noProof/>
        </w:rPr>
        <w:t xml:space="preserve"> 2014; </w:t>
      </w:r>
      <w:r w:rsidRPr="00D23827">
        <w:rPr>
          <w:rFonts w:ascii="Calibri" w:eastAsia="Times New Roman" w:hAnsi="Calibri" w:cs="Times New Roman"/>
          <w:b/>
          <w:bCs/>
          <w:noProof/>
        </w:rPr>
        <w:t>25</w:t>
      </w:r>
      <w:r w:rsidRPr="00D23827">
        <w:rPr>
          <w:rFonts w:ascii="Calibri" w:eastAsia="Times New Roman" w:hAnsi="Calibri" w:cs="Times New Roman"/>
          <w:noProof/>
        </w:rPr>
        <w:t>: 359–64.</w:t>
      </w:r>
    </w:p>
    <w:p w14:paraId="7E2A3AA0"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56</w:t>
      </w:r>
      <w:r w:rsidRPr="00D23827">
        <w:rPr>
          <w:rFonts w:ascii="Calibri" w:eastAsia="Times New Roman" w:hAnsi="Calibri" w:cs="Times New Roman"/>
          <w:noProof/>
        </w:rPr>
        <w:tab/>
        <w:t xml:space="preserve">Fischer PH, Brunekreef B, Lebret E. Air pollution related deaths during the 2003 heat wave in the Netherlands. </w:t>
      </w:r>
      <w:r w:rsidRPr="00D23827">
        <w:rPr>
          <w:rFonts w:ascii="Calibri" w:eastAsia="Times New Roman" w:hAnsi="Calibri" w:cs="Times New Roman"/>
          <w:i/>
          <w:iCs/>
          <w:noProof/>
        </w:rPr>
        <w:t>Atmos Environ</w:t>
      </w:r>
      <w:r w:rsidRPr="00D23827">
        <w:rPr>
          <w:rFonts w:ascii="Calibri" w:eastAsia="Times New Roman" w:hAnsi="Calibri" w:cs="Times New Roman"/>
          <w:noProof/>
        </w:rPr>
        <w:t xml:space="preserve"> 2004; </w:t>
      </w:r>
      <w:r w:rsidRPr="00D23827">
        <w:rPr>
          <w:rFonts w:ascii="Calibri" w:eastAsia="Times New Roman" w:hAnsi="Calibri" w:cs="Times New Roman"/>
          <w:b/>
          <w:bCs/>
          <w:noProof/>
        </w:rPr>
        <w:t>38</w:t>
      </w:r>
      <w:r w:rsidRPr="00D23827">
        <w:rPr>
          <w:rFonts w:ascii="Calibri" w:eastAsia="Times New Roman" w:hAnsi="Calibri" w:cs="Times New Roman"/>
          <w:noProof/>
        </w:rPr>
        <w:t>: 1083–5.</w:t>
      </w:r>
    </w:p>
    <w:p w14:paraId="3517F972"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57</w:t>
      </w:r>
      <w:r w:rsidRPr="00D23827">
        <w:rPr>
          <w:rFonts w:ascii="Calibri" w:eastAsia="Times New Roman" w:hAnsi="Calibri" w:cs="Times New Roman"/>
          <w:noProof/>
        </w:rPr>
        <w:tab/>
        <w:t xml:space="preserve">Filleul L, Cassadou S, Médina S,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The relation between temperature, ozone, and mortality in nine French cities during the heat wave of 2003. </w:t>
      </w:r>
      <w:r w:rsidRPr="00D23827">
        <w:rPr>
          <w:rFonts w:ascii="Calibri" w:eastAsia="Times New Roman" w:hAnsi="Calibri" w:cs="Times New Roman"/>
          <w:i/>
          <w:iCs/>
          <w:noProof/>
        </w:rPr>
        <w:t>Environ Health Perspect</w:t>
      </w:r>
      <w:r w:rsidRPr="00D23827">
        <w:rPr>
          <w:rFonts w:ascii="Calibri" w:eastAsia="Times New Roman" w:hAnsi="Calibri" w:cs="Times New Roman"/>
          <w:noProof/>
        </w:rPr>
        <w:t xml:space="preserve"> 2006; </w:t>
      </w:r>
      <w:r w:rsidRPr="00D23827">
        <w:rPr>
          <w:rFonts w:ascii="Calibri" w:eastAsia="Times New Roman" w:hAnsi="Calibri" w:cs="Times New Roman"/>
          <w:b/>
          <w:bCs/>
          <w:noProof/>
        </w:rPr>
        <w:t>114</w:t>
      </w:r>
      <w:r w:rsidRPr="00D23827">
        <w:rPr>
          <w:rFonts w:ascii="Calibri" w:eastAsia="Times New Roman" w:hAnsi="Calibri" w:cs="Times New Roman"/>
          <w:noProof/>
        </w:rPr>
        <w:t>: 1344–7.</w:t>
      </w:r>
    </w:p>
    <w:p w14:paraId="73C964DA"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58</w:t>
      </w:r>
      <w:r w:rsidRPr="00D23827">
        <w:rPr>
          <w:rFonts w:ascii="Calibri" w:eastAsia="Times New Roman" w:hAnsi="Calibri" w:cs="Times New Roman"/>
          <w:noProof/>
        </w:rPr>
        <w:tab/>
        <w:t xml:space="preserve">Semenza JC, McCullough JE, Flanders WD, McGeehin MA, Lumpkin JR. Excess hospital admissions during the July 1995 heat wave in Chicago. </w:t>
      </w:r>
      <w:r w:rsidRPr="00D23827">
        <w:rPr>
          <w:rFonts w:ascii="Calibri" w:eastAsia="Times New Roman" w:hAnsi="Calibri" w:cs="Times New Roman"/>
          <w:i/>
          <w:iCs/>
          <w:noProof/>
        </w:rPr>
        <w:t>Am J Prev Med</w:t>
      </w:r>
      <w:r w:rsidRPr="00D23827">
        <w:rPr>
          <w:rFonts w:ascii="Calibri" w:eastAsia="Times New Roman" w:hAnsi="Calibri" w:cs="Times New Roman"/>
          <w:noProof/>
        </w:rPr>
        <w:t xml:space="preserve"> 1999; </w:t>
      </w:r>
      <w:r w:rsidRPr="00D23827">
        <w:rPr>
          <w:rFonts w:ascii="Calibri" w:eastAsia="Times New Roman" w:hAnsi="Calibri" w:cs="Times New Roman"/>
          <w:b/>
          <w:bCs/>
          <w:noProof/>
        </w:rPr>
        <w:t>16</w:t>
      </w:r>
      <w:r w:rsidRPr="00D23827">
        <w:rPr>
          <w:rFonts w:ascii="Calibri" w:eastAsia="Times New Roman" w:hAnsi="Calibri" w:cs="Times New Roman"/>
          <w:noProof/>
        </w:rPr>
        <w:t>: 269–77.</w:t>
      </w:r>
    </w:p>
    <w:p w14:paraId="102EE241"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59</w:t>
      </w:r>
      <w:r w:rsidRPr="00D23827">
        <w:rPr>
          <w:rFonts w:ascii="Calibri" w:eastAsia="Times New Roman" w:hAnsi="Calibri" w:cs="Times New Roman"/>
          <w:noProof/>
        </w:rPr>
        <w:tab/>
        <w:t xml:space="preserve">Le Tertre A, Lefranc A, Eilstein D,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Impact of the 2003 heatwave on all-cause mortality in 9 French cities. </w:t>
      </w:r>
      <w:r w:rsidRPr="00D23827">
        <w:rPr>
          <w:rFonts w:ascii="Calibri" w:eastAsia="Times New Roman" w:hAnsi="Calibri" w:cs="Times New Roman"/>
          <w:i/>
          <w:iCs/>
          <w:noProof/>
        </w:rPr>
        <w:t>Epidemiology</w:t>
      </w:r>
      <w:r w:rsidRPr="00D23827">
        <w:rPr>
          <w:rFonts w:ascii="Calibri" w:eastAsia="Times New Roman" w:hAnsi="Calibri" w:cs="Times New Roman"/>
          <w:noProof/>
        </w:rPr>
        <w:t xml:space="preserve"> 2006; </w:t>
      </w:r>
      <w:r w:rsidRPr="00D23827">
        <w:rPr>
          <w:rFonts w:ascii="Calibri" w:eastAsia="Times New Roman" w:hAnsi="Calibri" w:cs="Times New Roman"/>
          <w:b/>
          <w:bCs/>
          <w:noProof/>
        </w:rPr>
        <w:t>17</w:t>
      </w:r>
      <w:r w:rsidRPr="00D23827">
        <w:rPr>
          <w:rFonts w:ascii="Calibri" w:eastAsia="Times New Roman" w:hAnsi="Calibri" w:cs="Times New Roman"/>
          <w:noProof/>
        </w:rPr>
        <w:t>: 75–9.</w:t>
      </w:r>
    </w:p>
    <w:p w14:paraId="71AA902E"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60</w:t>
      </w:r>
      <w:r w:rsidRPr="00D23827">
        <w:rPr>
          <w:rFonts w:ascii="Calibri" w:eastAsia="Times New Roman" w:hAnsi="Calibri" w:cs="Times New Roman"/>
          <w:noProof/>
        </w:rPr>
        <w:tab/>
        <w:t xml:space="preserve">Howe AS, Boden BP. Heat-related illness in athletes. </w:t>
      </w:r>
      <w:r w:rsidRPr="00D23827">
        <w:rPr>
          <w:rFonts w:ascii="Calibri" w:eastAsia="Times New Roman" w:hAnsi="Calibri" w:cs="Times New Roman"/>
          <w:i/>
          <w:iCs/>
          <w:noProof/>
        </w:rPr>
        <w:t>Am J Sports Med</w:t>
      </w:r>
      <w:r w:rsidRPr="00D23827">
        <w:rPr>
          <w:rFonts w:ascii="Calibri" w:eastAsia="Times New Roman" w:hAnsi="Calibri" w:cs="Times New Roman"/>
          <w:noProof/>
        </w:rPr>
        <w:t xml:space="preserve"> 2007; </w:t>
      </w:r>
      <w:r w:rsidRPr="00D23827">
        <w:rPr>
          <w:rFonts w:ascii="Calibri" w:eastAsia="Times New Roman" w:hAnsi="Calibri" w:cs="Times New Roman"/>
          <w:b/>
          <w:bCs/>
          <w:noProof/>
        </w:rPr>
        <w:t>35</w:t>
      </w:r>
      <w:r w:rsidRPr="00D23827">
        <w:rPr>
          <w:rFonts w:ascii="Calibri" w:eastAsia="Times New Roman" w:hAnsi="Calibri" w:cs="Times New Roman"/>
          <w:noProof/>
        </w:rPr>
        <w:t>: 1384–95.</w:t>
      </w:r>
    </w:p>
    <w:p w14:paraId="376A3A3C"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61</w:t>
      </w:r>
      <w:r w:rsidRPr="00D23827">
        <w:rPr>
          <w:rFonts w:ascii="Calibri" w:eastAsia="Times New Roman" w:hAnsi="Calibri" w:cs="Times New Roman"/>
          <w:noProof/>
        </w:rPr>
        <w:tab/>
        <w:t xml:space="preserve">Beltran GW. Heat-related illness. </w:t>
      </w:r>
      <w:r w:rsidRPr="00D23827">
        <w:rPr>
          <w:rFonts w:ascii="Calibri" w:eastAsia="Times New Roman" w:hAnsi="Calibri" w:cs="Times New Roman"/>
          <w:i/>
          <w:iCs/>
          <w:noProof/>
        </w:rPr>
        <w:t>Emerg Med Serv Clin Pract Syst Overs Second Ed</w:t>
      </w:r>
      <w:r w:rsidRPr="00D23827">
        <w:rPr>
          <w:rFonts w:ascii="Calibri" w:eastAsia="Times New Roman" w:hAnsi="Calibri" w:cs="Times New Roman"/>
          <w:noProof/>
        </w:rPr>
        <w:t xml:space="preserve"> 2015; </w:t>
      </w:r>
      <w:r w:rsidRPr="00D23827">
        <w:rPr>
          <w:rFonts w:ascii="Calibri" w:eastAsia="Times New Roman" w:hAnsi="Calibri" w:cs="Times New Roman"/>
          <w:b/>
          <w:bCs/>
          <w:noProof/>
        </w:rPr>
        <w:t>1</w:t>
      </w:r>
      <w:r w:rsidRPr="00D23827">
        <w:rPr>
          <w:rFonts w:ascii="Calibri" w:eastAsia="Times New Roman" w:hAnsi="Calibri" w:cs="Times New Roman"/>
          <w:noProof/>
        </w:rPr>
        <w:t>: 358–62.</w:t>
      </w:r>
    </w:p>
    <w:p w14:paraId="0148DDA7"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62</w:t>
      </w:r>
      <w:r w:rsidRPr="00D23827">
        <w:rPr>
          <w:rFonts w:ascii="Calibri" w:eastAsia="Times New Roman" w:hAnsi="Calibri" w:cs="Times New Roman"/>
          <w:noProof/>
        </w:rPr>
        <w:tab/>
        <w:t xml:space="preserve">R, Donoghue E, A, Graham M, M, Jentzen J, D, Lifschultz B, Luke JL. Criteria for the diagnosis of heat-related deaths: National Association of Medical Examiners. Position </w:t>
      </w:r>
      <w:r w:rsidRPr="00D23827">
        <w:rPr>
          <w:rFonts w:ascii="Calibri" w:eastAsia="Times New Roman" w:hAnsi="Calibri" w:cs="Times New Roman"/>
          <w:noProof/>
        </w:rPr>
        <w:lastRenderedPageBreak/>
        <w:t xml:space="preserve">paper. National Association of Medical Examiners Ad Hoc Committee on the Definition of Heat-Related Fatalities. </w:t>
      </w:r>
      <w:r w:rsidRPr="00D23827">
        <w:rPr>
          <w:rFonts w:ascii="Calibri" w:eastAsia="Times New Roman" w:hAnsi="Calibri" w:cs="Times New Roman"/>
          <w:i/>
          <w:iCs/>
          <w:noProof/>
        </w:rPr>
        <w:t>Am J Forensic Med Pathol</w:t>
      </w:r>
      <w:r w:rsidRPr="00D23827">
        <w:rPr>
          <w:rFonts w:ascii="Calibri" w:eastAsia="Times New Roman" w:hAnsi="Calibri" w:cs="Times New Roman"/>
          <w:noProof/>
        </w:rPr>
        <w:t xml:space="preserve"> 1997; </w:t>
      </w:r>
      <w:r w:rsidRPr="00D23827">
        <w:rPr>
          <w:rFonts w:ascii="Calibri" w:eastAsia="Times New Roman" w:hAnsi="Calibri" w:cs="Times New Roman"/>
          <w:b/>
          <w:bCs/>
          <w:noProof/>
        </w:rPr>
        <w:t>18</w:t>
      </w:r>
      <w:r w:rsidRPr="00D23827">
        <w:rPr>
          <w:rFonts w:ascii="Calibri" w:eastAsia="Times New Roman" w:hAnsi="Calibri" w:cs="Times New Roman"/>
          <w:noProof/>
        </w:rPr>
        <w:t>.</w:t>
      </w:r>
    </w:p>
    <w:p w14:paraId="636BF894" w14:textId="77777777" w:rsidR="00D23827" w:rsidRPr="00D23827" w:rsidRDefault="00D23827" w:rsidP="00D23827">
      <w:pPr>
        <w:widowControl w:val="0"/>
        <w:autoSpaceDE w:val="0"/>
        <w:autoSpaceDN w:val="0"/>
        <w:adjustRightInd w:val="0"/>
        <w:ind w:left="640" w:hanging="640"/>
        <w:rPr>
          <w:rFonts w:ascii="Calibri" w:hAnsi="Calibri"/>
          <w:noProof/>
        </w:rPr>
      </w:pPr>
      <w:r w:rsidRPr="00D23827">
        <w:rPr>
          <w:rFonts w:ascii="Calibri" w:eastAsia="Times New Roman" w:hAnsi="Calibri" w:cs="Times New Roman"/>
          <w:noProof/>
        </w:rPr>
        <w:t>63</w:t>
      </w:r>
      <w:r w:rsidRPr="00D23827">
        <w:rPr>
          <w:rFonts w:ascii="Calibri" w:eastAsia="Times New Roman" w:hAnsi="Calibri" w:cs="Times New Roman"/>
          <w:noProof/>
        </w:rPr>
        <w:tab/>
        <w:t xml:space="preserve">Leon LR, Bouchama A. Heat stroke. </w:t>
      </w:r>
      <w:r w:rsidRPr="00D23827">
        <w:rPr>
          <w:rFonts w:ascii="Calibri" w:eastAsia="Times New Roman" w:hAnsi="Calibri" w:cs="Times New Roman"/>
          <w:i/>
          <w:iCs/>
          <w:noProof/>
        </w:rPr>
        <w:t>Compr Physiol</w:t>
      </w:r>
      <w:r w:rsidRPr="00D23827">
        <w:rPr>
          <w:rFonts w:ascii="Calibri" w:eastAsia="Times New Roman" w:hAnsi="Calibri" w:cs="Times New Roman"/>
          <w:noProof/>
        </w:rPr>
        <w:t xml:space="preserve"> 2015; </w:t>
      </w:r>
      <w:r w:rsidRPr="00D23827">
        <w:rPr>
          <w:rFonts w:ascii="Calibri" w:eastAsia="Times New Roman" w:hAnsi="Calibri" w:cs="Times New Roman"/>
          <w:b/>
          <w:bCs/>
          <w:noProof/>
        </w:rPr>
        <w:t>5</w:t>
      </w:r>
      <w:r w:rsidRPr="00D23827">
        <w:rPr>
          <w:rFonts w:ascii="Calibri" w:eastAsia="Times New Roman" w:hAnsi="Calibri" w:cs="Times New Roman"/>
          <w:noProof/>
        </w:rPr>
        <w:t>: 611–47.</w:t>
      </w:r>
    </w:p>
    <w:p w14:paraId="0A9840E3" w14:textId="51A0B5C5" w:rsidR="00FF69F5" w:rsidRPr="00A618F9" w:rsidRDefault="00FF69F5" w:rsidP="00D23827">
      <w:pPr>
        <w:widowControl w:val="0"/>
        <w:autoSpaceDE w:val="0"/>
        <w:autoSpaceDN w:val="0"/>
        <w:adjustRightInd w:val="0"/>
        <w:ind w:left="640" w:hanging="640"/>
      </w:pPr>
      <w:r w:rsidRPr="00A618F9">
        <w:fldChar w:fldCharType="end"/>
      </w:r>
    </w:p>
    <w:p w14:paraId="6DBF6F3B" w14:textId="77777777" w:rsidR="00FF69F5" w:rsidRPr="00A618F9" w:rsidRDefault="00FF69F5" w:rsidP="00B63972">
      <w:pPr>
        <w:jc w:val="both"/>
        <w:rPr>
          <w:b/>
        </w:rPr>
      </w:pPr>
    </w:p>
    <w:sectPr w:rsidR="00FF69F5" w:rsidRPr="00A618F9" w:rsidSect="00F32AE7">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DA45C1" w14:textId="77777777" w:rsidR="001677CD" w:rsidRDefault="001677CD" w:rsidP="004341A5">
      <w:r>
        <w:separator/>
      </w:r>
    </w:p>
  </w:endnote>
  <w:endnote w:type="continuationSeparator" w:id="0">
    <w:p w14:paraId="027CD9DA" w14:textId="77777777" w:rsidR="001677CD" w:rsidRDefault="001677CD"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9F2E06" w:rsidRDefault="009F2E06"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9F2E06" w:rsidRDefault="009F2E0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9F2E06" w:rsidRDefault="009F2E06"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F74C2">
      <w:rPr>
        <w:rStyle w:val="PageNumber"/>
        <w:noProof/>
      </w:rPr>
      <w:t>1</w:t>
    </w:r>
    <w:r>
      <w:rPr>
        <w:rStyle w:val="PageNumber"/>
      </w:rPr>
      <w:fldChar w:fldCharType="end"/>
    </w:r>
  </w:p>
  <w:p w14:paraId="149A3B8B" w14:textId="77777777" w:rsidR="009F2E06" w:rsidRDefault="009F2E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29A285" w14:textId="77777777" w:rsidR="001677CD" w:rsidRDefault="001677CD" w:rsidP="004341A5">
      <w:r>
        <w:separator/>
      </w:r>
    </w:p>
  </w:footnote>
  <w:footnote w:type="continuationSeparator" w:id="0">
    <w:p w14:paraId="3BB61607" w14:textId="77777777" w:rsidR="001677CD" w:rsidRDefault="001677CD"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AE0914"/>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42A2137"/>
    <w:multiLevelType w:val="hybridMultilevel"/>
    <w:tmpl w:val="2020D11A"/>
    <w:lvl w:ilvl="0" w:tplc="C01CAAEE">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9"/>
  </w:num>
  <w:num w:numId="6">
    <w:abstractNumId w:val="2"/>
  </w:num>
  <w:num w:numId="7">
    <w:abstractNumId w:val="0"/>
  </w:num>
  <w:num w:numId="8">
    <w:abstractNumId w:val="10"/>
  </w:num>
  <w:num w:numId="9">
    <w:abstractNumId w:val="13"/>
  </w:num>
  <w:num w:numId="10">
    <w:abstractNumId w:val="12"/>
  </w:num>
  <w:num w:numId="11">
    <w:abstractNumId w:val="5"/>
  </w:num>
  <w:num w:numId="12">
    <w:abstractNumId w:val="7"/>
  </w:num>
  <w:num w:numId="13">
    <w:abstractNumId w:val="11"/>
  </w:num>
  <w:num w:numId="14">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283E"/>
    <w:rsid w:val="0000461D"/>
    <w:rsid w:val="00005126"/>
    <w:rsid w:val="000070AC"/>
    <w:rsid w:val="00010AD3"/>
    <w:rsid w:val="00011166"/>
    <w:rsid w:val="00011508"/>
    <w:rsid w:val="00012F0A"/>
    <w:rsid w:val="00014A92"/>
    <w:rsid w:val="00015413"/>
    <w:rsid w:val="000157FF"/>
    <w:rsid w:val="00015F70"/>
    <w:rsid w:val="00016198"/>
    <w:rsid w:val="000251D7"/>
    <w:rsid w:val="00026DCE"/>
    <w:rsid w:val="000272B7"/>
    <w:rsid w:val="00033B77"/>
    <w:rsid w:val="00035269"/>
    <w:rsid w:val="0003657E"/>
    <w:rsid w:val="00036FFA"/>
    <w:rsid w:val="000407DA"/>
    <w:rsid w:val="00042A07"/>
    <w:rsid w:val="000521AC"/>
    <w:rsid w:val="00052A40"/>
    <w:rsid w:val="000544A3"/>
    <w:rsid w:val="00056D75"/>
    <w:rsid w:val="00060F45"/>
    <w:rsid w:val="0006283D"/>
    <w:rsid w:val="000634A0"/>
    <w:rsid w:val="000648ED"/>
    <w:rsid w:val="00065EAB"/>
    <w:rsid w:val="00066C53"/>
    <w:rsid w:val="000753F7"/>
    <w:rsid w:val="00081013"/>
    <w:rsid w:val="00081881"/>
    <w:rsid w:val="000818E6"/>
    <w:rsid w:val="0008315C"/>
    <w:rsid w:val="00086B52"/>
    <w:rsid w:val="00086FC3"/>
    <w:rsid w:val="000870BD"/>
    <w:rsid w:val="00087FD4"/>
    <w:rsid w:val="0009572B"/>
    <w:rsid w:val="000958B5"/>
    <w:rsid w:val="00097DFC"/>
    <w:rsid w:val="000A3AF7"/>
    <w:rsid w:val="000B0815"/>
    <w:rsid w:val="000B0B1B"/>
    <w:rsid w:val="000B0D4A"/>
    <w:rsid w:val="000B6495"/>
    <w:rsid w:val="000B68BB"/>
    <w:rsid w:val="000B75D5"/>
    <w:rsid w:val="000B7625"/>
    <w:rsid w:val="000B7933"/>
    <w:rsid w:val="000C1E45"/>
    <w:rsid w:val="000C2C43"/>
    <w:rsid w:val="000C7277"/>
    <w:rsid w:val="000D0249"/>
    <w:rsid w:val="000D181C"/>
    <w:rsid w:val="000D195B"/>
    <w:rsid w:val="000D4266"/>
    <w:rsid w:val="000D6EFA"/>
    <w:rsid w:val="000D7E06"/>
    <w:rsid w:val="000E223D"/>
    <w:rsid w:val="000E37D7"/>
    <w:rsid w:val="000E4A79"/>
    <w:rsid w:val="000F56D3"/>
    <w:rsid w:val="000F6AA0"/>
    <w:rsid w:val="00105AE0"/>
    <w:rsid w:val="001068EC"/>
    <w:rsid w:val="00112026"/>
    <w:rsid w:val="00116558"/>
    <w:rsid w:val="00116635"/>
    <w:rsid w:val="00117F22"/>
    <w:rsid w:val="00120595"/>
    <w:rsid w:val="00123D5C"/>
    <w:rsid w:val="00124C98"/>
    <w:rsid w:val="001279B7"/>
    <w:rsid w:val="00132C6C"/>
    <w:rsid w:val="00135CD9"/>
    <w:rsid w:val="001372E4"/>
    <w:rsid w:val="00140B8A"/>
    <w:rsid w:val="00141B16"/>
    <w:rsid w:val="001429D2"/>
    <w:rsid w:val="001466D8"/>
    <w:rsid w:val="0014778F"/>
    <w:rsid w:val="001520B6"/>
    <w:rsid w:val="001540CE"/>
    <w:rsid w:val="001561BA"/>
    <w:rsid w:val="0015637C"/>
    <w:rsid w:val="00156FC7"/>
    <w:rsid w:val="00160477"/>
    <w:rsid w:val="00160524"/>
    <w:rsid w:val="001607E2"/>
    <w:rsid w:val="00161E98"/>
    <w:rsid w:val="00162082"/>
    <w:rsid w:val="00163F70"/>
    <w:rsid w:val="00164768"/>
    <w:rsid w:val="001677CD"/>
    <w:rsid w:val="00167BD7"/>
    <w:rsid w:val="00171048"/>
    <w:rsid w:val="001725D2"/>
    <w:rsid w:val="00176AB2"/>
    <w:rsid w:val="0018013D"/>
    <w:rsid w:val="00181F89"/>
    <w:rsid w:val="00182286"/>
    <w:rsid w:val="00183578"/>
    <w:rsid w:val="00183ED4"/>
    <w:rsid w:val="00184733"/>
    <w:rsid w:val="00184868"/>
    <w:rsid w:val="00187BD2"/>
    <w:rsid w:val="00190395"/>
    <w:rsid w:val="00190ED9"/>
    <w:rsid w:val="001928EC"/>
    <w:rsid w:val="00196099"/>
    <w:rsid w:val="00196D1D"/>
    <w:rsid w:val="001A1F00"/>
    <w:rsid w:val="001A39E7"/>
    <w:rsid w:val="001A417A"/>
    <w:rsid w:val="001A4FD4"/>
    <w:rsid w:val="001A79B1"/>
    <w:rsid w:val="001B0EFF"/>
    <w:rsid w:val="001B1652"/>
    <w:rsid w:val="001B23D1"/>
    <w:rsid w:val="001B77DD"/>
    <w:rsid w:val="001C4634"/>
    <w:rsid w:val="001C613C"/>
    <w:rsid w:val="001C7AF2"/>
    <w:rsid w:val="001D12CA"/>
    <w:rsid w:val="001D2691"/>
    <w:rsid w:val="001D2F0D"/>
    <w:rsid w:val="001D6AFC"/>
    <w:rsid w:val="001D6CB7"/>
    <w:rsid w:val="001D6F32"/>
    <w:rsid w:val="001E03C8"/>
    <w:rsid w:val="001E09E4"/>
    <w:rsid w:val="001E1E5B"/>
    <w:rsid w:val="001E2916"/>
    <w:rsid w:val="001E2969"/>
    <w:rsid w:val="001E4959"/>
    <w:rsid w:val="001F075C"/>
    <w:rsid w:val="001F0FFF"/>
    <w:rsid w:val="001F2982"/>
    <w:rsid w:val="001F3B4E"/>
    <w:rsid w:val="001F3BCA"/>
    <w:rsid w:val="001F6E3B"/>
    <w:rsid w:val="001F7D80"/>
    <w:rsid w:val="00200D2C"/>
    <w:rsid w:val="002037A7"/>
    <w:rsid w:val="00203BEB"/>
    <w:rsid w:val="00207B1C"/>
    <w:rsid w:val="00213615"/>
    <w:rsid w:val="00213CBB"/>
    <w:rsid w:val="002160F0"/>
    <w:rsid w:val="00216699"/>
    <w:rsid w:val="00216EFC"/>
    <w:rsid w:val="00217432"/>
    <w:rsid w:val="002200CA"/>
    <w:rsid w:val="00220510"/>
    <w:rsid w:val="00220C4B"/>
    <w:rsid w:val="00221B31"/>
    <w:rsid w:val="002226D5"/>
    <w:rsid w:val="002231AC"/>
    <w:rsid w:val="00223498"/>
    <w:rsid w:val="00225A15"/>
    <w:rsid w:val="002267F7"/>
    <w:rsid w:val="00226FCD"/>
    <w:rsid w:val="00230BB8"/>
    <w:rsid w:val="00236E29"/>
    <w:rsid w:val="002413B5"/>
    <w:rsid w:val="00242D81"/>
    <w:rsid w:val="002448B8"/>
    <w:rsid w:val="00245DC9"/>
    <w:rsid w:val="00246638"/>
    <w:rsid w:val="00252ADE"/>
    <w:rsid w:val="002547E5"/>
    <w:rsid w:val="0026033D"/>
    <w:rsid w:val="00260B02"/>
    <w:rsid w:val="00261326"/>
    <w:rsid w:val="002616FC"/>
    <w:rsid w:val="00263757"/>
    <w:rsid w:val="00263CE7"/>
    <w:rsid w:val="002644FF"/>
    <w:rsid w:val="00265696"/>
    <w:rsid w:val="002742DD"/>
    <w:rsid w:val="00280146"/>
    <w:rsid w:val="00281489"/>
    <w:rsid w:val="00281FD0"/>
    <w:rsid w:val="00282D5A"/>
    <w:rsid w:val="002849AC"/>
    <w:rsid w:val="002879F0"/>
    <w:rsid w:val="002907AE"/>
    <w:rsid w:val="00290C5B"/>
    <w:rsid w:val="00290D8F"/>
    <w:rsid w:val="002950A2"/>
    <w:rsid w:val="00296A5E"/>
    <w:rsid w:val="002979A1"/>
    <w:rsid w:val="002A542C"/>
    <w:rsid w:val="002A5EEA"/>
    <w:rsid w:val="002B0C3A"/>
    <w:rsid w:val="002B0C5E"/>
    <w:rsid w:val="002B1061"/>
    <w:rsid w:val="002B1609"/>
    <w:rsid w:val="002B360C"/>
    <w:rsid w:val="002B755B"/>
    <w:rsid w:val="002C14BA"/>
    <w:rsid w:val="002C40C8"/>
    <w:rsid w:val="002C4CDA"/>
    <w:rsid w:val="002C71D0"/>
    <w:rsid w:val="002C77A5"/>
    <w:rsid w:val="002D07A4"/>
    <w:rsid w:val="002D1381"/>
    <w:rsid w:val="002D1DE0"/>
    <w:rsid w:val="002D4FBC"/>
    <w:rsid w:val="002D524F"/>
    <w:rsid w:val="002D7820"/>
    <w:rsid w:val="002E3D64"/>
    <w:rsid w:val="002E658D"/>
    <w:rsid w:val="002E7E6D"/>
    <w:rsid w:val="002F3FBC"/>
    <w:rsid w:val="002F45F8"/>
    <w:rsid w:val="002F4DC5"/>
    <w:rsid w:val="002F74C2"/>
    <w:rsid w:val="003008B0"/>
    <w:rsid w:val="003013E6"/>
    <w:rsid w:val="003013EE"/>
    <w:rsid w:val="0030389A"/>
    <w:rsid w:val="0030645E"/>
    <w:rsid w:val="00306685"/>
    <w:rsid w:val="0030759D"/>
    <w:rsid w:val="00310092"/>
    <w:rsid w:val="003118C2"/>
    <w:rsid w:val="00312062"/>
    <w:rsid w:val="00320BB6"/>
    <w:rsid w:val="00322428"/>
    <w:rsid w:val="00322C4B"/>
    <w:rsid w:val="003238A5"/>
    <w:rsid w:val="003270BD"/>
    <w:rsid w:val="003271BE"/>
    <w:rsid w:val="003273DF"/>
    <w:rsid w:val="00327AC2"/>
    <w:rsid w:val="00330D38"/>
    <w:rsid w:val="00334932"/>
    <w:rsid w:val="00337820"/>
    <w:rsid w:val="0034084E"/>
    <w:rsid w:val="00345CFA"/>
    <w:rsid w:val="00346158"/>
    <w:rsid w:val="003516D2"/>
    <w:rsid w:val="0035190B"/>
    <w:rsid w:val="00353192"/>
    <w:rsid w:val="00360EE6"/>
    <w:rsid w:val="003617C7"/>
    <w:rsid w:val="00363BC2"/>
    <w:rsid w:val="00364E1A"/>
    <w:rsid w:val="00365645"/>
    <w:rsid w:val="00365D52"/>
    <w:rsid w:val="003660A7"/>
    <w:rsid w:val="003673C8"/>
    <w:rsid w:val="00375AEE"/>
    <w:rsid w:val="00375F29"/>
    <w:rsid w:val="00376759"/>
    <w:rsid w:val="00376B34"/>
    <w:rsid w:val="003858EB"/>
    <w:rsid w:val="003906D7"/>
    <w:rsid w:val="00391E5E"/>
    <w:rsid w:val="00392122"/>
    <w:rsid w:val="003926FA"/>
    <w:rsid w:val="0039353D"/>
    <w:rsid w:val="00393BC3"/>
    <w:rsid w:val="00395AFA"/>
    <w:rsid w:val="0039751B"/>
    <w:rsid w:val="0039772E"/>
    <w:rsid w:val="003A3266"/>
    <w:rsid w:val="003A3A3F"/>
    <w:rsid w:val="003B0361"/>
    <w:rsid w:val="003B32B9"/>
    <w:rsid w:val="003B47E8"/>
    <w:rsid w:val="003B797B"/>
    <w:rsid w:val="003B7B81"/>
    <w:rsid w:val="003C13F2"/>
    <w:rsid w:val="003C153C"/>
    <w:rsid w:val="003C27C6"/>
    <w:rsid w:val="003C328E"/>
    <w:rsid w:val="003C3C4D"/>
    <w:rsid w:val="003C4A0B"/>
    <w:rsid w:val="003C4F0E"/>
    <w:rsid w:val="003C52AF"/>
    <w:rsid w:val="003D47CB"/>
    <w:rsid w:val="003D75C9"/>
    <w:rsid w:val="003E4C9F"/>
    <w:rsid w:val="003E6251"/>
    <w:rsid w:val="003F039C"/>
    <w:rsid w:val="003F22B3"/>
    <w:rsid w:val="003F49AB"/>
    <w:rsid w:val="003F4DEC"/>
    <w:rsid w:val="003F60EA"/>
    <w:rsid w:val="003F66D5"/>
    <w:rsid w:val="004007D7"/>
    <w:rsid w:val="0040177A"/>
    <w:rsid w:val="004018CB"/>
    <w:rsid w:val="00401D78"/>
    <w:rsid w:val="004022B7"/>
    <w:rsid w:val="00402D6F"/>
    <w:rsid w:val="00405727"/>
    <w:rsid w:val="00405DD5"/>
    <w:rsid w:val="004060EF"/>
    <w:rsid w:val="00411633"/>
    <w:rsid w:val="00416FAA"/>
    <w:rsid w:val="004205AD"/>
    <w:rsid w:val="00421AF3"/>
    <w:rsid w:val="00421D9F"/>
    <w:rsid w:val="00423C32"/>
    <w:rsid w:val="00426CB5"/>
    <w:rsid w:val="00430B94"/>
    <w:rsid w:val="00430ED9"/>
    <w:rsid w:val="00432A75"/>
    <w:rsid w:val="00433EDB"/>
    <w:rsid w:val="004341A5"/>
    <w:rsid w:val="004353B3"/>
    <w:rsid w:val="004378F5"/>
    <w:rsid w:val="00437E72"/>
    <w:rsid w:val="004404CA"/>
    <w:rsid w:val="0044363A"/>
    <w:rsid w:val="00443A89"/>
    <w:rsid w:val="00450182"/>
    <w:rsid w:val="004536F2"/>
    <w:rsid w:val="00453E9D"/>
    <w:rsid w:val="0045667E"/>
    <w:rsid w:val="00457DF5"/>
    <w:rsid w:val="00460E80"/>
    <w:rsid w:val="00461997"/>
    <w:rsid w:val="00470728"/>
    <w:rsid w:val="0047213D"/>
    <w:rsid w:val="00472827"/>
    <w:rsid w:val="004735E1"/>
    <w:rsid w:val="00475C48"/>
    <w:rsid w:val="00475F7D"/>
    <w:rsid w:val="00476271"/>
    <w:rsid w:val="00480091"/>
    <w:rsid w:val="00480ACC"/>
    <w:rsid w:val="00483010"/>
    <w:rsid w:val="00483B7C"/>
    <w:rsid w:val="004875FA"/>
    <w:rsid w:val="00487FB8"/>
    <w:rsid w:val="004904A3"/>
    <w:rsid w:val="004918A8"/>
    <w:rsid w:val="004959F3"/>
    <w:rsid w:val="00497FA1"/>
    <w:rsid w:val="004A2C4D"/>
    <w:rsid w:val="004A2E2D"/>
    <w:rsid w:val="004A3044"/>
    <w:rsid w:val="004A5369"/>
    <w:rsid w:val="004A72D5"/>
    <w:rsid w:val="004B2D47"/>
    <w:rsid w:val="004B4B69"/>
    <w:rsid w:val="004B54E9"/>
    <w:rsid w:val="004B71E2"/>
    <w:rsid w:val="004C140E"/>
    <w:rsid w:val="004C26F1"/>
    <w:rsid w:val="004C3449"/>
    <w:rsid w:val="004C4921"/>
    <w:rsid w:val="004C4DA0"/>
    <w:rsid w:val="004D05CA"/>
    <w:rsid w:val="004D08C6"/>
    <w:rsid w:val="004D4DE7"/>
    <w:rsid w:val="004D77E6"/>
    <w:rsid w:val="004E36B5"/>
    <w:rsid w:val="004E6A87"/>
    <w:rsid w:val="004E7881"/>
    <w:rsid w:val="004E7B07"/>
    <w:rsid w:val="004F1615"/>
    <w:rsid w:val="004F404D"/>
    <w:rsid w:val="004F60F9"/>
    <w:rsid w:val="004F7FD8"/>
    <w:rsid w:val="00502423"/>
    <w:rsid w:val="005028B3"/>
    <w:rsid w:val="005028BD"/>
    <w:rsid w:val="00506498"/>
    <w:rsid w:val="005065D7"/>
    <w:rsid w:val="00506AF4"/>
    <w:rsid w:val="00510E8E"/>
    <w:rsid w:val="00511529"/>
    <w:rsid w:val="005130C5"/>
    <w:rsid w:val="00514378"/>
    <w:rsid w:val="00515077"/>
    <w:rsid w:val="00516653"/>
    <w:rsid w:val="00520439"/>
    <w:rsid w:val="00520475"/>
    <w:rsid w:val="00521A1A"/>
    <w:rsid w:val="00522861"/>
    <w:rsid w:val="005242F5"/>
    <w:rsid w:val="005247A0"/>
    <w:rsid w:val="005258CC"/>
    <w:rsid w:val="00525BFF"/>
    <w:rsid w:val="0052696F"/>
    <w:rsid w:val="00526BE2"/>
    <w:rsid w:val="00530EF0"/>
    <w:rsid w:val="005325B5"/>
    <w:rsid w:val="005332EE"/>
    <w:rsid w:val="0053376D"/>
    <w:rsid w:val="00534A9D"/>
    <w:rsid w:val="005425A0"/>
    <w:rsid w:val="00542FE4"/>
    <w:rsid w:val="00545491"/>
    <w:rsid w:val="00545C65"/>
    <w:rsid w:val="00547CE6"/>
    <w:rsid w:val="005525CF"/>
    <w:rsid w:val="00553AE3"/>
    <w:rsid w:val="005546F4"/>
    <w:rsid w:val="0055527C"/>
    <w:rsid w:val="00555D61"/>
    <w:rsid w:val="0056070E"/>
    <w:rsid w:val="00561F2E"/>
    <w:rsid w:val="00562345"/>
    <w:rsid w:val="00562884"/>
    <w:rsid w:val="00563A6C"/>
    <w:rsid w:val="00563BC3"/>
    <w:rsid w:val="00563F55"/>
    <w:rsid w:val="00565475"/>
    <w:rsid w:val="00565B41"/>
    <w:rsid w:val="0056790E"/>
    <w:rsid w:val="005706D3"/>
    <w:rsid w:val="005733B1"/>
    <w:rsid w:val="00574D5C"/>
    <w:rsid w:val="005753B9"/>
    <w:rsid w:val="00575F80"/>
    <w:rsid w:val="00577B29"/>
    <w:rsid w:val="005808F3"/>
    <w:rsid w:val="0059049D"/>
    <w:rsid w:val="00591360"/>
    <w:rsid w:val="00591D2A"/>
    <w:rsid w:val="0059357D"/>
    <w:rsid w:val="00593888"/>
    <w:rsid w:val="00593D1F"/>
    <w:rsid w:val="00594F9B"/>
    <w:rsid w:val="005955FB"/>
    <w:rsid w:val="00597F7F"/>
    <w:rsid w:val="005A1099"/>
    <w:rsid w:val="005A2ED1"/>
    <w:rsid w:val="005A38E2"/>
    <w:rsid w:val="005A4CAC"/>
    <w:rsid w:val="005A50B1"/>
    <w:rsid w:val="005A6B02"/>
    <w:rsid w:val="005B1ED4"/>
    <w:rsid w:val="005B5156"/>
    <w:rsid w:val="005C3C8A"/>
    <w:rsid w:val="005C5568"/>
    <w:rsid w:val="005C6AE1"/>
    <w:rsid w:val="005C71AC"/>
    <w:rsid w:val="005D1B54"/>
    <w:rsid w:val="005D2F2D"/>
    <w:rsid w:val="005D4114"/>
    <w:rsid w:val="005D58CA"/>
    <w:rsid w:val="005E3580"/>
    <w:rsid w:val="005E49C2"/>
    <w:rsid w:val="005E7F1A"/>
    <w:rsid w:val="005F34A4"/>
    <w:rsid w:val="005F3963"/>
    <w:rsid w:val="005F49CF"/>
    <w:rsid w:val="005F5217"/>
    <w:rsid w:val="005F7D2B"/>
    <w:rsid w:val="00600CD2"/>
    <w:rsid w:val="00603DC7"/>
    <w:rsid w:val="006100CE"/>
    <w:rsid w:val="006124E6"/>
    <w:rsid w:val="00617E55"/>
    <w:rsid w:val="00627B7B"/>
    <w:rsid w:val="00631181"/>
    <w:rsid w:val="006327D9"/>
    <w:rsid w:val="00634114"/>
    <w:rsid w:val="00640985"/>
    <w:rsid w:val="00641AF0"/>
    <w:rsid w:val="00642227"/>
    <w:rsid w:val="006505FF"/>
    <w:rsid w:val="00650EC2"/>
    <w:rsid w:val="00651D24"/>
    <w:rsid w:val="00653214"/>
    <w:rsid w:val="006541A1"/>
    <w:rsid w:val="00655025"/>
    <w:rsid w:val="00656140"/>
    <w:rsid w:val="006633AD"/>
    <w:rsid w:val="0066616F"/>
    <w:rsid w:val="006809E9"/>
    <w:rsid w:val="0068466F"/>
    <w:rsid w:val="006863B2"/>
    <w:rsid w:val="0069284E"/>
    <w:rsid w:val="006934E5"/>
    <w:rsid w:val="00695B8E"/>
    <w:rsid w:val="006970A9"/>
    <w:rsid w:val="006A0B1B"/>
    <w:rsid w:val="006A12C4"/>
    <w:rsid w:val="006A5B04"/>
    <w:rsid w:val="006A6163"/>
    <w:rsid w:val="006A7A64"/>
    <w:rsid w:val="006B04AA"/>
    <w:rsid w:val="006B113B"/>
    <w:rsid w:val="006B1903"/>
    <w:rsid w:val="006B2CDA"/>
    <w:rsid w:val="006B2E60"/>
    <w:rsid w:val="006B3BDF"/>
    <w:rsid w:val="006B52DE"/>
    <w:rsid w:val="006B6A88"/>
    <w:rsid w:val="006C0D41"/>
    <w:rsid w:val="006C2081"/>
    <w:rsid w:val="006C46F1"/>
    <w:rsid w:val="006C4F04"/>
    <w:rsid w:val="006C50E6"/>
    <w:rsid w:val="006C5330"/>
    <w:rsid w:val="006C5CE5"/>
    <w:rsid w:val="006C748D"/>
    <w:rsid w:val="006D16DC"/>
    <w:rsid w:val="006D3F7E"/>
    <w:rsid w:val="006E3146"/>
    <w:rsid w:val="006E3397"/>
    <w:rsid w:val="006E4792"/>
    <w:rsid w:val="006F1107"/>
    <w:rsid w:val="006F1CAD"/>
    <w:rsid w:val="006F2AAC"/>
    <w:rsid w:val="006F382C"/>
    <w:rsid w:val="006F6819"/>
    <w:rsid w:val="006F76D8"/>
    <w:rsid w:val="00701530"/>
    <w:rsid w:val="00701F22"/>
    <w:rsid w:val="007035E4"/>
    <w:rsid w:val="00705C33"/>
    <w:rsid w:val="00712527"/>
    <w:rsid w:val="00712E39"/>
    <w:rsid w:val="00714582"/>
    <w:rsid w:val="0072001C"/>
    <w:rsid w:val="007219CD"/>
    <w:rsid w:val="00722EB7"/>
    <w:rsid w:val="0072334E"/>
    <w:rsid w:val="0072753E"/>
    <w:rsid w:val="007275B1"/>
    <w:rsid w:val="00727944"/>
    <w:rsid w:val="00730990"/>
    <w:rsid w:val="00730CE1"/>
    <w:rsid w:val="00731716"/>
    <w:rsid w:val="00734269"/>
    <w:rsid w:val="00734B9E"/>
    <w:rsid w:val="00735E1A"/>
    <w:rsid w:val="00736DEE"/>
    <w:rsid w:val="00740BDB"/>
    <w:rsid w:val="00743BFB"/>
    <w:rsid w:val="007454BE"/>
    <w:rsid w:val="00745A2B"/>
    <w:rsid w:val="00750310"/>
    <w:rsid w:val="00755B4B"/>
    <w:rsid w:val="0076179A"/>
    <w:rsid w:val="007617C0"/>
    <w:rsid w:val="00763AD0"/>
    <w:rsid w:val="00765545"/>
    <w:rsid w:val="007657EB"/>
    <w:rsid w:val="007660C8"/>
    <w:rsid w:val="00766A6F"/>
    <w:rsid w:val="007679E4"/>
    <w:rsid w:val="00767DC4"/>
    <w:rsid w:val="0077060D"/>
    <w:rsid w:val="007750C7"/>
    <w:rsid w:val="007770AB"/>
    <w:rsid w:val="0077770F"/>
    <w:rsid w:val="0077799C"/>
    <w:rsid w:val="00780A56"/>
    <w:rsid w:val="00786E71"/>
    <w:rsid w:val="00793644"/>
    <w:rsid w:val="00795D83"/>
    <w:rsid w:val="00795E96"/>
    <w:rsid w:val="007A11B2"/>
    <w:rsid w:val="007A1C4E"/>
    <w:rsid w:val="007A3E83"/>
    <w:rsid w:val="007A4321"/>
    <w:rsid w:val="007A44DB"/>
    <w:rsid w:val="007A5196"/>
    <w:rsid w:val="007A62F5"/>
    <w:rsid w:val="007B2116"/>
    <w:rsid w:val="007B270E"/>
    <w:rsid w:val="007B4B89"/>
    <w:rsid w:val="007B545A"/>
    <w:rsid w:val="007C0604"/>
    <w:rsid w:val="007C18AD"/>
    <w:rsid w:val="007C281F"/>
    <w:rsid w:val="007C33E1"/>
    <w:rsid w:val="007C3F55"/>
    <w:rsid w:val="007D3D61"/>
    <w:rsid w:val="007D4B10"/>
    <w:rsid w:val="007D543F"/>
    <w:rsid w:val="007E13E7"/>
    <w:rsid w:val="007E1FAF"/>
    <w:rsid w:val="007E4537"/>
    <w:rsid w:val="007E747E"/>
    <w:rsid w:val="007E7DB0"/>
    <w:rsid w:val="007F0B21"/>
    <w:rsid w:val="007F218A"/>
    <w:rsid w:val="007F2E1E"/>
    <w:rsid w:val="007F3A0D"/>
    <w:rsid w:val="007F3DE8"/>
    <w:rsid w:val="007F5A5A"/>
    <w:rsid w:val="007F70B2"/>
    <w:rsid w:val="00800663"/>
    <w:rsid w:val="00801553"/>
    <w:rsid w:val="00802B13"/>
    <w:rsid w:val="008067DB"/>
    <w:rsid w:val="00810487"/>
    <w:rsid w:val="00811049"/>
    <w:rsid w:val="0081132E"/>
    <w:rsid w:val="00814BDC"/>
    <w:rsid w:val="00820BED"/>
    <w:rsid w:val="00822FFD"/>
    <w:rsid w:val="00823CA8"/>
    <w:rsid w:val="00825538"/>
    <w:rsid w:val="00825CE3"/>
    <w:rsid w:val="00826105"/>
    <w:rsid w:val="00832B62"/>
    <w:rsid w:val="008338E7"/>
    <w:rsid w:val="00834C11"/>
    <w:rsid w:val="00837155"/>
    <w:rsid w:val="00845270"/>
    <w:rsid w:val="00850435"/>
    <w:rsid w:val="00852248"/>
    <w:rsid w:val="00857D19"/>
    <w:rsid w:val="00861422"/>
    <w:rsid w:val="008632BF"/>
    <w:rsid w:val="00863397"/>
    <w:rsid w:val="008639E1"/>
    <w:rsid w:val="00864E09"/>
    <w:rsid w:val="00865FE8"/>
    <w:rsid w:val="00866101"/>
    <w:rsid w:val="008664D9"/>
    <w:rsid w:val="00866AD7"/>
    <w:rsid w:val="008707DE"/>
    <w:rsid w:val="00871E05"/>
    <w:rsid w:val="00875752"/>
    <w:rsid w:val="00876074"/>
    <w:rsid w:val="0087744F"/>
    <w:rsid w:val="008825BD"/>
    <w:rsid w:val="008843EB"/>
    <w:rsid w:val="00892223"/>
    <w:rsid w:val="00892A67"/>
    <w:rsid w:val="0089608D"/>
    <w:rsid w:val="008A2080"/>
    <w:rsid w:val="008A6465"/>
    <w:rsid w:val="008B48A9"/>
    <w:rsid w:val="008B5BFE"/>
    <w:rsid w:val="008B7DDD"/>
    <w:rsid w:val="008C1638"/>
    <w:rsid w:val="008C2072"/>
    <w:rsid w:val="008C2B0C"/>
    <w:rsid w:val="008C4931"/>
    <w:rsid w:val="008C4B74"/>
    <w:rsid w:val="008C544A"/>
    <w:rsid w:val="008C751D"/>
    <w:rsid w:val="008D151B"/>
    <w:rsid w:val="008D68C4"/>
    <w:rsid w:val="008D7BA0"/>
    <w:rsid w:val="008E4E9A"/>
    <w:rsid w:val="008E6C2E"/>
    <w:rsid w:val="008F0E09"/>
    <w:rsid w:val="008F16FF"/>
    <w:rsid w:val="008F1934"/>
    <w:rsid w:val="008F2AD7"/>
    <w:rsid w:val="008F3F81"/>
    <w:rsid w:val="008F6845"/>
    <w:rsid w:val="0090115E"/>
    <w:rsid w:val="0090427E"/>
    <w:rsid w:val="0090449B"/>
    <w:rsid w:val="00904731"/>
    <w:rsid w:val="0090798F"/>
    <w:rsid w:val="00911549"/>
    <w:rsid w:val="00911EE8"/>
    <w:rsid w:val="009138AC"/>
    <w:rsid w:val="009147E4"/>
    <w:rsid w:val="0091552C"/>
    <w:rsid w:val="00916C05"/>
    <w:rsid w:val="009225E0"/>
    <w:rsid w:val="009237C6"/>
    <w:rsid w:val="00924220"/>
    <w:rsid w:val="00924B47"/>
    <w:rsid w:val="00925E3A"/>
    <w:rsid w:val="009265AE"/>
    <w:rsid w:val="009268DD"/>
    <w:rsid w:val="00932631"/>
    <w:rsid w:val="00932BD5"/>
    <w:rsid w:val="009340AE"/>
    <w:rsid w:val="009357C9"/>
    <w:rsid w:val="00936203"/>
    <w:rsid w:val="00937713"/>
    <w:rsid w:val="00937AF1"/>
    <w:rsid w:val="0094377C"/>
    <w:rsid w:val="009451FC"/>
    <w:rsid w:val="00947E89"/>
    <w:rsid w:val="00950E1C"/>
    <w:rsid w:val="00952FBE"/>
    <w:rsid w:val="00954845"/>
    <w:rsid w:val="00955129"/>
    <w:rsid w:val="00955C86"/>
    <w:rsid w:val="00963CDD"/>
    <w:rsid w:val="00964429"/>
    <w:rsid w:val="009665A1"/>
    <w:rsid w:val="00966B55"/>
    <w:rsid w:val="009676C8"/>
    <w:rsid w:val="00972F64"/>
    <w:rsid w:val="00973231"/>
    <w:rsid w:val="00974800"/>
    <w:rsid w:val="00974995"/>
    <w:rsid w:val="0098603C"/>
    <w:rsid w:val="00986803"/>
    <w:rsid w:val="00987824"/>
    <w:rsid w:val="009902F2"/>
    <w:rsid w:val="009910C5"/>
    <w:rsid w:val="009924EA"/>
    <w:rsid w:val="00993593"/>
    <w:rsid w:val="0099555F"/>
    <w:rsid w:val="0099718B"/>
    <w:rsid w:val="009A03B5"/>
    <w:rsid w:val="009A219F"/>
    <w:rsid w:val="009A475F"/>
    <w:rsid w:val="009A4D56"/>
    <w:rsid w:val="009A6F69"/>
    <w:rsid w:val="009A7670"/>
    <w:rsid w:val="009B18FA"/>
    <w:rsid w:val="009B275D"/>
    <w:rsid w:val="009C0840"/>
    <w:rsid w:val="009C2546"/>
    <w:rsid w:val="009C5745"/>
    <w:rsid w:val="009C5A47"/>
    <w:rsid w:val="009C641C"/>
    <w:rsid w:val="009D080B"/>
    <w:rsid w:val="009D3CB4"/>
    <w:rsid w:val="009D4D59"/>
    <w:rsid w:val="009D5647"/>
    <w:rsid w:val="009E1540"/>
    <w:rsid w:val="009E25B4"/>
    <w:rsid w:val="009E2EE3"/>
    <w:rsid w:val="009E450A"/>
    <w:rsid w:val="009E7795"/>
    <w:rsid w:val="009F2B98"/>
    <w:rsid w:val="009F2BED"/>
    <w:rsid w:val="009F2E06"/>
    <w:rsid w:val="009F30DB"/>
    <w:rsid w:val="009F3103"/>
    <w:rsid w:val="009F3436"/>
    <w:rsid w:val="009F3AEF"/>
    <w:rsid w:val="00A013F5"/>
    <w:rsid w:val="00A02284"/>
    <w:rsid w:val="00A05968"/>
    <w:rsid w:val="00A10491"/>
    <w:rsid w:val="00A158BA"/>
    <w:rsid w:val="00A17E4A"/>
    <w:rsid w:val="00A253AF"/>
    <w:rsid w:val="00A25BFD"/>
    <w:rsid w:val="00A30E2C"/>
    <w:rsid w:val="00A324A5"/>
    <w:rsid w:val="00A41AF0"/>
    <w:rsid w:val="00A42653"/>
    <w:rsid w:val="00A439F9"/>
    <w:rsid w:val="00A443E7"/>
    <w:rsid w:val="00A55A47"/>
    <w:rsid w:val="00A60327"/>
    <w:rsid w:val="00A618F9"/>
    <w:rsid w:val="00A640A3"/>
    <w:rsid w:val="00A64BFF"/>
    <w:rsid w:val="00A709BE"/>
    <w:rsid w:val="00A71215"/>
    <w:rsid w:val="00A718C6"/>
    <w:rsid w:val="00A7294A"/>
    <w:rsid w:val="00A73CFD"/>
    <w:rsid w:val="00A752EC"/>
    <w:rsid w:val="00A75574"/>
    <w:rsid w:val="00A81911"/>
    <w:rsid w:val="00A82CE6"/>
    <w:rsid w:val="00A85B7A"/>
    <w:rsid w:val="00A91607"/>
    <w:rsid w:val="00AA1780"/>
    <w:rsid w:val="00AA1ED6"/>
    <w:rsid w:val="00AA3E75"/>
    <w:rsid w:val="00AA5A9F"/>
    <w:rsid w:val="00AA6782"/>
    <w:rsid w:val="00AB196D"/>
    <w:rsid w:val="00AB2577"/>
    <w:rsid w:val="00AB3F57"/>
    <w:rsid w:val="00AB6237"/>
    <w:rsid w:val="00AB7D1E"/>
    <w:rsid w:val="00AC0B60"/>
    <w:rsid w:val="00AC36DC"/>
    <w:rsid w:val="00AC4A69"/>
    <w:rsid w:val="00AC6760"/>
    <w:rsid w:val="00AC6A7C"/>
    <w:rsid w:val="00AD1581"/>
    <w:rsid w:val="00AD2DD2"/>
    <w:rsid w:val="00AD4C52"/>
    <w:rsid w:val="00AD5015"/>
    <w:rsid w:val="00AD6443"/>
    <w:rsid w:val="00AD6DC1"/>
    <w:rsid w:val="00AD73AD"/>
    <w:rsid w:val="00AE0BE7"/>
    <w:rsid w:val="00AE33C3"/>
    <w:rsid w:val="00AE3446"/>
    <w:rsid w:val="00AE59C6"/>
    <w:rsid w:val="00AE6761"/>
    <w:rsid w:val="00AE6E5D"/>
    <w:rsid w:val="00AF50F8"/>
    <w:rsid w:val="00AF592D"/>
    <w:rsid w:val="00AF59A5"/>
    <w:rsid w:val="00AF5C95"/>
    <w:rsid w:val="00AF69F6"/>
    <w:rsid w:val="00B005E9"/>
    <w:rsid w:val="00B00A93"/>
    <w:rsid w:val="00B00C64"/>
    <w:rsid w:val="00B03B8F"/>
    <w:rsid w:val="00B04ADC"/>
    <w:rsid w:val="00B10174"/>
    <w:rsid w:val="00B118B2"/>
    <w:rsid w:val="00B1290B"/>
    <w:rsid w:val="00B14C27"/>
    <w:rsid w:val="00B2018C"/>
    <w:rsid w:val="00B21E49"/>
    <w:rsid w:val="00B234B5"/>
    <w:rsid w:val="00B25316"/>
    <w:rsid w:val="00B27621"/>
    <w:rsid w:val="00B30B0E"/>
    <w:rsid w:val="00B30BE2"/>
    <w:rsid w:val="00B31EF0"/>
    <w:rsid w:val="00B33F10"/>
    <w:rsid w:val="00B340CE"/>
    <w:rsid w:val="00B34154"/>
    <w:rsid w:val="00B34586"/>
    <w:rsid w:val="00B37B2D"/>
    <w:rsid w:val="00B40A5E"/>
    <w:rsid w:val="00B4101F"/>
    <w:rsid w:val="00B413EA"/>
    <w:rsid w:val="00B526C6"/>
    <w:rsid w:val="00B53C89"/>
    <w:rsid w:val="00B53DC7"/>
    <w:rsid w:val="00B55EE5"/>
    <w:rsid w:val="00B57382"/>
    <w:rsid w:val="00B57F83"/>
    <w:rsid w:val="00B60BF4"/>
    <w:rsid w:val="00B63936"/>
    <w:rsid w:val="00B63972"/>
    <w:rsid w:val="00B65BA0"/>
    <w:rsid w:val="00B661C8"/>
    <w:rsid w:val="00B67BA7"/>
    <w:rsid w:val="00B70782"/>
    <w:rsid w:val="00B70942"/>
    <w:rsid w:val="00B712D9"/>
    <w:rsid w:val="00B75103"/>
    <w:rsid w:val="00B760B4"/>
    <w:rsid w:val="00B80A0D"/>
    <w:rsid w:val="00B81718"/>
    <w:rsid w:val="00B81FBD"/>
    <w:rsid w:val="00B847E1"/>
    <w:rsid w:val="00B90CA4"/>
    <w:rsid w:val="00B91584"/>
    <w:rsid w:val="00B91DEB"/>
    <w:rsid w:val="00B92415"/>
    <w:rsid w:val="00B9471C"/>
    <w:rsid w:val="00B97883"/>
    <w:rsid w:val="00BA1040"/>
    <w:rsid w:val="00BA146E"/>
    <w:rsid w:val="00BA1C11"/>
    <w:rsid w:val="00BA1E93"/>
    <w:rsid w:val="00BA4DD8"/>
    <w:rsid w:val="00BA5841"/>
    <w:rsid w:val="00BA59D8"/>
    <w:rsid w:val="00BA5FF2"/>
    <w:rsid w:val="00BB1084"/>
    <w:rsid w:val="00BB1272"/>
    <w:rsid w:val="00BB2C53"/>
    <w:rsid w:val="00BB509B"/>
    <w:rsid w:val="00BB7EE9"/>
    <w:rsid w:val="00BC0CA0"/>
    <w:rsid w:val="00BC63AD"/>
    <w:rsid w:val="00BC66BD"/>
    <w:rsid w:val="00BD309C"/>
    <w:rsid w:val="00BD7C9C"/>
    <w:rsid w:val="00BE0943"/>
    <w:rsid w:val="00BE0C64"/>
    <w:rsid w:val="00BE2E70"/>
    <w:rsid w:val="00BE5840"/>
    <w:rsid w:val="00BE5955"/>
    <w:rsid w:val="00BE7C5B"/>
    <w:rsid w:val="00C011DC"/>
    <w:rsid w:val="00C01CA4"/>
    <w:rsid w:val="00C02149"/>
    <w:rsid w:val="00C02B6F"/>
    <w:rsid w:val="00C06A29"/>
    <w:rsid w:val="00C10E32"/>
    <w:rsid w:val="00C1141B"/>
    <w:rsid w:val="00C13FDC"/>
    <w:rsid w:val="00C15D83"/>
    <w:rsid w:val="00C178DF"/>
    <w:rsid w:val="00C201ED"/>
    <w:rsid w:val="00C218EE"/>
    <w:rsid w:val="00C220C4"/>
    <w:rsid w:val="00C2365F"/>
    <w:rsid w:val="00C23B95"/>
    <w:rsid w:val="00C25541"/>
    <w:rsid w:val="00C32ED3"/>
    <w:rsid w:val="00C32ED8"/>
    <w:rsid w:val="00C33692"/>
    <w:rsid w:val="00C33AE4"/>
    <w:rsid w:val="00C34B91"/>
    <w:rsid w:val="00C417DC"/>
    <w:rsid w:val="00C42C79"/>
    <w:rsid w:val="00C4447B"/>
    <w:rsid w:val="00C50469"/>
    <w:rsid w:val="00C5210A"/>
    <w:rsid w:val="00C5415A"/>
    <w:rsid w:val="00C560BF"/>
    <w:rsid w:val="00C579AB"/>
    <w:rsid w:val="00C623C8"/>
    <w:rsid w:val="00C63326"/>
    <w:rsid w:val="00C66CFD"/>
    <w:rsid w:val="00C67805"/>
    <w:rsid w:val="00C70384"/>
    <w:rsid w:val="00C7097B"/>
    <w:rsid w:val="00C71648"/>
    <w:rsid w:val="00C72967"/>
    <w:rsid w:val="00C7385F"/>
    <w:rsid w:val="00C73B53"/>
    <w:rsid w:val="00C771D0"/>
    <w:rsid w:val="00C77788"/>
    <w:rsid w:val="00C77FA7"/>
    <w:rsid w:val="00C834C1"/>
    <w:rsid w:val="00C85B38"/>
    <w:rsid w:val="00C9108E"/>
    <w:rsid w:val="00C96737"/>
    <w:rsid w:val="00C97522"/>
    <w:rsid w:val="00CA0A99"/>
    <w:rsid w:val="00CA0C4D"/>
    <w:rsid w:val="00CA1D76"/>
    <w:rsid w:val="00CA219C"/>
    <w:rsid w:val="00CA5244"/>
    <w:rsid w:val="00CA5716"/>
    <w:rsid w:val="00CB4D6E"/>
    <w:rsid w:val="00CB62F6"/>
    <w:rsid w:val="00CB7EBC"/>
    <w:rsid w:val="00CC1E58"/>
    <w:rsid w:val="00CC214B"/>
    <w:rsid w:val="00CC3548"/>
    <w:rsid w:val="00CC6044"/>
    <w:rsid w:val="00CC732F"/>
    <w:rsid w:val="00CC76D9"/>
    <w:rsid w:val="00CD0D46"/>
    <w:rsid w:val="00CD0FE2"/>
    <w:rsid w:val="00CD1260"/>
    <w:rsid w:val="00CD5313"/>
    <w:rsid w:val="00CD6339"/>
    <w:rsid w:val="00CE0064"/>
    <w:rsid w:val="00CE1A37"/>
    <w:rsid w:val="00CE1DCB"/>
    <w:rsid w:val="00CE3E2E"/>
    <w:rsid w:val="00CE4610"/>
    <w:rsid w:val="00CE5E8D"/>
    <w:rsid w:val="00CE6BB0"/>
    <w:rsid w:val="00CE7C65"/>
    <w:rsid w:val="00CF1045"/>
    <w:rsid w:val="00CF1E9B"/>
    <w:rsid w:val="00CF318B"/>
    <w:rsid w:val="00CF4741"/>
    <w:rsid w:val="00CF592B"/>
    <w:rsid w:val="00CF5E5A"/>
    <w:rsid w:val="00D00531"/>
    <w:rsid w:val="00D010BA"/>
    <w:rsid w:val="00D02DE3"/>
    <w:rsid w:val="00D05764"/>
    <w:rsid w:val="00D10CC2"/>
    <w:rsid w:val="00D117B9"/>
    <w:rsid w:val="00D142B5"/>
    <w:rsid w:val="00D20172"/>
    <w:rsid w:val="00D20DCE"/>
    <w:rsid w:val="00D216D2"/>
    <w:rsid w:val="00D21A3F"/>
    <w:rsid w:val="00D21B95"/>
    <w:rsid w:val="00D228B9"/>
    <w:rsid w:val="00D23827"/>
    <w:rsid w:val="00D23EF1"/>
    <w:rsid w:val="00D24809"/>
    <w:rsid w:val="00D24DC4"/>
    <w:rsid w:val="00D25279"/>
    <w:rsid w:val="00D26F05"/>
    <w:rsid w:val="00D27415"/>
    <w:rsid w:val="00D322AB"/>
    <w:rsid w:val="00D32CC2"/>
    <w:rsid w:val="00D343F5"/>
    <w:rsid w:val="00D349E0"/>
    <w:rsid w:val="00D35F12"/>
    <w:rsid w:val="00D372D8"/>
    <w:rsid w:val="00D37678"/>
    <w:rsid w:val="00D435B3"/>
    <w:rsid w:val="00D43FFB"/>
    <w:rsid w:val="00D445C7"/>
    <w:rsid w:val="00D44C4B"/>
    <w:rsid w:val="00D5045D"/>
    <w:rsid w:val="00D53913"/>
    <w:rsid w:val="00D55740"/>
    <w:rsid w:val="00D56CDF"/>
    <w:rsid w:val="00D57ED3"/>
    <w:rsid w:val="00D601D2"/>
    <w:rsid w:val="00D60B22"/>
    <w:rsid w:val="00D61960"/>
    <w:rsid w:val="00D622D5"/>
    <w:rsid w:val="00D62E90"/>
    <w:rsid w:val="00D62FAA"/>
    <w:rsid w:val="00D64CF4"/>
    <w:rsid w:val="00D71215"/>
    <w:rsid w:val="00D7364D"/>
    <w:rsid w:val="00D749C5"/>
    <w:rsid w:val="00D75325"/>
    <w:rsid w:val="00D76373"/>
    <w:rsid w:val="00D76CEC"/>
    <w:rsid w:val="00D7717E"/>
    <w:rsid w:val="00D83272"/>
    <w:rsid w:val="00D84BCB"/>
    <w:rsid w:val="00D85077"/>
    <w:rsid w:val="00D85555"/>
    <w:rsid w:val="00D92672"/>
    <w:rsid w:val="00D92A88"/>
    <w:rsid w:val="00D93D57"/>
    <w:rsid w:val="00D95042"/>
    <w:rsid w:val="00DA07AB"/>
    <w:rsid w:val="00DA0FD4"/>
    <w:rsid w:val="00DA2645"/>
    <w:rsid w:val="00DB06B4"/>
    <w:rsid w:val="00DB0BED"/>
    <w:rsid w:val="00DB1F98"/>
    <w:rsid w:val="00DB42DB"/>
    <w:rsid w:val="00DB6047"/>
    <w:rsid w:val="00DC1680"/>
    <w:rsid w:val="00DC179C"/>
    <w:rsid w:val="00DC21DD"/>
    <w:rsid w:val="00DC2627"/>
    <w:rsid w:val="00DD1467"/>
    <w:rsid w:val="00DD2566"/>
    <w:rsid w:val="00DD3118"/>
    <w:rsid w:val="00DD3D22"/>
    <w:rsid w:val="00DD3D84"/>
    <w:rsid w:val="00DD4D5E"/>
    <w:rsid w:val="00DD57C4"/>
    <w:rsid w:val="00DD7F0E"/>
    <w:rsid w:val="00DE01DF"/>
    <w:rsid w:val="00DE3827"/>
    <w:rsid w:val="00DE4084"/>
    <w:rsid w:val="00DE5BDB"/>
    <w:rsid w:val="00DE7474"/>
    <w:rsid w:val="00DF4110"/>
    <w:rsid w:val="00E00783"/>
    <w:rsid w:val="00E02999"/>
    <w:rsid w:val="00E060CF"/>
    <w:rsid w:val="00E06535"/>
    <w:rsid w:val="00E115A3"/>
    <w:rsid w:val="00E1526C"/>
    <w:rsid w:val="00E23836"/>
    <w:rsid w:val="00E24125"/>
    <w:rsid w:val="00E26048"/>
    <w:rsid w:val="00E26B9F"/>
    <w:rsid w:val="00E271C1"/>
    <w:rsid w:val="00E27AF3"/>
    <w:rsid w:val="00E30348"/>
    <w:rsid w:val="00E4059D"/>
    <w:rsid w:val="00E42125"/>
    <w:rsid w:val="00E42E99"/>
    <w:rsid w:val="00E44DE5"/>
    <w:rsid w:val="00E44DE6"/>
    <w:rsid w:val="00E474DA"/>
    <w:rsid w:val="00E4763C"/>
    <w:rsid w:val="00E61AF2"/>
    <w:rsid w:val="00E63B39"/>
    <w:rsid w:val="00E63C5F"/>
    <w:rsid w:val="00E6466B"/>
    <w:rsid w:val="00E64CFA"/>
    <w:rsid w:val="00E7026C"/>
    <w:rsid w:val="00E70E4F"/>
    <w:rsid w:val="00E71F62"/>
    <w:rsid w:val="00E74545"/>
    <w:rsid w:val="00E7661E"/>
    <w:rsid w:val="00E76982"/>
    <w:rsid w:val="00E80DEF"/>
    <w:rsid w:val="00E82296"/>
    <w:rsid w:val="00E827DA"/>
    <w:rsid w:val="00E8373D"/>
    <w:rsid w:val="00E83E6D"/>
    <w:rsid w:val="00E85580"/>
    <w:rsid w:val="00E85B65"/>
    <w:rsid w:val="00E869AC"/>
    <w:rsid w:val="00E873BD"/>
    <w:rsid w:val="00E90094"/>
    <w:rsid w:val="00E919C2"/>
    <w:rsid w:val="00E92FF6"/>
    <w:rsid w:val="00E9449B"/>
    <w:rsid w:val="00EA2FBF"/>
    <w:rsid w:val="00EA4788"/>
    <w:rsid w:val="00EA7146"/>
    <w:rsid w:val="00EB23EC"/>
    <w:rsid w:val="00EB442C"/>
    <w:rsid w:val="00EB577D"/>
    <w:rsid w:val="00EB7434"/>
    <w:rsid w:val="00EB7CA2"/>
    <w:rsid w:val="00EC144A"/>
    <w:rsid w:val="00EC1604"/>
    <w:rsid w:val="00ED0111"/>
    <w:rsid w:val="00ED04AA"/>
    <w:rsid w:val="00ED0D3F"/>
    <w:rsid w:val="00ED30AB"/>
    <w:rsid w:val="00ED3138"/>
    <w:rsid w:val="00ED3EB5"/>
    <w:rsid w:val="00ED71DF"/>
    <w:rsid w:val="00ED7392"/>
    <w:rsid w:val="00EE07E5"/>
    <w:rsid w:val="00EE1E9A"/>
    <w:rsid w:val="00EE2C47"/>
    <w:rsid w:val="00EE34B8"/>
    <w:rsid w:val="00EE3B93"/>
    <w:rsid w:val="00EF062C"/>
    <w:rsid w:val="00EF0DEC"/>
    <w:rsid w:val="00EF1DD4"/>
    <w:rsid w:val="00EF50FB"/>
    <w:rsid w:val="00EF558F"/>
    <w:rsid w:val="00EF734D"/>
    <w:rsid w:val="00EF79ED"/>
    <w:rsid w:val="00F01B41"/>
    <w:rsid w:val="00F02233"/>
    <w:rsid w:val="00F04B9C"/>
    <w:rsid w:val="00F04E4E"/>
    <w:rsid w:val="00F1123A"/>
    <w:rsid w:val="00F135E2"/>
    <w:rsid w:val="00F147B2"/>
    <w:rsid w:val="00F16780"/>
    <w:rsid w:val="00F16BE0"/>
    <w:rsid w:val="00F1712E"/>
    <w:rsid w:val="00F175D4"/>
    <w:rsid w:val="00F17F8A"/>
    <w:rsid w:val="00F22901"/>
    <w:rsid w:val="00F24578"/>
    <w:rsid w:val="00F25BEF"/>
    <w:rsid w:val="00F30BFD"/>
    <w:rsid w:val="00F32AE7"/>
    <w:rsid w:val="00F33E0C"/>
    <w:rsid w:val="00F33ED6"/>
    <w:rsid w:val="00F34689"/>
    <w:rsid w:val="00F35C6E"/>
    <w:rsid w:val="00F37747"/>
    <w:rsid w:val="00F40035"/>
    <w:rsid w:val="00F40CDE"/>
    <w:rsid w:val="00F421C3"/>
    <w:rsid w:val="00F42FFE"/>
    <w:rsid w:val="00F43484"/>
    <w:rsid w:val="00F458B3"/>
    <w:rsid w:val="00F50811"/>
    <w:rsid w:val="00F6322C"/>
    <w:rsid w:val="00F636D9"/>
    <w:rsid w:val="00F6732C"/>
    <w:rsid w:val="00F71DBD"/>
    <w:rsid w:val="00F727DD"/>
    <w:rsid w:val="00F7355A"/>
    <w:rsid w:val="00F73C36"/>
    <w:rsid w:val="00F73CE1"/>
    <w:rsid w:val="00F7450D"/>
    <w:rsid w:val="00F76930"/>
    <w:rsid w:val="00F76D10"/>
    <w:rsid w:val="00F7712B"/>
    <w:rsid w:val="00F7730C"/>
    <w:rsid w:val="00F8331B"/>
    <w:rsid w:val="00F847DE"/>
    <w:rsid w:val="00F919C2"/>
    <w:rsid w:val="00F96DB3"/>
    <w:rsid w:val="00F9750B"/>
    <w:rsid w:val="00FA0251"/>
    <w:rsid w:val="00FA0C7A"/>
    <w:rsid w:val="00FA166B"/>
    <w:rsid w:val="00FA17F5"/>
    <w:rsid w:val="00FA28F9"/>
    <w:rsid w:val="00FA2F54"/>
    <w:rsid w:val="00FA45C2"/>
    <w:rsid w:val="00FA5FA5"/>
    <w:rsid w:val="00FA7FB1"/>
    <w:rsid w:val="00FB162A"/>
    <w:rsid w:val="00FB34EC"/>
    <w:rsid w:val="00FB3A54"/>
    <w:rsid w:val="00FB4A56"/>
    <w:rsid w:val="00FB6151"/>
    <w:rsid w:val="00FB6FD9"/>
    <w:rsid w:val="00FB7954"/>
    <w:rsid w:val="00FC0D6A"/>
    <w:rsid w:val="00FC1D7D"/>
    <w:rsid w:val="00FC3E09"/>
    <w:rsid w:val="00FD031F"/>
    <w:rsid w:val="00FD080D"/>
    <w:rsid w:val="00FD0B99"/>
    <w:rsid w:val="00FD1155"/>
    <w:rsid w:val="00FD2C5B"/>
    <w:rsid w:val="00FD2F75"/>
    <w:rsid w:val="00FD750F"/>
    <w:rsid w:val="00FD7ABC"/>
    <w:rsid w:val="00FD7C6D"/>
    <w:rsid w:val="00FE1F79"/>
    <w:rsid w:val="00FE2A6D"/>
    <w:rsid w:val="00FE2BEC"/>
    <w:rsid w:val="00FE5FE6"/>
    <w:rsid w:val="00FF084A"/>
    <w:rsid w:val="00FF1ED6"/>
    <w:rsid w:val="00FF1FF2"/>
    <w:rsid w:val="00FF3098"/>
    <w:rsid w:val="00FF3287"/>
    <w:rsid w:val="00FF3598"/>
    <w:rsid w:val="00FF3CE8"/>
    <w:rsid w:val="00FF3CF1"/>
    <w:rsid w:val="00FF438A"/>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584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BA5841"/>
    <w:rPr>
      <w:rFonts w:asciiTheme="majorHAnsi" w:eastAsiaTheme="majorEastAsia" w:hAnsiTheme="majorHAnsi" w:cstheme="majorBidi"/>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292444782">
      <w:bodyDiv w:val="1"/>
      <w:marLeft w:val="0"/>
      <w:marRight w:val="0"/>
      <w:marTop w:val="0"/>
      <w:marBottom w:val="0"/>
      <w:divBdr>
        <w:top w:val="none" w:sz="0" w:space="0" w:color="auto"/>
        <w:left w:val="none" w:sz="0" w:space="0" w:color="auto"/>
        <w:bottom w:val="none" w:sz="0" w:space="0" w:color="auto"/>
        <w:right w:val="none" w:sz="0" w:space="0" w:color="auto"/>
      </w:divBdr>
    </w:div>
    <w:div w:id="298413287">
      <w:bodyDiv w:val="1"/>
      <w:marLeft w:val="0"/>
      <w:marRight w:val="0"/>
      <w:marTop w:val="0"/>
      <w:marBottom w:val="0"/>
      <w:divBdr>
        <w:top w:val="none" w:sz="0" w:space="0" w:color="auto"/>
        <w:left w:val="none" w:sz="0" w:space="0" w:color="auto"/>
        <w:bottom w:val="none" w:sz="0" w:space="0" w:color="auto"/>
        <w:right w:val="none" w:sz="0" w:space="0" w:color="auto"/>
      </w:divBdr>
      <w:divsChild>
        <w:div w:id="1247953693">
          <w:marLeft w:val="0"/>
          <w:marRight w:val="0"/>
          <w:marTop w:val="0"/>
          <w:marBottom w:val="0"/>
          <w:divBdr>
            <w:top w:val="none" w:sz="0" w:space="0" w:color="auto"/>
            <w:left w:val="none" w:sz="0" w:space="0" w:color="auto"/>
            <w:bottom w:val="none" w:sz="0" w:space="0" w:color="auto"/>
            <w:right w:val="none" w:sz="0" w:space="0" w:color="auto"/>
          </w:divBdr>
        </w:div>
        <w:div w:id="999384066">
          <w:marLeft w:val="0"/>
          <w:marRight w:val="0"/>
          <w:marTop w:val="0"/>
          <w:marBottom w:val="0"/>
          <w:divBdr>
            <w:top w:val="none" w:sz="0" w:space="0" w:color="auto"/>
            <w:left w:val="none" w:sz="0" w:space="0" w:color="auto"/>
            <w:bottom w:val="none" w:sz="0" w:space="0" w:color="auto"/>
            <w:right w:val="none" w:sz="0" w:space="0" w:color="auto"/>
          </w:divBdr>
        </w:div>
        <w:div w:id="1184633884">
          <w:marLeft w:val="0"/>
          <w:marRight w:val="0"/>
          <w:marTop w:val="0"/>
          <w:marBottom w:val="0"/>
          <w:divBdr>
            <w:top w:val="none" w:sz="0" w:space="0" w:color="auto"/>
            <w:left w:val="none" w:sz="0" w:space="0" w:color="auto"/>
            <w:bottom w:val="none" w:sz="0" w:space="0" w:color="auto"/>
            <w:right w:val="none" w:sz="0" w:space="0" w:color="auto"/>
          </w:divBdr>
        </w:div>
        <w:div w:id="221911289">
          <w:marLeft w:val="0"/>
          <w:marRight w:val="0"/>
          <w:marTop w:val="0"/>
          <w:marBottom w:val="0"/>
          <w:divBdr>
            <w:top w:val="none" w:sz="0" w:space="0" w:color="auto"/>
            <w:left w:val="none" w:sz="0" w:space="0" w:color="auto"/>
            <w:bottom w:val="none" w:sz="0" w:space="0" w:color="auto"/>
            <w:right w:val="none" w:sz="0" w:space="0" w:color="auto"/>
          </w:divBdr>
        </w:div>
      </w:divsChild>
    </w:div>
    <w:div w:id="604963369">
      <w:bodyDiv w:val="1"/>
      <w:marLeft w:val="0"/>
      <w:marRight w:val="0"/>
      <w:marTop w:val="0"/>
      <w:marBottom w:val="0"/>
      <w:divBdr>
        <w:top w:val="none" w:sz="0" w:space="0" w:color="auto"/>
        <w:left w:val="none" w:sz="0" w:space="0" w:color="auto"/>
        <w:bottom w:val="none" w:sz="0" w:space="0" w:color="auto"/>
        <w:right w:val="none" w:sz="0" w:space="0" w:color="auto"/>
      </w:divBdr>
    </w:div>
    <w:div w:id="807630562">
      <w:bodyDiv w:val="1"/>
      <w:marLeft w:val="0"/>
      <w:marRight w:val="0"/>
      <w:marTop w:val="0"/>
      <w:marBottom w:val="0"/>
      <w:divBdr>
        <w:top w:val="none" w:sz="0" w:space="0" w:color="auto"/>
        <w:left w:val="none" w:sz="0" w:space="0" w:color="auto"/>
        <w:bottom w:val="none" w:sz="0" w:space="0" w:color="auto"/>
        <w:right w:val="none" w:sz="0" w:space="0" w:color="auto"/>
      </w:divBdr>
    </w:div>
    <w:div w:id="853301158">
      <w:bodyDiv w:val="1"/>
      <w:marLeft w:val="0"/>
      <w:marRight w:val="0"/>
      <w:marTop w:val="0"/>
      <w:marBottom w:val="0"/>
      <w:divBdr>
        <w:top w:val="none" w:sz="0" w:space="0" w:color="auto"/>
        <w:left w:val="none" w:sz="0" w:space="0" w:color="auto"/>
        <w:bottom w:val="none" w:sz="0" w:space="0" w:color="auto"/>
        <w:right w:val="none" w:sz="0" w:space="0" w:color="auto"/>
      </w:divBdr>
    </w:div>
    <w:div w:id="1105542071">
      <w:bodyDiv w:val="1"/>
      <w:marLeft w:val="0"/>
      <w:marRight w:val="0"/>
      <w:marTop w:val="0"/>
      <w:marBottom w:val="0"/>
      <w:divBdr>
        <w:top w:val="none" w:sz="0" w:space="0" w:color="auto"/>
        <w:left w:val="none" w:sz="0" w:space="0" w:color="auto"/>
        <w:bottom w:val="none" w:sz="0" w:space="0" w:color="auto"/>
        <w:right w:val="none" w:sz="0" w:space="0" w:color="auto"/>
      </w:divBdr>
      <w:divsChild>
        <w:div w:id="334386287">
          <w:marLeft w:val="0"/>
          <w:marRight w:val="0"/>
          <w:marTop w:val="0"/>
          <w:marBottom w:val="0"/>
          <w:divBdr>
            <w:top w:val="none" w:sz="0" w:space="0" w:color="auto"/>
            <w:left w:val="none" w:sz="0" w:space="0" w:color="auto"/>
            <w:bottom w:val="none" w:sz="0" w:space="0" w:color="auto"/>
            <w:right w:val="none" w:sz="0" w:space="0" w:color="auto"/>
          </w:divBdr>
        </w:div>
        <w:div w:id="2072270194">
          <w:marLeft w:val="0"/>
          <w:marRight w:val="0"/>
          <w:marTop w:val="0"/>
          <w:marBottom w:val="0"/>
          <w:divBdr>
            <w:top w:val="none" w:sz="0" w:space="0" w:color="auto"/>
            <w:left w:val="none" w:sz="0" w:space="0" w:color="auto"/>
            <w:bottom w:val="none" w:sz="0" w:space="0" w:color="auto"/>
            <w:right w:val="none" w:sz="0" w:space="0" w:color="auto"/>
          </w:divBdr>
          <w:divsChild>
            <w:div w:id="1235975245">
              <w:marLeft w:val="0"/>
              <w:marRight w:val="0"/>
              <w:marTop w:val="0"/>
              <w:marBottom w:val="0"/>
              <w:divBdr>
                <w:top w:val="none" w:sz="0" w:space="0" w:color="auto"/>
                <w:left w:val="none" w:sz="0" w:space="0" w:color="auto"/>
                <w:bottom w:val="none" w:sz="0" w:space="0" w:color="auto"/>
                <w:right w:val="none" w:sz="0" w:space="0" w:color="auto"/>
              </w:divBdr>
            </w:div>
            <w:div w:id="979842849">
              <w:marLeft w:val="0"/>
              <w:marRight w:val="0"/>
              <w:marTop w:val="0"/>
              <w:marBottom w:val="0"/>
              <w:divBdr>
                <w:top w:val="none" w:sz="0" w:space="0" w:color="auto"/>
                <w:left w:val="none" w:sz="0" w:space="0" w:color="auto"/>
                <w:bottom w:val="none" w:sz="0" w:space="0" w:color="auto"/>
                <w:right w:val="none" w:sz="0" w:space="0" w:color="auto"/>
              </w:divBdr>
            </w:div>
          </w:divsChild>
        </w:div>
        <w:div w:id="450369266">
          <w:marLeft w:val="0"/>
          <w:marRight w:val="0"/>
          <w:marTop w:val="0"/>
          <w:marBottom w:val="0"/>
          <w:divBdr>
            <w:top w:val="none" w:sz="0" w:space="0" w:color="auto"/>
            <w:left w:val="none" w:sz="0" w:space="0" w:color="auto"/>
            <w:bottom w:val="none" w:sz="0" w:space="0" w:color="auto"/>
            <w:right w:val="none" w:sz="0" w:space="0" w:color="auto"/>
          </w:divBdr>
        </w:div>
      </w:divsChild>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538473065">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38694418">
      <w:bodyDiv w:val="1"/>
      <w:marLeft w:val="0"/>
      <w:marRight w:val="0"/>
      <w:marTop w:val="0"/>
      <w:marBottom w:val="0"/>
      <w:divBdr>
        <w:top w:val="none" w:sz="0" w:space="0" w:color="auto"/>
        <w:left w:val="none" w:sz="0" w:space="0" w:color="auto"/>
        <w:bottom w:val="none" w:sz="0" w:space="0" w:color="auto"/>
        <w:right w:val="none" w:sz="0" w:space="0" w:color="auto"/>
      </w:divBdr>
    </w:div>
    <w:div w:id="2038965644">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yperlink" Target="https://coast.noaa.gov/floodexposure/" TargetMode="External"/><Relationship Id="rId17" Type="http://schemas.openxmlformats.org/officeDocument/2006/relationships/hyperlink" Target="http://ec.europa.eu/eurostat/data/database)" TargetMode="Externa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21F96F6-035F-1240-A3C5-7175120F6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34</Pages>
  <Words>45751</Words>
  <Characters>260787</Characters>
  <Application>Microsoft Macintosh Word</Application>
  <DocSecurity>0</DocSecurity>
  <Lines>2173</Lines>
  <Paragraphs>611</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305927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121</cp:revision>
  <cp:lastPrinted>2017-08-10T08:31:00Z</cp:lastPrinted>
  <dcterms:created xsi:type="dcterms:W3CDTF">2017-09-25T08:20:00Z</dcterms:created>
  <dcterms:modified xsi:type="dcterms:W3CDTF">2017-09-25T12:44:00Z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