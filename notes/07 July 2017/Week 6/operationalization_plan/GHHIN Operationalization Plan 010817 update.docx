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val="en-US"/>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041FEDBA" w:rsidR="000651CF" w:rsidRDefault="00DE3577" w:rsidP="00762DEA">
      <w:pPr>
        <w:jc w:val="center"/>
      </w:pPr>
      <w:r>
        <w:t xml:space="preserve">Update Version: </w:t>
      </w:r>
      <w:r w:rsidR="00762DEA">
        <w:t>August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1"/>
          <w:footerReference w:type="default" r:id="rId12"/>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424E1B">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424E1B">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424E1B">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424E1B">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424E1B">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424E1B"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424E1B">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424E1B">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424E1B">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3"/>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bookmarkStart w:id="1" w:name="_GoBack"/>
      <w:ins w:id="2" w:author="Parks, Robbie M" w:date="2017-08-01T09:08:00Z">
        <w:r w:rsidR="002C32CF">
          <w:rPr>
            <w:rFonts w:ascii="Calibri Light" w:hAnsi="Calibri Light"/>
          </w:rPr>
          <w:t>,</w:t>
        </w:r>
      </w:ins>
      <w:bookmarkEnd w:id="1"/>
      <w:del w:id="3"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4"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6311B5C8" w14:textId="77777777" w:rsidR="006C2969" w:rsidRDefault="006C2969" w:rsidP="006C2969">
      <w:pPr>
        <w:rPr>
          <w:rFonts w:ascii="Calibri Light" w:hAnsi="Calibri Light"/>
          <w:lang w:val="en-US"/>
        </w:rPr>
      </w:pPr>
      <w:r>
        <w:rPr>
          <w:rFonts w:ascii="Calibri Light" w:hAnsi="Calibri Light"/>
          <w:lang w:val="en-US"/>
        </w:rPr>
        <w:t xml:space="preserve">Budget and Resource Plan </w:t>
      </w:r>
    </w:p>
    <w:p w14:paraId="3977AF98" w14:textId="77777777" w:rsidR="006C2969" w:rsidRDefault="006C2969">
      <w:pPr>
        <w:rPr>
          <w:color w:val="000000" w:themeColor="text1"/>
          <w:sz w:val="36"/>
          <w:szCs w:val="40"/>
        </w:rPr>
      </w:pPr>
      <w:r>
        <w:br w:type="page"/>
      </w:r>
    </w:p>
    <w:p w14:paraId="3F983050" w14:textId="77777777" w:rsidR="000779FA" w:rsidRDefault="006C2969" w:rsidP="001E68D6">
      <w:pPr>
        <w:pStyle w:val="Heading1"/>
        <w:numPr>
          <w:ilvl w:val="0"/>
          <w:numId w:val="1"/>
        </w:numPr>
        <w:ind w:left="426"/>
      </w:pPr>
      <w:r>
        <w:lastRenderedPageBreak/>
        <w:t xml:space="preserve"> </w:t>
      </w:r>
      <w:bookmarkStart w:id="5" w:name="_Toc482371124"/>
      <w:r>
        <w:t>GHHIN Coordination</w:t>
      </w:r>
      <w:bookmarkEnd w:id="5"/>
    </w:p>
    <w:p w14:paraId="4C823B96" w14:textId="77777777" w:rsidR="006C2969" w:rsidRPr="00324D52" w:rsidRDefault="006C2969" w:rsidP="006C2969">
      <w:pPr>
        <w:pStyle w:val="Heading2"/>
        <w:spacing w:line="240" w:lineRule="auto"/>
        <w:ind w:firstLine="0"/>
        <w:rPr>
          <w:rFonts w:ascii="Calibri Light" w:hAnsi="Calibri Light"/>
        </w:rPr>
      </w:pPr>
      <w:bookmarkStart w:id="6" w:name="_Toc471229729"/>
      <w:bookmarkStart w:id="7" w:name="_Toc477372202"/>
      <w:bookmarkStart w:id="8" w:name="_Toc482371125"/>
      <w:r>
        <w:rPr>
          <w:rFonts w:ascii="Calibri Light" w:hAnsi="Calibri Light"/>
          <w:noProof/>
          <w:lang w:val="en-US"/>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6"/>
      <w:bookmarkEnd w:id="7"/>
      <w:bookmarkEnd w:id="8"/>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9" w:name="_Toc477372203"/>
      <w:bookmarkStart w:id="10" w:name="_Toc482371126"/>
      <w:r w:rsidRPr="00324D52">
        <w:rPr>
          <w:rFonts w:ascii="Calibri Light" w:hAnsi="Calibri Light"/>
        </w:rPr>
        <w:t>Expected Outputs in 2017/2018</w:t>
      </w:r>
      <w:bookmarkEnd w:id="9"/>
      <w:bookmarkEnd w:id="10"/>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09D54A6D" w14:textId="77777777" w:rsidR="006C2969" w:rsidRPr="006C2969" w:rsidRDefault="006C2969" w:rsidP="006C2969">
      <w:pPr>
        <w:pStyle w:val="Heading1"/>
        <w:numPr>
          <w:ilvl w:val="0"/>
          <w:numId w:val="1"/>
        </w:numPr>
        <w:ind w:left="426"/>
      </w:pPr>
      <w:bookmarkStart w:id="11" w:name="_Toc477372204"/>
      <w:bookmarkStart w:id="12" w:name="_Toc482371127"/>
      <w:r w:rsidRPr="006C2969">
        <w:t>Formalize the GHHIN Advisory Committee</w:t>
      </w:r>
      <w:bookmarkEnd w:id="11"/>
      <w:bookmarkEnd w:id="12"/>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Shubhayu</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w:t>
      </w:r>
      <w:proofErr w:type="spellStart"/>
      <w:r w:rsidRPr="00EF00D9">
        <w:rPr>
          <w:rFonts w:ascii="Calibri Light" w:eastAsia="Times New Roman" w:hAnsi="Calibri Light" w:cs="Tahoma"/>
          <w:szCs w:val="20"/>
          <w:lang w:val="en-US"/>
        </w:rPr>
        <w:t>Deutscher</w:t>
      </w:r>
      <w:proofErr w:type="spellEnd"/>
      <w:r w:rsidRPr="00EF00D9">
        <w:rPr>
          <w:rFonts w:ascii="Calibri Light" w:eastAsia="Times New Roman" w:hAnsi="Calibri Light" w:cs="Tahoma"/>
          <w:szCs w:val="20"/>
          <w:lang w:val="en-US"/>
        </w:rPr>
        <w:t xml:space="preserve"> </w:t>
      </w:r>
      <w:proofErr w:type="spellStart"/>
      <w:r w:rsidRPr="00EF00D9">
        <w:rPr>
          <w:rFonts w:ascii="Calibri Light" w:eastAsia="Times New Roman" w:hAnsi="Calibri Light" w:cs="Tahoma"/>
          <w:szCs w:val="20"/>
          <w:lang w:val="en-US"/>
        </w:rPr>
        <w:t>Wetterdienst</w:t>
      </w:r>
      <w:proofErr w:type="spellEnd"/>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62C84769"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w:t>
      </w:r>
      <w:ins w:id="13"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w:t>
      </w:r>
      <w:proofErr w:type="spellEnd"/>
      <w:r>
        <w:rPr>
          <w:rFonts w:ascii="Calibri Light" w:eastAsia="Times New Roman" w:hAnsi="Calibri Light" w:cs="Tahoma"/>
          <w:szCs w:val="20"/>
          <w:lang w:val="en-US"/>
        </w:rPr>
        <w:t>, ANU Occupational Health</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77777777"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6047D901" w14:textId="77777777"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Université du Québec à Montréal </w:t>
      </w:r>
    </w:p>
    <w:p w14:paraId="70A4A840" w14:textId="77777777" w:rsidR="0032142D" w:rsidRDefault="0032142D" w:rsidP="006C2969">
      <w:pPr>
        <w:pStyle w:val="Heading1"/>
        <w:numPr>
          <w:ilvl w:val="0"/>
          <w:numId w:val="1"/>
        </w:numPr>
        <w:ind w:left="426"/>
      </w:pPr>
      <w:bookmarkStart w:id="14" w:name="_Toc477372205"/>
      <w:bookmarkStart w:id="15" w:name="_Toc482371128"/>
    </w:p>
    <w:p w14:paraId="3F5CD2BB" w14:textId="77777777" w:rsidR="006C2969" w:rsidRPr="002A178A" w:rsidRDefault="006C2969" w:rsidP="006C2969">
      <w:pPr>
        <w:pStyle w:val="Heading1"/>
        <w:numPr>
          <w:ilvl w:val="0"/>
          <w:numId w:val="1"/>
        </w:numPr>
        <w:ind w:left="426"/>
      </w:pPr>
      <w:r>
        <w:t>Global</w:t>
      </w:r>
      <w:r w:rsidR="00693168">
        <w:t xml:space="preserve"> Heat and Human Health</w:t>
      </w:r>
      <w:r>
        <w:t xml:space="preserve"> Synthesis Report</w:t>
      </w:r>
      <w:bookmarkEnd w:id="14"/>
      <w:bookmarkEnd w:id="15"/>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rsidP="00656AE9">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r w:rsidR="00656AE9">
        <w:rPr>
          <w:rFonts w:ascii="Calibri Light" w:hAnsi="Calibri Light" w:cstheme="majorBidi"/>
          <w:szCs w:val="20"/>
          <w:lang w:val="en-US"/>
        </w:rPr>
        <w:t xml:space="preserve">serve as a </w:t>
      </w:r>
    </w:p>
    <w:p w14:paraId="6DEB3803" w14:textId="1B88332E"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r w:rsidRPr="00C81FE8">
        <w:rPr>
          <w:rFonts w:ascii="Calibri Light" w:hAnsi="Calibri Light" w:cstheme="majorBidi"/>
          <w:szCs w:val="20"/>
          <w:lang w:val="en-US"/>
        </w:rPr>
        <w:t>its</w:t>
      </w:r>
      <w:proofErr w:type="spellEnd"/>
      <w:r w:rsidRPr="00C81FE8">
        <w:rPr>
          <w:rFonts w:ascii="Calibri Light" w:hAnsi="Calibri Light" w:cstheme="majorBidi"/>
          <w:szCs w:val="20"/>
          <w:lang w:val="en-US"/>
        </w:rPr>
        <w:t xml:space="preserve">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rFonts w:ascii="Calibri Light" w:hAnsi="Calibri Light" w:cstheme="majorBidi"/>
          <w:szCs w:val="20"/>
        </w:rPr>
      </w:pPr>
    </w:p>
    <w:p w14:paraId="56FA2A8F" w14:textId="77777777" w:rsidR="00656AE9" w:rsidRDefault="00656AE9" w:rsidP="00883855">
      <w:pPr>
        <w:rPr>
          <w:rFonts w:ascii="Calibri Light" w:hAnsi="Calibri Light" w:cstheme="majorBidi"/>
          <w:szCs w:val="20"/>
        </w:rPr>
      </w:pPr>
    </w:p>
    <w:p w14:paraId="563F8BA9" w14:textId="77777777" w:rsidR="00656AE9" w:rsidRDefault="00656AE9" w:rsidP="00883855">
      <w:pPr>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665033">
        <w:tc>
          <w:tcPr>
            <w:tcW w:w="1696" w:type="dxa"/>
          </w:tcPr>
          <w:p w14:paraId="067BFEAB"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7777777" w:rsidR="00665033" w:rsidRPr="0094448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tc>
        <w:tc>
          <w:tcPr>
            <w:tcW w:w="7518"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1AA1DB66" w14:textId="77777777" w:rsidR="00665033" w:rsidRPr="0094448E" w:rsidRDefault="00665033" w:rsidP="00501C87">
            <w:pPr>
              <w:rPr>
                <w:rFonts w:ascii="Calibri Light" w:hAnsi="Calibri Light" w:cstheme="majorBidi"/>
                <w:b/>
                <w:szCs w:val="20"/>
                <w:lang w:val="en-US"/>
              </w:rPr>
            </w:pPr>
            <w:r w:rsidRPr="00665033">
              <w:rPr>
                <w:rFonts w:ascii="Calibri Light" w:hAnsi="Calibri Light" w:cstheme="majorBidi"/>
                <w:bCs/>
                <w:szCs w:val="20"/>
                <w:highlight w:val="yellow"/>
                <w:lang w:val="en-US"/>
              </w:rPr>
              <w:t>(review needed by mixed team)</w:t>
            </w: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59DAC18B"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506AD14A" w14:textId="77777777" w:rsidR="00665033" w:rsidRPr="0094448E" w:rsidRDefault="00665033" w:rsidP="00501C87">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ase Study of member 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40486C1B" w14:textId="77777777" w:rsidR="00665033" w:rsidRPr="0094448E" w:rsidRDefault="00665033" w:rsidP="007C0994">
            <w:pPr>
              <w:rPr>
                <w:rFonts w:ascii="Calibri Light" w:hAnsi="Calibri Light" w:cstheme="majorBidi"/>
                <w:bCs/>
                <w:i/>
                <w:iCs/>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3FBCFC94" w14:textId="77777777" w:rsidR="00665033" w:rsidRPr="0094448E" w:rsidRDefault="00665033" w:rsidP="00501C87">
            <w:pPr>
              <w:rPr>
                <w:rFonts w:ascii="Calibri Light" w:hAnsi="Calibri Light" w:cstheme="majorBidi"/>
                <w:b/>
                <w:szCs w:val="20"/>
                <w:lang w:val="en-US"/>
              </w:rPr>
            </w:pPr>
            <w:r w:rsidRPr="00A81D95">
              <w:rPr>
                <w:rFonts w:ascii="Calibri Light" w:hAnsi="Calibri Light" w:cstheme="majorBidi"/>
                <w:bCs/>
                <w:szCs w:val="20"/>
                <w:highlight w:val="yellow"/>
                <w:lang w:val="en-US"/>
              </w:rPr>
              <w:t>(review needed by mixed team)</w:t>
            </w: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49EB48FF" w14:textId="77777777" w:rsidR="00665033" w:rsidRPr="0094448E" w:rsidRDefault="00665033" w:rsidP="007C0994">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5"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2D2CA7">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2D2CA7">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2D2CA7">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2D2CA7">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2D2CA7">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14:paraId="4B879528" w14:textId="77777777" w:rsidR="00A81D95" w:rsidRPr="0094448E" w:rsidRDefault="00A81D95" w:rsidP="002D2CA7">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2D2CA7">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2D2CA7">
            <w:pPr>
              <w:rPr>
                <w:rFonts w:ascii="Calibri Light" w:hAnsi="Calibri Light" w:cstheme="majorBidi"/>
                <w:b/>
                <w:bCs/>
                <w:szCs w:val="20"/>
                <w:lang w:val="en-US"/>
              </w:rPr>
            </w:pPr>
          </w:p>
        </w:tc>
        <w:tc>
          <w:tcPr>
            <w:tcW w:w="1275" w:type="dxa"/>
          </w:tcPr>
          <w:p w14:paraId="12E269BA" w14:textId="77777777" w:rsidR="00A81D95" w:rsidRDefault="00A81D95" w:rsidP="002D2CA7">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2D2CA7">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2D2CA7">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2D2CA7">
            <w:pPr>
              <w:rPr>
                <w:rFonts w:ascii="Calibri Light" w:hAnsi="Calibri Light" w:cstheme="majorBidi"/>
                <w:b/>
                <w:bCs/>
                <w:szCs w:val="20"/>
                <w:lang w:val="en-US"/>
              </w:rPr>
            </w:pPr>
          </w:p>
        </w:tc>
        <w:tc>
          <w:tcPr>
            <w:tcW w:w="1275" w:type="dxa"/>
          </w:tcPr>
          <w:p w14:paraId="52D2FFEA" w14:textId="77777777" w:rsidR="00A81D95" w:rsidRDefault="00A81D95" w:rsidP="002D2CA7">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2D2CA7">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2D2CA7">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2D2CA7">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2D2CA7">
            <w:pPr>
              <w:rPr>
                <w:rFonts w:ascii="Calibri Light" w:hAnsi="Calibri Light" w:cstheme="majorBidi"/>
                <w:b/>
                <w:bCs/>
                <w:szCs w:val="20"/>
                <w:lang w:val="en-US"/>
              </w:rPr>
            </w:pPr>
          </w:p>
        </w:tc>
        <w:tc>
          <w:tcPr>
            <w:tcW w:w="1275" w:type="dxa"/>
          </w:tcPr>
          <w:p w14:paraId="2ACDC682" w14:textId="77777777" w:rsidR="00A81D95" w:rsidRDefault="00A81D95" w:rsidP="002D2CA7">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2D2CA7">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2D2CA7">
            <w:pPr>
              <w:rPr>
                <w:rFonts w:ascii="Calibri Light" w:hAnsi="Calibri Light" w:cstheme="majorBidi"/>
                <w:b/>
                <w:bCs/>
                <w:szCs w:val="20"/>
                <w:lang w:val="en-US"/>
              </w:rPr>
            </w:pPr>
          </w:p>
        </w:tc>
        <w:tc>
          <w:tcPr>
            <w:tcW w:w="1275" w:type="dxa"/>
          </w:tcPr>
          <w:p w14:paraId="02CBD91F" w14:textId="77777777" w:rsidR="00A81D95" w:rsidRDefault="00A81D95" w:rsidP="002D2CA7">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6C0B3CB1"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Heat Warning</w:t>
            </w:r>
          </w:p>
        </w:tc>
        <w:tc>
          <w:tcPr>
            <w:tcW w:w="3685" w:type="dxa"/>
          </w:tcPr>
          <w:p w14:paraId="205F949E" w14:textId="0510DB9F" w:rsidR="00A81D95" w:rsidRPr="00491E88" w:rsidRDefault="00A81D95" w:rsidP="002D2CA7">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2D2CA7">
            <w:pPr>
              <w:rPr>
                <w:rFonts w:ascii="Calibri Light" w:hAnsi="Calibri Light" w:cstheme="majorBidi"/>
                <w:b/>
                <w:bCs/>
                <w:szCs w:val="20"/>
                <w:lang w:val="en-US"/>
              </w:rPr>
            </w:pPr>
          </w:p>
        </w:tc>
        <w:tc>
          <w:tcPr>
            <w:tcW w:w="1275" w:type="dxa"/>
          </w:tcPr>
          <w:p w14:paraId="19197C3F" w14:textId="77777777" w:rsidR="00A81D95" w:rsidRDefault="00A81D95" w:rsidP="002D2CA7">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40D14EB8" w:rsidR="00A81D95" w:rsidRDefault="00A81D95" w:rsidP="002D2CA7">
            <w:pPr>
              <w:rPr>
                <w:rFonts w:ascii="Calibri Light" w:hAnsi="Calibri Light" w:cstheme="majorBidi"/>
                <w:b/>
                <w:bCs/>
                <w:szCs w:val="20"/>
                <w:lang w:val="en-US"/>
              </w:rPr>
            </w:pPr>
            <w:r>
              <w:rPr>
                <w:rFonts w:ascii="Calibri Light" w:hAnsi="Calibri Light" w:cstheme="majorBidi"/>
                <w:b/>
                <w:bCs/>
                <w:szCs w:val="20"/>
                <w:lang w:val="en-US"/>
              </w:rPr>
              <w:t xml:space="preserve">Risk Reduction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val="en-US"/>
        </w:rPr>
        <w:drawing>
          <wp:inline distT="0" distB="0" distL="0" distR="0" wp14:anchorId="3B805196" wp14:editId="44C6B604">
            <wp:extent cx="5486400" cy="3228340"/>
            <wp:effectExtent l="0" t="0" r="38100" b="101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xml:space="preserve">: September 2018 and every two years thereafter (2020, 2022, </w:t>
      </w:r>
      <w:proofErr w:type="spellStart"/>
      <w:r>
        <w:rPr>
          <w:rFonts w:ascii="Calibri Light" w:hAnsi="Calibri Light" w:cstheme="majorBidi"/>
          <w:bCs/>
          <w:szCs w:val="20"/>
          <w:lang w:val="en-US"/>
        </w:rPr>
        <w:t>etc</w:t>
      </w:r>
      <w:proofErr w:type="spellEnd"/>
      <w:r>
        <w:rPr>
          <w:rFonts w:ascii="Calibri Light" w:hAnsi="Calibri Light" w:cstheme="majorBidi"/>
          <w:bCs/>
          <w:szCs w:val="20"/>
          <w:lang w:val="en-US"/>
        </w:rPr>
        <w:t>…)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t xml:space="preserve"> </w:t>
      </w:r>
      <w:bookmarkStart w:id="16" w:name="_Toc482371129"/>
      <w:r w:rsidR="003F4581" w:rsidRPr="003F4581">
        <w:t>Comparative Heat-Health System Stocktaking Report</w:t>
      </w:r>
      <w:bookmarkEnd w:id="16"/>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val="en-US"/>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4DD23C8B"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val="en-US"/>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w:t>
      </w:r>
      <w:proofErr w:type="spellStart"/>
      <w:r w:rsidRPr="00241F0C">
        <w:rPr>
          <w:rFonts w:ascii="Calibri Light" w:eastAsia="Times New Roman" w:hAnsi="Calibri Light" w:cs="Tahoma"/>
          <w:color w:val="000000"/>
          <w:szCs w:val="20"/>
          <w:highlight w:val="yellow"/>
        </w:rPr>
        <w:t>eg</w:t>
      </w:r>
      <w:proofErr w:type="spellEnd"/>
      <w:r w:rsidRPr="00241F0C">
        <w:rPr>
          <w:rFonts w:ascii="Calibri Light" w:eastAsia="Times New Roman" w:hAnsi="Calibri Light" w:cs="Tahoma"/>
          <w:color w:val="000000"/>
          <w:szCs w:val="20"/>
          <w:highlight w:val="yellow"/>
        </w:rPr>
        <w:t xml:space="preserve">: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proofErr w:type="spellStart"/>
      <w:r w:rsidRPr="00491E88">
        <w:rPr>
          <w:rFonts w:ascii="Calibri Light" w:eastAsia="Times New Roman" w:hAnsi="Calibri Light" w:cs="Tahoma"/>
          <w:b/>
          <w:bCs/>
          <w:color w:val="000000"/>
          <w:sz w:val="24"/>
          <w:szCs w:val="24"/>
          <w:lang w:val="fr-CH"/>
        </w:rPr>
        <w:t>Chapter</w:t>
      </w:r>
      <w:proofErr w:type="spellEnd"/>
      <w:r w:rsidRPr="00491E88">
        <w:rPr>
          <w:rFonts w:ascii="Calibri Light" w:eastAsia="Times New Roman" w:hAnsi="Calibri Light" w:cs="Tahoma"/>
          <w:b/>
          <w:bCs/>
          <w:color w:val="000000"/>
          <w:sz w:val="24"/>
          <w:szCs w:val="24"/>
          <w:lang w:val="fr-CH"/>
        </w:rPr>
        <w:t xml:space="preserve"> 2: Population </w:t>
      </w:r>
      <w:proofErr w:type="spellStart"/>
      <w:r w:rsidRPr="00491E88">
        <w:rPr>
          <w:rFonts w:ascii="Calibri Light" w:eastAsia="Times New Roman" w:hAnsi="Calibri Light" w:cs="Tahoma"/>
          <w:b/>
          <w:bCs/>
          <w:color w:val="000000"/>
          <w:sz w:val="24"/>
          <w:szCs w:val="24"/>
          <w:lang w:val="fr-CH"/>
        </w:rPr>
        <w:t>Exposures</w:t>
      </w:r>
      <w:proofErr w:type="spellEnd"/>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7"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7"/>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75B116B" w:rsidR="003F4581" w:rsidRPr="003F4581" w:rsidRDefault="003F4581" w:rsidP="003955AE">
      <w:pPr>
        <w:pStyle w:val="Heading1"/>
        <w:numPr>
          <w:ilvl w:val="0"/>
          <w:numId w:val="13"/>
        </w:numPr>
      </w:pPr>
      <w:bookmarkStart w:id="18" w:name="_Toc482371131"/>
      <w:bookmarkStart w:id="19" w:name="_Toc477372207"/>
      <w:r w:rsidRPr="003955AE">
        <w:t>Global Heat Health Forum 2017</w:t>
      </w:r>
      <w:r w:rsidRPr="003955AE">
        <w:rPr>
          <w:b/>
          <w:bCs/>
          <w:color w:val="FFFFFF" w:themeColor="background1"/>
          <w:sz w:val="24"/>
          <w:szCs w:val="24"/>
        </w:rPr>
        <w:t xml:space="preserve">  Bangkok or Hong Kong</w:t>
      </w:r>
      <w:bookmarkEnd w:id="18"/>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20" w:name="_Toc482371132"/>
      <w:r>
        <w:t>Logistics and Planning</w:t>
      </w:r>
      <w:bookmarkEnd w:id="20"/>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 xml:space="preserve">North </w:t>
      </w:r>
      <w:proofErr w:type="spellStart"/>
      <w:r w:rsidRPr="00C140A5">
        <w:rPr>
          <w:rFonts w:ascii="Calibri Light" w:hAnsi="Calibri Light" w:cstheme="majorBidi"/>
          <w:szCs w:val="20"/>
          <w:lang w:val="es-MX"/>
        </w:rPr>
        <w:t>America</w:t>
      </w:r>
      <w:proofErr w:type="spellEnd"/>
      <w:r w:rsidRPr="00C140A5">
        <w:rPr>
          <w:rFonts w:ascii="Calibri Light" w:hAnsi="Calibri Light" w:cstheme="majorBidi"/>
          <w:szCs w:val="20"/>
          <w:lang w:val="es-MX"/>
        </w:rPr>
        <w:t xml:space="preserve"> (NIHHIS – US, </w:t>
      </w:r>
      <w:proofErr w:type="spellStart"/>
      <w:r w:rsidRPr="00C140A5">
        <w:rPr>
          <w:rFonts w:ascii="Calibri Light" w:hAnsi="Calibri Light" w:cstheme="majorBidi"/>
          <w:szCs w:val="20"/>
          <w:lang w:val="es-MX"/>
        </w:rPr>
        <w:t>Mexico</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Canada</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via</w:t>
      </w:r>
      <w:proofErr w:type="spellEnd"/>
      <w:r w:rsidRPr="00C140A5">
        <w:rPr>
          <w:rFonts w:ascii="Calibri Light" w:hAnsi="Calibri Light" w:cstheme="majorBidi"/>
          <w:szCs w:val="20"/>
          <w:lang w:val="es-MX"/>
        </w:rPr>
        <w:t xml:space="preserve">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proofErr w:type="spellStart"/>
      <w:r>
        <w:rPr>
          <w:rFonts w:ascii="Calibri Light" w:hAnsi="Calibri Light" w:cstheme="majorBidi"/>
          <w:szCs w:val="20"/>
        </w:rPr>
        <w:t>Southest</w:t>
      </w:r>
      <w:proofErr w:type="spellEnd"/>
      <w:r>
        <w:rPr>
          <w:rFonts w:ascii="Calibri Light" w:hAnsi="Calibri Light" w:cstheme="majorBidi"/>
          <w:szCs w:val="20"/>
        </w:rPr>
        <w:t xml:space="preserve">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Wellcome</w:t>
            </w:r>
            <w:proofErr w:type="spellEnd"/>
            <w:r>
              <w:rPr>
                <w:rFonts w:ascii="Calibri Light" w:hAnsi="Calibri Light" w:cstheme="majorBidi"/>
                <w:szCs w:val="20"/>
              </w:rPr>
              <w:t xml:space="preserv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21" w:name="_Toc482371134"/>
      <w:r w:rsidRPr="00324D52">
        <w:rPr>
          <w:rFonts w:ascii="Calibri Light" w:hAnsi="Calibri Light"/>
          <w:lang w:val="en-US"/>
        </w:rPr>
        <w:t>Work plan and Budget Overview</w:t>
      </w:r>
      <w:bookmarkEnd w:id="19"/>
      <w:bookmarkEnd w:id="21"/>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Timely resource of news, opportunities, and latest 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2" w:name="_Toc482371135"/>
      <w:r w:rsidR="00B364B2" w:rsidRPr="00F04587">
        <w:rPr>
          <w:b/>
          <w:bCs/>
          <w:color w:val="C00000"/>
          <w:sz w:val="28"/>
          <w:szCs w:val="32"/>
        </w:rPr>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2"/>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w:t>
      </w:r>
      <w:proofErr w:type="spellStart"/>
      <w:r>
        <w:rPr>
          <w:rFonts w:ascii="Calibri Light" w:eastAsia="Times New Roman" w:hAnsi="Calibri Light" w:cs="Tahoma"/>
          <w:color w:val="000000"/>
          <w:szCs w:val="20"/>
          <w:lang w:val="en-US"/>
        </w:rPr>
        <w:t>Shumake</w:t>
      </w:r>
      <w:proofErr w:type="spellEnd"/>
      <w:r>
        <w:rPr>
          <w:rFonts w:ascii="Calibri Light" w:eastAsia="Times New Roman" w:hAnsi="Calibri Light" w:cs="Tahoma"/>
          <w:color w:val="000000"/>
          <w:szCs w:val="20"/>
          <w:lang w:val="en-US"/>
        </w:rPr>
        <w:t xml:space="preserv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w:t>
      </w:r>
      <w:proofErr w:type="spellStart"/>
      <w:r w:rsidRPr="00324D52">
        <w:rPr>
          <w:rFonts w:ascii="Calibri Light" w:eastAsia="Times New Roman" w:hAnsi="Calibri Light" w:cs="Tahoma"/>
          <w:color w:val="000000"/>
          <w:szCs w:val="20"/>
          <w:lang w:val="en-US"/>
        </w:rPr>
        <w:t>Shumake</w:t>
      </w:r>
      <w:proofErr w:type="spellEnd"/>
      <w:r w:rsidRPr="00324D52">
        <w:rPr>
          <w:rFonts w:ascii="Calibri Light" w:eastAsia="Times New Roman" w:hAnsi="Calibri Light" w:cs="Tahoma"/>
          <w:color w:val="000000"/>
          <w:szCs w:val="20"/>
          <w:lang w:val="en-US"/>
        </w:rPr>
        <w:t xml:space="preserv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3" w:name="_Toc482371136"/>
      <w:r>
        <w:t>Annex 2: Agenda Global forum</w:t>
      </w:r>
      <w:bookmarkEnd w:id="23"/>
      <w:r>
        <w:t xml:space="preserve"> </w:t>
      </w:r>
    </w:p>
    <w:p w14:paraId="2D8460B2" w14:textId="77777777" w:rsidR="00B364B2" w:rsidRPr="00FF6DB6" w:rsidRDefault="00B364B2" w:rsidP="00B364B2">
      <w:pPr>
        <w:pStyle w:val="ListParagraph"/>
      </w:pPr>
      <w:r w:rsidRPr="00E43A92">
        <w:rPr>
          <w:b/>
          <w:bCs/>
          <w:sz w:val="36"/>
          <w:szCs w:val="40"/>
        </w:rPr>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3"/>
      <w:pgSz w:w="11907" w:h="16839" w:code="9"/>
      <w:pgMar w:top="1440" w:right="1440" w:bottom="1440" w:left="1440" w:header="708" w:footer="454" w:gutter="0"/>
      <w:pgNumType w:start="1"/>
      <w:cols w:space="708"/>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A48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D26BC" w14:textId="77777777" w:rsidR="00762DEA" w:rsidRDefault="00762DEA" w:rsidP="00AB6B12">
      <w:r>
        <w:separator/>
      </w:r>
    </w:p>
  </w:endnote>
  <w:endnote w:type="continuationSeparator" w:id="0">
    <w:p w14:paraId="17DDF96F" w14:textId="77777777" w:rsidR="00762DEA" w:rsidRDefault="00762DEA"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288D1" w14:textId="77777777" w:rsidR="00762DEA" w:rsidRDefault="00762DEA">
    <w:pPr>
      <w:pStyle w:val="Footer"/>
      <w:jc w:val="right"/>
    </w:pPr>
    <w:r>
      <w:rPr>
        <w:noProof/>
        <w:lang w:val="en-US"/>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val="en-US"/>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762DEA" w:rsidRDefault="00762DEA" w:rsidP="006C39C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762DEA" w:rsidRPr="00352770" w14:paraId="117CC705" w14:textId="77777777" w:rsidTr="001E68D6">
      <w:tc>
        <w:tcPr>
          <w:tcW w:w="2660" w:type="dxa"/>
        </w:tcPr>
        <w:p w14:paraId="48009327" w14:textId="77777777" w:rsidR="00762DEA" w:rsidRDefault="00762DEA" w:rsidP="00DE3577">
          <w:pPr>
            <w:pStyle w:val="Footer"/>
          </w:pPr>
          <w:r>
            <w:rPr>
              <w:noProof/>
              <w:lang w:val="en-US"/>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7.1pt;margin-top:-3.7pt;width:129pt;height:38.45pt;z-index:251684864;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">
                    <v:group id="Group 5" o:spid="_x0000_s1027"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HzMQA&#10;AADaAAAADwAAAGRycy9kb3ducmV2LnhtbESPQWvCQBSE7wX/w/IEb3Wjh1KiqxS10EOt1bbQ3l6z&#10;r0kw+zbsPmP8991CweMwM98w82XvGtVRiLVnA5NxBoq48Lbm0sD72+PtPagoyBYbz2TgQhGWi8HN&#10;HHPrz7yn7iClShCOORqoRNpc61hU5DCOfUucvB8fHEqSodQ24DnBXaOnWXanHdacFipsaVVRcTyc&#10;nIHmM4bn70y+unW5ldedPn1sJi/GjIb9wwyUUC/X8H/7yRqYwt+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Nx8zEAAAA2gAAAA8AAAAAAAAAAAAAAAAAmAIAAGRycy9k&#10;b3ducmV2LnhtbFBLBQYAAAAABAAEAPUAAACJAwAAAAA=&#10;" filled="f" stroked="f" strokeweight=".5pt">
                        <v:textbox inset="0,0,0,0">
                          <w:txbxContent>
                            <w:p w14:paraId="47AA6122"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SF7DAAAA2gAAAA8AAABkcnMvZG93bnJldi54bWxEj0FrAjEUhO+F/ofwCl5KzSpFZGuUKggi&#10;7KEqPT82z2zo5mWbxHX11zeFQo/DzHzDLFaDa0VPIVrPCibjAgRx7bVlo+B03L7MQcSErLH1TApu&#10;FGG1fHxYYKn9lT+oPyQjMoRjiQqalLpSylg35DCOfUecvbMPDlOWwUgd8JrhrpXTophJh5bzQoMd&#10;bRqqvw4Xp2BaVKb6NtXz+jTDuP+8n60NvVKjp+H9DUSiIf2H/9o7reAV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IXsMAAADaAAAADwAAAAAAAAAAAAAAAACf&#10;AgAAZHJzL2Rvd25yZXYueG1sUEsFBgAAAAAEAAQA9wAAAI8DAAAAAA==&#10;">
                        <v:imagedata r:id="rId3" o:title="" cropright="4183f"/>
                        <v:path arrowok="t"/>
                      </v:shape>
                    </v:group>
                    <v:shape id="Picture 6" o:spid="_x0000_s1031"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eyjDAAAA2gAAAA8AAABkcnMvZG93bnJldi54bWxEj0uLwkAQhO8L/oehBW/rZH0hWUdxFwTB&#10;g2/32mTaJGumJ2ZGjf/eEQSPRVV9RY0mtSnElSqXW1bw1Y5AECdW55wq2G1nn0MQziNrLCyTgjs5&#10;mIwbHyOMtb3xmq4bn4oAYRejgsz7MpbSJRkZdG1bEgfvaCuDPsgqlbrCW4CbQnaiaCAN5hwWMizp&#10;N6PktLkYBd3emVz/b3FYH/fbVX//f1j+DDtKtZr19BuEp9q/w6/2XCsYwPNKuAFy/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N7KMMAAADaAAAADwAAAAAAAAAAAAAAAACf&#10;AgAAZHJzL2Rvd25yZXYueG1sUEsFBgAAAAAEAAQA9wAAAI8DAAAAAA==&#10;">
                      <v:imagedata r:id="rId4" o:title=""/>
                      <v:path arrowok="t"/>
                    </v:shape>
                  </v:group>
                </w:pict>
              </mc:Fallback>
            </mc:AlternateContent>
          </w:r>
          <w:r>
            <w:rPr>
              <w:noProof/>
              <w:lang w:val="en-US"/>
            </w:rPr>
            <w:t xml:space="preserve"> </w:t>
          </w:r>
        </w:p>
      </w:tc>
      <w:tc>
        <w:tcPr>
          <w:tcW w:w="3502" w:type="dxa"/>
        </w:tcPr>
        <w:p w14:paraId="591A1868" w14:textId="77777777" w:rsidR="00762DEA" w:rsidRPr="00352770" w:rsidRDefault="00762DEA" w:rsidP="00DE3577">
          <w:pPr>
            <w:pStyle w:val="Footer"/>
          </w:pPr>
          <w:r w:rsidRPr="00352770">
            <w:rPr>
              <w:noProof/>
              <w:lang w:val="en-US"/>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762DEA" w:rsidRPr="00352770" w:rsidRDefault="00762DEA"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424E1B">
                <w:rPr>
                  <w:noProof/>
                </w:rPr>
                <w:t>i</w:t>
              </w:r>
              <w:r w:rsidRPr="00352770">
                <w:rPr>
                  <w:noProof/>
                </w:rPr>
                <w:fldChar w:fldCharType="end"/>
              </w:r>
            </w:sdtContent>
          </w:sdt>
        </w:p>
        <w:p w14:paraId="50135A51" w14:textId="77777777" w:rsidR="00762DEA" w:rsidRPr="00352770" w:rsidRDefault="00762DEA" w:rsidP="00352770">
          <w:pPr>
            <w:pStyle w:val="Footer"/>
            <w:jc w:val="right"/>
          </w:pPr>
        </w:p>
      </w:tc>
    </w:tr>
  </w:tbl>
  <w:p w14:paraId="7AEBCC60" w14:textId="77777777" w:rsidR="00762DEA" w:rsidRPr="000570C1" w:rsidRDefault="00762DEA" w:rsidP="000570C1">
    <w:pPr>
      <w:pStyle w:val="Footer"/>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762DEA" w14:paraId="48EB5958" w14:textId="77777777" w:rsidTr="004E7BE6">
      <w:tc>
        <w:tcPr>
          <w:tcW w:w="2660" w:type="dxa"/>
        </w:tcPr>
        <w:p w14:paraId="5115185B" w14:textId="77777777" w:rsidR="00762DEA" w:rsidRDefault="00762DEA" w:rsidP="00DE3577">
          <w:pPr>
            <w:pStyle w:val="Footer"/>
          </w:pPr>
          <w:r>
            <w:rPr>
              <w:noProof/>
              <w:lang w:val="en-US"/>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762DEA" w:rsidRDefault="00762DEA" w:rsidP="00DE3577">
          <w:pPr>
            <w:pStyle w:val="Footer"/>
          </w:pPr>
          <w:r>
            <w:rPr>
              <w:noProof/>
              <w:lang w:val="en-US"/>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762DEA" w:rsidRDefault="00762DEA"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24E1B">
                <w:rPr>
                  <w:noProof/>
                </w:rPr>
                <w:t>10</w:t>
              </w:r>
              <w:r>
                <w:rPr>
                  <w:noProof/>
                </w:rPr>
                <w:fldChar w:fldCharType="end"/>
              </w:r>
            </w:sdtContent>
          </w:sdt>
        </w:p>
        <w:p w14:paraId="5D05F741" w14:textId="77777777" w:rsidR="00762DEA" w:rsidRPr="002F380E" w:rsidRDefault="00762DEA" w:rsidP="00DE3577">
          <w:pPr>
            <w:pStyle w:val="Footer"/>
            <w:jc w:val="right"/>
            <w:rPr>
              <w:color w:val="FFFFFF" w:themeColor="background1"/>
            </w:rPr>
          </w:pPr>
        </w:p>
      </w:tc>
    </w:tr>
  </w:tbl>
  <w:p w14:paraId="07CF71EB" w14:textId="77777777" w:rsidR="00762DEA" w:rsidRDefault="00762DEA" w:rsidP="000570C1">
    <w:pPr>
      <w:pStyle w:val="Footer"/>
      <w:ind w:right="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124E0" w14:textId="77777777" w:rsidR="00762DEA" w:rsidRDefault="00762DEA" w:rsidP="00AB6B12">
      <w:r>
        <w:separator/>
      </w:r>
    </w:p>
  </w:footnote>
  <w:footnote w:type="continuationSeparator" w:id="0">
    <w:p w14:paraId="261BA290" w14:textId="77777777" w:rsidR="00762DEA" w:rsidRDefault="00762DEA" w:rsidP="00AB6B12">
      <w:r>
        <w:continuationSeparator/>
      </w:r>
    </w:p>
  </w:footnote>
  <w:footnote w:id="1">
    <w:p w14:paraId="601B91F2" w14:textId="77777777" w:rsidR="00762DEA" w:rsidRPr="00A37BC7" w:rsidRDefault="00762DEA" w:rsidP="00864AC4">
      <w:pPr>
        <w:pStyle w:val="FootnoteText"/>
        <w:rPr>
          <w:sz w:val="16"/>
          <w:szCs w:val="16"/>
          <w:lang w:val="en-US"/>
        </w:rPr>
      </w:pPr>
      <w:r w:rsidRPr="00A37BC7">
        <w:rPr>
          <w:rStyle w:val="FootnoteReference"/>
          <w:sz w:val="16"/>
          <w:szCs w:val="16"/>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33DAD" w14:textId="200631C1" w:rsidR="00762DEA" w:rsidRDefault="00491E88" w:rsidP="004E7BE6">
    <w:pPr>
      <w:pStyle w:val="Header"/>
      <w:jc w:val="right"/>
    </w:pPr>
    <w:r>
      <w:rPr>
        <w:noProof/>
        <w:lang w:val="en-US"/>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762DEA" w:rsidRDefault="00762DEA" w:rsidP="004E7BE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
  </w:num>
  <w:num w:numId="4">
    <w:abstractNumId w:val="27"/>
  </w:num>
  <w:num w:numId="5">
    <w:abstractNumId w:val="19"/>
  </w:num>
  <w:num w:numId="6">
    <w:abstractNumId w:val="42"/>
  </w:num>
  <w:num w:numId="7">
    <w:abstractNumId w:val="17"/>
  </w:num>
  <w:num w:numId="8">
    <w:abstractNumId w:val="10"/>
  </w:num>
  <w:num w:numId="9">
    <w:abstractNumId w:val="12"/>
  </w:num>
  <w:num w:numId="10">
    <w:abstractNumId w:val="14"/>
  </w:num>
  <w:num w:numId="11">
    <w:abstractNumId w:val="44"/>
  </w:num>
  <w:num w:numId="12">
    <w:abstractNumId w:val="29"/>
  </w:num>
  <w:num w:numId="13">
    <w:abstractNumId w:val="3"/>
  </w:num>
  <w:num w:numId="14">
    <w:abstractNumId w:val="37"/>
  </w:num>
  <w:num w:numId="15">
    <w:abstractNumId w:val="1"/>
  </w:num>
  <w:num w:numId="16">
    <w:abstractNumId w:val="24"/>
  </w:num>
  <w:num w:numId="17">
    <w:abstractNumId w:val="39"/>
  </w:num>
  <w:num w:numId="18">
    <w:abstractNumId w:val="13"/>
  </w:num>
  <w:num w:numId="19">
    <w:abstractNumId w:val="8"/>
  </w:num>
  <w:num w:numId="20">
    <w:abstractNumId w:val="45"/>
  </w:num>
  <w:num w:numId="21">
    <w:abstractNumId w:val="22"/>
  </w:num>
  <w:num w:numId="22">
    <w:abstractNumId w:val="32"/>
  </w:num>
  <w:num w:numId="23">
    <w:abstractNumId w:val="21"/>
  </w:num>
  <w:num w:numId="24">
    <w:abstractNumId w:val="28"/>
  </w:num>
  <w:num w:numId="25">
    <w:abstractNumId w:val="15"/>
  </w:num>
  <w:num w:numId="26">
    <w:abstractNumId w:val="11"/>
  </w:num>
  <w:num w:numId="27">
    <w:abstractNumId w:val="18"/>
  </w:num>
  <w:num w:numId="28">
    <w:abstractNumId w:val="6"/>
  </w:num>
  <w:num w:numId="29">
    <w:abstractNumId w:val="43"/>
  </w:num>
  <w:num w:numId="30">
    <w:abstractNumId w:val="9"/>
  </w:num>
  <w:num w:numId="31">
    <w:abstractNumId w:val="31"/>
  </w:num>
  <w:num w:numId="32">
    <w:abstractNumId w:val="4"/>
  </w:num>
  <w:num w:numId="33">
    <w:abstractNumId w:val="20"/>
  </w:num>
  <w:num w:numId="34">
    <w:abstractNumId w:val="5"/>
  </w:num>
  <w:num w:numId="35">
    <w:abstractNumId w:val="41"/>
  </w:num>
  <w:num w:numId="36">
    <w:abstractNumId w:val="34"/>
  </w:num>
  <w:num w:numId="37">
    <w:abstractNumId w:val="3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33"/>
  </w:num>
  <w:num w:numId="41">
    <w:abstractNumId w:val="7"/>
  </w:num>
  <w:num w:numId="42">
    <w:abstractNumId w:val="26"/>
  </w:num>
  <w:num w:numId="43">
    <w:abstractNumId w:val="25"/>
  </w:num>
  <w:num w:numId="44">
    <w:abstractNumId w:val="36"/>
  </w:num>
  <w:num w:numId="45">
    <w:abstractNumId w:val="35"/>
  </w:num>
  <w:num w:numId="46">
    <w:abstractNumId w:val="38"/>
  </w:num>
  <w:num w:numId="47">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132085"/>
    <w:rsid w:val="00135BDB"/>
    <w:rsid w:val="00140A53"/>
    <w:rsid w:val="001753B4"/>
    <w:rsid w:val="001A03DE"/>
    <w:rsid w:val="001B3FC0"/>
    <w:rsid w:val="001E68D6"/>
    <w:rsid w:val="001F3236"/>
    <w:rsid w:val="0020251C"/>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305C06"/>
    <w:rsid w:val="0032142D"/>
    <w:rsid w:val="00327FCC"/>
    <w:rsid w:val="00341668"/>
    <w:rsid w:val="00352770"/>
    <w:rsid w:val="003613BC"/>
    <w:rsid w:val="00390F7D"/>
    <w:rsid w:val="003955AE"/>
    <w:rsid w:val="003B6850"/>
    <w:rsid w:val="003C4AD2"/>
    <w:rsid w:val="003E2ED3"/>
    <w:rsid w:val="003E3101"/>
    <w:rsid w:val="003F26F5"/>
    <w:rsid w:val="003F4581"/>
    <w:rsid w:val="004151B6"/>
    <w:rsid w:val="00421E30"/>
    <w:rsid w:val="00424E1B"/>
    <w:rsid w:val="00424E6E"/>
    <w:rsid w:val="00436F5E"/>
    <w:rsid w:val="00457524"/>
    <w:rsid w:val="00491E88"/>
    <w:rsid w:val="00495FDB"/>
    <w:rsid w:val="004E7BE6"/>
    <w:rsid w:val="005004EB"/>
    <w:rsid w:val="00501C87"/>
    <w:rsid w:val="0055353B"/>
    <w:rsid w:val="00566A0C"/>
    <w:rsid w:val="00566C31"/>
    <w:rsid w:val="00597897"/>
    <w:rsid w:val="005C1961"/>
    <w:rsid w:val="005D29BC"/>
    <w:rsid w:val="005E1DBD"/>
    <w:rsid w:val="00611E70"/>
    <w:rsid w:val="0061201D"/>
    <w:rsid w:val="00627277"/>
    <w:rsid w:val="00645C43"/>
    <w:rsid w:val="0065182E"/>
    <w:rsid w:val="0065611A"/>
    <w:rsid w:val="00656AE9"/>
    <w:rsid w:val="00665033"/>
    <w:rsid w:val="0067500A"/>
    <w:rsid w:val="00686236"/>
    <w:rsid w:val="00693168"/>
    <w:rsid w:val="006A4301"/>
    <w:rsid w:val="006B21FE"/>
    <w:rsid w:val="006C2969"/>
    <w:rsid w:val="006C39CD"/>
    <w:rsid w:val="006E5B8A"/>
    <w:rsid w:val="006F21F3"/>
    <w:rsid w:val="00701108"/>
    <w:rsid w:val="0070335C"/>
    <w:rsid w:val="00706777"/>
    <w:rsid w:val="00732172"/>
    <w:rsid w:val="0074283A"/>
    <w:rsid w:val="00762DEA"/>
    <w:rsid w:val="00774FD0"/>
    <w:rsid w:val="007B047C"/>
    <w:rsid w:val="007B53A6"/>
    <w:rsid w:val="007C0994"/>
    <w:rsid w:val="007C1660"/>
    <w:rsid w:val="007E2406"/>
    <w:rsid w:val="008152E3"/>
    <w:rsid w:val="00817EE2"/>
    <w:rsid w:val="00833975"/>
    <w:rsid w:val="00844A2B"/>
    <w:rsid w:val="00860976"/>
    <w:rsid w:val="00864AC4"/>
    <w:rsid w:val="00883855"/>
    <w:rsid w:val="0088774A"/>
    <w:rsid w:val="0089123E"/>
    <w:rsid w:val="008C423B"/>
    <w:rsid w:val="008C6813"/>
    <w:rsid w:val="008E440A"/>
    <w:rsid w:val="00911643"/>
    <w:rsid w:val="00916735"/>
    <w:rsid w:val="00962075"/>
    <w:rsid w:val="00984D49"/>
    <w:rsid w:val="009B2ED9"/>
    <w:rsid w:val="009B7CAB"/>
    <w:rsid w:val="009C3ED4"/>
    <w:rsid w:val="009C7A6E"/>
    <w:rsid w:val="009F1BAC"/>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32D06"/>
    <w:rsid w:val="00C41A39"/>
    <w:rsid w:val="00C55DA2"/>
    <w:rsid w:val="00CC11DC"/>
    <w:rsid w:val="00D51E12"/>
    <w:rsid w:val="00D55E9F"/>
    <w:rsid w:val="00D80D85"/>
    <w:rsid w:val="00D9513C"/>
    <w:rsid w:val="00DE1CF9"/>
    <w:rsid w:val="00DE2E0E"/>
    <w:rsid w:val="00DE3577"/>
    <w:rsid w:val="00E1101B"/>
    <w:rsid w:val="00E211B8"/>
    <w:rsid w:val="00E21864"/>
    <w:rsid w:val="00E34007"/>
    <w:rsid w:val="00E455B5"/>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6A0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link.springer.com/article/10.1007/s00484-013-0729-9" TargetMode="External"/><Relationship Id="rId23" Type="http://schemas.openxmlformats.org/officeDocument/2006/relationships/footer" Target="footer3.xml"/><Relationship Id="rId28" Type="http://schemas.microsoft.com/office/2011/relationships/commentsExtended" Target="commentsExtended.xml"/><Relationship Id="rId10" Type="http://schemas.openxmlformats.org/officeDocument/2006/relationships/image" Target="media/image1.emf"/><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0.png"/><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E88B0BCE-0C9D-9640-B8F5-2758A34D674C}" type="presOf" srcId="{770FE518-EC3E-48CE-A18F-5B658AD3A6D8}" destId="{C2FA2FE7-FB29-4157-BE9D-29859ED32588}"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F1626E27-4302-FD48-BF20-9C3ABFD30CFB}" type="presOf" srcId="{30C3FD64-7D4E-4EBB-85D3-3232F3F1877B}" destId="{33798C96-BBC9-406C-93A5-8BB1B68A8883}" srcOrd="0" destOrd="0" presId="urn:microsoft.com/office/officeart/2005/8/layout/radial4"/>
    <dgm:cxn modelId="{62895065-CE51-814D-82A6-A451EF3C3582}" type="presOf" srcId="{87175413-2F10-436B-924F-54B8947A95E6}" destId="{F66F2E4B-A734-41BF-9765-FD92D2A3C77C}"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33B76E4D-C471-C649-9C44-66F29E4C9ED2}" type="presOf" srcId="{3CFA2364-BAA2-4A32-8FD7-78972CB2C33E}" destId="{E56FC0AB-5809-4BE3-97EA-10255B30933D}"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BD7F7404-4199-334D-80C1-752FA3F8CD54}" type="presOf" srcId="{422FCC72-BD7A-45C7-80EB-3EEDB24E3C90}" destId="{157571CB-CAC5-48D6-B48A-52DF09C34DB3}"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7497E775-C75F-ED4E-BDE4-F449D24D5ADB}" type="presOf" srcId="{83E7E209-195F-440B-8A43-6CB29C3D4345}" destId="{26307783-568D-4E6A-B0B6-71A5842AA28B}" srcOrd="0" destOrd="0" presId="urn:microsoft.com/office/officeart/2005/8/layout/radial4"/>
    <dgm:cxn modelId="{DDC6F877-49FE-C84F-8D68-DD712851B119}" type="presOf" srcId="{8AD4BBC8-1567-42C3-B611-07633ECCAAF5}" destId="{AD0F818F-5B7A-433F-9084-3BDDA8587FDF}" srcOrd="0" destOrd="0" presId="urn:microsoft.com/office/officeart/2005/8/layout/radial4"/>
    <dgm:cxn modelId="{172D2BA6-C3EB-2544-B1F1-976D80E26FA6}" type="presOf" srcId="{C0F608F2-88E2-47C9-B05C-C8EB6758863D}" destId="{8B6A3FBA-FE16-47C8-BD4B-D11F1A5DAAD0}" srcOrd="0" destOrd="0" presId="urn:microsoft.com/office/officeart/2005/8/layout/radial4"/>
    <dgm:cxn modelId="{F01C1A5C-BC54-6242-8941-F5273E0F4A50}" type="presOf" srcId="{9026AF99-4ECE-4760-9855-3D0FFBCDE831}" destId="{73F4C41C-81E7-4979-B21C-2BBDA19C9D9E}"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5D0F0E98-3449-2F49-BF31-569CDB58FC9F}" type="presOf" srcId="{294ECB6F-4537-430C-946E-E82F89FFE310}" destId="{C9EFE481-A395-4EE5-B216-145210E79855}" srcOrd="0" destOrd="0" presId="urn:microsoft.com/office/officeart/2005/8/layout/radial4"/>
    <dgm:cxn modelId="{04D0AFC8-7A8A-4C4F-9CBE-F17BCADA125B}" type="presParOf" srcId="{73F4C41C-81E7-4979-B21C-2BBDA19C9D9E}" destId="{C9EFE481-A395-4EE5-B216-145210E79855}" srcOrd="0" destOrd="0" presId="urn:microsoft.com/office/officeart/2005/8/layout/radial4"/>
    <dgm:cxn modelId="{AF1ECF33-3CF7-E040-91AD-C0250A06CE2C}" type="presParOf" srcId="{73F4C41C-81E7-4979-B21C-2BBDA19C9D9E}" destId="{8B6A3FBA-FE16-47C8-BD4B-D11F1A5DAAD0}" srcOrd="1" destOrd="0" presId="urn:microsoft.com/office/officeart/2005/8/layout/radial4"/>
    <dgm:cxn modelId="{DAEB7075-D2FE-BE49-8380-6890D7BC4913}" type="presParOf" srcId="{73F4C41C-81E7-4979-B21C-2BBDA19C9D9E}" destId="{AD0F818F-5B7A-433F-9084-3BDDA8587FDF}" srcOrd="2" destOrd="0" presId="urn:microsoft.com/office/officeart/2005/8/layout/radial4"/>
    <dgm:cxn modelId="{BADB6FA3-D043-1440-AD16-05909B5C7642}" type="presParOf" srcId="{73F4C41C-81E7-4979-B21C-2BBDA19C9D9E}" destId="{33798C96-BBC9-406C-93A5-8BB1B68A8883}" srcOrd="3" destOrd="0" presId="urn:microsoft.com/office/officeart/2005/8/layout/radial4"/>
    <dgm:cxn modelId="{3478EDD6-AE13-6646-85ED-7DF009563FB1}" type="presParOf" srcId="{73F4C41C-81E7-4979-B21C-2BBDA19C9D9E}" destId="{F66F2E4B-A734-41BF-9765-FD92D2A3C77C}" srcOrd="4" destOrd="0" presId="urn:microsoft.com/office/officeart/2005/8/layout/radial4"/>
    <dgm:cxn modelId="{485A5C22-31E9-5F42-B535-0362ED6E306B}" type="presParOf" srcId="{73F4C41C-81E7-4979-B21C-2BBDA19C9D9E}" destId="{26307783-568D-4E6A-B0B6-71A5842AA28B}" srcOrd="5" destOrd="0" presId="urn:microsoft.com/office/officeart/2005/8/layout/radial4"/>
    <dgm:cxn modelId="{8F37BCB4-D1C2-D344-AE08-82841BF43FE0}" type="presParOf" srcId="{73F4C41C-81E7-4979-B21C-2BBDA19C9D9E}" destId="{157571CB-CAC5-48D6-B48A-52DF09C34DB3}" srcOrd="6" destOrd="0" presId="urn:microsoft.com/office/officeart/2005/8/layout/radial4"/>
    <dgm:cxn modelId="{8F90AC9C-6920-F34C-9D96-E0B7BAE2CDE2}" type="presParOf" srcId="{73F4C41C-81E7-4979-B21C-2BBDA19C9D9E}" destId="{E56FC0AB-5809-4BE3-97EA-10255B30933D}" srcOrd="7" destOrd="0" presId="urn:microsoft.com/office/officeart/2005/8/layout/radial4"/>
    <dgm:cxn modelId="{9D4D8B47-20F7-BC4E-A12C-DD4EEDFBD62A}"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1181B-0507-4FDE-B8F8-95125F9E7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GHHIN TEMPLATE</Template>
  <TotalTime>109</TotalTime>
  <Pages>20</Pages>
  <Words>6599</Words>
  <Characters>37617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Joy Shumake-Guillemot</cp:lastModifiedBy>
  <cp:revision>4</cp:revision>
  <cp:lastPrinted>2017-07-25T09:19:00Z</cp:lastPrinted>
  <dcterms:created xsi:type="dcterms:W3CDTF">2017-08-01T13:39:00Z</dcterms:created>
  <dcterms:modified xsi:type="dcterms:W3CDTF">2017-08-02T13:03:00Z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