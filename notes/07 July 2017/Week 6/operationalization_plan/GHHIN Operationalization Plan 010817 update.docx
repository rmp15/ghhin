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E2FB" w14:textId="77777777" w:rsidR="00E21864" w:rsidRDefault="00E21864" w:rsidP="00AB6B12"/>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eastAsia="en-GB"/>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77DD949B" w:rsidR="000651CF" w:rsidRDefault="00DE3577" w:rsidP="00762DEA">
      <w:pPr>
        <w:jc w:val="center"/>
      </w:pPr>
      <w:r>
        <w:t xml:space="preserve">Update Version: </w:t>
      </w:r>
      <w:proofErr w:type="spellStart"/>
      <w:r w:rsidR="00762DEA">
        <w:t>Augu</w:t>
      </w:r>
      <w:r w:rsidR="005D7F83">
        <w:t>Ssss</w:t>
      </w:r>
      <w:r w:rsidR="00762DEA">
        <w:t>st</w:t>
      </w:r>
      <w:proofErr w:type="spellEnd"/>
      <w:r w:rsidR="00762DEA">
        <w:t xml:space="preserve"> 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0"/>
          <w:footerReference w:type="default" r:id="rId11"/>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5D7F83">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5D7F83">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5D7F83">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5D7F83">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5D7F83">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5D7F83"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5D7F83">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5D7F83">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5D7F83">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bookmarkStart w:id="0" w:name="_GoBack"/>
      <w:bookmarkEnd w:id="0"/>
    </w:p>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2"/>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1" w:name="_Toc482371123"/>
      <w:r w:rsidRPr="001E68D6">
        <w:rPr>
          <w:b/>
          <w:bCs/>
        </w:rPr>
        <w:lastRenderedPageBreak/>
        <w:t xml:space="preserve">EXECUTIVE </w:t>
      </w:r>
      <w:r w:rsidRPr="001E68D6">
        <w:rPr>
          <w:b/>
          <w:bCs/>
          <w:color w:val="C00000"/>
        </w:rPr>
        <w:t>SUMMARY</w:t>
      </w:r>
      <w:bookmarkEnd w:id="1"/>
    </w:p>
    <w:p w14:paraId="2D04CF8B" w14:textId="77777777"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6C885126"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heat-health related activities</w:t>
      </w:r>
      <w:ins w:id="2" w:author="Parks, Robbie M" w:date="2017-08-01T09:08:00Z">
        <w:r w:rsidR="002C32CF">
          <w:rPr>
            <w:rFonts w:ascii="Calibri Light" w:hAnsi="Calibri Light"/>
          </w:rPr>
          <w:t>,</w:t>
        </w:r>
      </w:ins>
      <w:del w:id="3"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14:paraId="6D9E4BC2" w14:textId="77777777"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14:paraId="0B80A2C7" w14:textId="77777777" w:rsidTr="00DE3577">
        <w:tc>
          <w:tcPr>
            <w:tcW w:w="4879" w:type="dxa"/>
          </w:tcPr>
          <w:p w14:paraId="1961ED61"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del w:id="4" w:author="Parks, Robbie M" w:date="2017-08-01T09:08:00Z">
              <w:r w:rsidRPr="001234F4" w:rsidDel="00817EE2">
                <w:rPr>
                  <w:rFonts w:ascii="Calibri Light" w:hAnsi="Calibri Light"/>
                  <w:lang w:val="en-US"/>
                </w:rPr>
                <w:delText xml:space="preserve"> </w:delText>
              </w:r>
            </w:del>
            <w:r w:rsidRPr="001234F4">
              <w:rPr>
                <w:rFonts w:ascii="Calibri Light" w:hAnsi="Calibri Light"/>
                <w:lang w:val="en-US"/>
              </w:rPr>
              <w:t>Outreach 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77777777" w:rsidR="006C2969" w:rsidRDefault="006C2969" w:rsidP="006C2969">
      <w:pPr>
        <w:rPr>
          <w:rFonts w:ascii="Calibri Light" w:hAnsi="Calibri Light"/>
          <w:lang w:val="en-US"/>
        </w:rPr>
      </w:pPr>
    </w:p>
    <w:p w14:paraId="6311B5C8" w14:textId="77777777" w:rsidR="006C2969" w:rsidRDefault="006C2969" w:rsidP="006C2969">
      <w:pPr>
        <w:rPr>
          <w:rFonts w:ascii="Calibri Light" w:hAnsi="Calibri Light"/>
          <w:lang w:val="en-US"/>
        </w:rPr>
      </w:pPr>
      <w:r>
        <w:rPr>
          <w:rFonts w:ascii="Calibri Light" w:hAnsi="Calibri Light"/>
          <w:lang w:val="en-US"/>
        </w:rPr>
        <w:t xml:space="preserve">Budget and Resource Plan </w:t>
      </w:r>
    </w:p>
    <w:p w14:paraId="3977AF98" w14:textId="77777777" w:rsidR="006C2969" w:rsidRDefault="006C2969">
      <w:pPr>
        <w:rPr>
          <w:color w:val="000000" w:themeColor="text1"/>
          <w:sz w:val="36"/>
          <w:szCs w:val="40"/>
        </w:rPr>
      </w:pPr>
      <w:r>
        <w:br w:type="page"/>
      </w:r>
    </w:p>
    <w:p w14:paraId="3F983050" w14:textId="77777777" w:rsidR="000779FA" w:rsidRDefault="006C2969" w:rsidP="001E68D6">
      <w:pPr>
        <w:pStyle w:val="Heading1"/>
        <w:numPr>
          <w:ilvl w:val="0"/>
          <w:numId w:val="1"/>
        </w:numPr>
        <w:ind w:left="426"/>
      </w:pPr>
      <w:r>
        <w:lastRenderedPageBreak/>
        <w:t xml:space="preserve"> </w:t>
      </w:r>
      <w:bookmarkStart w:id="5" w:name="_Toc482371124"/>
      <w:r>
        <w:t>GHHIN Coordination</w:t>
      </w:r>
      <w:bookmarkEnd w:id="5"/>
    </w:p>
    <w:p w14:paraId="4C823B96" w14:textId="77777777" w:rsidR="006C2969" w:rsidRPr="00324D52" w:rsidRDefault="006C2969" w:rsidP="006C2969">
      <w:pPr>
        <w:pStyle w:val="Heading2"/>
        <w:spacing w:line="240" w:lineRule="auto"/>
        <w:ind w:firstLine="0"/>
        <w:rPr>
          <w:rFonts w:ascii="Calibri Light" w:hAnsi="Calibri Light"/>
        </w:rPr>
      </w:pPr>
      <w:bookmarkStart w:id="6" w:name="_Toc471229729"/>
      <w:bookmarkStart w:id="7" w:name="_Toc477372202"/>
      <w:bookmarkStart w:id="8" w:name="_Toc482371125"/>
      <w:r>
        <w:rPr>
          <w:rFonts w:ascii="Calibri Light" w:hAnsi="Calibri Light"/>
          <w:noProof/>
          <w:lang w:eastAsia="en-GB"/>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6"/>
      <w:bookmarkEnd w:id="7"/>
      <w:bookmarkEnd w:id="8"/>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9" w:name="_Toc477372203"/>
      <w:bookmarkStart w:id="10" w:name="_Toc482371126"/>
      <w:r w:rsidRPr="00324D52">
        <w:rPr>
          <w:rFonts w:ascii="Calibri Light" w:hAnsi="Calibri Light"/>
        </w:rPr>
        <w:t>Expected Outputs in 2017/2018</w:t>
      </w:r>
      <w:bookmarkEnd w:id="9"/>
      <w:bookmarkEnd w:id="10"/>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Default="006C2969" w:rsidP="006C2969">
      <w:pPr>
        <w:pStyle w:val="ListParagraph"/>
        <w:rPr>
          <w:rFonts w:ascii="Calibri Light" w:hAnsi="Calibri Light"/>
          <w:lang w:val="en-US"/>
        </w:rPr>
      </w:pPr>
    </w:p>
    <w:p w14:paraId="2166EC6E" w14:textId="77777777" w:rsidR="0032142D" w:rsidRDefault="0032142D" w:rsidP="006C2969">
      <w:pPr>
        <w:pStyle w:val="ListParagraph"/>
        <w:rPr>
          <w:rFonts w:ascii="Calibri Light" w:hAnsi="Calibri Light"/>
          <w:lang w:val="en-US"/>
        </w:rPr>
      </w:pPr>
    </w:p>
    <w:p w14:paraId="0489042B" w14:textId="77777777" w:rsidR="0032142D" w:rsidRDefault="0032142D" w:rsidP="006C2969">
      <w:pPr>
        <w:pStyle w:val="ListParagraph"/>
        <w:rPr>
          <w:rFonts w:ascii="Calibri Light" w:hAnsi="Calibri Light"/>
          <w:lang w:val="en-US"/>
        </w:rPr>
      </w:pPr>
    </w:p>
    <w:p w14:paraId="17718EAF" w14:textId="77777777" w:rsidR="0032142D" w:rsidRPr="00324D52" w:rsidRDefault="0032142D" w:rsidP="006C2969">
      <w:pPr>
        <w:pStyle w:val="ListParagraph"/>
        <w:rPr>
          <w:rFonts w:ascii="Calibri Light" w:hAnsi="Calibri Light"/>
          <w:lang w:val="en-US"/>
        </w:rPr>
      </w:pPr>
    </w:p>
    <w:p w14:paraId="09D54A6D" w14:textId="77777777" w:rsidR="006C2969" w:rsidRPr="006C2969" w:rsidRDefault="006C2969" w:rsidP="006C2969">
      <w:pPr>
        <w:pStyle w:val="Heading1"/>
        <w:numPr>
          <w:ilvl w:val="0"/>
          <w:numId w:val="1"/>
        </w:numPr>
        <w:ind w:left="426"/>
      </w:pPr>
      <w:bookmarkStart w:id="11" w:name="_Toc477372204"/>
      <w:bookmarkStart w:id="12" w:name="_Toc482371127"/>
      <w:r w:rsidRPr="006C2969">
        <w:lastRenderedPageBreak/>
        <w:t>Formalize the GHHIN Advisory Committee</w:t>
      </w:r>
      <w:bookmarkEnd w:id="11"/>
      <w:bookmarkEnd w:id="12"/>
    </w:p>
    <w:p w14:paraId="5694FA82" w14:textId="77777777"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77777777"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have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Shubhayu</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Saha</w:t>
      </w:r>
      <w:proofErr w:type="spellEnd"/>
      <w:r>
        <w:rPr>
          <w:rFonts w:ascii="Calibri Light" w:eastAsia="Times New Roman" w:hAnsi="Calibri Light" w:cs="Tahoma"/>
          <w:szCs w:val="20"/>
          <w:lang w:val="en-US"/>
        </w:rPr>
        <w:t xml:space="preserve">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w:t>
      </w:r>
      <w:proofErr w:type="spellStart"/>
      <w:r>
        <w:rPr>
          <w:rFonts w:ascii="Calibri Light" w:eastAsia="Times New Roman" w:hAnsi="Calibri Light" w:cs="Tahoma"/>
          <w:szCs w:val="20"/>
          <w:lang w:val="en-US"/>
        </w:rPr>
        <w:t>Clewlow</w:t>
      </w:r>
      <w:proofErr w:type="spellEnd"/>
      <w:r>
        <w:rPr>
          <w:rFonts w:ascii="Calibri Light" w:eastAsia="Times New Roman" w:hAnsi="Calibri Light" w:cs="Tahoma"/>
          <w:szCs w:val="20"/>
          <w:lang w:val="en-US"/>
        </w:rPr>
        <w:t xml:space="preserve"> </w:t>
      </w:r>
      <w:r>
        <w:rPr>
          <w:rFonts w:ascii="Calibri Light" w:eastAsia="Times New Roman" w:hAnsi="Calibri Light" w:cs="Tahoma"/>
          <w:szCs w:val="20"/>
          <w:lang w:val="en-US"/>
        </w:rPr>
        <w:tab/>
      </w:r>
      <w:proofErr w:type="spellStart"/>
      <w:r>
        <w:rPr>
          <w:rFonts w:ascii="Calibri Light" w:eastAsia="Times New Roman" w:hAnsi="Calibri Light" w:cs="Tahoma"/>
          <w:szCs w:val="20"/>
          <w:lang w:val="en-US"/>
        </w:rPr>
        <w:t>UKMet</w:t>
      </w:r>
      <w:proofErr w:type="spellEnd"/>
      <w:r w:rsidR="00390F7D" w:rsidRPr="00390F7D">
        <w:rPr>
          <w:rFonts w:ascii="Calibri Light" w:eastAsia="Times New Roman" w:hAnsi="Calibri Light" w:cs="Tahoma"/>
          <w:szCs w:val="20"/>
          <w:lang w:val="en-US"/>
        </w:rPr>
        <w:t xml:space="preserve"> </w:t>
      </w:r>
    </w:p>
    <w:p w14:paraId="294E833B" w14:textId="77777777" w:rsidR="00390F7D" w:rsidRDefault="00390F7D" w:rsidP="00390F7D">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w:t>
      </w:r>
      <w:proofErr w:type="spellStart"/>
      <w:r w:rsidRPr="00EF00D9">
        <w:rPr>
          <w:rFonts w:ascii="Calibri Light" w:eastAsia="Times New Roman" w:hAnsi="Calibri Light" w:cs="Tahoma"/>
          <w:szCs w:val="20"/>
          <w:lang w:val="en-US"/>
        </w:rPr>
        <w:t>Matzarakis</w:t>
      </w:r>
      <w:proofErr w:type="spellEnd"/>
      <w:r w:rsidRPr="00EF00D9">
        <w:rPr>
          <w:rFonts w:ascii="Calibri Light" w:eastAsia="Times New Roman" w:hAnsi="Calibri Light" w:cs="Tahoma"/>
          <w:szCs w:val="20"/>
          <w:lang w:val="en-US"/>
        </w:rPr>
        <w:t xml:space="preserve"> Head Human-Biometeorology, Research Centre Human Biometeorology </w:t>
      </w:r>
      <w:proofErr w:type="spellStart"/>
      <w:r w:rsidRPr="00EF00D9">
        <w:rPr>
          <w:rFonts w:ascii="Calibri Light" w:eastAsia="Times New Roman" w:hAnsi="Calibri Light" w:cs="Tahoma"/>
          <w:szCs w:val="20"/>
          <w:lang w:val="en-US"/>
        </w:rPr>
        <w:t>Deutscher</w:t>
      </w:r>
      <w:proofErr w:type="spellEnd"/>
      <w:r w:rsidRPr="00EF00D9">
        <w:rPr>
          <w:rFonts w:ascii="Calibri Light" w:eastAsia="Times New Roman" w:hAnsi="Calibri Light" w:cs="Tahoma"/>
          <w:szCs w:val="20"/>
          <w:lang w:val="en-US"/>
        </w:rPr>
        <w:t xml:space="preserve"> </w:t>
      </w:r>
      <w:proofErr w:type="spellStart"/>
      <w:r w:rsidRPr="00EF00D9">
        <w:rPr>
          <w:rFonts w:ascii="Calibri Light" w:eastAsia="Times New Roman" w:hAnsi="Calibri Light" w:cs="Tahoma"/>
          <w:szCs w:val="20"/>
          <w:lang w:val="en-US"/>
        </w:rPr>
        <w:t>Wetterdienst</w:t>
      </w:r>
      <w:proofErr w:type="spellEnd"/>
      <w:r w:rsidRPr="00EF00D9">
        <w:rPr>
          <w:rFonts w:ascii="Calibri Light" w:eastAsia="Times New Roman" w:hAnsi="Calibri Light" w:cs="Tahoma"/>
          <w:szCs w:val="20"/>
          <w:lang w:val="en-US"/>
        </w:rPr>
        <w:t xml:space="preserve"> </w:t>
      </w:r>
      <w:r>
        <w:rPr>
          <w:rFonts w:ascii="Calibri Light" w:eastAsia="Times New Roman" w:hAnsi="Calibri Light" w:cs="Tahoma"/>
          <w:szCs w:val="20"/>
          <w:lang w:val="en-US"/>
        </w:rPr>
        <w:t xml:space="preserve"> </w:t>
      </w:r>
    </w:p>
    <w:p w14:paraId="440D38FD" w14:textId="77777777" w:rsidR="006C2969" w:rsidRPr="002D6757" w:rsidRDefault="006C2969" w:rsidP="00352770">
      <w:pPr>
        <w:pStyle w:val="ListParagraph"/>
        <w:rPr>
          <w:rFonts w:ascii="Calibri Light" w:eastAsia="Times New Roman" w:hAnsi="Calibri Light" w:cs="Tahoma"/>
          <w:szCs w:val="20"/>
          <w:lang w:val="en-US"/>
        </w:rPr>
      </w:pPr>
    </w:p>
    <w:p w14:paraId="4A50117C" w14:textId="77777777"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 xml:space="preserve">(Additional Global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14:paraId="7CBB9823" w14:textId="62C84769" w:rsidR="00E211B8" w:rsidRDefault="00E211B8" w:rsidP="00E211B8">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Tord</w:t>
      </w:r>
      <w:proofErr w:type="spellEnd"/>
      <w:r>
        <w:rPr>
          <w:rFonts w:ascii="Calibri Light" w:eastAsia="Times New Roman" w:hAnsi="Calibri Light" w:cs="Tahoma"/>
          <w:szCs w:val="20"/>
          <w:lang w:val="en-US"/>
        </w:rPr>
        <w:t xml:space="preserve"> </w:t>
      </w:r>
      <w:proofErr w:type="spellStart"/>
      <w:r>
        <w:rPr>
          <w:rFonts w:ascii="Calibri Light" w:eastAsia="Times New Roman" w:hAnsi="Calibri Light" w:cs="Tahoma"/>
          <w:szCs w:val="20"/>
          <w:lang w:val="en-US"/>
        </w:rPr>
        <w:t>K</w:t>
      </w:r>
      <w:ins w:id="13" w:author="Nathaniel Matthews-Trigg" w:date="2017-08-01T13:03:00Z">
        <w:r w:rsidR="0020251C">
          <w:rPr>
            <w:rFonts w:ascii="Calibri Light" w:eastAsia="Times New Roman" w:hAnsi="Calibri Light" w:cs="Tahoma"/>
            <w:szCs w:val="20"/>
            <w:lang w:val="en-US"/>
          </w:rPr>
          <w:t>j</w:t>
        </w:r>
      </w:ins>
      <w:r>
        <w:rPr>
          <w:rFonts w:ascii="Calibri Light" w:eastAsia="Times New Roman" w:hAnsi="Calibri Light" w:cs="Tahoma"/>
          <w:szCs w:val="20"/>
          <w:lang w:val="en-US"/>
        </w:rPr>
        <w:t>ellstrom</w:t>
      </w:r>
      <w:proofErr w:type="spellEnd"/>
      <w:r>
        <w:rPr>
          <w:rFonts w:ascii="Calibri Light" w:eastAsia="Times New Roman" w:hAnsi="Calibri Light" w:cs="Tahoma"/>
          <w:szCs w:val="20"/>
          <w:lang w:val="en-US"/>
        </w:rPr>
        <w:t>, ANU Occupational Health</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77777777"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Virginia Murray, UNISDR STAG - PHE</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Pr>
          <w:rFonts w:ascii="Calibri Light" w:eastAsia="Times New Roman" w:hAnsi="Calibri Light" w:cs="Tahoma"/>
          <w:szCs w:val="20"/>
          <w:lang w:val="en-US"/>
        </w:rPr>
        <w:t xml:space="preserve">or Shanghai HH </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w:t>
      </w:r>
      <w:proofErr w:type="spellStart"/>
      <w:r>
        <w:rPr>
          <w:rFonts w:ascii="Calibri Light" w:eastAsia="Times New Roman" w:hAnsi="Calibri Light" w:cs="Tahoma"/>
          <w:szCs w:val="20"/>
          <w:lang w:val="en-US"/>
        </w:rPr>
        <w:t>Mucke</w:t>
      </w:r>
      <w:proofErr w:type="spellEnd"/>
      <w:r>
        <w:rPr>
          <w:rFonts w:ascii="Calibri Light" w:eastAsia="Times New Roman" w:hAnsi="Calibri Light" w:cs="Tahoma"/>
          <w:szCs w:val="20"/>
          <w:lang w:val="en-US"/>
        </w:rPr>
        <w:t xml:space="preserv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proofErr w:type="spellStart"/>
      <w:r w:rsidRPr="00EF00D9">
        <w:rPr>
          <w:rFonts w:ascii="Calibri Light" w:eastAsia="Times New Roman" w:hAnsi="Calibri Light" w:cs="Tahoma"/>
          <w:szCs w:val="20"/>
          <w:lang w:val="en-US"/>
        </w:rPr>
        <w:t>Somenath</w:t>
      </w:r>
      <w:proofErr w:type="spellEnd"/>
      <w:r w:rsidRPr="00EF00D9">
        <w:rPr>
          <w:rFonts w:ascii="Calibri Light" w:eastAsia="Times New Roman" w:hAnsi="Calibri Light" w:cs="Tahoma"/>
          <w:szCs w:val="20"/>
          <w:lang w:val="en-US"/>
        </w:rPr>
        <w:t xml:space="preserve">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proofErr w:type="spellStart"/>
      <w:r>
        <w:rPr>
          <w:rFonts w:ascii="Calibri Light" w:eastAsia="Times New Roman" w:hAnsi="Calibri Light" w:cs="Tahoma"/>
          <w:szCs w:val="20"/>
          <w:lang w:val="en-US"/>
        </w:rPr>
        <w:t>MeteoFrance</w:t>
      </w:r>
      <w:proofErr w:type="spellEnd"/>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6047D901" w14:textId="77777777" w:rsidR="006C2969" w:rsidRPr="00196F9A"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w:t>
      </w:r>
      <w:proofErr w:type="spellStart"/>
      <w:r w:rsidRPr="00EF00D9">
        <w:rPr>
          <w:rFonts w:ascii="Calibri Light" w:eastAsia="Times New Roman" w:hAnsi="Calibri Light" w:cs="Tahoma"/>
          <w:szCs w:val="20"/>
          <w:lang w:val="fr-CH"/>
        </w:rPr>
        <w:t>Gachon</w:t>
      </w:r>
      <w:proofErr w:type="spellEnd"/>
      <w:r w:rsidRPr="00EF00D9">
        <w:rPr>
          <w:rFonts w:ascii="Calibri Light" w:eastAsia="Times New Roman" w:hAnsi="Calibri Light" w:cs="Tahoma"/>
          <w:szCs w:val="20"/>
          <w:lang w:val="fr-CH"/>
        </w:rPr>
        <w:t xml:space="preserve"> (</w:t>
      </w:r>
      <w:proofErr w:type="spellStart"/>
      <w:r w:rsidRPr="00EF00D9">
        <w:rPr>
          <w:rFonts w:ascii="Calibri Light" w:eastAsia="Times New Roman" w:hAnsi="Calibri Light" w:cs="Tahoma"/>
          <w:szCs w:val="20"/>
          <w:lang w:val="fr-CH"/>
        </w:rPr>
        <w:t>Ph.D</w:t>
      </w:r>
      <w:proofErr w:type="spellEnd"/>
      <w:r w:rsidRPr="00EF00D9">
        <w:rPr>
          <w:rFonts w:ascii="Calibri Light" w:eastAsia="Times New Roman" w:hAnsi="Calibri Light" w:cs="Tahoma"/>
          <w:szCs w:val="20"/>
          <w:lang w:val="fr-CH"/>
        </w:rPr>
        <w:t xml:space="preserve">) Centre pour l'Étude et la Simulation du Climat à l'Échelle Régionale (ESCER), Université du Québec à Montréal </w:t>
      </w:r>
    </w:p>
    <w:p w14:paraId="70A4A840" w14:textId="77777777" w:rsidR="0032142D" w:rsidRDefault="0032142D" w:rsidP="006C2969">
      <w:pPr>
        <w:pStyle w:val="Heading1"/>
        <w:numPr>
          <w:ilvl w:val="0"/>
          <w:numId w:val="1"/>
        </w:numPr>
        <w:ind w:left="426"/>
      </w:pPr>
      <w:bookmarkStart w:id="14" w:name="_Toc477372205"/>
      <w:bookmarkStart w:id="15" w:name="_Toc482371128"/>
    </w:p>
    <w:p w14:paraId="3F5CD2BB" w14:textId="77777777" w:rsidR="006C2969" w:rsidRPr="002A178A" w:rsidRDefault="006C2969" w:rsidP="006C2969">
      <w:pPr>
        <w:pStyle w:val="Heading1"/>
        <w:numPr>
          <w:ilvl w:val="0"/>
          <w:numId w:val="1"/>
        </w:numPr>
        <w:ind w:left="426"/>
      </w:pPr>
      <w:r>
        <w:lastRenderedPageBreak/>
        <w:t>Global</w:t>
      </w:r>
      <w:r w:rsidR="00693168">
        <w:t xml:space="preserve"> Heat and Human Health</w:t>
      </w:r>
      <w:r>
        <w:t xml:space="preserve"> Synthesis Report</w:t>
      </w:r>
      <w:bookmarkEnd w:id="14"/>
      <w:bookmarkEnd w:id="15"/>
    </w:p>
    <w:p w14:paraId="1504AB5C" w14:textId="77777777"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14:paraId="6F2EB539" w14:textId="0CE492D1" w:rsidR="00352770" w:rsidRPr="00C81FE8" w:rsidRDefault="00352770" w:rsidP="00656AE9">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r w:rsidR="00656AE9">
        <w:rPr>
          <w:rFonts w:ascii="Calibri Light" w:hAnsi="Calibri Light" w:cstheme="majorBidi"/>
          <w:szCs w:val="20"/>
          <w:lang w:val="en-US"/>
        </w:rPr>
        <w:t xml:space="preserve">serve as a </w:t>
      </w:r>
    </w:p>
    <w:p w14:paraId="6DEB3803" w14:textId="1B88332E" w:rsidR="00352770" w:rsidRPr="00C81FE8" w:rsidRDefault="00656AE9" w:rsidP="00656AE9">
      <w:pPr>
        <w:ind w:left="360"/>
        <w:rPr>
          <w:rFonts w:ascii="Calibri Light" w:hAnsi="Calibri Light" w:cstheme="majorBidi"/>
          <w:szCs w:val="20"/>
          <w:lang w:val="en-US"/>
        </w:rPr>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will synthesize research and action,</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w:t>
      </w:r>
      <w:proofErr w:type="spellStart"/>
      <w:r w:rsidRPr="00C81FE8">
        <w:rPr>
          <w:rFonts w:ascii="Calibri Light" w:hAnsi="Calibri Light" w:cstheme="majorBidi"/>
          <w:szCs w:val="20"/>
          <w:lang w:val="en-US"/>
        </w:rPr>
        <w:t>its</w:t>
      </w:r>
      <w:proofErr w:type="spellEnd"/>
      <w:r w:rsidRPr="00C81FE8">
        <w:rPr>
          <w:rFonts w:ascii="Calibri Light" w:hAnsi="Calibri Light" w:cstheme="majorBidi"/>
          <w:szCs w:val="20"/>
          <w:lang w:val="en-US"/>
        </w:rPr>
        <w:t xml:space="preserve">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3A79352F" w14:textId="77777777" w:rsidR="00656AE9" w:rsidRDefault="00656AE9" w:rsidP="00883855">
      <w:pPr>
        <w:rPr>
          <w:rFonts w:ascii="Calibri Light" w:hAnsi="Calibri Light" w:cstheme="majorBidi"/>
          <w:szCs w:val="20"/>
        </w:rPr>
      </w:pPr>
    </w:p>
    <w:p w14:paraId="56FA2A8F" w14:textId="77777777" w:rsidR="00656AE9" w:rsidRDefault="00656AE9" w:rsidP="00883855">
      <w:pPr>
        <w:rPr>
          <w:rFonts w:ascii="Calibri Light" w:hAnsi="Calibri Light" w:cstheme="majorBidi"/>
          <w:szCs w:val="20"/>
        </w:rPr>
      </w:pPr>
    </w:p>
    <w:p w14:paraId="563F8BA9" w14:textId="77777777" w:rsidR="00656AE9" w:rsidRDefault="00656AE9" w:rsidP="00883855">
      <w:pPr>
        <w:rPr>
          <w:rFonts w:ascii="Calibri Light" w:hAnsi="Calibri Light" w:cstheme="majorBidi"/>
          <w:szCs w:val="20"/>
        </w:rPr>
      </w:pPr>
    </w:p>
    <w:p w14:paraId="51F165E6" w14:textId="77777777"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lastRenderedPageBreak/>
        <w:t xml:space="preserve">Proposed Structure </w:t>
      </w:r>
    </w:p>
    <w:tbl>
      <w:tblPr>
        <w:tblStyle w:val="TableGrid"/>
        <w:tblW w:w="9214" w:type="dxa"/>
        <w:tblInd w:w="108" w:type="dxa"/>
        <w:tblLayout w:type="fixed"/>
        <w:tblLook w:val="04A0" w:firstRow="1" w:lastRow="0" w:firstColumn="1" w:lastColumn="0" w:noHBand="0" w:noVBand="1"/>
      </w:tblPr>
      <w:tblGrid>
        <w:gridCol w:w="1696"/>
        <w:gridCol w:w="7518"/>
      </w:tblGrid>
      <w:tr w:rsidR="00665033" w:rsidRPr="00C81FE8" w14:paraId="58E1FCFE" w14:textId="77777777" w:rsidTr="00665033">
        <w:tc>
          <w:tcPr>
            <w:tcW w:w="1696" w:type="dxa"/>
          </w:tcPr>
          <w:p w14:paraId="34DF0DB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7518" w:type="dxa"/>
          </w:tcPr>
          <w:p w14:paraId="6C1DD1D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r>
      <w:tr w:rsidR="00665033" w:rsidRPr="0094448E" w14:paraId="15FA901E" w14:textId="77777777" w:rsidTr="00665033">
        <w:trPr>
          <w:trHeight w:val="1319"/>
        </w:trPr>
        <w:tc>
          <w:tcPr>
            <w:tcW w:w="1696"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518"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665033">
        <w:trPr>
          <w:trHeight w:val="866"/>
        </w:trPr>
        <w:tc>
          <w:tcPr>
            <w:tcW w:w="1696"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518" w:type="dxa"/>
          </w:tcPr>
          <w:p w14:paraId="2B2D95E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r>
      <w:tr w:rsidR="00665033" w:rsidRPr="0094448E" w14:paraId="562A782C" w14:textId="77777777" w:rsidTr="00665033">
        <w:tc>
          <w:tcPr>
            <w:tcW w:w="1696" w:type="dxa"/>
          </w:tcPr>
          <w:p w14:paraId="067BFEAB"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5DE59852" w14:textId="77777777" w:rsidR="00665033"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4C117674" w14:textId="77777777" w:rsidR="00665033" w:rsidRPr="0094448E" w:rsidRDefault="00665033" w:rsidP="007C0994">
            <w:pPr>
              <w:rPr>
                <w:rFonts w:ascii="Calibri Light" w:hAnsi="Calibri Light" w:cstheme="majorBidi"/>
                <w:b/>
                <w:szCs w:val="20"/>
                <w:lang w:val="en-US"/>
              </w:rPr>
            </w:pPr>
          </w:p>
          <w:p w14:paraId="54FA12DC" w14:textId="77777777" w:rsidR="00665033" w:rsidRPr="0094448E" w:rsidRDefault="00665033" w:rsidP="007C0994">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tc>
        <w:tc>
          <w:tcPr>
            <w:tcW w:w="7518" w:type="dxa"/>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EHE.</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Innovations and Experience</w:t>
            </w:r>
            <w:r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predicting hazardous conditions/creating warnings</w:t>
            </w:r>
            <w:r w:rsidR="00A81D95">
              <w:rPr>
                <w:rFonts w:ascii="Calibri Light" w:hAnsi="Calibri Light" w:cstheme="majorBidi"/>
                <w:szCs w:val="20"/>
                <w:lang w:val="en-US"/>
              </w:rPr>
              <w:t xml:space="preserve"> </w:t>
            </w:r>
            <w:r w:rsidR="00A81D95" w:rsidRPr="0094448E">
              <w:rPr>
                <w:rFonts w:ascii="Calibri Light" w:hAnsi="Calibri Light" w:cstheme="majorBidi"/>
                <w:szCs w:val="20"/>
                <w:lang w:val="en-US"/>
              </w:rPr>
              <w:t>(source: members)</w:t>
            </w:r>
          </w:p>
        </w:tc>
      </w:tr>
      <w:tr w:rsidR="00665033" w:rsidRPr="0094448E" w14:paraId="6CD917EC" w14:textId="77777777" w:rsidTr="00665033">
        <w:trPr>
          <w:trHeight w:val="1408"/>
        </w:trPr>
        <w:tc>
          <w:tcPr>
            <w:tcW w:w="1696" w:type="dxa"/>
          </w:tcPr>
          <w:p w14:paraId="36510661"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1AA1DB66" w14:textId="77777777" w:rsidR="00665033" w:rsidRPr="0094448E" w:rsidRDefault="00665033" w:rsidP="00501C87">
            <w:pPr>
              <w:rPr>
                <w:rFonts w:ascii="Calibri Light" w:hAnsi="Calibri Light" w:cstheme="majorBidi"/>
                <w:b/>
                <w:szCs w:val="20"/>
                <w:lang w:val="en-US"/>
              </w:rPr>
            </w:pPr>
            <w:r w:rsidRPr="00665033">
              <w:rPr>
                <w:rFonts w:ascii="Calibri Light" w:hAnsi="Calibri Light" w:cstheme="majorBidi"/>
                <w:bCs/>
                <w:szCs w:val="20"/>
                <w:highlight w:val="yellow"/>
                <w:lang w:val="en-US"/>
              </w:rPr>
              <w:t>(review needed by mixed team)</w:t>
            </w:r>
          </w:p>
        </w:tc>
        <w:tc>
          <w:tcPr>
            <w:tcW w:w="7518"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 xml:space="preserve">exposures to heat.  (source: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94448E" w:rsidRDefault="00665033" w:rsidP="00352770">
            <w:pPr>
              <w:pStyle w:val="ListParagraph"/>
              <w:numPr>
                <w:ilvl w:val="0"/>
                <w:numId w:val="30"/>
              </w:numPr>
              <w:rPr>
                <w:rFonts w:ascii="Calibri Light" w:hAnsi="Calibri Light"/>
              </w:rPr>
            </w:pPr>
            <w:r w:rsidRPr="00A81D95">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14:paraId="256B1D68"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A81D95">
              <w:rPr>
                <w:rFonts w:ascii="Calibri Light" w:hAnsi="Calibri Light" w:cstheme="majorBidi"/>
                <w:b/>
                <w:bCs/>
                <w:i/>
                <w:iCs/>
                <w:szCs w:val="20"/>
                <w:u w:val="single"/>
                <w:lang w:val="en-US"/>
              </w:rPr>
              <w:t>Innovations and Experience:</w:t>
            </w:r>
            <w:r w:rsidRPr="0094448E">
              <w:rPr>
                <w:rFonts w:ascii="Calibri Light" w:hAnsi="Calibri Light" w:cstheme="majorBidi"/>
                <w:b/>
                <w:bCs/>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characterizing local exposure. (source: members)</w:t>
            </w:r>
          </w:p>
        </w:tc>
      </w:tr>
      <w:tr w:rsidR="00665033" w:rsidRPr="0094448E" w14:paraId="6260B0EC" w14:textId="77777777" w:rsidTr="00665033">
        <w:tc>
          <w:tcPr>
            <w:tcW w:w="1696" w:type="dxa"/>
          </w:tcPr>
          <w:p w14:paraId="5F7797F7" w14:textId="59DAC18B"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506AD14A" w14:textId="77777777" w:rsidR="00665033" w:rsidRPr="0094448E" w:rsidRDefault="00665033" w:rsidP="00501C87">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665033" w:rsidRPr="0094448E" w:rsidRDefault="00665033"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14:paraId="317BB322"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Pr="0094448E">
              <w:rPr>
                <w:rFonts w:ascii="Calibri Light" w:hAnsi="Calibri Light" w:cstheme="majorBidi"/>
                <w:b/>
                <w:bCs/>
                <w:szCs w:val="20"/>
                <w:lang w:val="en-US"/>
              </w:rPr>
              <w:t>:</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Pr="0094448E">
              <w:rPr>
                <w:rFonts w:ascii="Calibri Light" w:hAnsi="Calibri Light" w:cstheme="majorBidi"/>
                <w:szCs w:val="20"/>
                <w:lang w:val="en-US"/>
              </w:rPr>
              <w:t>ase Study of member experience characterizing/studying vulnerability</w:t>
            </w:r>
          </w:p>
        </w:tc>
      </w:tr>
      <w:tr w:rsidR="00665033" w:rsidRPr="0094448E" w14:paraId="36784C91" w14:textId="77777777" w:rsidTr="00665033">
        <w:trPr>
          <w:trHeight w:val="3662"/>
        </w:trPr>
        <w:tc>
          <w:tcPr>
            <w:tcW w:w="1696"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lastRenderedPageBreak/>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40486C1B" w14:textId="77777777" w:rsidR="00665033" w:rsidRPr="0094448E" w:rsidRDefault="00665033" w:rsidP="007C0994">
            <w:pPr>
              <w:rPr>
                <w:rFonts w:ascii="Calibri Light" w:hAnsi="Calibri Light" w:cstheme="majorBidi"/>
                <w:bCs/>
                <w:i/>
                <w:iCs/>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 xml:space="preserve">key indicators and sources to track, morbidity, mortality, productivity, </w:t>
            </w:r>
            <w:proofErr w:type="spellStart"/>
            <w:r w:rsidRPr="0094448E">
              <w:rPr>
                <w:rFonts w:ascii="Calibri Light" w:hAnsi="Calibri Light" w:cstheme="majorBidi"/>
                <w:bCs/>
                <w:i/>
                <w:iCs/>
                <w:szCs w:val="20"/>
                <w:lang w:val="en-US"/>
              </w:rPr>
              <w:t>etc</w:t>
            </w:r>
            <w:proofErr w:type="spellEnd"/>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94448E" w:rsidRDefault="00665033"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14:paraId="56B6895E"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Case Study snapshot characterizing or forecasting impacts</w:t>
            </w:r>
            <w:r>
              <w:rPr>
                <w:rFonts w:ascii="Calibri Light" w:hAnsi="Calibri Light" w:cstheme="majorBidi"/>
                <w:szCs w:val="20"/>
                <w:lang w:val="en-US"/>
              </w:rPr>
              <w:t>, health surveillance</w:t>
            </w:r>
            <w:r w:rsidRPr="0094448E">
              <w:rPr>
                <w:rFonts w:ascii="Calibri Light" w:hAnsi="Calibri Light" w:cstheme="majorBidi"/>
                <w:szCs w:val="20"/>
                <w:lang w:val="en-US"/>
              </w:rPr>
              <w:t>.(source: members)</w:t>
            </w:r>
          </w:p>
        </w:tc>
      </w:tr>
      <w:tr w:rsidR="00665033" w:rsidRPr="0094448E" w14:paraId="6F8C3388" w14:textId="77777777" w:rsidTr="00665033">
        <w:trPr>
          <w:trHeight w:val="3245"/>
        </w:trPr>
        <w:tc>
          <w:tcPr>
            <w:tcW w:w="1696"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3FBCFC94" w14:textId="77777777" w:rsidR="00665033" w:rsidRPr="0094448E" w:rsidRDefault="00665033" w:rsidP="00501C87">
            <w:pPr>
              <w:rPr>
                <w:rFonts w:ascii="Calibri Light" w:hAnsi="Calibri Light" w:cstheme="majorBidi"/>
                <w:b/>
                <w:szCs w:val="20"/>
                <w:lang w:val="en-US"/>
              </w:rPr>
            </w:pPr>
            <w:r w:rsidRPr="00A81D95">
              <w:rPr>
                <w:rFonts w:ascii="Calibri Light" w:hAnsi="Calibri Light" w:cstheme="majorBidi"/>
                <w:bCs/>
                <w:szCs w:val="20"/>
                <w:highlight w:val="yellow"/>
                <w:lang w:val="en-US"/>
              </w:rPr>
              <w:t>(review needed by mixed team)</w:t>
            </w:r>
          </w:p>
        </w:tc>
        <w:tc>
          <w:tcPr>
            <w:tcW w:w="7518"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66389B" w:rsidRDefault="00665033"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14:paraId="513F263E" w14:textId="77777777" w:rsidR="00665033" w:rsidRPr="0066389B" w:rsidRDefault="00665033"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Pr="0066389B">
              <w:rPr>
                <w:rFonts w:ascii="Calibri Light" w:hAnsi="Calibri Light" w:cstheme="majorBidi"/>
                <w:szCs w:val="20"/>
                <w:lang w:val="en-US"/>
              </w:rPr>
              <w:t xml:space="preserve">ase Study snapshot characterizing </w:t>
            </w:r>
            <w:r>
              <w:rPr>
                <w:rFonts w:ascii="Calibri Light" w:hAnsi="Calibri Light" w:cstheme="majorBidi"/>
                <w:szCs w:val="20"/>
                <w:lang w:val="en-US"/>
              </w:rPr>
              <w:t xml:space="preserve">effective/new HHWS </w:t>
            </w:r>
            <w:r w:rsidRPr="0066389B">
              <w:rPr>
                <w:rFonts w:ascii="Calibri Light" w:hAnsi="Calibri Light" w:cstheme="majorBidi"/>
                <w:szCs w:val="20"/>
                <w:lang w:val="en-US"/>
              </w:rPr>
              <w:t>(source: members)</w:t>
            </w:r>
          </w:p>
        </w:tc>
      </w:tr>
      <w:tr w:rsidR="00665033" w:rsidRPr="0094448E" w14:paraId="3C2AD8CE" w14:textId="77777777" w:rsidTr="00665033">
        <w:trPr>
          <w:trHeight w:val="860"/>
        </w:trPr>
        <w:tc>
          <w:tcPr>
            <w:tcW w:w="1696"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49EB48FF" w14:textId="77777777" w:rsidR="00665033" w:rsidRPr="0094448E" w:rsidRDefault="00665033" w:rsidP="007C0994">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430BA6FB" w14:textId="77777777" w:rsidR="00665033" w:rsidRPr="00E211B8" w:rsidRDefault="00665033"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Pr>
                <w:rFonts w:ascii="Calibri Light" w:hAnsi="Calibri Light" w:cstheme="majorBidi"/>
                <w:szCs w:val="20"/>
                <w:lang w:val="en-US"/>
              </w:rPr>
              <w:t xml:space="preserve"> </w:t>
            </w:r>
            <w:r w:rsidRPr="00E211B8">
              <w:rPr>
                <w:rFonts w:ascii="Calibri Light" w:hAnsi="Calibri Light" w:cstheme="majorBidi"/>
                <w:szCs w:val="20"/>
                <w:lang w:val="en-US"/>
              </w:rPr>
              <w:t>- highlight what indicators of effectiveness are/could be available at national, sub-national levels.</w:t>
            </w:r>
            <w:r>
              <w:rPr>
                <w:rFonts w:ascii="Calibri Light" w:hAnsi="Calibri Light" w:cstheme="majorBidi"/>
                <w:szCs w:val="20"/>
                <w:lang w:val="en-US"/>
              </w:rPr>
              <w:t xml:space="preserve">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Pr="0094448E">
              <w:rPr>
                <w:rFonts w:ascii="Calibri Light" w:hAnsi="Calibri Light" w:cstheme="majorBidi"/>
                <w:szCs w:val="20"/>
                <w:lang w:val="en-US"/>
              </w:rPr>
              <w:t xml:space="preserve"> Case Study snapshot characterizing local action (source: members)</w:t>
            </w:r>
            <w:r w:rsidRPr="0094448E">
              <w:rPr>
                <w:rFonts w:ascii="Calibri Light" w:hAnsi="Calibri Light" w:cstheme="majorBidi"/>
                <w:bCs/>
                <w:szCs w:val="20"/>
                <w:lang w:val="en-US"/>
              </w:rPr>
              <w:t xml:space="preserve"> Commentary on what is being reported as effective (or what is not)</w:t>
            </w:r>
            <w:r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Pr="0094448E">
              <w:rPr>
                <w:rFonts w:ascii="Calibri Light" w:hAnsi="Calibri Light" w:cstheme="majorBidi"/>
                <w:szCs w:val="20"/>
                <w:lang w:val="en-US"/>
              </w:rPr>
              <w:t>(source: new publications + member inputs to database/forum)</w:t>
            </w:r>
          </w:p>
        </w:tc>
      </w:tr>
      <w:tr w:rsidR="00665033" w:rsidRPr="0094448E" w14:paraId="607D84D2" w14:textId="77777777" w:rsidTr="00665033">
        <w:trPr>
          <w:trHeight w:val="439"/>
        </w:trPr>
        <w:tc>
          <w:tcPr>
            <w:tcW w:w="1696"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518" w:type="dxa"/>
          </w:tcPr>
          <w:p w14:paraId="36C73DBF"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14:paraId="1498A587" w14:textId="3A4E2E67" w:rsidR="00665033"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Monitoring</w:t>
            </w:r>
            <w:r>
              <w:rPr>
                <w:rFonts w:ascii="Calibri Light" w:hAnsi="Calibri Light" w:cstheme="majorBidi"/>
                <w:b/>
                <w:bCs/>
                <w:szCs w:val="20"/>
                <w:lang w:val="en-US"/>
              </w:rPr>
              <w:t xml:space="preserve"> Impacts and Action</w:t>
            </w:r>
            <w:r w:rsidRPr="00A81D95">
              <w:rPr>
                <w:rFonts w:ascii="Calibri Light" w:hAnsi="Calibri Light" w:cstheme="majorBidi"/>
                <w:b/>
                <w:bCs/>
                <w:szCs w:val="20"/>
                <w:lang w:val="en-US"/>
              </w:rPr>
              <w:t>:</w:t>
            </w:r>
            <w:r>
              <w:rPr>
                <w:rFonts w:ascii="Calibri Light" w:hAnsi="Calibri Light" w:cstheme="majorBidi"/>
                <w:szCs w:val="20"/>
                <w:lang w:val="en-US"/>
              </w:rPr>
              <w:t xml:space="preserve"> </w:t>
            </w:r>
            <w:r w:rsidR="00665033">
              <w:rPr>
                <w:rFonts w:ascii="Calibri Light" w:hAnsi="Calibri Light" w:cstheme="majorBidi"/>
                <w:szCs w:val="20"/>
                <w:lang w:val="en-US"/>
              </w:rPr>
              <w:t>Track over time key indicators, report back</w:t>
            </w:r>
          </w:p>
          <w:p w14:paraId="50D0F19A" w14:textId="58F61B08" w:rsidR="00665033" w:rsidRPr="0094448E"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Information:</w:t>
            </w:r>
            <w:r>
              <w:rPr>
                <w:rFonts w:ascii="Calibri Light" w:hAnsi="Calibri Light" w:cstheme="majorBidi"/>
                <w:szCs w:val="20"/>
                <w:lang w:val="en-US"/>
              </w:rPr>
              <w:t xml:space="preserve"> </w:t>
            </w:r>
            <w:r w:rsidR="00665033" w:rsidRPr="0094448E">
              <w:rPr>
                <w:rFonts w:ascii="Calibri Light" w:hAnsi="Calibri Light" w:cstheme="majorBidi"/>
                <w:szCs w:val="20"/>
                <w:lang w:val="en-US"/>
              </w:rPr>
              <w:t>critical data and observations used and needed</w:t>
            </w:r>
            <w:r>
              <w:rPr>
                <w:rFonts w:ascii="Calibri Light" w:hAnsi="Calibri Light" w:cstheme="majorBidi"/>
                <w:szCs w:val="20"/>
                <w:lang w:val="en-US"/>
              </w:rPr>
              <w:t xml:space="preserve"> </w:t>
            </w:r>
          </w:p>
          <w:p w14:paraId="7AD17FA7" w14:textId="797864D7" w:rsidR="00665033" w:rsidRPr="00A81D95" w:rsidRDefault="00A81D95" w:rsidP="00A81D95">
            <w:pPr>
              <w:pStyle w:val="ListParagraph"/>
              <w:numPr>
                <w:ilvl w:val="0"/>
                <w:numId w:val="21"/>
              </w:numPr>
              <w:rPr>
                <w:rFonts w:ascii="Calibri Light" w:hAnsi="Calibri Light" w:cstheme="majorBidi"/>
                <w:b/>
                <w:bCs/>
                <w:szCs w:val="20"/>
                <w:lang w:val="en-US"/>
              </w:rPr>
            </w:pPr>
            <w:r w:rsidRPr="00A81D95">
              <w:rPr>
                <w:rFonts w:ascii="Calibri Light" w:hAnsi="Calibri Light" w:cstheme="majorBidi"/>
                <w:b/>
                <w:bCs/>
                <w:szCs w:val="20"/>
                <w:lang w:val="en-US"/>
              </w:rPr>
              <w:t>R</w:t>
            </w:r>
            <w:r w:rsidR="00665033" w:rsidRPr="00A81D95">
              <w:rPr>
                <w:rFonts w:ascii="Calibri Light" w:hAnsi="Calibri Light" w:cstheme="majorBidi"/>
                <w:b/>
                <w:bCs/>
                <w:szCs w:val="20"/>
                <w:lang w:val="en-US"/>
              </w:rPr>
              <w:t xml:space="preserve">esearch </w:t>
            </w:r>
          </w:p>
          <w:p w14:paraId="6456E7F4" w14:textId="77777777" w:rsidR="00A81D95" w:rsidRDefault="00A81D95" w:rsidP="00352770">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Capacity</w:t>
            </w:r>
            <w:r>
              <w:rPr>
                <w:rFonts w:ascii="Calibri Light" w:hAnsi="Calibri Light" w:cstheme="majorBidi"/>
                <w:szCs w:val="20"/>
                <w:lang w:val="en-US"/>
              </w:rPr>
              <w:t xml:space="preserve">: </w:t>
            </w:r>
          </w:p>
          <w:p w14:paraId="521B1A49" w14:textId="37E89DD3"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Local</w:t>
            </w:r>
            <w:r w:rsidR="00665033" w:rsidRPr="0094448E">
              <w:rPr>
                <w:rFonts w:ascii="Calibri Light" w:hAnsi="Calibri Light" w:cstheme="majorBidi"/>
                <w:szCs w:val="20"/>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A</w:t>
            </w:r>
            <w:r w:rsidR="00665033" w:rsidRPr="0094448E">
              <w:rPr>
                <w:rFonts w:ascii="Calibri Light" w:hAnsi="Calibri Light" w:cstheme="majorBidi"/>
                <w:szCs w:val="20"/>
                <w:lang w:val="en-US"/>
              </w:rPr>
              <w:t>dvocacy</w:t>
            </w:r>
            <w:r w:rsidRPr="0094448E">
              <w:rPr>
                <w:rFonts w:ascii="Calibri Light" w:hAnsi="Calibri Light" w:cstheme="majorBidi"/>
                <w:szCs w:val="20"/>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665033">
        <w:trPr>
          <w:trHeight w:val="365"/>
        </w:trPr>
        <w:tc>
          <w:tcPr>
            <w:tcW w:w="1696"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518"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4"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Default="00627277" w:rsidP="00665033">
      <w:pPr>
        <w:rPr>
          <w:rFonts w:ascii="Calibri Light" w:hAnsi="Calibri Light"/>
          <w:b/>
          <w:bCs/>
          <w:color w:val="C00000"/>
          <w:sz w:val="28"/>
          <w:szCs w:val="32"/>
        </w:rPr>
      </w:pPr>
      <w:r>
        <w:rPr>
          <w:rFonts w:ascii="Calibri Light" w:hAnsi="Calibri Light"/>
          <w:b/>
          <w:bCs/>
          <w:color w:val="C00000"/>
          <w:sz w:val="28"/>
          <w:szCs w:val="32"/>
        </w:rPr>
        <w:br w:type="page"/>
      </w:r>
      <w:r w:rsidR="00665033">
        <w:rPr>
          <w:rFonts w:ascii="Calibri Light" w:hAnsi="Calibri Light"/>
          <w:b/>
          <w:bCs/>
          <w:color w:val="C00000"/>
          <w:sz w:val="28"/>
          <w:szCs w:val="32"/>
        </w:rPr>
        <w:lastRenderedPageBreak/>
        <w:t xml:space="preserve">Heat Health Tracker - </w:t>
      </w:r>
      <w:r>
        <w:rPr>
          <w:rFonts w:ascii="Calibri Light" w:hAnsi="Calibri Light"/>
          <w:b/>
          <w:bCs/>
          <w:color w:val="C00000"/>
          <w:sz w:val="28"/>
          <w:szCs w:val="32"/>
        </w:rPr>
        <w:t xml:space="preserve">Dashboard </w:t>
      </w:r>
      <w:r w:rsidR="00665033">
        <w:rPr>
          <w:rFonts w:ascii="Calibri Light" w:hAnsi="Calibri Light"/>
          <w:b/>
          <w:bCs/>
          <w:color w:val="C00000"/>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5D7F83">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heatwave</w:t>
            </w:r>
            <w:r>
              <w:rPr>
                <w:rFonts w:ascii="Calibri Light" w:hAnsi="Calibri Light"/>
                <w:sz w:val="16"/>
                <w:szCs w:val="16"/>
              </w:rPr>
              <w:t xml:space="preserve"> incidence</w:t>
            </w:r>
            <w:r w:rsidRPr="0094448E">
              <w:rPr>
                <w:rFonts w:ascii="Calibri Light" w:hAnsi="Calibri Light"/>
                <w:sz w:val="16"/>
                <w:szCs w:val="16"/>
              </w:rPr>
              <w:t xml:space="preserve"> (proposed: &gt;95% T-</w:t>
            </w:r>
            <w:proofErr w:type="spellStart"/>
            <w:r w:rsidRPr="0094448E">
              <w:rPr>
                <w:rFonts w:ascii="Calibri Light" w:hAnsi="Calibri Light"/>
                <w:sz w:val="16"/>
                <w:szCs w:val="16"/>
              </w:rPr>
              <w:t>Avg</w:t>
            </w:r>
            <w:proofErr w:type="spellEnd"/>
            <w:r w:rsidRPr="0094448E">
              <w:rPr>
                <w:rFonts w:ascii="Calibri Light" w:hAnsi="Calibri Light"/>
                <w:sz w:val="16"/>
                <w:szCs w:val="16"/>
              </w:rPr>
              <w:t xml:space="preserve"> relative to 1981-2010 for 2+ days)</w:t>
            </w:r>
          </w:p>
          <w:p w14:paraId="4B879528" w14:textId="77777777" w:rsidR="00A81D95" w:rsidRPr="0094448E" w:rsidRDefault="00A81D95" w:rsidP="005D7F83">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5D7F83">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c>
          <w:tcPr>
            <w:tcW w:w="2552" w:type="dxa"/>
          </w:tcPr>
          <w:p w14:paraId="4AA4D8FD" w14:textId="77777777" w:rsidR="00A81D95" w:rsidRDefault="00A81D95" w:rsidP="005D7F83">
            <w:pPr>
              <w:rPr>
                <w:rFonts w:ascii="Calibri Light" w:hAnsi="Calibri Light" w:cstheme="majorBidi"/>
                <w:b/>
                <w:bCs/>
                <w:szCs w:val="20"/>
                <w:lang w:val="en-US"/>
              </w:rPr>
            </w:pPr>
          </w:p>
        </w:tc>
        <w:tc>
          <w:tcPr>
            <w:tcW w:w="1275" w:type="dxa"/>
          </w:tcPr>
          <w:p w14:paraId="12E269BA" w14:textId="77777777" w:rsidR="00A81D95" w:rsidRDefault="00A81D95" w:rsidP="005D7F83">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5D7F83">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5D7F83">
            <w:pPr>
              <w:rPr>
                <w:rFonts w:ascii="Calibri Light" w:hAnsi="Calibri Light" w:cstheme="majorBidi"/>
                <w:b/>
                <w:bCs/>
                <w:szCs w:val="20"/>
                <w:lang w:val="en-US"/>
              </w:rPr>
            </w:pPr>
          </w:p>
        </w:tc>
        <w:tc>
          <w:tcPr>
            <w:tcW w:w="1275" w:type="dxa"/>
          </w:tcPr>
          <w:p w14:paraId="52D2FFEA" w14:textId="77777777" w:rsidR="00A81D95" w:rsidRDefault="00A81D95" w:rsidP="005D7F83">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5D7F83">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5D7F83">
            <w:pPr>
              <w:rPr>
                <w:rFonts w:ascii="Calibri Light" w:hAnsi="Calibri Light" w:cstheme="majorBidi"/>
                <w:b/>
                <w:bCs/>
                <w:szCs w:val="20"/>
                <w:lang w:val="en-US"/>
              </w:rPr>
            </w:pPr>
          </w:p>
        </w:tc>
        <w:tc>
          <w:tcPr>
            <w:tcW w:w="1275" w:type="dxa"/>
          </w:tcPr>
          <w:p w14:paraId="2ACDC682" w14:textId="77777777" w:rsidR="00A81D95" w:rsidRDefault="00A81D95" w:rsidP="005D7F83">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5D7F83">
            <w:pPr>
              <w:rPr>
                <w:rFonts w:ascii="Calibri Light" w:hAnsi="Calibri Light" w:cstheme="majorBidi"/>
                <w:b/>
                <w:bCs/>
                <w:szCs w:val="20"/>
                <w:lang w:val="en-US"/>
              </w:rPr>
            </w:pPr>
          </w:p>
        </w:tc>
        <w:tc>
          <w:tcPr>
            <w:tcW w:w="1275" w:type="dxa"/>
          </w:tcPr>
          <w:p w14:paraId="02CBD91F" w14:textId="77777777" w:rsidR="00A81D95" w:rsidRDefault="00A81D95" w:rsidP="005D7F83">
            <w:pPr>
              <w:rPr>
                <w:rFonts w:ascii="Calibri Light" w:hAnsi="Calibri Light" w:cstheme="majorBidi"/>
                <w:b/>
                <w:bCs/>
                <w:szCs w:val="20"/>
                <w:lang w:val="en-US"/>
              </w:rPr>
            </w:pPr>
          </w:p>
        </w:tc>
      </w:tr>
      <w:tr w:rsidR="00A81D95" w:rsidRPr="00491E88" w14:paraId="0DD52E9E" w14:textId="61551BD4" w:rsidTr="00A81D95">
        <w:trPr>
          <w:trHeight w:val="548"/>
        </w:trPr>
        <w:tc>
          <w:tcPr>
            <w:tcW w:w="1560" w:type="dxa"/>
          </w:tcPr>
          <w:p w14:paraId="2A498645" w14:textId="6C0B3CB1"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Warning</w:t>
            </w:r>
          </w:p>
        </w:tc>
        <w:tc>
          <w:tcPr>
            <w:tcW w:w="3685" w:type="dxa"/>
          </w:tcPr>
          <w:p w14:paraId="205F949E" w14:textId="0510DB9F" w:rsidR="00A81D95" w:rsidRPr="00491E88" w:rsidRDefault="00A81D95" w:rsidP="005D7F83">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A81D95" w:rsidRDefault="00A81D95" w:rsidP="005D7F83">
            <w:pPr>
              <w:rPr>
                <w:rFonts w:ascii="Calibri Light" w:hAnsi="Calibri Light" w:cstheme="majorBidi"/>
                <w:b/>
                <w:bCs/>
                <w:szCs w:val="20"/>
                <w:lang w:val="en-US"/>
              </w:rPr>
            </w:pPr>
          </w:p>
        </w:tc>
        <w:tc>
          <w:tcPr>
            <w:tcW w:w="1275" w:type="dxa"/>
          </w:tcPr>
          <w:p w14:paraId="19197C3F" w14:textId="77777777" w:rsidR="00A81D95" w:rsidRDefault="00A81D95" w:rsidP="005D7F83">
            <w:pPr>
              <w:rPr>
                <w:rFonts w:ascii="Calibri Light" w:hAnsi="Calibri Light" w:cstheme="majorBidi"/>
                <w:b/>
                <w:bCs/>
                <w:szCs w:val="20"/>
                <w:lang w:val="en-US"/>
              </w:rPr>
            </w:pPr>
          </w:p>
        </w:tc>
      </w:tr>
      <w:tr w:rsidR="00A81D95" w:rsidRPr="0094448E" w14:paraId="16DAE78C" w14:textId="01C03A68" w:rsidTr="00A81D95">
        <w:trPr>
          <w:trHeight w:val="402"/>
        </w:trPr>
        <w:tc>
          <w:tcPr>
            <w:tcW w:w="1560" w:type="dxa"/>
          </w:tcPr>
          <w:p w14:paraId="599AD97F" w14:textId="40D14EB8"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 xml:space="preserve">Risk Reduction </w:t>
            </w:r>
          </w:p>
        </w:tc>
        <w:tc>
          <w:tcPr>
            <w:tcW w:w="3685" w:type="dxa"/>
          </w:tcPr>
          <w:p w14:paraId="7BC02172" w14:textId="77777777" w:rsidR="00A81D95" w:rsidRDefault="00A81D95"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186AE56" w14:textId="14CFFE77" w:rsidR="00A81D95" w:rsidRPr="0094448E" w:rsidRDefault="00A81D95" w:rsidP="00A81D95">
            <w:pPr>
              <w:rPr>
                <w:rFonts w:ascii="Calibri Light" w:hAnsi="Calibri Light" w:cstheme="majorBidi"/>
                <w:szCs w:val="20"/>
                <w:lang w:val="en-US"/>
              </w:rPr>
            </w:pPr>
            <w:r>
              <w:rPr>
                <w:rFonts w:ascii="Calibri Light" w:hAnsi="Calibri Light" w:cstheme="majorBidi"/>
                <w:i/>
                <w:iCs/>
                <w:szCs w:val="20"/>
                <w:lang w:val="en-US"/>
              </w:rPr>
              <w:t xml:space="preserve">No of cities with heat health action plans </w:t>
            </w:r>
          </w:p>
        </w:tc>
        <w:tc>
          <w:tcPr>
            <w:tcW w:w="2552" w:type="dxa"/>
          </w:tcPr>
          <w:p w14:paraId="08600E80" w14:textId="77777777" w:rsidR="00A81D95" w:rsidRDefault="00A81D95" w:rsidP="00627277">
            <w:pPr>
              <w:rPr>
                <w:rFonts w:ascii="Calibri Light" w:hAnsi="Calibri Light" w:cstheme="majorBidi"/>
                <w:b/>
                <w:bCs/>
                <w:szCs w:val="20"/>
                <w:lang w:val="en-US"/>
              </w:rPr>
            </w:pPr>
          </w:p>
        </w:tc>
        <w:tc>
          <w:tcPr>
            <w:tcW w:w="1275" w:type="dxa"/>
          </w:tcPr>
          <w:p w14:paraId="468D6021" w14:textId="77777777" w:rsidR="00A81D95" w:rsidRDefault="00A81D95"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lastRenderedPageBreak/>
        <w:t xml:space="preserve">Bi-annual Production Process </w:t>
      </w:r>
    </w:p>
    <w:p w14:paraId="7830F958"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Initial Report Preparation</w:t>
      </w:r>
    </w:p>
    <w:p w14:paraId="7944C6E7"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two stocktaking papers (one on interventions and one on heat early warning systems). </w:t>
      </w:r>
    </w:p>
    <w:p w14:paraId="5E8F8693"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eastAsia="en-GB"/>
        </w:rPr>
        <w:drawing>
          <wp:inline distT="0" distB="0" distL="0" distR="0" wp14:anchorId="3B805196" wp14:editId="44C6B604">
            <wp:extent cx="5486400" cy="3228340"/>
            <wp:effectExtent l="0" t="0" r="50800" b="228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4C5B82D" w14:textId="77777777" w:rsidR="00436F5E" w:rsidRDefault="00352770" w:rsidP="00BA7567">
      <w:pPr>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lastRenderedPageBreak/>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xml:space="preserve">: September 2018 and every two years thereafter (2020, 2022, </w:t>
      </w:r>
      <w:proofErr w:type="spellStart"/>
      <w:r>
        <w:rPr>
          <w:rFonts w:ascii="Calibri Light" w:hAnsi="Calibri Light" w:cstheme="majorBidi"/>
          <w:bCs/>
          <w:szCs w:val="20"/>
          <w:lang w:val="en-US"/>
        </w:rPr>
        <w:t>etc</w:t>
      </w:r>
      <w:proofErr w:type="spellEnd"/>
      <w:r>
        <w:rPr>
          <w:rFonts w:ascii="Calibri Light" w:hAnsi="Calibri Light" w:cstheme="majorBidi"/>
          <w:bCs/>
          <w:szCs w:val="20"/>
          <w:lang w:val="en-US"/>
        </w:rPr>
        <w:t>…)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42523963"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14:paraId="6770591D" w14:textId="77777777" w:rsidR="00352770" w:rsidRDefault="00352770" w:rsidP="00352770">
      <w:pPr>
        <w:rPr>
          <w:rFonts w:ascii="Calibri Light" w:hAnsi="Calibri Light"/>
        </w:rPr>
      </w:pPr>
    </w:p>
    <w:p w14:paraId="5C1798AE" w14:textId="77777777" w:rsidR="00352770" w:rsidRPr="00C81FE8" w:rsidRDefault="00352770" w:rsidP="00352770">
      <w:pPr>
        <w:rPr>
          <w:rFonts w:ascii="Calibri Light" w:hAnsi="Calibri Light"/>
        </w:rPr>
      </w:pPr>
    </w:p>
    <w:p w14:paraId="104941AD" w14:textId="77777777" w:rsidR="003F4581" w:rsidRPr="003F4581" w:rsidRDefault="006C2969" w:rsidP="003F4581">
      <w:pPr>
        <w:pStyle w:val="Heading1"/>
        <w:numPr>
          <w:ilvl w:val="0"/>
          <w:numId w:val="13"/>
        </w:numPr>
        <w:rPr>
          <w:rFonts w:ascii="Calibri Light" w:hAnsi="Calibri Light"/>
          <w:lang w:val="en-US"/>
        </w:rPr>
      </w:pPr>
      <w:r>
        <w:br w:type="page"/>
      </w:r>
      <w:r w:rsidR="003F4581">
        <w:lastRenderedPageBreak/>
        <w:t xml:space="preserve"> </w:t>
      </w:r>
      <w:bookmarkStart w:id="16" w:name="_Toc482371129"/>
      <w:r w:rsidR="003F4581" w:rsidRPr="003F4581">
        <w:t>Comparative Heat-Health System Stocktaking Report</w:t>
      </w:r>
      <w:bookmarkEnd w:id="16"/>
    </w:p>
    <w:p w14:paraId="656943FD" w14:textId="77777777"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Overview of GHHIN Stocktaking Papers</w:t>
      </w:r>
    </w:p>
    <w:p w14:paraId="12623F51" w14:textId="328906AF"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eastAsia="en-GB"/>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4DD23C8B"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eastAsia="en-GB"/>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 xml:space="preserve">in response opportunities and systems, from </w:t>
      </w:r>
      <w:proofErr w:type="spellStart"/>
      <w:r>
        <w:rPr>
          <w:rFonts w:ascii="Calibri Light" w:eastAsia="Times New Roman" w:hAnsi="Calibri Light" w:cs="Tahoma"/>
          <w:color w:val="000000"/>
          <w:szCs w:val="20"/>
        </w:rPr>
        <w:t>behavioral</w:t>
      </w:r>
      <w:proofErr w:type="spellEnd"/>
      <w:r>
        <w:rPr>
          <w:rFonts w:ascii="Calibri Light" w:eastAsia="Times New Roman" w:hAnsi="Calibri Light" w:cs="Tahoma"/>
          <w:color w:val="000000"/>
          <w:szCs w:val="20"/>
        </w:rPr>
        <w:t xml:space="preserve">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B1D67B"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14:paraId="567DDF1C"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35E51861"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241F0C">
        <w:rPr>
          <w:rFonts w:ascii="Calibri Light" w:eastAsia="Times New Roman" w:hAnsi="Calibri Light" w:cs="Tahoma"/>
          <w:b/>
          <w:bCs/>
          <w:color w:val="000000"/>
          <w:sz w:val="24"/>
          <w:szCs w:val="24"/>
          <w:highlight w:val="yellow"/>
        </w:rPr>
        <w:t>Chapter 1: Temperature Hazards</w:t>
      </w:r>
    </w:p>
    <w:p w14:paraId="30E50799"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1.1: Hazard: Ambient heat hazard characterization</w:t>
      </w:r>
    </w:p>
    <w:p w14:paraId="5D61419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14:paraId="771D080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2FC8EE4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what is the research/method used to inform how an extreme heat event is defined? Inclusion of mortality/morbidity/hospital admission data?)</w:t>
      </w:r>
    </w:p>
    <w:p w14:paraId="4A69BA1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p>
    <w:p w14:paraId="5514C2D8"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w:t>
      </w:r>
      <w:proofErr w:type="spellStart"/>
      <w:r w:rsidRPr="00241F0C">
        <w:rPr>
          <w:rFonts w:ascii="Calibri Light" w:eastAsia="Times New Roman" w:hAnsi="Calibri Light" w:cs="Tahoma"/>
          <w:color w:val="000000"/>
          <w:szCs w:val="20"/>
          <w:highlight w:val="yellow"/>
        </w:rPr>
        <w:t>eg</w:t>
      </w:r>
      <w:proofErr w:type="spellEnd"/>
      <w:r w:rsidRPr="00241F0C">
        <w:rPr>
          <w:rFonts w:ascii="Calibri Light" w:eastAsia="Times New Roman" w:hAnsi="Calibri Light" w:cs="Tahoma"/>
          <w:color w:val="000000"/>
          <w:szCs w:val="20"/>
          <w:highlight w:val="yellow"/>
        </w:rPr>
        <w:t xml:space="preserve">: IMD Regional Forecast) </w:t>
      </w:r>
    </w:p>
    <w:p w14:paraId="1883C5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122AF2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14:paraId="14944892" w14:textId="77777777" w:rsidR="00352770" w:rsidRPr="00241F0C" w:rsidRDefault="00352770" w:rsidP="00352770">
      <w:pPr>
        <w:pStyle w:val="ListParagraph"/>
        <w:shd w:val="clear" w:color="auto" w:fill="FFFFFF"/>
        <w:spacing w:after="0" w:line="240" w:lineRule="auto"/>
        <w:rPr>
          <w:rFonts w:ascii="Calibri Light" w:eastAsia="Times New Roman" w:hAnsi="Calibri Light" w:cs="Tahoma"/>
          <w:color w:val="000000"/>
          <w:szCs w:val="20"/>
          <w:highlight w:val="yellow"/>
        </w:rPr>
      </w:pPr>
    </w:p>
    <w:p w14:paraId="17B0C1D6" w14:textId="77777777" w:rsidR="00352770" w:rsidRPr="001C3A2E" w:rsidRDefault="00352770" w:rsidP="00352770">
      <w:pPr>
        <w:shd w:val="clear" w:color="auto" w:fill="FFFFFF"/>
        <w:spacing w:after="0" w:line="240" w:lineRule="auto"/>
        <w:rPr>
          <w:rFonts w:ascii="Calibri Light" w:eastAsia="Times New Roman" w:hAnsi="Calibri Light" w:cs="Tahoma"/>
          <w:color w:val="000000"/>
          <w:szCs w:val="20"/>
        </w:rPr>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14:paraId="7308FC71" w14:textId="77777777"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14:paraId="3AC962C1" w14:textId="3E64591A" w:rsidR="00352770" w:rsidRPr="00491E88" w:rsidRDefault="00352770" w:rsidP="00352770">
      <w:pPr>
        <w:shd w:val="clear" w:color="auto" w:fill="FFFFFF"/>
        <w:spacing w:after="0" w:line="240" w:lineRule="auto"/>
        <w:rPr>
          <w:rFonts w:ascii="Calibri Light" w:eastAsia="Times New Roman" w:hAnsi="Calibri Light" w:cs="Tahoma"/>
          <w:color w:val="000000"/>
          <w:sz w:val="24"/>
          <w:szCs w:val="24"/>
          <w:lang w:val="fr-CH"/>
        </w:rPr>
      </w:pPr>
      <w:proofErr w:type="spellStart"/>
      <w:r w:rsidRPr="00491E88">
        <w:rPr>
          <w:rFonts w:ascii="Calibri Light" w:eastAsia="Times New Roman" w:hAnsi="Calibri Light" w:cs="Tahoma"/>
          <w:b/>
          <w:bCs/>
          <w:color w:val="000000"/>
          <w:sz w:val="24"/>
          <w:szCs w:val="24"/>
          <w:lang w:val="fr-CH"/>
        </w:rPr>
        <w:t>Chapter</w:t>
      </w:r>
      <w:proofErr w:type="spellEnd"/>
      <w:r w:rsidRPr="00491E88">
        <w:rPr>
          <w:rFonts w:ascii="Calibri Light" w:eastAsia="Times New Roman" w:hAnsi="Calibri Light" w:cs="Tahoma"/>
          <w:b/>
          <w:bCs/>
          <w:color w:val="000000"/>
          <w:sz w:val="24"/>
          <w:szCs w:val="24"/>
          <w:lang w:val="fr-CH"/>
        </w:rPr>
        <w:t xml:space="preserve"> 2: Population </w:t>
      </w:r>
      <w:proofErr w:type="spellStart"/>
      <w:r w:rsidRPr="00491E88">
        <w:rPr>
          <w:rFonts w:ascii="Calibri Light" w:eastAsia="Times New Roman" w:hAnsi="Calibri Light" w:cs="Tahoma"/>
          <w:b/>
          <w:bCs/>
          <w:color w:val="000000"/>
          <w:sz w:val="24"/>
          <w:szCs w:val="24"/>
          <w:lang w:val="fr-CH"/>
        </w:rPr>
        <w:t>Exposures</w:t>
      </w:r>
      <w:proofErr w:type="spellEnd"/>
      <w:r w:rsidRPr="00491E88">
        <w:rPr>
          <w:rFonts w:ascii="Calibri Light" w:eastAsia="Times New Roman" w:hAnsi="Calibri Light" w:cs="Tahoma"/>
          <w:color w:val="000000"/>
          <w:sz w:val="24"/>
          <w:szCs w:val="24"/>
          <w:lang w:val="fr-CH"/>
        </w:rPr>
        <w:t xml:space="preserve"> </w:t>
      </w:r>
    </w:p>
    <w:p w14:paraId="07DCFDAB" w14:textId="77777777" w:rsidR="0074283A" w:rsidRPr="00491E88" w:rsidRDefault="0074283A" w:rsidP="0074283A">
      <w:pPr>
        <w:shd w:val="clear" w:color="auto" w:fill="FFFFFF"/>
        <w:spacing w:after="0" w:line="240" w:lineRule="auto"/>
        <w:rPr>
          <w:rFonts w:ascii="Calibri Light" w:eastAsia="Times New Roman" w:hAnsi="Calibri Light" w:cs="Tahoma"/>
          <w:color w:val="000000"/>
          <w:szCs w:val="20"/>
          <w:lang w:val="fr-CH"/>
        </w:rPr>
      </w:pPr>
    </w:p>
    <w:p w14:paraId="3FE323B0" w14:textId="074CD69D" w:rsidR="0074283A" w:rsidRPr="00491E88" w:rsidRDefault="0074283A" w:rsidP="00491E88">
      <w:pPr>
        <w:shd w:val="clear" w:color="auto" w:fill="FFFFFF"/>
        <w:spacing w:after="0" w:line="240" w:lineRule="auto"/>
        <w:rPr>
          <w:rFonts w:ascii="Calibri Light" w:eastAsia="Times New Roman" w:hAnsi="Calibri Light" w:cs="Tahoma"/>
          <w:color w:val="000000"/>
          <w:szCs w:val="20"/>
          <w:lang w:val="en-US"/>
        </w:rPr>
      </w:pPr>
      <w:r w:rsidRPr="00491E88">
        <w:rPr>
          <w:rFonts w:ascii="Calibri Light" w:eastAsia="Times New Roman" w:hAnsi="Calibri Light" w:cs="Tahoma"/>
          <w:b/>
          <w:bCs/>
          <w:color w:val="000000"/>
          <w:szCs w:val="20"/>
          <w:lang w:val="en-US"/>
        </w:rPr>
        <w:t>2.1 Exposures:</w:t>
      </w:r>
      <w:r w:rsidR="00491E88" w:rsidRPr="00491E88">
        <w:rPr>
          <w:rFonts w:ascii="Calibri Light" w:eastAsia="Times New Roman" w:hAnsi="Calibri Light" w:cs="Tahoma"/>
          <w:color w:val="000000"/>
          <w:szCs w:val="20"/>
          <w:lang w:val="en-US"/>
        </w:rPr>
        <w:t xml:space="preserve"> Characterization: </w:t>
      </w:r>
      <w:r w:rsidR="00213FBD">
        <w:rPr>
          <w:rFonts w:ascii="Calibri Light" w:eastAsia="Times New Roman" w:hAnsi="Calibri Light" w:cs="Tahoma"/>
          <w:color w:val="000000"/>
          <w:szCs w:val="20"/>
        </w:rPr>
        <w:t>Int</w:t>
      </w:r>
      <w:r w:rsidR="009B2ED9">
        <w:rPr>
          <w:rFonts w:ascii="Calibri Light" w:eastAsia="Times New Roman" w:hAnsi="Calibri Light" w:cs="Tahoma"/>
          <w:color w:val="000000"/>
          <w:szCs w:val="20"/>
        </w:rPr>
        <w:t>r</w:t>
      </w:r>
      <w:r w:rsidR="00213FBD">
        <w:rPr>
          <w:rFonts w:ascii="Calibri Light" w:eastAsia="Times New Roman" w:hAnsi="Calibri Light" w:cs="Tahoma"/>
          <w:color w:val="000000"/>
          <w:szCs w:val="20"/>
        </w:rPr>
        <w:t>oduce the metrics</w:t>
      </w:r>
      <w:r w:rsidR="009B2ED9">
        <w:rPr>
          <w:rFonts w:ascii="Calibri Light" w:eastAsia="Times New Roman" w:hAnsi="Calibri Light" w:cs="Tahoma"/>
          <w:color w:val="000000"/>
          <w:szCs w:val="20"/>
        </w:rPr>
        <w:t xml:space="preserve"> that define quantifiable exposure</w:t>
      </w:r>
    </w:p>
    <w:p w14:paraId="5ADE489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507FF990" w14:textId="74B967F8" w:rsidR="00352770" w:rsidRDefault="00352770" w:rsidP="00491E88">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w:t>
      </w:r>
      <w:r w:rsidR="0074283A">
        <w:rPr>
          <w:rFonts w:ascii="Calibri Light" w:eastAsia="Times New Roman" w:hAnsi="Calibri Light" w:cs="Tahoma"/>
          <w:b/>
          <w:bCs/>
          <w:color w:val="000000"/>
          <w:szCs w:val="20"/>
        </w:rPr>
        <w:t>2</w:t>
      </w:r>
      <w:r w:rsidRPr="00E43D52">
        <w:rPr>
          <w:rFonts w:ascii="Calibri Light" w:eastAsia="Times New Roman" w:hAnsi="Calibri Light" w:cs="Tahoma"/>
          <w:b/>
          <w:bCs/>
          <w:color w:val="000000"/>
          <w:szCs w:val="20"/>
        </w:rPr>
        <w:t xml:space="preserve"> Exposures</w:t>
      </w:r>
      <w:r w:rsidR="00645C43">
        <w:rPr>
          <w:rFonts w:ascii="Calibri Light" w:eastAsia="Times New Roman" w:hAnsi="Calibri Light" w:cs="Tahoma"/>
          <w:b/>
          <w:bCs/>
          <w:color w:val="000000"/>
          <w:szCs w:val="20"/>
        </w:rPr>
        <w:t>:</w:t>
      </w:r>
      <w:r>
        <w:rPr>
          <w:rFonts w:ascii="Calibri Light" w:eastAsia="Times New Roman" w:hAnsi="Calibri Light" w:cs="Tahoma"/>
          <w:color w:val="000000"/>
          <w:szCs w:val="20"/>
        </w:rPr>
        <w:t xml:space="preserve"> </w:t>
      </w:r>
      <w:r w:rsidR="00F50FCA">
        <w:rPr>
          <w:rFonts w:ascii="Calibri Light" w:eastAsia="Times New Roman" w:hAnsi="Calibri Light" w:cs="Tahoma"/>
          <w:color w:val="000000"/>
          <w:szCs w:val="20"/>
        </w:rPr>
        <w:t>Research</w:t>
      </w:r>
      <w:r w:rsidR="003C4AD2">
        <w:rPr>
          <w:rFonts w:ascii="Calibri Light" w:eastAsia="Times New Roman" w:hAnsi="Calibri Light" w:cs="Tahoma"/>
          <w:color w:val="000000"/>
          <w:szCs w:val="20"/>
        </w:rPr>
        <w:t>:</w:t>
      </w:r>
      <w:r w:rsidR="00491E88">
        <w:rPr>
          <w:rFonts w:ascii="Calibri Light" w:eastAsia="Times New Roman" w:hAnsi="Calibri Light" w:cs="Tahoma"/>
          <w:color w:val="000000"/>
          <w:szCs w:val="20"/>
        </w:rPr>
        <w:t xml:space="preserve"> </w:t>
      </w:r>
      <w:r w:rsidR="00213FBD">
        <w:rPr>
          <w:rFonts w:ascii="Calibri Light" w:eastAsia="Times New Roman" w:hAnsi="Calibri Light" w:cs="Tahoma"/>
          <w:color w:val="000000"/>
          <w:szCs w:val="20"/>
        </w:rPr>
        <w:t>What is the current state-of-the-art in terms of quantifying exposure? Share good examples</w:t>
      </w:r>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14:paraId="07D68F01" w14:textId="77777777" w:rsidR="00491E88" w:rsidRDefault="00491E88" w:rsidP="00352770">
      <w:pPr>
        <w:shd w:val="clear" w:color="auto" w:fill="FFFFFF"/>
        <w:spacing w:after="0" w:line="240" w:lineRule="auto"/>
        <w:rPr>
          <w:rFonts w:ascii="Calibri Light" w:eastAsia="Times New Roman" w:hAnsi="Calibri Light" w:cs="Tahoma"/>
          <w:b/>
          <w:bCs/>
          <w:color w:val="000000"/>
          <w:sz w:val="24"/>
          <w:szCs w:val="24"/>
        </w:rPr>
      </w:pPr>
    </w:p>
    <w:p w14:paraId="0CF555C7" w14:textId="77777777"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14:paraId="702D8EF6" w14:textId="3A1F395A" w:rsidR="00566A0C" w:rsidRPr="00491E88" w:rsidRDefault="00352770"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physiological sensitivities.  </w:t>
      </w:r>
    </w:p>
    <w:p w14:paraId="0B0475A7" w14:textId="000833F5" w:rsidR="00566A0C"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lastRenderedPageBreak/>
        <w:t>Activities which can reduce vulnerabilities</w:t>
      </w:r>
    </w:p>
    <w:p w14:paraId="3AE86F16" w14:textId="62DE4A88" w:rsidR="00352770"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Decision makers</w:t>
      </w:r>
      <w:r w:rsidR="00352770" w:rsidRPr="00491E88">
        <w:rPr>
          <w:rFonts w:ascii="Calibri Light" w:eastAsia="Times New Roman" w:hAnsi="Calibri Light" w:cs="Tahoma"/>
          <w:color w:val="000000"/>
          <w:szCs w:val="20"/>
        </w:rPr>
        <w:t xml:space="preserve"> who have the ability to take protective actions for these high-risk groups (table). E.g. Workers: Business Owners; Psychotropic pharmaceutical patients: Pharmacists/Physicians; Elderly: Families/Social Services. </w:t>
      </w:r>
    </w:p>
    <w:p w14:paraId="01FA76E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00AF986B" w14:textId="77777777"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14:paraId="6B76EBF4" w14:textId="77777777"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4C46F17C"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14:paraId="58AB06D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14:paraId="3431B242"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14:paraId="71904D2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14:paraId="47EC3CA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14:paraId="4CDF1C0B"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14:paraId="2643C23E"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14:paraId="107F7BC0"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14:paraId="05BB2336"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14:paraId="77427367"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14:paraId="4B523DB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14:paraId="2D17574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77777777"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w:t>
      </w:r>
      <w:proofErr w:type="spellStart"/>
      <w:r w:rsidRPr="00C41A39">
        <w:rPr>
          <w:rFonts w:ascii="Calibri Light" w:eastAsia="Times New Roman" w:hAnsi="Calibri Light" w:cs="Tahoma"/>
          <w:color w:val="000000"/>
          <w:szCs w:val="20"/>
          <w:highlight w:val="yellow"/>
        </w:rPr>
        <w:t>ie</w:t>
      </w:r>
      <w:proofErr w:type="spellEnd"/>
      <w:r w:rsidRPr="00C41A39">
        <w:rPr>
          <w:rFonts w:ascii="Calibri Light" w:eastAsia="Times New Roman" w:hAnsi="Calibri Light" w:cs="Tahoma"/>
          <w:color w:val="000000"/>
          <w:szCs w:val="20"/>
          <w:highlight w:val="yellow"/>
        </w:rPr>
        <w:t xml:space="preserv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5ABC8098" w:rsidR="003F4581" w:rsidRPr="0014291A" w:rsidRDefault="003F4581" w:rsidP="00491E88">
      <w:pPr>
        <w:pStyle w:val="Heading1"/>
        <w:numPr>
          <w:ilvl w:val="0"/>
          <w:numId w:val="13"/>
        </w:numPr>
      </w:pPr>
      <w:bookmarkStart w:id="17" w:name="_Toc482371130"/>
      <w:r w:rsidRPr="0014291A">
        <w:t xml:space="preserve">Develop </w:t>
      </w:r>
      <w:r>
        <w:t xml:space="preserve">and Launch </w:t>
      </w:r>
      <w:r w:rsidRPr="0014291A">
        <w:t xml:space="preserve">GHHIN </w:t>
      </w:r>
      <w:r w:rsidR="00491E88">
        <w:t>Engagement</w:t>
      </w:r>
      <w:r>
        <w:t xml:space="preserve"> </w:t>
      </w:r>
      <w:r w:rsidRPr="0014291A">
        <w:t>Strategy</w:t>
      </w:r>
      <w:bookmarkEnd w:id="17"/>
      <w:r w:rsidRPr="0014291A">
        <w:t xml:space="preserve"> </w:t>
      </w:r>
      <w:r>
        <w:t xml:space="preserve"> </w:t>
      </w:r>
    </w:p>
    <w:p w14:paraId="447757FB" w14:textId="77777777"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77777777"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E.g. Identify</w:t>
      </w:r>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14:paraId="2937226B" w14:textId="77777777"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14:paraId="43302050"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14:paraId="285474CE"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14:paraId="4B11D136" w14:textId="77777777"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14:paraId="0593DE4F" w14:textId="775B116B" w:rsidR="003F4581" w:rsidRPr="003F4581" w:rsidRDefault="003F4581" w:rsidP="003955AE">
      <w:pPr>
        <w:pStyle w:val="Heading1"/>
        <w:numPr>
          <w:ilvl w:val="0"/>
          <w:numId w:val="13"/>
        </w:numPr>
      </w:pPr>
      <w:bookmarkStart w:id="18" w:name="_Toc482371131"/>
      <w:bookmarkStart w:id="19" w:name="_Toc477372207"/>
      <w:r w:rsidRPr="003955AE">
        <w:lastRenderedPageBreak/>
        <w:t>Global Heat Health Forum 2017</w:t>
      </w:r>
      <w:r w:rsidRPr="003955AE">
        <w:rPr>
          <w:b/>
          <w:bCs/>
          <w:color w:val="FFFFFF" w:themeColor="background1"/>
          <w:sz w:val="24"/>
          <w:szCs w:val="24"/>
        </w:rPr>
        <w:t xml:space="preserve">  Bangkok or Hong Kong</w:t>
      </w:r>
      <w:bookmarkEnd w:id="18"/>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4B4B0B">
        <w:rPr>
          <w:rStyle w:val="FootnoteReference"/>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AB2DA3B" w14:textId="77777777" w:rsidR="003F4581" w:rsidRDefault="003F4581" w:rsidP="003F4581">
      <w:pPr>
        <w:pStyle w:val="Heading1"/>
        <w:numPr>
          <w:ilvl w:val="0"/>
          <w:numId w:val="1"/>
        </w:numPr>
        <w:ind w:left="426"/>
      </w:pPr>
      <w:bookmarkStart w:id="20" w:name="_Toc482371132"/>
      <w:r>
        <w:t>Logistics and Planning</w:t>
      </w:r>
      <w:bookmarkEnd w:id="20"/>
      <w:r>
        <w:t xml:space="preserve"> </w:t>
      </w:r>
    </w:p>
    <w:p w14:paraId="5A6AC2D4"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14:paraId="4CC11E19"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14:paraId="27AC922E"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14:paraId="2270B42C" w14:textId="77777777"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t>North America (NIHHIS – US, Mexico, Canada via NACSP and NACCHH)</w:t>
      </w:r>
    </w:p>
    <w:p w14:paraId="58BCBE12" w14:textId="77777777"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lastRenderedPageBreak/>
        <w:t>Europe</w:t>
      </w:r>
      <w:r>
        <w:rPr>
          <w:rFonts w:ascii="Calibri Light" w:hAnsi="Calibri Light" w:cstheme="majorBidi"/>
          <w:szCs w:val="20"/>
        </w:rPr>
        <w:t xml:space="preserve"> (Leaders are UK, DE, FR…)</w:t>
      </w:r>
    </w:p>
    <w:p w14:paraId="5BD49A52" w14:textId="77777777" w:rsidR="00864AC4" w:rsidRPr="002A178A" w:rsidRDefault="00864AC4" w:rsidP="00864AC4">
      <w:pPr>
        <w:pStyle w:val="ListParagraph"/>
        <w:numPr>
          <w:ilvl w:val="0"/>
          <w:numId w:val="18"/>
        </w:numPr>
        <w:rPr>
          <w:rFonts w:ascii="Calibri Light" w:hAnsi="Calibri Light" w:cstheme="majorBidi"/>
          <w:szCs w:val="20"/>
        </w:rPr>
      </w:pPr>
      <w:proofErr w:type="spellStart"/>
      <w:r>
        <w:rPr>
          <w:rFonts w:ascii="Calibri Light" w:hAnsi="Calibri Light" w:cstheme="majorBidi"/>
          <w:szCs w:val="20"/>
        </w:rPr>
        <w:t>Southest</w:t>
      </w:r>
      <w:proofErr w:type="spellEnd"/>
      <w:r>
        <w:rPr>
          <w:rFonts w:ascii="Calibri Light" w:hAnsi="Calibri Light" w:cstheme="majorBidi"/>
          <w:szCs w:val="20"/>
        </w:rPr>
        <w:t xml:space="preserve">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14:paraId="06311735"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14:paraId="2453F072"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14:paraId="433C14FD" w14:textId="77777777" w:rsidR="00864AC4" w:rsidRDefault="00864AC4" w:rsidP="00864AC4">
      <w:pPr>
        <w:pStyle w:val="Heading1"/>
        <w:numPr>
          <w:ilvl w:val="0"/>
          <w:numId w:val="1"/>
        </w:numPr>
        <w:ind w:left="426"/>
      </w:pPr>
      <w:r w:rsidRPr="004B0802">
        <w:t>Engagement Plan</w:t>
      </w:r>
    </w:p>
    <w:p w14:paraId="72FE0400" w14:textId="77777777"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14:paraId="15EC68E4" w14:textId="77777777" w:rsidR="00864AC4" w:rsidRDefault="00864AC4" w:rsidP="00864AC4">
      <w:pPr>
        <w:pStyle w:val="ListParagraph"/>
        <w:numPr>
          <w:ilvl w:val="0"/>
          <w:numId w:val="20"/>
        </w:numPr>
      </w:pPr>
      <w:r>
        <w:t xml:space="preserve">Seek Sponsorship </w:t>
      </w:r>
    </w:p>
    <w:p w14:paraId="2980B418" w14:textId="77777777"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proofErr w:type="spellStart"/>
            <w:r>
              <w:rPr>
                <w:rFonts w:ascii="Calibri Light" w:hAnsi="Calibri Light" w:cstheme="majorBidi"/>
                <w:szCs w:val="20"/>
              </w:rPr>
              <w:t>UKMet</w:t>
            </w:r>
            <w:proofErr w:type="spellEnd"/>
            <w:r>
              <w:rPr>
                <w:rFonts w:ascii="Calibri Light" w:hAnsi="Calibri Light" w:cstheme="majorBidi"/>
                <w:szCs w:val="20"/>
              </w:rPr>
              <w:t xml:space="preserve">/PHE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Wellcome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EA2BD13" w14:textId="77777777" w:rsidR="003F4581" w:rsidRDefault="003F4581">
      <w:pPr>
        <w:rPr>
          <w:rFonts w:ascii="Calibri Light" w:hAnsi="Calibri Light"/>
          <w:b/>
          <w:bCs/>
          <w:color w:val="C00000"/>
          <w:sz w:val="28"/>
          <w:szCs w:val="32"/>
          <w:lang w:val="en-US"/>
        </w:rPr>
      </w:pPr>
    </w:p>
    <w:p w14:paraId="543C622F" w14:textId="77777777" w:rsidR="00B364B2" w:rsidRDefault="00B364B2">
      <w:pPr>
        <w:rPr>
          <w:rFonts w:ascii="Calibri Light" w:hAnsi="Calibri Light"/>
          <w:b/>
          <w:bCs/>
          <w:color w:val="C00000"/>
          <w:sz w:val="28"/>
          <w:szCs w:val="32"/>
          <w:lang w:val="en-US"/>
        </w:rPr>
      </w:pPr>
      <w:r>
        <w:rPr>
          <w:rFonts w:ascii="Calibri Light" w:hAnsi="Calibri Light"/>
          <w:lang w:val="en-US"/>
        </w:rPr>
        <w:br w:type="page"/>
      </w:r>
    </w:p>
    <w:p w14:paraId="2B8F8E93" w14:textId="77777777" w:rsidR="003F4581" w:rsidRPr="00324D52" w:rsidRDefault="003F4581" w:rsidP="003F4581">
      <w:pPr>
        <w:pStyle w:val="Heading2"/>
        <w:rPr>
          <w:rFonts w:ascii="Calibri Light" w:hAnsi="Calibri Light"/>
          <w:lang w:val="en-US"/>
        </w:rPr>
      </w:pPr>
      <w:bookmarkStart w:id="21" w:name="_Toc482371134"/>
      <w:r w:rsidRPr="00324D52">
        <w:rPr>
          <w:rFonts w:ascii="Calibri Light" w:hAnsi="Calibri Light"/>
          <w:lang w:val="en-US"/>
        </w:rPr>
        <w:lastRenderedPageBreak/>
        <w:t>Work plan and Budget Overview</w:t>
      </w:r>
      <w:bookmarkEnd w:id="19"/>
      <w:bookmarkEnd w:id="21"/>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Manage and 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opportunities, and latest science assembled and made available to </w:t>
            </w:r>
            <w:r w:rsidRPr="00324D52">
              <w:rPr>
                <w:rFonts w:ascii="Calibri Light" w:eastAsia="Times New Roman" w:hAnsi="Calibri Light" w:cs="Times New Roman"/>
                <w:color w:val="000000"/>
                <w:sz w:val="18"/>
                <w:szCs w:val="18"/>
                <w:lang w:val="en-US"/>
              </w:rPr>
              <w:lastRenderedPageBreak/>
              <w:t>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mentoring </w:t>
            </w:r>
            <w:proofErr w:type="spellStart"/>
            <w:r w:rsidRPr="00324D52">
              <w:rPr>
                <w:rFonts w:ascii="Calibri Light" w:eastAsia="Times New Roman" w:hAnsi="Calibri Light" w:cs="Times New Roman"/>
                <w:color w:val="000000"/>
                <w:sz w:val="18"/>
                <w:szCs w:val="18"/>
                <w:lang w:val="en-US"/>
              </w:rPr>
              <w:t>programme</w:t>
            </w:r>
            <w:proofErr w:type="spellEnd"/>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22"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22"/>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w:t>
      </w:r>
      <w:proofErr w:type="spellStart"/>
      <w:r>
        <w:rPr>
          <w:rFonts w:ascii="Calibri Light" w:eastAsia="Times New Roman" w:hAnsi="Calibri Light" w:cs="Tahoma"/>
          <w:color w:val="000000"/>
          <w:szCs w:val="20"/>
          <w:lang w:val="en-US"/>
        </w:rPr>
        <w:t>Shumake</w:t>
      </w:r>
      <w:proofErr w:type="spellEnd"/>
      <w:r>
        <w:rPr>
          <w:rFonts w:ascii="Calibri Light" w:eastAsia="Times New Roman" w:hAnsi="Calibri Light" w:cs="Tahoma"/>
          <w:color w:val="000000"/>
          <w:szCs w:val="20"/>
          <w:lang w:val="en-US"/>
        </w:rPr>
        <w:t xml:space="preserv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w:t>
      </w:r>
      <w:proofErr w:type="spellStart"/>
      <w:r w:rsidRPr="00AE2545">
        <w:rPr>
          <w:rFonts w:ascii="Calibri Light" w:eastAsia="Times New Roman" w:hAnsi="Calibri Light" w:cs="Tahoma"/>
          <w:color w:val="000000"/>
          <w:szCs w:val="20"/>
          <w:lang w:val="en-US"/>
        </w:rPr>
        <w:t>SeaGrant</w:t>
      </w:r>
      <w:proofErr w:type="spellEnd"/>
      <w:r w:rsidRPr="00AE2545">
        <w:rPr>
          <w:rFonts w:ascii="Calibri Light" w:eastAsia="Times New Roman" w:hAnsi="Calibri Light" w:cs="Tahoma"/>
          <w:color w:val="000000"/>
          <w:szCs w:val="20"/>
          <w:lang w:val="en-US"/>
        </w:rPr>
        <w:t xml:space="preserve">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Sound university level education with at least a </w:t>
      </w:r>
      <w:proofErr w:type="spellStart"/>
      <w:r w:rsidRPr="00324D52">
        <w:rPr>
          <w:rFonts w:ascii="Calibri Light" w:eastAsia="Times New Roman" w:hAnsi="Calibri Light" w:cs="Tahoma"/>
          <w:color w:val="000000"/>
          <w:szCs w:val="20"/>
          <w:lang w:val="en-US"/>
        </w:rPr>
        <w:t>Masters</w:t>
      </w:r>
      <w:proofErr w:type="spellEnd"/>
      <w:r w:rsidRPr="00324D52">
        <w:rPr>
          <w:rFonts w:ascii="Calibri Light" w:eastAsia="Times New Roman" w:hAnsi="Calibri Light" w:cs="Tahoma"/>
          <w:color w:val="000000"/>
          <w:szCs w:val="20"/>
          <w:lang w:val="en-US"/>
        </w:rPr>
        <w:t xml:space="preserve">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w:t>
      </w:r>
      <w:proofErr w:type="spellStart"/>
      <w:r w:rsidRPr="00324D52">
        <w:rPr>
          <w:rFonts w:ascii="Calibri Light" w:eastAsia="Times New Roman" w:hAnsi="Calibri Light" w:cs="Tahoma"/>
          <w:color w:val="000000"/>
          <w:szCs w:val="20"/>
          <w:lang w:val="en-US"/>
        </w:rPr>
        <w:t>Shumake</w:t>
      </w:r>
      <w:proofErr w:type="spellEnd"/>
      <w:r w:rsidRPr="00324D52">
        <w:rPr>
          <w:rFonts w:ascii="Calibri Light" w:eastAsia="Times New Roman" w:hAnsi="Calibri Light" w:cs="Tahoma"/>
          <w:color w:val="000000"/>
          <w:szCs w:val="20"/>
          <w:lang w:val="en-US"/>
        </w:rPr>
        <w:t xml:space="preserv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w:t>
      </w:r>
      <w:proofErr w:type="spellStart"/>
      <w:r w:rsidRPr="00324D52">
        <w:rPr>
          <w:rFonts w:ascii="Calibri Light" w:eastAsia="Times New Roman" w:hAnsi="Calibri Light" w:cs="Tahoma"/>
          <w:color w:val="000000"/>
          <w:szCs w:val="20"/>
          <w:lang w:val="en-US"/>
        </w:rPr>
        <w:t>Paix</w:t>
      </w:r>
      <w:proofErr w:type="spellEnd"/>
      <w:r w:rsidRPr="00324D52">
        <w:rPr>
          <w:rFonts w:ascii="Calibri Light" w:eastAsia="Times New Roman" w:hAnsi="Calibri Light" w:cs="Tahoma"/>
          <w:color w:val="000000"/>
          <w:szCs w:val="20"/>
          <w:lang w:val="en-US"/>
        </w:rPr>
        <w:t xml:space="preserve">,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3" w:name="_Toc482371136"/>
      <w:r>
        <w:t>Annex 2: Agenda Global forum</w:t>
      </w:r>
      <w:bookmarkEnd w:id="23"/>
      <w:r>
        <w:t xml:space="preserve"> </w:t>
      </w:r>
    </w:p>
    <w:p w14:paraId="2D8460B2" w14:textId="77777777" w:rsidR="00B364B2" w:rsidRPr="00FF6DB6" w:rsidRDefault="00B364B2" w:rsidP="00B364B2">
      <w:pPr>
        <w:pStyle w:val="ListParagraph"/>
      </w:pPr>
      <w:r w:rsidRPr="00E43A92">
        <w:rPr>
          <w:b/>
          <w:bCs/>
          <w:sz w:val="36"/>
          <w:szCs w:val="40"/>
        </w:rPr>
        <w:lastRenderedPageBreak/>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2"/>
      <w:pgSz w:w="11907" w:h="16839" w:code="9"/>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357B1" w14:textId="77777777" w:rsidR="003D596D" w:rsidRDefault="003D596D" w:rsidP="00AB6B12">
      <w:r>
        <w:separator/>
      </w:r>
    </w:p>
  </w:endnote>
  <w:endnote w:type="continuationSeparator" w:id="0">
    <w:p w14:paraId="4FCF0D86" w14:textId="77777777" w:rsidR="003D596D" w:rsidRDefault="003D596D"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288D1" w14:textId="77777777" w:rsidR="005D7F83" w:rsidRDefault="005D7F83">
    <w:pPr>
      <w:pStyle w:val="Footer"/>
      <w:jc w:val="right"/>
    </w:pPr>
    <w:r>
      <w:rPr>
        <w:noProof/>
        <w:lang w:eastAsia="en-GB"/>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eastAsia="en-GB"/>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5D7F83" w:rsidRDefault="005D7F83" w:rsidP="006C39CD">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D7F83" w:rsidRPr="00352770" w14:paraId="117CC705" w14:textId="77777777" w:rsidTr="001E68D6">
      <w:tc>
        <w:tcPr>
          <w:tcW w:w="2660" w:type="dxa"/>
        </w:tcPr>
        <w:p w14:paraId="48009327" w14:textId="77777777" w:rsidR="005D7F83" w:rsidRDefault="005D7F83" w:rsidP="00DE3577">
          <w:pPr>
            <w:pStyle w:val="Footer"/>
          </w:pPr>
          <w:r>
            <w:rPr>
              <w:noProof/>
              <w:lang w:eastAsia="en-GB"/>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31B42B" id="Group 7" o:spid="_x0000_s1026" style="position:absolute;margin-left:-7.1pt;margin-top:-3.65pt;width:129pt;height:38.45pt;z-index:251684864;mso-width-relative:margin;mso-height-relative:margin" coordsize="1637983,4886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">
                    <v:group id="Group 5" o:spid="_x0000_s1027" style="position:absolute;width:1637983;height:488609" coordsize="1637983,4886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202" coordsize="21600,21600" o:spt="202" path="m0,0l0,21600,21600,21600,21600,0xe">
                        <v:stroke joinstyle="miter"/>
                        <v:path gradientshapeok="t" o:connecttype="rect"/>
                      </v:shapetype>
                      <v:shape id="Text Box 2" o:spid="_x0000_s1028" type="#_x0000_t202" style="position:absolute;left:28575;top:376238;width:1609408;height:1123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cfMxAAA&#10;ANoAAAAPAAAAZHJzL2Rvd25yZXYueG1sRI9Ba8JAFITvBf/D8gRvdaOHUqKrFLXQQ63VttDeXrOv&#10;STD7Nuw+Y/z33ULB4zAz3zDzZe8a1VGItWcDk3EGirjwtubSwPvb4+09qCjIFhvPZOBCEZaLwc0c&#10;c+vPvKfuIKVKEI45GqhE2lzrWFTkMI59S5y8Hx8cSpKh1DbgOcFdo6dZdqcd1pwWKmxpVVFxPJyc&#10;geYzhufvTL66dbmV150+fWwmL8aMhv3DDJRQL9fwf/vJGpjC35V0A/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3HzMQAAADaAAAADwAAAAAAAAAAAAAAAACXAgAAZHJzL2Rv&#10;d25yZXYueG1sUEsFBgAAAAAEAAQA9QAAAIgDAAAAAA==&#10;" filled="f" stroked="f" strokeweight=".5pt">
                        <v:textbox inset="0,0,0,0">
                          <w:txbxContent>
                            <w:p w14:paraId="47AA6122"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25,90488" to="8858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75;height:433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B3&#10;SF7DAAAA2gAAAA8AAABkcnMvZG93bnJldi54bWxEj0FrAjEUhO+F/ofwCl5KzSpFZGuUKggi7KEq&#10;PT82z2zo5mWbxHX11zeFQo/DzHzDLFaDa0VPIVrPCibjAgRx7bVlo+B03L7MQcSErLH1TApuFGG1&#10;fHxYYKn9lT+oPyQjMoRjiQqalLpSylg35DCOfUecvbMPDlOWwUgd8JrhrpXTophJh5bzQoMdbRqq&#10;vw4Xp2BaVKb6NtXz+jTDuP+8n60NvVKjp+H9DUSiIf2H/9o7reAVfq/kGyCX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HdIXsMAAADaAAAADwAAAAAAAAAAAAAAAACcAgAA&#10;ZHJzL2Rvd25yZXYueG1sUEsFBgAAAAAEAAQA9wAAAIwDAAAAAA==&#10;">
                        <v:imagedata r:id="rId3" o:title="" cropright="4183f"/>
                        <v:path arrowok="t"/>
                      </v:shape>
                    </v:group>
                    <v:shape id="Picture 6" o:spid="_x0000_s1031" type="#_x0000_t75" style="position:absolute;left:971550;top:138113;width:628650;height:204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Vj&#10;eyjDAAAA2gAAAA8AAABkcnMvZG93bnJldi54bWxEj0uLwkAQhO8L/oehBW/rZH0hWUdxFwTBg2/3&#10;2mTaJGumJ2ZGjf/eEQSPRVV9RY0mtSnElSqXW1bw1Y5AECdW55wq2G1nn0MQziNrLCyTgjs5mIwb&#10;HyOMtb3xmq4bn4oAYRejgsz7MpbSJRkZdG1bEgfvaCuDPsgqlbrCW4CbQnaiaCAN5hwWMizpN6Pk&#10;tLkYBd3emVz/b3FYH/fbVX//f1j+DDtKtZr19BuEp9q/w6/2XCsYwPNKuAFy/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N7KMMAAADaAAAADwAAAAAAAAAAAAAAAACcAgAA&#10;ZHJzL2Rvd25yZXYueG1sUEsFBgAAAAAEAAQA9wAAAIwDAAAAAA==&#10;">
                      <v:imagedata r:id="rId4" o:title=""/>
                      <v:path arrowok="t"/>
                    </v:shape>
                  </v:group>
                </w:pict>
              </mc:Fallback>
            </mc:AlternateContent>
          </w:r>
          <w:r>
            <w:rPr>
              <w:noProof/>
              <w:lang w:val="en-US"/>
            </w:rPr>
            <w:t xml:space="preserve"> </w:t>
          </w:r>
        </w:p>
      </w:tc>
      <w:tc>
        <w:tcPr>
          <w:tcW w:w="3502" w:type="dxa"/>
        </w:tcPr>
        <w:p w14:paraId="591A1868" w14:textId="77777777" w:rsidR="005D7F83" w:rsidRPr="00352770" w:rsidRDefault="005D7F83" w:rsidP="00DE3577">
          <w:pPr>
            <w:pStyle w:val="Footer"/>
          </w:pPr>
          <w:r w:rsidRPr="00352770">
            <w:rPr>
              <w:noProof/>
              <w:lang w:eastAsia="en-GB"/>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5D7F83" w:rsidRPr="00352770" w:rsidRDefault="005D7F83"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2F56A1">
                <w:rPr>
                  <w:noProof/>
                </w:rPr>
                <w:t>i</w:t>
              </w:r>
              <w:r w:rsidRPr="00352770">
                <w:rPr>
                  <w:noProof/>
                </w:rPr>
                <w:fldChar w:fldCharType="end"/>
              </w:r>
            </w:sdtContent>
          </w:sdt>
        </w:p>
        <w:p w14:paraId="50135A51" w14:textId="77777777" w:rsidR="005D7F83" w:rsidRPr="00352770" w:rsidRDefault="005D7F83" w:rsidP="00352770">
          <w:pPr>
            <w:pStyle w:val="Footer"/>
            <w:jc w:val="right"/>
          </w:pPr>
        </w:p>
      </w:tc>
    </w:tr>
  </w:tbl>
  <w:p w14:paraId="7AEBCC60" w14:textId="77777777" w:rsidR="005D7F83" w:rsidRPr="000570C1" w:rsidRDefault="005D7F83" w:rsidP="000570C1">
    <w:pPr>
      <w:pStyle w:val="Footer"/>
      <w:rPr>
        <w:lang w:val="fr-CH"/>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D7F83" w14:paraId="48EB5958" w14:textId="77777777" w:rsidTr="004E7BE6">
      <w:tc>
        <w:tcPr>
          <w:tcW w:w="2660" w:type="dxa"/>
        </w:tcPr>
        <w:p w14:paraId="5115185B" w14:textId="77777777" w:rsidR="005D7F83" w:rsidRDefault="005D7F83" w:rsidP="00DE3577">
          <w:pPr>
            <w:pStyle w:val="Footer"/>
          </w:pPr>
          <w:r>
            <w:rPr>
              <w:noProof/>
              <w:lang w:eastAsia="en-GB"/>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AF3396E"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5D7F83" w:rsidRDefault="005D7F83" w:rsidP="00DE3577">
          <w:pPr>
            <w:pStyle w:val="Footer"/>
          </w:pPr>
          <w:r>
            <w:rPr>
              <w:noProof/>
              <w:lang w:eastAsia="en-GB"/>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5D7F83" w:rsidRDefault="005D7F83"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F56A1">
                <w:rPr>
                  <w:noProof/>
                </w:rPr>
                <w:t>3</w:t>
              </w:r>
              <w:r>
                <w:rPr>
                  <w:noProof/>
                </w:rPr>
                <w:fldChar w:fldCharType="end"/>
              </w:r>
            </w:sdtContent>
          </w:sdt>
        </w:p>
        <w:p w14:paraId="5D05F741" w14:textId="77777777" w:rsidR="005D7F83" w:rsidRPr="002F380E" w:rsidRDefault="005D7F83" w:rsidP="00DE3577">
          <w:pPr>
            <w:pStyle w:val="Footer"/>
            <w:jc w:val="right"/>
            <w:rPr>
              <w:color w:val="FFFFFF" w:themeColor="background1"/>
            </w:rPr>
          </w:pPr>
        </w:p>
      </w:tc>
    </w:tr>
  </w:tbl>
  <w:p w14:paraId="07CF71EB" w14:textId="77777777" w:rsidR="005D7F83" w:rsidRDefault="005D7F83" w:rsidP="000570C1">
    <w:pPr>
      <w:pStyle w:val="Footer"/>
      <w:ind w:right="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3CF13" w14:textId="77777777" w:rsidR="003D596D" w:rsidRDefault="003D596D" w:rsidP="00AB6B12">
      <w:r>
        <w:separator/>
      </w:r>
    </w:p>
  </w:footnote>
  <w:footnote w:type="continuationSeparator" w:id="0">
    <w:p w14:paraId="3553800B" w14:textId="77777777" w:rsidR="003D596D" w:rsidRDefault="003D596D" w:rsidP="00AB6B12">
      <w:r>
        <w:continuationSeparator/>
      </w:r>
    </w:p>
  </w:footnote>
  <w:footnote w:id="1">
    <w:p w14:paraId="601B91F2" w14:textId="77777777" w:rsidR="005D7F83" w:rsidRPr="00A37BC7" w:rsidRDefault="005D7F83" w:rsidP="00864AC4">
      <w:pPr>
        <w:pStyle w:val="FootnoteText"/>
        <w:rPr>
          <w:sz w:val="16"/>
          <w:szCs w:val="16"/>
          <w:lang w:val="en-US"/>
        </w:rPr>
      </w:pPr>
      <w:r w:rsidRPr="004B4B0B">
        <w:rPr>
          <w:rStyle w:val="FootnoteReference"/>
        </w:rPr>
        <w:footnoteRef/>
      </w:r>
      <w:r w:rsidRPr="00A37BC7">
        <w:rPr>
          <w:sz w:val="16"/>
          <w:szCs w:val="16"/>
        </w:rPr>
        <w:t xml:space="preserve"> the US National Oceanic and Atmospheric Administration (NOAA), German </w:t>
      </w:r>
      <w:proofErr w:type="spellStart"/>
      <w:r w:rsidRPr="00A37BC7">
        <w:rPr>
          <w:sz w:val="16"/>
          <w:szCs w:val="16"/>
        </w:rPr>
        <w:t>Deutscher</w:t>
      </w:r>
      <w:proofErr w:type="spellEnd"/>
      <w:r w:rsidRPr="00A37BC7">
        <w:rPr>
          <w:sz w:val="16"/>
          <w:szCs w:val="16"/>
        </w:rPr>
        <w:t xml:space="preserve"> </w:t>
      </w:r>
      <w:proofErr w:type="spellStart"/>
      <w:r w:rsidRPr="00A37BC7">
        <w:rPr>
          <w:sz w:val="16"/>
          <w:szCs w:val="16"/>
        </w:rPr>
        <w:t>Wetterdienst</w:t>
      </w:r>
      <w:proofErr w:type="spellEnd"/>
      <w:r w:rsidRPr="00A37BC7">
        <w:rPr>
          <w:sz w:val="16"/>
          <w:szCs w:val="16"/>
        </w:rPr>
        <w:t xml:space="preserve"> (DWD), the US </w:t>
      </w:r>
      <w:proofErr w:type="spellStart"/>
      <w:r w:rsidRPr="00A37BC7">
        <w:rPr>
          <w:sz w:val="16"/>
          <w:szCs w:val="16"/>
        </w:rPr>
        <w:t>Centers</w:t>
      </w:r>
      <w:proofErr w:type="spellEnd"/>
      <w:r w:rsidRPr="00A37BC7">
        <w:rPr>
          <w:sz w:val="16"/>
          <w:szCs w:val="16"/>
        </w:rPr>
        <w:t xml:space="preserve">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33DAD" w14:textId="200631C1" w:rsidR="005D7F83" w:rsidRDefault="005D7F83" w:rsidP="004E7BE6">
    <w:pPr>
      <w:pStyle w:val="Header"/>
      <w:jc w:val="right"/>
    </w:pPr>
    <w:r>
      <w:rPr>
        <w:noProof/>
        <w:lang w:eastAsia="en-GB"/>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5D7F83" w:rsidRDefault="005D7F83" w:rsidP="004E7BE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
  </w:num>
  <w:num w:numId="4">
    <w:abstractNumId w:val="27"/>
  </w:num>
  <w:num w:numId="5">
    <w:abstractNumId w:val="19"/>
  </w:num>
  <w:num w:numId="6">
    <w:abstractNumId w:val="42"/>
  </w:num>
  <w:num w:numId="7">
    <w:abstractNumId w:val="17"/>
  </w:num>
  <w:num w:numId="8">
    <w:abstractNumId w:val="10"/>
  </w:num>
  <w:num w:numId="9">
    <w:abstractNumId w:val="12"/>
  </w:num>
  <w:num w:numId="10">
    <w:abstractNumId w:val="14"/>
  </w:num>
  <w:num w:numId="11">
    <w:abstractNumId w:val="44"/>
  </w:num>
  <w:num w:numId="12">
    <w:abstractNumId w:val="29"/>
  </w:num>
  <w:num w:numId="13">
    <w:abstractNumId w:val="3"/>
  </w:num>
  <w:num w:numId="14">
    <w:abstractNumId w:val="37"/>
  </w:num>
  <w:num w:numId="15">
    <w:abstractNumId w:val="1"/>
  </w:num>
  <w:num w:numId="16">
    <w:abstractNumId w:val="24"/>
  </w:num>
  <w:num w:numId="17">
    <w:abstractNumId w:val="39"/>
  </w:num>
  <w:num w:numId="18">
    <w:abstractNumId w:val="13"/>
  </w:num>
  <w:num w:numId="19">
    <w:abstractNumId w:val="8"/>
  </w:num>
  <w:num w:numId="20">
    <w:abstractNumId w:val="45"/>
  </w:num>
  <w:num w:numId="21">
    <w:abstractNumId w:val="22"/>
  </w:num>
  <w:num w:numId="22">
    <w:abstractNumId w:val="32"/>
  </w:num>
  <w:num w:numId="23">
    <w:abstractNumId w:val="21"/>
  </w:num>
  <w:num w:numId="24">
    <w:abstractNumId w:val="28"/>
  </w:num>
  <w:num w:numId="25">
    <w:abstractNumId w:val="15"/>
  </w:num>
  <w:num w:numId="26">
    <w:abstractNumId w:val="11"/>
  </w:num>
  <w:num w:numId="27">
    <w:abstractNumId w:val="18"/>
  </w:num>
  <w:num w:numId="28">
    <w:abstractNumId w:val="6"/>
  </w:num>
  <w:num w:numId="29">
    <w:abstractNumId w:val="43"/>
  </w:num>
  <w:num w:numId="30">
    <w:abstractNumId w:val="9"/>
  </w:num>
  <w:num w:numId="31">
    <w:abstractNumId w:val="31"/>
  </w:num>
  <w:num w:numId="32">
    <w:abstractNumId w:val="4"/>
  </w:num>
  <w:num w:numId="33">
    <w:abstractNumId w:val="20"/>
  </w:num>
  <w:num w:numId="34">
    <w:abstractNumId w:val="5"/>
  </w:num>
  <w:num w:numId="35">
    <w:abstractNumId w:val="41"/>
  </w:num>
  <w:num w:numId="36">
    <w:abstractNumId w:val="34"/>
  </w:num>
  <w:num w:numId="37">
    <w:abstractNumId w:val="30"/>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33"/>
  </w:num>
  <w:num w:numId="41">
    <w:abstractNumId w:val="7"/>
  </w:num>
  <w:num w:numId="42">
    <w:abstractNumId w:val="26"/>
  </w:num>
  <w:num w:numId="43">
    <w:abstractNumId w:val="25"/>
  </w:num>
  <w:num w:numId="44">
    <w:abstractNumId w:val="36"/>
  </w:num>
  <w:num w:numId="45">
    <w:abstractNumId w:val="35"/>
  </w:num>
  <w:num w:numId="46">
    <w:abstractNumId w:val="38"/>
  </w:num>
  <w:num w:numId="47">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0D7B77"/>
    <w:rsid w:val="00132085"/>
    <w:rsid w:val="00135BDB"/>
    <w:rsid w:val="00140A53"/>
    <w:rsid w:val="001753B4"/>
    <w:rsid w:val="001A03DE"/>
    <w:rsid w:val="001B3FC0"/>
    <w:rsid w:val="001E68D6"/>
    <w:rsid w:val="001F3236"/>
    <w:rsid w:val="0020251C"/>
    <w:rsid w:val="00206AF3"/>
    <w:rsid w:val="00213FBD"/>
    <w:rsid w:val="00233649"/>
    <w:rsid w:val="00241F0C"/>
    <w:rsid w:val="00257153"/>
    <w:rsid w:val="00275133"/>
    <w:rsid w:val="00275557"/>
    <w:rsid w:val="00283D11"/>
    <w:rsid w:val="00287963"/>
    <w:rsid w:val="002B3C8C"/>
    <w:rsid w:val="002C2244"/>
    <w:rsid w:val="002C32CF"/>
    <w:rsid w:val="002D6757"/>
    <w:rsid w:val="002E3615"/>
    <w:rsid w:val="002F380E"/>
    <w:rsid w:val="002F56A1"/>
    <w:rsid w:val="00305C06"/>
    <w:rsid w:val="0032142D"/>
    <w:rsid w:val="00327FCC"/>
    <w:rsid w:val="00341668"/>
    <w:rsid w:val="00352770"/>
    <w:rsid w:val="003613BC"/>
    <w:rsid w:val="00390F7D"/>
    <w:rsid w:val="003955AE"/>
    <w:rsid w:val="003A37E9"/>
    <w:rsid w:val="003B6850"/>
    <w:rsid w:val="003C4AD2"/>
    <w:rsid w:val="003D596D"/>
    <w:rsid w:val="003E2ED3"/>
    <w:rsid w:val="003E3101"/>
    <w:rsid w:val="003F26F5"/>
    <w:rsid w:val="003F4581"/>
    <w:rsid w:val="004151B6"/>
    <w:rsid w:val="00421E30"/>
    <w:rsid w:val="00424E1B"/>
    <w:rsid w:val="00424E6E"/>
    <w:rsid w:val="00436F5E"/>
    <w:rsid w:val="00457524"/>
    <w:rsid w:val="00491E88"/>
    <w:rsid w:val="00495FDB"/>
    <w:rsid w:val="004B4B0B"/>
    <w:rsid w:val="004E7BE6"/>
    <w:rsid w:val="005004EB"/>
    <w:rsid w:val="00501C87"/>
    <w:rsid w:val="0055353B"/>
    <w:rsid w:val="00566A0C"/>
    <w:rsid w:val="00566C31"/>
    <w:rsid w:val="00597897"/>
    <w:rsid w:val="005C1961"/>
    <w:rsid w:val="005D29BC"/>
    <w:rsid w:val="005D7F83"/>
    <w:rsid w:val="005E1DBD"/>
    <w:rsid w:val="00611E70"/>
    <w:rsid w:val="0061201D"/>
    <w:rsid w:val="00627277"/>
    <w:rsid w:val="00645C43"/>
    <w:rsid w:val="0065182E"/>
    <w:rsid w:val="0065611A"/>
    <w:rsid w:val="00656AE9"/>
    <w:rsid w:val="00665033"/>
    <w:rsid w:val="0067500A"/>
    <w:rsid w:val="00686236"/>
    <w:rsid w:val="00693168"/>
    <w:rsid w:val="006A4301"/>
    <w:rsid w:val="006B21FE"/>
    <w:rsid w:val="006C2969"/>
    <w:rsid w:val="006C39CD"/>
    <w:rsid w:val="006E5B8A"/>
    <w:rsid w:val="006F21F3"/>
    <w:rsid w:val="00701108"/>
    <w:rsid w:val="0070335C"/>
    <w:rsid w:val="00706777"/>
    <w:rsid w:val="00732172"/>
    <w:rsid w:val="0074283A"/>
    <w:rsid w:val="00762DEA"/>
    <w:rsid w:val="00774FD0"/>
    <w:rsid w:val="007B047C"/>
    <w:rsid w:val="007B53A6"/>
    <w:rsid w:val="007C0994"/>
    <w:rsid w:val="007C1660"/>
    <w:rsid w:val="007E2406"/>
    <w:rsid w:val="007E5D14"/>
    <w:rsid w:val="008152E3"/>
    <w:rsid w:val="00817EE2"/>
    <w:rsid w:val="00833975"/>
    <w:rsid w:val="00844A2B"/>
    <w:rsid w:val="00860976"/>
    <w:rsid w:val="00864AC4"/>
    <w:rsid w:val="00883855"/>
    <w:rsid w:val="0088774A"/>
    <w:rsid w:val="0089123E"/>
    <w:rsid w:val="008C423B"/>
    <w:rsid w:val="008C6813"/>
    <w:rsid w:val="008E440A"/>
    <w:rsid w:val="00911643"/>
    <w:rsid w:val="00916735"/>
    <w:rsid w:val="00962075"/>
    <w:rsid w:val="00984D49"/>
    <w:rsid w:val="009B2ED9"/>
    <w:rsid w:val="009B7CAB"/>
    <w:rsid w:val="009C3ED4"/>
    <w:rsid w:val="009C7A6E"/>
    <w:rsid w:val="009F1BAC"/>
    <w:rsid w:val="00A70F48"/>
    <w:rsid w:val="00A74B04"/>
    <w:rsid w:val="00A77B31"/>
    <w:rsid w:val="00A81D95"/>
    <w:rsid w:val="00AB04CE"/>
    <w:rsid w:val="00AB2735"/>
    <w:rsid w:val="00AB6B12"/>
    <w:rsid w:val="00AB6F88"/>
    <w:rsid w:val="00AE5B27"/>
    <w:rsid w:val="00B364B2"/>
    <w:rsid w:val="00B4699E"/>
    <w:rsid w:val="00B5182F"/>
    <w:rsid w:val="00B67E09"/>
    <w:rsid w:val="00B817FE"/>
    <w:rsid w:val="00BA7567"/>
    <w:rsid w:val="00BF2C6A"/>
    <w:rsid w:val="00C021CE"/>
    <w:rsid w:val="00C07F87"/>
    <w:rsid w:val="00C10013"/>
    <w:rsid w:val="00C32D06"/>
    <w:rsid w:val="00C41A39"/>
    <w:rsid w:val="00C55DA2"/>
    <w:rsid w:val="00CC11DC"/>
    <w:rsid w:val="00D51E12"/>
    <w:rsid w:val="00D55E9F"/>
    <w:rsid w:val="00D80D85"/>
    <w:rsid w:val="00D9513C"/>
    <w:rsid w:val="00DE1CF9"/>
    <w:rsid w:val="00DE2E0E"/>
    <w:rsid w:val="00DE3577"/>
    <w:rsid w:val="00E1101B"/>
    <w:rsid w:val="00E211B8"/>
    <w:rsid w:val="00E21864"/>
    <w:rsid w:val="00E34007"/>
    <w:rsid w:val="00E455B5"/>
    <w:rsid w:val="00E76257"/>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61AD"/>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72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 w:type="character" w:styleId="EndnoteReference">
    <w:name w:val="endnote reference"/>
    <w:basedOn w:val="DefaultParagraphFont"/>
    <w:uiPriority w:val="99"/>
    <w:semiHidden/>
    <w:unhideWhenUsed/>
    <w:rsid w:val="004B4B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3.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hyperlink" Target="https://link.springer.com/article/10.1007/s00484-013-0729-9"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50.png"/><Relationship Id="rId4" Type="http://schemas.openxmlformats.org/officeDocument/2006/relationships/image" Target="media/image60.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089C5426-A790-7242-800F-1B3D42090828}" type="presOf" srcId="{9026AF99-4ECE-4760-9855-3D0FFBCDE831}" destId="{73F4C41C-81E7-4979-B21C-2BBDA19C9D9E}" srcOrd="0" destOrd="0" presId="urn:microsoft.com/office/officeart/2005/8/layout/radial4"/>
    <dgm:cxn modelId="{81CA1534-971D-2046-B3CB-05DFE421DA65}" type="presOf" srcId="{83E7E209-195F-440B-8A43-6CB29C3D4345}" destId="{26307783-568D-4E6A-B0B6-71A5842AA28B}" srcOrd="0" destOrd="0" presId="urn:microsoft.com/office/officeart/2005/8/layout/radial4"/>
    <dgm:cxn modelId="{FAD431DC-DAE7-4348-B0B7-167E3A0420D2}" type="presOf" srcId="{C0F608F2-88E2-47C9-B05C-C8EB6758863D}" destId="{8B6A3FBA-FE16-47C8-BD4B-D11F1A5DAAD0}" srcOrd="0" destOrd="0" presId="urn:microsoft.com/office/officeart/2005/8/layout/radial4"/>
    <dgm:cxn modelId="{1D293EED-EF4D-4679-B174-F231CE5C790F}" srcId="{294ECB6F-4537-430C-946E-E82F89FFE310}" destId="{8AD4BBC8-1567-42C3-B611-07633ECCAAF5}" srcOrd="0" destOrd="0" parTransId="{C0F608F2-88E2-47C9-B05C-C8EB6758863D}" sibTransId="{02A7914C-F77E-4BB7-B4CD-DBDFF266557A}"/>
    <dgm:cxn modelId="{58D53D6D-B7E2-410C-923F-A2AA17EBEFBA}" srcId="{294ECB6F-4537-430C-946E-E82F89FFE310}" destId="{770FE518-EC3E-48CE-A18F-5B658AD3A6D8}" srcOrd="3" destOrd="0" parTransId="{3CFA2364-BAA2-4A32-8FD7-78972CB2C33E}" sibTransId="{886583E2-89FA-417C-8F09-8FF7A602E020}"/>
    <dgm:cxn modelId="{BACF05D0-E7FF-0144-91C7-434DB21FB4E6}" type="presOf" srcId="{30C3FD64-7D4E-4EBB-85D3-3232F3F1877B}" destId="{33798C96-BBC9-406C-93A5-8BB1B68A8883}" srcOrd="0" destOrd="0" presId="urn:microsoft.com/office/officeart/2005/8/layout/radial4"/>
    <dgm:cxn modelId="{94694C43-ABCC-1647-875E-45CEAD4A82EE}" type="presOf" srcId="{87175413-2F10-436B-924F-54B8947A95E6}" destId="{F66F2E4B-A734-41BF-9765-FD92D2A3C77C}" srcOrd="0" destOrd="0" presId="urn:microsoft.com/office/officeart/2005/8/layout/radial4"/>
    <dgm:cxn modelId="{FA445798-FC38-BD4E-811C-9E0CA57ACEC2}" type="presOf" srcId="{294ECB6F-4537-430C-946E-E82F89FFE310}" destId="{C9EFE481-A395-4EE5-B216-145210E79855}"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107EBCE8-11E9-49CF-8D32-23B2EDA7D67D}" srcId="{9026AF99-4ECE-4760-9855-3D0FFBCDE831}" destId="{294ECB6F-4537-430C-946E-E82F89FFE310}" srcOrd="0" destOrd="0" parTransId="{257642EC-56E9-4A7F-8437-3E5E4E38B357}" sibTransId="{3A685BEA-88DD-420B-8EE7-516E3CC1A825}"/>
    <dgm:cxn modelId="{6F8A4167-ADAE-B84B-B02F-BEAB37ACFF05}" type="presOf" srcId="{8AD4BBC8-1567-42C3-B611-07633ECCAAF5}" destId="{AD0F818F-5B7A-433F-9084-3BDDA8587FDF}" srcOrd="0" destOrd="0" presId="urn:microsoft.com/office/officeart/2005/8/layout/radial4"/>
    <dgm:cxn modelId="{5F7BA870-105F-A44C-A96A-1D26B1E9DEF0}" type="presOf" srcId="{770FE518-EC3E-48CE-A18F-5B658AD3A6D8}" destId="{C2FA2FE7-FB29-4157-BE9D-29859ED32588}" srcOrd="0" destOrd="0" presId="urn:microsoft.com/office/officeart/2005/8/layout/radial4"/>
    <dgm:cxn modelId="{5F1EA1E2-2AF3-F744-BF75-29A4D2D723F0}" type="presOf" srcId="{3CFA2364-BAA2-4A32-8FD7-78972CB2C33E}" destId="{E56FC0AB-5809-4BE3-97EA-10255B30933D}" srcOrd="0" destOrd="0" presId="urn:microsoft.com/office/officeart/2005/8/layout/radial4"/>
    <dgm:cxn modelId="{47F99780-E591-9248-8622-A25AC8B8B7C3}" type="presOf" srcId="{422FCC72-BD7A-45C7-80EB-3EEDB24E3C90}" destId="{157571CB-CAC5-48D6-B48A-52DF09C34DB3}"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4D6816FC-73A7-CB44-8561-B497EA3FFDFB}" type="presParOf" srcId="{73F4C41C-81E7-4979-B21C-2BBDA19C9D9E}" destId="{C9EFE481-A395-4EE5-B216-145210E79855}" srcOrd="0" destOrd="0" presId="urn:microsoft.com/office/officeart/2005/8/layout/radial4"/>
    <dgm:cxn modelId="{1221BB3C-D529-1B4F-9678-EDBD8BD4D344}" type="presParOf" srcId="{73F4C41C-81E7-4979-B21C-2BBDA19C9D9E}" destId="{8B6A3FBA-FE16-47C8-BD4B-D11F1A5DAAD0}" srcOrd="1" destOrd="0" presId="urn:microsoft.com/office/officeart/2005/8/layout/radial4"/>
    <dgm:cxn modelId="{768212E8-C3F1-5A4A-8B81-2B542BF18640}" type="presParOf" srcId="{73F4C41C-81E7-4979-B21C-2BBDA19C9D9E}" destId="{AD0F818F-5B7A-433F-9084-3BDDA8587FDF}" srcOrd="2" destOrd="0" presId="urn:microsoft.com/office/officeart/2005/8/layout/radial4"/>
    <dgm:cxn modelId="{1ED6E8E1-5541-C641-B628-AE7211E98FBB}" type="presParOf" srcId="{73F4C41C-81E7-4979-B21C-2BBDA19C9D9E}" destId="{33798C96-BBC9-406C-93A5-8BB1B68A8883}" srcOrd="3" destOrd="0" presId="urn:microsoft.com/office/officeart/2005/8/layout/radial4"/>
    <dgm:cxn modelId="{A0C6B23E-D7B2-3446-8355-2CD2786A17D0}" type="presParOf" srcId="{73F4C41C-81E7-4979-B21C-2BBDA19C9D9E}" destId="{F66F2E4B-A734-41BF-9765-FD92D2A3C77C}" srcOrd="4" destOrd="0" presId="urn:microsoft.com/office/officeart/2005/8/layout/radial4"/>
    <dgm:cxn modelId="{CB35B9D4-CA11-A241-89A3-F9A614E1A386}" type="presParOf" srcId="{73F4C41C-81E7-4979-B21C-2BBDA19C9D9E}" destId="{26307783-568D-4E6A-B0B6-71A5842AA28B}" srcOrd="5" destOrd="0" presId="urn:microsoft.com/office/officeart/2005/8/layout/radial4"/>
    <dgm:cxn modelId="{EDAA312B-D629-0E4B-95D3-FB950E028217}" type="presParOf" srcId="{73F4C41C-81E7-4979-B21C-2BBDA19C9D9E}" destId="{157571CB-CAC5-48D6-B48A-52DF09C34DB3}" srcOrd="6" destOrd="0" presId="urn:microsoft.com/office/officeart/2005/8/layout/radial4"/>
    <dgm:cxn modelId="{664DADBD-86A0-A54F-BB70-8756B162A9CD}" type="presParOf" srcId="{73F4C41C-81E7-4979-B21C-2BBDA19C9D9E}" destId="{E56FC0AB-5809-4BE3-97EA-10255B30933D}" srcOrd="7" destOrd="0" presId="urn:microsoft.com/office/officeart/2005/8/layout/radial4"/>
    <dgm:cxn modelId="{94869699-3412-D140-9F9E-A70D086960D2}"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75358-6653-5843-A903-6D640FA5A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C:\CHO Masterfile Feb 2017\2  PROJECTS\GHHIN\Operationalizing GHHIN\GHHIN TEMPLATE.dotx</Template>
  <TotalTime>117</TotalTime>
  <Pages>20</Pages>
  <Words>6600</Words>
  <Characters>37620</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Parks, Robbie M</cp:lastModifiedBy>
  <cp:revision>7</cp:revision>
  <cp:lastPrinted>2017-07-25T09:19:00Z</cp:lastPrinted>
  <dcterms:created xsi:type="dcterms:W3CDTF">2017-08-01T13:39:00Z</dcterms:created>
  <dcterms:modified xsi:type="dcterms:W3CDTF">2017-08-02T14:10:00Z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