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E2FB" w14:textId="77777777" w:rsidR="00E21864" w:rsidRDefault="00E21864" w:rsidP="00AB6B12"/>
    <w:p w14:paraId="1628BD4F" w14:textId="77777777" w:rsidR="000651CF" w:rsidRPr="00135BDB" w:rsidRDefault="000651CF" w:rsidP="006C2969">
      <w:pPr>
        <w:rPr>
          <w:sz w:val="48"/>
          <w:szCs w:val="52"/>
        </w:rPr>
      </w:pPr>
    </w:p>
    <w:p w14:paraId="33F33892" w14:textId="77777777"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77777777" w:rsidR="000651CF" w:rsidRDefault="00DE3577" w:rsidP="00F04587">
      <w:pPr>
        <w:jc w:val="center"/>
      </w:pPr>
      <w:r>
        <w:t xml:space="preserve">Update Version: </w:t>
      </w:r>
      <w:r w:rsidR="00352770">
        <w:t xml:space="preserve">July </w:t>
      </w:r>
      <w:r w:rsidR="00F04587">
        <w:t>31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9"/>
          <w:footerReference w:type="default" r:id="rId10"/>
          <w:headerReference w:type="first" r:id="rId11"/>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D51E12">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D51E12">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D51E12">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D51E12">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D51E12">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D51E12"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D51E12">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D51E12">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D51E12">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2"/>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1E68D6">
        <w:rPr>
          <w:b/>
          <w:bCs/>
          <w:color w:val="C00000"/>
        </w:rPr>
        <w:t>SUMMARY</w:t>
      </w:r>
      <w:bookmarkEnd w:id="0"/>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6C88512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ins w:id="1" w:author="Parks, Robbie M" w:date="2017-08-01T09:08:00Z">
        <w:r w:rsidR="002C32CF">
          <w:rPr>
            <w:rFonts w:ascii="Calibri Light" w:hAnsi="Calibri Light"/>
          </w:rPr>
          <w:t>,</w:t>
        </w:r>
      </w:ins>
      <w:del w:id="2"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del w:id="3" w:author="Parks, Robbie M" w:date="2017-08-01T09:08:00Z">
              <w:r w:rsidRPr="001234F4" w:rsidDel="00817EE2">
                <w:rPr>
                  <w:rFonts w:ascii="Calibri Light" w:hAnsi="Calibri Light"/>
                  <w:lang w:val="en-US"/>
                </w:rPr>
                <w:delText xml:space="preserve"> </w:delText>
              </w:r>
            </w:del>
            <w:r w:rsidRPr="001234F4">
              <w:rPr>
                <w:rFonts w:ascii="Calibri Light" w:hAnsi="Calibri Light"/>
                <w:lang w:val="en-US"/>
              </w:rPr>
              <w:t>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77777777" w:rsidR="006C2969" w:rsidRDefault="006C2969" w:rsidP="006C2969">
      <w:pPr>
        <w:rPr>
          <w:rFonts w:ascii="Calibri Light" w:hAnsi="Calibri Light"/>
          <w:lang w:val="en-US"/>
        </w:rPr>
      </w:pPr>
    </w:p>
    <w:p w14:paraId="6311B5C8" w14:textId="77777777" w:rsidR="006C2969" w:rsidRDefault="006C2969" w:rsidP="006C2969">
      <w:pPr>
        <w:rPr>
          <w:rFonts w:ascii="Calibri Light" w:hAnsi="Calibri Light"/>
          <w:lang w:val="en-US"/>
        </w:rPr>
      </w:pPr>
      <w:r>
        <w:rPr>
          <w:rFonts w:ascii="Calibri Light" w:hAnsi="Calibri Light"/>
          <w:lang w:val="en-US"/>
        </w:rPr>
        <w:t xml:space="preserve">Budget and Resource Plan </w:t>
      </w:r>
    </w:p>
    <w:p w14:paraId="3977AF98" w14:textId="77777777" w:rsidR="006C2969" w:rsidRDefault="006C2969">
      <w:pPr>
        <w:rPr>
          <w:color w:val="000000" w:themeColor="text1"/>
          <w:sz w:val="36"/>
          <w:szCs w:val="40"/>
        </w:rPr>
      </w:pPr>
      <w:r>
        <w:br w:type="page"/>
      </w:r>
    </w:p>
    <w:p w14:paraId="3F983050" w14:textId="77777777" w:rsidR="000779FA" w:rsidRDefault="006C2969" w:rsidP="001E68D6">
      <w:pPr>
        <w:pStyle w:val="Heading1"/>
        <w:numPr>
          <w:ilvl w:val="0"/>
          <w:numId w:val="1"/>
        </w:numPr>
        <w:ind w:left="426"/>
      </w:pPr>
      <w:r>
        <w:lastRenderedPageBreak/>
        <w:t xml:space="preserve"> </w:t>
      </w:r>
      <w:bookmarkStart w:id="4" w:name="_Toc482371124"/>
      <w:r>
        <w:t>GHHIN Coordination</w:t>
      </w:r>
      <w:bookmarkEnd w:id="4"/>
    </w:p>
    <w:p w14:paraId="4C823B96" w14:textId="77777777" w:rsidR="006C2969" w:rsidRPr="00324D52" w:rsidRDefault="006C2969" w:rsidP="006C2969">
      <w:pPr>
        <w:pStyle w:val="Heading2"/>
        <w:spacing w:line="240" w:lineRule="auto"/>
        <w:ind w:firstLine="0"/>
        <w:rPr>
          <w:rFonts w:ascii="Calibri Light" w:hAnsi="Calibri Light"/>
        </w:rPr>
      </w:pPr>
      <w:bookmarkStart w:id="5" w:name="_Toc471229729"/>
      <w:bookmarkStart w:id="6" w:name="_Toc477372202"/>
      <w:bookmarkStart w:id="7" w:name="_Toc482371125"/>
      <w:r>
        <w:rPr>
          <w:rFonts w:ascii="Calibri Light" w:hAnsi="Calibri Light"/>
          <w:noProof/>
          <w:lang w:eastAsia="en-GB"/>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5"/>
      <w:bookmarkEnd w:id="6"/>
      <w:bookmarkEnd w:id="7"/>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8" w:name="_Toc477372203"/>
      <w:bookmarkStart w:id="9" w:name="_Toc482371126"/>
      <w:r w:rsidRPr="00324D52">
        <w:rPr>
          <w:rFonts w:ascii="Calibri Light" w:hAnsi="Calibri Light"/>
        </w:rPr>
        <w:t>Expected Outputs in 2017/2018</w:t>
      </w:r>
      <w:bookmarkEnd w:id="8"/>
      <w:bookmarkEnd w:id="9"/>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Pr="00324D52" w:rsidRDefault="006C2969" w:rsidP="006C2969">
      <w:pPr>
        <w:pStyle w:val="ListParagraph"/>
        <w:rPr>
          <w:rFonts w:ascii="Calibri Light" w:hAnsi="Calibri Light"/>
          <w:lang w:val="en-US"/>
        </w:rPr>
      </w:pPr>
    </w:p>
    <w:p w14:paraId="09D54A6D" w14:textId="77777777" w:rsidR="006C2969" w:rsidRPr="006C2969" w:rsidRDefault="006C2969" w:rsidP="006C2969">
      <w:pPr>
        <w:pStyle w:val="Heading1"/>
        <w:numPr>
          <w:ilvl w:val="0"/>
          <w:numId w:val="1"/>
        </w:numPr>
        <w:ind w:left="426"/>
      </w:pPr>
      <w:bookmarkStart w:id="10" w:name="_Toc477372204"/>
      <w:bookmarkStart w:id="11" w:name="_Toc482371127"/>
      <w:r w:rsidRPr="006C2969">
        <w:lastRenderedPageBreak/>
        <w:t>Formalize the GHHIN Advisory Committee</w:t>
      </w:r>
      <w:bookmarkEnd w:id="10"/>
      <w:bookmarkEnd w:id="11"/>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Shubhayu Saha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Clewlow </w:t>
      </w:r>
      <w:r>
        <w:rPr>
          <w:rFonts w:ascii="Calibri Light" w:eastAsia="Times New Roman" w:hAnsi="Calibri Light" w:cs="Tahoma"/>
          <w:szCs w:val="20"/>
          <w:lang w:val="en-US"/>
        </w:rPr>
        <w:tab/>
        <w:t>UKMet</w:t>
      </w:r>
      <w:r w:rsidR="00390F7D" w:rsidRPr="00390F7D">
        <w:rPr>
          <w:rFonts w:ascii="Calibri Light" w:eastAsia="Times New Roman" w:hAnsi="Calibri Light" w:cs="Tahoma"/>
          <w:szCs w:val="20"/>
          <w:lang w:val="en-US"/>
        </w:rPr>
        <w:t xml:space="preserve"> </w:t>
      </w:r>
    </w:p>
    <w:p w14:paraId="294E833B" w14:textId="77777777"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Matzarakis Head Human-Biometeorology, Research Centre Human Biometeorology Deutscher Wetterdienst </w:t>
      </w:r>
      <w:r>
        <w:rPr>
          <w:rFonts w:ascii="Calibri Light" w:eastAsia="Times New Roman" w:hAnsi="Calibri Light" w:cs="Tahoma"/>
          <w:szCs w:val="20"/>
          <w:lang w:val="en-US"/>
        </w:rPr>
        <w:t xml:space="preserve"> </w:t>
      </w:r>
    </w:p>
    <w:p w14:paraId="440D38FD" w14:textId="77777777" w:rsidR="006C2969" w:rsidRPr="002D6757" w:rsidRDefault="006C2969" w:rsidP="00352770">
      <w:pPr>
        <w:pStyle w:val="ListParagraph"/>
        <w:rPr>
          <w:rFonts w:ascii="Calibri Light" w:eastAsia="Times New Roman" w:hAnsi="Calibri Light" w:cs="Tahoma"/>
          <w:szCs w:val="20"/>
          <w:lang w:val="en-US"/>
        </w:rPr>
      </w:pP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Tord Kellstrom, ANU Occupational Health</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77777777"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Virginia Murray, UNISDR STAG - PHE</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Pr>
          <w:rFonts w:ascii="Calibri Light" w:eastAsia="Times New Roman" w:hAnsi="Calibri Light" w:cs="Tahoma"/>
          <w:szCs w:val="20"/>
          <w:lang w:val="en-US"/>
        </w:rPr>
        <w:t xml:space="preserve">or Shanghai HH </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Mucke,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Somenath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MeteoFrance</w:t>
      </w:r>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6047D901" w14:textId="77777777" w:rsidR="006C2969" w:rsidRPr="00196F9A"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Gachon (Ph.D) Centre pour l'Étude et la Simulation du Climat à l'Échelle Régionale (ESCER), Université du Québec à Montréal </w:t>
      </w:r>
    </w:p>
    <w:p w14:paraId="3F5CD2BB" w14:textId="77777777" w:rsidR="006C2969" w:rsidRPr="002A178A" w:rsidRDefault="006C2969" w:rsidP="006C2969">
      <w:pPr>
        <w:pStyle w:val="Heading1"/>
        <w:numPr>
          <w:ilvl w:val="0"/>
          <w:numId w:val="1"/>
        </w:numPr>
        <w:ind w:left="426"/>
      </w:pPr>
      <w:bookmarkStart w:id="12" w:name="_Toc477372205"/>
      <w:bookmarkStart w:id="13" w:name="_Toc482371128"/>
      <w:r>
        <w:lastRenderedPageBreak/>
        <w:t>Global</w:t>
      </w:r>
      <w:r w:rsidR="00693168">
        <w:t xml:space="preserve"> Heat and Human Health</w:t>
      </w:r>
      <w:r>
        <w:t xml:space="preserve"> Synthesis Report</w:t>
      </w:r>
      <w:bookmarkEnd w:id="12"/>
      <w:bookmarkEnd w:id="13"/>
    </w:p>
    <w:p w14:paraId="670D38D5" w14:textId="77777777" w:rsidR="006C2969" w:rsidRPr="006C2969" w:rsidRDefault="006C2969" w:rsidP="006C2969">
      <w:pPr>
        <w:pStyle w:val="ListParagraph"/>
        <w:numPr>
          <w:ilvl w:val="0"/>
          <w:numId w:val="13"/>
        </w:numPr>
        <w:rPr>
          <w:b/>
          <w:bCs/>
          <w:color w:val="C00000"/>
          <w:sz w:val="28"/>
          <w:szCs w:val="32"/>
        </w:rPr>
      </w:pPr>
      <w:r w:rsidRPr="006C2969">
        <w:rPr>
          <w:b/>
          <w:bCs/>
          <w:color w:val="C00000"/>
          <w:sz w:val="28"/>
          <w:szCs w:val="32"/>
        </w:rPr>
        <w:t>Scope and Purpose of the Report</w:t>
      </w:r>
    </w:p>
    <w:p w14:paraId="014A289C" w14:textId="77777777" w:rsidR="00352770" w:rsidRPr="004A6BED" w:rsidRDefault="00352770" w:rsidP="00352770">
      <w:pPr>
        <w:pStyle w:val="Heading1"/>
        <w:numPr>
          <w:ilvl w:val="0"/>
          <w:numId w:val="1"/>
        </w:numPr>
        <w:ind w:left="426"/>
        <w:rPr>
          <w:rFonts w:ascii="Calibri Light" w:hAnsi="Calibri Light"/>
          <w:color w:val="C00000"/>
          <w:szCs w:val="32"/>
        </w:rPr>
      </w:pPr>
      <w:r w:rsidRPr="004A6BED">
        <w:rPr>
          <w:rFonts w:ascii="Calibri Light" w:hAnsi="Calibri Light"/>
          <w:color w:val="C00000"/>
          <w:szCs w:val="32"/>
        </w:rPr>
        <w:t>GHHIN Synthesis Report</w:t>
      </w:r>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on a bi-annual basis, every 2 years to synthesize the state of science and practice to monitor, predict, and address extreme heat risks to human health. </w:t>
      </w:r>
    </w:p>
    <w:p w14:paraId="6DEB3803"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report will help to establish baseline conditions confronting the heat-health community (on exposure/information systems for decision making/response etc.) and help track progress in our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its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026AB012" w14:textId="77777777" w:rsidR="00352770" w:rsidRPr="00C81FE8" w:rsidRDefault="00352770" w:rsidP="00352770">
      <w:pPr>
        <w:pStyle w:val="ListParagraph"/>
        <w:ind w:left="1070"/>
        <w:rPr>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lastRenderedPageBreak/>
        <w:t xml:space="preserve">Proposed Structure </w:t>
      </w:r>
    </w:p>
    <w:tbl>
      <w:tblPr>
        <w:tblStyle w:val="TableGrid"/>
        <w:tblW w:w="9214" w:type="dxa"/>
        <w:tblInd w:w="108" w:type="dxa"/>
        <w:tblLook w:val="04A0" w:firstRow="1" w:lastRow="0" w:firstColumn="1" w:lastColumn="0" w:noHBand="0" w:noVBand="1"/>
      </w:tblPr>
      <w:tblGrid>
        <w:gridCol w:w="1724"/>
        <w:gridCol w:w="5117"/>
        <w:gridCol w:w="2373"/>
      </w:tblGrid>
      <w:tr w:rsidR="00352770" w:rsidRPr="00C81FE8" w14:paraId="58E1FCFE" w14:textId="77777777" w:rsidTr="007C0994">
        <w:tc>
          <w:tcPr>
            <w:tcW w:w="1724" w:type="dxa"/>
          </w:tcPr>
          <w:p w14:paraId="34DF0DB6" w14:textId="77777777" w:rsidR="00352770" w:rsidRPr="00C81FE8" w:rsidRDefault="00352770"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5379" w:type="dxa"/>
          </w:tcPr>
          <w:p w14:paraId="6C1DD1D6" w14:textId="77777777" w:rsidR="00352770" w:rsidRPr="00C81FE8" w:rsidRDefault="00352770"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c>
          <w:tcPr>
            <w:tcW w:w="2111" w:type="dxa"/>
          </w:tcPr>
          <w:p w14:paraId="4F07ECF6" w14:textId="77777777" w:rsidR="00352770" w:rsidRPr="00C81FE8" w:rsidRDefault="00352770" w:rsidP="007C0994">
            <w:pPr>
              <w:pStyle w:val="CommentText"/>
              <w:jc w:val="center"/>
              <w:rPr>
                <w:rFonts w:ascii="Calibri Light" w:hAnsi="Calibri Light" w:cstheme="majorBidi"/>
                <w:b/>
                <w:bCs/>
                <w:color w:val="FF0000"/>
                <w:lang w:val="en-US"/>
              </w:rPr>
            </w:pPr>
            <w:r w:rsidRPr="00C81FE8">
              <w:rPr>
                <w:rFonts w:ascii="Calibri Light" w:hAnsi="Calibri Light" w:cstheme="majorBidi"/>
                <w:b/>
                <w:bCs/>
                <w:color w:val="FF0000"/>
                <w:lang w:val="en-US"/>
              </w:rPr>
              <w:t>Key indicators</w:t>
            </w:r>
          </w:p>
          <w:p w14:paraId="7E1A7AB2" w14:textId="77777777" w:rsidR="00352770" w:rsidRPr="00C81FE8" w:rsidRDefault="00352770" w:rsidP="007C0994">
            <w:pPr>
              <w:jc w:val="center"/>
              <w:rPr>
                <w:rFonts w:ascii="Calibri Light" w:hAnsi="Calibri Light" w:cstheme="majorBidi"/>
                <w:b/>
                <w:bCs/>
                <w:color w:val="FF0000"/>
                <w:szCs w:val="20"/>
              </w:rPr>
            </w:pPr>
          </w:p>
        </w:tc>
      </w:tr>
      <w:tr w:rsidR="00352770" w:rsidRPr="0094448E" w14:paraId="15FA901E" w14:textId="77777777" w:rsidTr="007C0994">
        <w:trPr>
          <w:trHeight w:val="1319"/>
        </w:trPr>
        <w:tc>
          <w:tcPr>
            <w:tcW w:w="1724" w:type="dxa"/>
          </w:tcPr>
          <w:p w14:paraId="70B37FB3" w14:textId="77777777"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352770" w:rsidRPr="0094448E" w:rsidRDefault="00352770" w:rsidP="007C0994">
            <w:pPr>
              <w:rPr>
                <w:rFonts w:ascii="Calibri Light" w:hAnsi="Calibri Light" w:cstheme="majorBidi"/>
                <w:b/>
                <w:szCs w:val="20"/>
                <w:lang w:val="en-US"/>
              </w:rPr>
            </w:pPr>
          </w:p>
        </w:tc>
        <w:tc>
          <w:tcPr>
            <w:tcW w:w="5379" w:type="dxa"/>
          </w:tcPr>
          <w:p w14:paraId="24C7A4CD"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1A0A0BDD"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 xml:space="preserve">Drawn from summation of contents below. Bias toward showcasing headline figures, key successes and remaining gaps. </w:t>
            </w:r>
          </w:p>
          <w:p w14:paraId="0E75EA64" w14:textId="77777777" w:rsidR="00352770" w:rsidRPr="0094448E" w:rsidRDefault="00352770" w:rsidP="00352770">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p w14:paraId="5CADAE48" w14:textId="77777777" w:rsidR="00352770" w:rsidRDefault="00352770" w:rsidP="00352770">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key figures draw on contents from other chapters and are easy to update and display as a sort of dashboard upfront. </w:t>
            </w:r>
          </w:p>
          <w:p w14:paraId="0E03E397" w14:textId="77777777" w:rsidR="00E211B8" w:rsidRPr="0094448E" w:rsidRDefault="00E211B8" w:rsidP="00352770">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10 indicators/10 gaps to track</w:t>
            </w:r>
          </w:p>
        </w:tc>
        <w:tc>
          <w:tcPr>
            <w:tcW w:w="2111" w:type="dxa"/>
          </w:tcPr>
          <w:p w14:paraId="463ECCC1"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Regional dimensions</w:t>
            </w:r>
          </w:p>
          <w:p w14:paraId="7241EB17"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Country dimensions</w:t>
            </w:r>
          </w:p>
          <w:p w14:paraId="65E4CF88" w14:textId="77777777" w:rsidR="00352770" w:rsidRPr="0094448E" w:rsidRDefault="00352770" w:rsidP="007C0994">
            <w:pPr>
              <w:rPr>
                <w:rFonts w:ascii="Calibri Light" w:hAnsi="Calibri Light" w:cstheme="majorBidi"/>
                <w:szCs w:val="20"/>
                <w:lang w:val="en-US"/>
              </w:rPr>
            </w:pPr>
          </w:p>
        </w:tc>
      </w:tr>
      <w:tr w:rsidR="00352770" w:rsidRPr="0094448E" w14:paraId="2DADFAD1" w14:textId="77777777" w:rsidTr="007C0994">
        <w:trPr>
          <w:trHeight w:val="866"/>
        </w:trPr>
        <w:tc>
          <w:tcPr>
            <w:tcW w:w="1724" w:type="dxa"/>
          </w:tcPr>
          <w:p w14:paraId="48777E1A" w14:textId="77777777"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5379" w:type="dxa"/>
          </w:tcPr>
          <w:p w14:paraId="2B2D95EC"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c>
          <w:tcPr>
            <w:tcW w:w="2111" w:type="dxa"/>
          </w:tcPr>
          <w:p w14:paraId="16394237" w14:textId="77777777" w:rsidR="00352770" w:rsidRPr="0094448E" w:rsidRDefault="00352770" w:rsidP="007C0994">
            <w:pPr>
              <w:rPr>
                <w:rFonts w:ascii="Calibri Light" w:hAnsi="Calibri Light" w:cstheme="majorBidi"/>
                <w:szCs w:val="20"/>
                <w:lang w:val="en-US"/>
              </w:rPr>
            </w:pPr>
          </w:p>
        </w:tc>
      </w:tr>
      <w:tr w:rsidR="00352770" w:rsidRPr="0094448E" w14:paraId="562A782C" w14:textId="77777777" w:rsidTr="007C0994">
        <w:tc>
          <w:tcPr>
            <w:tcW w:w="1724" w:type="dxa"/>
          </w:tcPr>
          <w:p w14:paraId="067BFEAB" w14:textId="77777777"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352770"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501C87" w:rsidRPr="0094448E" w:rsidRDefault="00501C87" w:rsidP="007C0994">
            <w:pPr>
              <w:rPr>
                <w:rFonts w:ascii="Calibri Light" w:hAnsi="Calibri Light" w:cstheme="majorBidi"/>
                <w:b/>
                <w:szCs w:val="20"/>
                <w:lang w:val="en-US"/>
              </w:rPr>
            </w:pPr>
          </w:p>
          <w:p w14:paraId="54FA12DC" w14:textId="77777777" w:rsidR="00352770" w:rsidRPr="0094448E" w:rsidRDefault="00501C87" w:rsidP="007C0994">
            <w:pPr>
              <w:rPr>
                <w:rFonts w:ascii="Calibri Light" w:hAnsi="Calibri Light" w:cstheme="majorBidi"/>
                <w:bCs/>
                <w:szCs w:val="20"/>
                <w:lang w:val="en-US"/>
              </w:rPr>
            </w:pPr>
            <w:r>
              <w:rPr>
                <w:rFonts w:ascii="Calibri Light" w:hAnsi="Calibri Light" w:cstheme="majorBidi"/>
                <w:bCs/>
                <w:szCs w:val="20"/>
                <w:lang w:val="en-US"/>
              </w:rPr>
              <w:t xml:space="preserve">(review needed by Met expert Team) </w:t>
            </w:r>
          </w:p>
        </w:tc>
        <w:tc>
          <w:tcPr>
            <w:tcW w:w="5379" w:type="dxa"/>
          </w:tcPr>
          <w:p w14:paraId="18B27025" w14:textId="77777777" w:rsidR="00352770" w:rsidRPr="0094448E" w:rsidRDefault="00352770" w:rsidP="00352770">
            <w:pPr>
              <w:pStyle w:val="ListParagraph"/>
              <w:numPr>
                <w:ilvl w:val="0"/>
                <w:numId w:val="35"/>
              </w:numPr>
              <w:rPr>
                <w:rFonts w:ascii="Calibri Light" w:hAnsi="Calibri Light" w:cstheme="majorBidi"/>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77777777" w:rsidR="00352770" w:rsidRPr="00EB74AF" w:rsidRDefault="00352770" w:rsidP="00352770">
            <w:pPr>
              <w:pStyle w:val="ListParagraph"/>
              <w:numPr>
                <w:ilvl w:val="0"/>
                <w:numId w:val="35"/>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EB74AF">
              <w:rPr>
                <w:rFonts w:ascii="Calibri Light" w:hAnsi="Calibri Light" w:cstheme="majorBidi"/>
                <w:b/>
                <w:bCs/>
                <w:i/>
                <w:iCs/>
                <w:szCs w:val="20"/>
                <w:lang w:val="en-US"/>
              </w:rPr>
              <w:t xml:space="preserve">How are dangerous heat conditions are 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77777777" w:rsidR="00352770" w:rsidRPr="0094448E" w:rsidRDefault="00352770" w:rsidP="00352770">
            <w:pPr>
              <w:pStyle w:val="ListParagraph"/>
              <w:numPr>
                <w:ilvl w:val="0"/>
                <w:numId w:val="35"/>
              </w:numPr>
              <w:rPr>
                <w:rFonts w:ascii="Calibri Light" w:hAnsi="Calibri Light" w:cstheme="majorBidi"/>
                <w:szCs w:val="20"/>
                <w:lang w:val="en-US"/>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14:paraId="7027958F" w14:textId="77777777" w:rsidR="00883855" w:rsidRPr="00883855" w:rsidRDefault="00883855" w:rsidP="00883855">
            <w:pPr>
              <w:pStyle w:val="ListParagraph"/>
              <w:numPr>
                <w:ilvl w:val="0"/>
                <w:numId w:val="35"/>
              </w:numPr>
              <w:rPr>
                <w:rFonts w:ascii="Calibri Light" w:hAnsi="Calibri Light" w:cstheme="majorBidi"/>
                <w:szCs w:val="20"/>
                <w:lang w:val="en-US"/>
              </w:rPr>
            </w:pPr>
            <w:r>
              <w:rPr>
                <w:rFonts w:ascii="Calibri Light" w:hAnsi="Calibri Light" w:cstheme="majorBidi"/>
                <w:b/>
                <w:bCs/>
                <w:szCs w:val="20"/>
                <w:lang w:val="en-US"/>
              </w:rPr>
              <w:t>Innovations and Experience</w:t>
            </w:r>
            <w:r w:rsidR="00352770"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00352770" w:rsidRPr="0094448E">
              <w:rPr>
                <w:rFonts w:ascii="Calibri Light" w:hAnsi="Calibri Light" w:cstheme="majorBidi"/>
                <w:szCs w:val="20"/>
                <w:lang w:val="en-US"/>
              </w:rPr>
              <w:t>ase Study of member experience  predicting hazardous conditions/creating warnings</w:t>
            </w:r>
          </w:p>
        </w:tc>
        <w:tc>
          <w:tcPr>
            <w:tcW w:w="2111" w:type="dxa"/>
          </w:tcPr>
          <w:p w14:paraId="6399D6EA" w14:textId="77777777" w:rsidR="00ED57AD" w:rsidRPr="0094448E" w:rsidRDefault="00ED57AD" w:rsidP="00ED57AD">
            <w:pPr>
              <w:rPr>
                <w:ins w:id="14" w:author="Parks, Robbie M" w:date="2017-08-01T09:20:00Z"/>
                <w:rFonts w:ascii="Calibri Light" w:hAnsi="Calibri Light" w:cstheme="majorBidi"/>
                <w:i/>
                <w:iCs/>
                <w:sz w:val="16"/>
                <w:szCs w:val="16"/>
                <w:lang w:val="en-US"/>
              </w:rPr>
            </w:pPr>
            <w:ins w:id="15" w:author="Parks, Robbie M" w:date="2017-08-01T09:20:00Z">
              <w:r>
                <w:rPr>
                  <w:rFonts w:ascii="Calibri Light" w:hAnsi="Calibri Light" w:cstheme="majorBidi"/>
                  <w:b/>
                  <w:bCs/>
                  <w:szCs w:val="20"/>
                  <w:lang w:val="en-US"/>
                </w:rPr>
                <w:t>Dashboard: Key figures and indicators</w:t>
              </w:r>
              <w:r w:rsidRPr="0094448E">
                <w:rPr>
                  <w:rFonts w:ascii="Calibri Light" w:hAnsi="Calibri Light" w:cstheme="majorBidi"/>
                  <w:i/>
                  <w:iCs/>
                  <w:szCs w:val="20"/>
                  <w:lang w:val="en-US"/>
                </w:rPr>
                <w:t xml:space="preserve"> Need to decide on specific parameters:</w:t>
              </w:r>
            </w:ins>
          </w:p>
          <w:p w14:paraId="1FD6B882" w14:textId="77777777" w:rsidR="00ED57AD" w:rsidRPr="0094448E" w:rsidRDefault="00ED57AD" w:rsidP="00ED57AD">
            <w:pPr>
              <w:pStyle w:val="ListParagraph"/>
              <w:numPr>
                <w:ilvl w:val="0"/>
                <w:numId w:val="34"/>
              </w:numPr>
              <w:ind w:left="229" w:hanging="229"/>
              <w:rPr>
                <w:ins w:id="16" w:author="Parks, Robbie M" w:date="2017-08-01T09:20:00Z"/>
                <w:rFonts w:ascii="Calibri Light" w:hAnsi="Calibri Light"/>
                <w:sz w:val="16"/>
                <w:szCs w:val="16"/>
              </w:rPr>
            </w:pPr>
            <w:ins w:id="17" w:author="Parks, Robbie M" w:date="2017-08-01T09:20:00Z">
              <w:r w:rsidRPr="0094448E">
                <w:rPr>
                  <w:rFonts w:ascii="Calibri Light" w:hAnsi="Calibri Light"/>
                  <w:sz w:val="16"/>
                  <w:szCs w:val="16"/>
                </w:rPr>
                <w:t>key global thresholds and related indicators for extreme heat</w:t>
              </w:r>
            </w:ins>
          </w:p>
          <w:p w14:paraId="0B71237A" w14:textId="05D5F6AC" w:rsidR="00ED57AD" w:rsidRPr="0094448E" w:rsidRDefault="00ED57AD" w:rsidP="00ED57AD">
            <w:pPr>
              <w:pStyle w:val="ListParagraph"/>
              <w:numPr>
                <w:ilvl w:val="0"/>
                <w:numId w:val="34"/>
              </w:numPr>
              <w:ind w:left="229" w:hanging="229"/>
              <w:rPr>
                <w:ins w:id="18" w:author="Parks, Robbie M" w:date="2017-08-01T09:20:00Z"/>
                <w:rFonts w:ascii="Calibri Light" w:hAnsi="Calibri Light"/>
                <w:sz w:val="16"/>
                <w:szCs w:val="16"/>
              </w:rPr>
            </w:pPr>
            <w:ins w:id="19" w:author="Parks, Robbie M" w:date="2017-08-01T09:20:00Z">
              <w:r w:rsidRPr="0094448E">
                <w:rPr>
                  <w:rFonts w:ascii="Calibri Light" w:hAnsi="Calibri Light"/>
                  <w:sz w:val="16"/>
                  <w:szCs w:val="16"/>
                </w:rPr>
                <w:t>annual mean temperature change (positioning extremes in the trend)</w:t>
              </w:r>
            </w:ins>
          </w:p>
          <w:p w14:paraId="0E6AC768" w14:textId="1269F483" w:rsidR="00ED57AD" w:rsidRPr="0094448E" w:rsidRDefault="00ED57AD" w:rsidP="00ED57AD">
            <w:pPr>
              <w:pStyle w:val="ListParagraph"/>
              <w:numPr>
                <w:ilvl w:val="0"/>
                <w:numId w:val="34"/>
              </w:numPr>
              <w:ind w:left="229" w:hanging="229"/>
              <w:rPr>
                <w:ins w:id="20" w:author="Parks, Robbie M" w:date="2017-08-01T09:20:00Z"/>
                <w:rFonts w:ascii="Calibri Light" w:hAnsi="Calibri Light"/>
                <w:sz w:val="16"/>
                <w:szCs w:val="16"/>
              </w:rPr>
            </w:pPr>
            <w:ins w:id="21" w:author="Parks, Robbie M" w:date="2017-08-01T09:20:00Z">
              <w:r w:rsidRPr="0094448E">
                <w:rPr>
                  <w:rFonts w:ascii="Calibri Light" w:hAnsi="Calibri Light"/>
                  <w:sz w:val="16"/>
                  <w:szCs w:val="16"/>
                </w:rPr>
                <w:t>heatwaves (proposed: &gt;95% T-Avg relative to 1981-2010 for 2+ days)</w:t>
              </w:r>
            </w:ins>
          </w:p>
          <w:p w14:paraId="31708A38" w14:textId="77777777" w:rsidR="00ED57AD" w:rsidRPr="0094448E" w:rsidRDefault="00ED57AD" w:rsidP="00ED57AD">
            <w:pPr>
              <w:pStyle w:val="ListParagraph"/>
              <w:numPr>
                <w:ilvl w:val="0"/>
                <w:numId w:val="34"/>
              </w:numPr>
              <w:ind w:left="229" w:hanging="229"/>
              <w:rPr>
                <w:ins w:id="22" w:author="Parks, Robbie M" w:date="2017-08-01T09:20:00Z"/>
                <w:rFonts w:ascii="Calibri Light" w:hAnsi="Calibri Light" w:cstheme="majorBidi"/>
                <w:i/>
                <w:iCs/>
                <w:sz w:val="16"/>
                <w:szCs w:val="16"/>
                <w:lang w:val="en-US"/>
              </w:rPr>
            </w:pPr>
            <w:ins w:id="23" w:author="Parks, Robbie M" w:date="2017-08-01T09:20:00Z">
              <w:r w:rsidRPr="0094448E">
                <w:rPr>
                  <w:rFonts w:ascii="Calibri Light" w:hAnsi="Calibri Light"/>
                  <w:sz w:val="16"/>
                  <w:szCs w:val="16"/>
                </w:rPr>
                <w:t>heat index relevant for labour productivity</w:t>
              </w:r>
            </w:ins>
          </w:p>
          <w:p w14:paraId="39A18244" w14:textId="45734AFA" w:rsidR="00883855" w:rsidDel="00ED57AD" w:rsidRDefault="00ED57AD" w:rsidP="00ED57AD">
            <w:pPr>
              <w:rPr>
                <w:del w:id="24" w:author="Parks, Robbie M" w:date="2017-08-01T09:20:00Z"/>
                <w:rFonts w:ascii="Calibri Light" w:hAnsi="Calibri Light" w:cstheme="majorBidi"/>
                <w:szCs w:val="20"/>
                <w:lang w:val="en-US"/>
              </w:rPr>
            </w:pPr>
            <w:ins w:id="25" w:author="Parks, Robbie M" w:date="2017-08-01T09:20:00Z">
              <w:r w:rsidRPr="0094448E">
                <w:rPr>
                  <w:rFonts w:ascii="Calibri Light" w:hAnsi="Calibri Light" w:cstheme="majorBidi"/>
                  <w:i/>
                  <w:iCs/>
                  <w:szCs w:val="20"/>
                  <w:lang w:val="en-US"/>
                </w:rPr>
                <w:t>Alignment with Lancet Indicators</w:t>
              </w:r>
            </w:ins>
            <w:del w:id="26" w:author="Parks, Robbie M" w:date="2017-08-01T09:20:00Z">
              <w:r w:rsidR="00883855" w:rsidDel="00ED57AD">
                <w:rPr>
                  <w:rFonts w:ascii="Calibri Light" w:hAnsi="Calibri Light" w:cstheme="majorBidi"/>
                  <w:b/>
                  <w:bCs/>
                  <w:szCs w:val="20"/>
                  <w:lang w:val="en-US"/>
                </w:rPr>
                <w:delText>Dashboard: Key figures and indicators</w:delText>
              </w:r>
              <w:r w:rsidR="00883855" w:rsidRPr="0094448E" w:rsidDel="00ED57AD">
                <w:rPr>
                  <w:rFonts w:ascii="Calibri Light" w:hAnsi="Calibri Light" w:cstheme="majorBidi"/>
                  <w:szCs w:val="20"/>
                  <w:lang w:val="en-US"/>
                </w:rPr>
                <w:delText xml:space="preserve"> </w:delText>
              </w:r>
            </w:del>
          </w:p>
          <w:p w14:paraId="040F332A" w14:textId="6A33E30A" w:rsidR="00352770" w:rsidRPr="0094448E" w:rsidRDefault="00352770" w:rsidP="007C0994">
            <w:pPr>
              <w:rPr>
                <w:rFonts w:ascii="Calibri Light" w:hAnsi="Calibri Light" w:cstheme="majorBidi"/>
                <w:szCs w:val="20"/>
                <w:lang w:val="en-US"/>
              </w:rPr>
            </w:pPr>
            <w:del w:id="27" w:author="Parks, Robbie M" w:date="2017-08-01T09:20:00Z">
              <w:r w:rsidRPr="0094448E" w:rsidDel="00ED57AD">
                <w:rPr>
                  <w:rFonts w:ascii="Calibri Light" w:hAnsi="Calibri Light" w:cstheme="majorBidi"/>
                  <w:szCs w:val="20"/>
                  <w:lang w:val="en-US"/>
                </w:rPr>
                <w:delText>Should reference key standing scientific reports and processes.</w:delText>
              </w:r>
            </w:del>
          </w:p>
        </w:tc>
      </w:tr>
      <w:tr w:rsidR="00352770" w:rsidRPr="0094448E" w14:paraId="6CD917EC" w14:textId="77777777" w:rsidTr="007C0994">
        <w:trPr>
          <w:trHeight w:val="1408"/>
        </w:trPr>
        <w:tc>
          <w:tcPr>
            <w:tcW w:w="1724" w:type="dxa"/>
          </w:tcPr>
          <w:p w14:paraId="36510661" w14:textId="77777777"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352770" w:rsidRDefault="00352770" w:rsidP="007C0994">
            <w:pPr>
              <w:rPr>
                <w:rFonts w:ascii="Calibri Light" w:hAnsi="Calibri Light" w:cstheme="majorBidi"/>
                <w:b/>
                <w:szCs w:val="20"/>
                <w:lang w:val="en-US"/>
              </w:rPr>
            </w:pPr>
          </w:p>
          <w:p w14:paraId="1AA1DB66" w14:textId="77777777" w:rsidR="00501C87" w:rsidRPr="0094448E" w:rsidRDefault="00501C87" w:rsidP="00501C87">
            <w:pPr>
              <w:rPr>
                <w:rFonts w:ascii="Calibri Light" w:hAnsi="Calibri Light" w:cstheme="majorBidi"/>
                <w:b/>
                <w:szCs w:val="20"/>
                <w:lang w:val="en-US"/>
              </w:rPr>
            </w:pPr>
            <w:r>
              <w:rPr>
                <w:rFonts w:ascii="Calibri Light" w:hAnsi="Calibri Light" w:cstheme="majorBidi"/>
                <w:bCs/>
                <w:szCs w:val="20"/>
                <w:lang w:val="en-US"/>
              </w:rPr>
              <w:t>(review needed by mixed team)</w:t>
            </w:r>
          </w:p>
        </w:tc>
        <w:tc>
          <w:tcPr>
            <w:tcW w:w="5379" w:type="dxa"/>
          </w:tcPr>
          <w:p w14:paraId="4E6A8623" w14:textId="77777777" w:rsidR="00352770" w:rsidRPr="00EB74AF" w:rsidRDefault="00352770" w:rsidP="00352770">
            <w:pPr>
              <w:pStyle w:val="ListParagraph"/>
              <w:numPr>
                <w:ilvl w:val="0"/>
                <w:numId w:val="27"/>
              </w:numPr>
              <w:rPr>
                <w:rFonts w:ascii="Calibri Light" w:hAnsi="Calibri Light" w:cstheme="majorBidi"/>
                <w:i/>
                <w:iCs/>
                <w:szCs w:val="20"/>
                <w:lang w:val="en-US"/>
              </w:rPr>
            </w:pPr>
            <w:r w:rsidRPr="00EB74AF">
              <w:rPr>
                <w:rFonts w:ascii="Calibri Light" w:hAnsi="Calibri Light" w:cstheme="majorBidi"/>
                <w:b/>
                <w:bCs/>
                <w:szCs w:val="20"/>
                <w:lang w:val="en-US"/>
              </w:rPr>
              <w:t>Status: Who is exposed to increasing temperatures and EHE</w:t>
            </w:r>
            <w:r w:rsidRPr="00EB74AF">
              <w:rPr>
                <w:rFonts w:ascii="Calibri Light" w:hAnsi="Calibri Light" w:cstheme="majorBidi"/>
                <w:b/>
                <w:bCs/>
                <w:i/>
                <w:iCs/>
                <w:szCs w:val="20"/>
                <w:lang w:val="en-US"/>
              </w:rPr>
              <w:t xml:space="preserve">? </w:t>
            </w:r>
          </w:p>
          <w:p w14:paraId="67A8BB63" w14:textId="77777777" w:rsidR="00352770" w:rsidRPr="0094448E" w:rsidRDefault="00352770"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352770" w:rsidRPr="0094448E" w:rsidRDefault="00352770"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352770" w:rsidRPr="0094448E" w:rsidRDefault="00352770"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7777777" w:rsidR="00352770" w:rsidRPr="0094448E" w:rsidRDefault="00352770" w:rsidP="00352770">
            <w:pPr>
              <w:pStyle w:val="ListParagraph"/>
              <w:numPr>
                <w:ilvl w:val="0"/>
                <w:numId w:val="30"/>
              </w:numPr>
              <w:rPr>
                <w:rFonts w:ascii="Calibri Light" w:hAnsi="Calibri Light" w:cstheme="majorBidi"/>
                <w:i/>
                <w:iCs/>
                <w:szCs w:val="20"/>
                <w:lang w:val="en-US"/>
              </w:rPr>
            </w:pPr>
            <w:r w:rsidRPr="0094448E">
              <w:rPr>
                <w:rFonts w:ascii="Calibri Light" w:hAnsi="Calibri Light" w:cstheme="majorBidi"/>
                <w:b/>
                <w:bCs/>
                <w:szCs w:val="20"/>
                <w:lang w:val="en-US"/>
              </w:rPr>
              <w:t xml:space="preserve">Analysis: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exposures to heat.  (source: new publications of previous 2yr).</w:t>
            </w:r>
          </w:p>
          <w:p w14:paraId="362430A6" w14:textId="77777777" w:rsidR="00352770" w:rsidRPr="0094448E" w:rsidRDefault="00352770" w:rsidP="00352770">
            <w:pPr>
              <w:pStyle w:val="ListParagraph"/>
              <w:numPr>
                <w:ilvl w:val="0"/>
                <w:numId w:val="30"/>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352770" w:rsidRPr="0094448E" w:rsidRDefault="00352770" w:rsidP="007C0994">
            <w:pPr>
              <w:pStyle w:val="ListParagraph"/>
              <w:rPr>
                <w:rFonts w:ascii="Calibri Light" w:hAnsi="Calibri Light"/>
              </w:rPr>
            </w:pPr>
            <w:r w:rsidRPr="0094448E">
              <w:rPr>
                <w:rFonts w:ascii="Calibri Light" w:hAnsi="Calibri Light" w:cstheme="majorBidi"/>
                <w:szCs w:val="20"/>
                <w:lang w:val="en-US"/>
              </w:rPr>
              <w:t>(source: members)</w:t>
            </w:r>
          </w:p>
          <w:p w14:paraId="1953F51A" w14:textId="77777777" w:rsidR="00883855" w:rsidRDefault="00883855" w:rsidP="00883855">
            <w:pPr>
              <w:pStyle w:val="ListParagraph"/>
              <w:numPr>
                <w:ilvl w:val="0"/>
                <w:numId w:val="30"/>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00352770"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00352770" w:rsidRPr="0094448E">
              <w:rPr>
                <w:rFonts w:ascii="Calibri Light" w:hAnsi="Calibri Light" w:cstheme="majorBidi"/>
                <w:szCs w:val="20"/>
                <w:lang w:val="en-US"/>
              </w:rPr>
              <w:t xml:space="preserve">ase Study of member experience characterizing local exposure. (source: </w:t>
            </w:r>
            <w:r w:rsidR="00352770" w:rsidRPr="0094448E">
              <w:rPr>
                <w:rFonts w:ascii="Calibri Light" w:hAnsi="Calibri Light" w:cstheme="majorBidi"/>
                <w:szCs w:val="20"/>
                <w:lang w:val="en-US"/>
              </w:rPr>
              <w:lastRenderedPageBreak/>
              <w:t>members)</w:t>
            </w:r>
          </w:p>
          <w:p w14:paraId="44EEA383" w14:textId="77777777" w:rsidR="00501C87" w:rsidRPr="00883855" w:rsidRDefault="00501C87" w:rsidP="00501C87">
            <w:pPr>
              <w:pStyle w:val="ListParagraph"/>
              <w:rPr>
                <w:rFonts w:ascii="Calibri Light" w:hAnsi="Calibri Light" w:cstheme="majorBidi"/>
                <w:szCs w:val="20"/>
                <w:lang w:val="en-US"/>
              </w:rPr>
            </w:pPr>
          </w:p>
        </w:tc>
        <w:tc>
          <w:tcPr>
            <w:tcW w:w="2111" w:type="dxa"/>
          </w:tcPr>
          <w:p w14:paraId="1203B3DB" w14:textId="48C3B4DC" w:rsidR="00352770" w:rsidRPr="0094448E" w:rsidDel="00ED57AD" w:rsidRDefault="00B4699E" w:rsidP="007C0994">
            <w:pPr>
              <w:rPr>
                <w:del w:id="28" w:author="Parks, Robbie M" w:date="2017-08-01T09:20:00Z"/>
                <w:rFonts w:ascii="Calibri Light" w:hAnsi="Calibri Light" w:cstheme="majorBidi"/>
                <w:i/>
                <w:iCs/>
                <w:sz w:val="16"/>
                <w:szCs w:val="16"/>
                <w:lang w:val="en-US"/>
              </w:rPr>
            </w:pPr>
            <w:ins w:id="29" w:author="Parks, Robbie M" w:date="2017-08-01T09:33:00Z">
              <w:r>
                <w:rPr>
                  <w:rFonts w:ascii="Calibri Light" w:hAnsi="Calibri Light" w:cstheme="majorBidi"/>
                  <w:b/>
                  <w:bCs/>
                  <w:szCs w:val="20"/>
                  <w:lang w:val="en-US"/>
                </w:rPr>
                <w:lastRenderedPageBreak/>
                <w:t>Dashboard: Key figures and indicators</w:t>
              </w:r>
              <w:r w:rsidRPr="0094448E">
                <w:rPr>
                  <w:rFonts w:ascii="Calibri Light" w:hAnsi="Calibri Light" w:cstheme="majorBidi"/>
                  <w:i/>
                  <w:iCs/>
                  <w:szCs w:val="20"/>
                  <w:lang w:val="en-US"/>
                </w:rPr>
                <w:t xml:space="preserve"> </w:t>
              </w:r>
            </w:ins>
            <w:del w:id="30" w:author="Parks, Robbie M" w:date="2017-08-01T09:20:00Z">
              <w:r w:rsidR="00883855" w:rsidDel="00ED57AD">
                <w:rPr>
                  <w:rFonts w:ascii="Calibri Light" w:hAnsi="Calibri Light" w:cstheme="majorBidi"/>
                  <w:b/>
                  <w:bCs/>
                  <w:szCs w:val="20"/>
                  <w:lang w:val="en-US"/>
                </w:rPr>
                <w:delText>Dashboard: Key figures and indicators</w:delText>
              </w:r>
              <w:r w:rsidR="00883855" w:rsidRPr="0094448E" w:rsidDel="00ED57AD">
                <w:rPr>
                  <w:rFonts w:ascii="Calibri Light" w:hAnsi="Calibri Light" w:cstheme="majorBidi"/>
                  <w:i/>
                  <w:iCs/>
                  <w:szCs w:val="20"/>
                  <w:lang w:val="en-US"/>
                </w:rPr>
                <w:delText xml:space="preserve"> </w:delText>
              </w:r>
              <w:r w:rsidR="00352770" w:rsidRPr="0094448E" w:rsidDel="00ED57AD">
                <w:rPr>
                  <w:rFonts w:ascii="Calibri Light" w:hAnsi="Calibri Light" w:cstheme="majorBidi"/>
                  <w:i/>
                  <w:iCs/>
                  <w:szCs w:val="20"/>
                  <w:lang w:val="en-US"/>
                </w:rPr>
                <w:delText>Need to decide on specific parameters:</w:delText>
              </w:r>
            </w:del>
          </w:p>
          <w:p w14:paraId="3317952D" w14:textId="0002997D" w:rsidR="00352770" w:rsidRPr="0094448E" w:rsidDel="00ED57AD" w:rsidRDefault="00352770" w:rsidP="00352770">
            <w:pPr>
              <w:pStyle w:val="ListParagraph"/>
              <w:numPr>
                <w:ilvl w:val="0"/>
                <w:numId w:val="34"/>
              </w:numPr>
              <w:ind w:left="229" w:hanging="229"/>
              <w:rPr>
                <w:del w:id="31" w:author="Parks, Robbie M" w:date="2017-08-01T09:20:00Z"/>
                <w:rFonts w:ascii="Calibri Light" w:hAnsi="Calibri Light"/>
                <w:sz w:val="16"/>
                <w:szCs w:val="16"/>
              </w:rPr>
            </w:pPr>
            <w:del w:id="32" w:author="Parks, Robbie M" w:date="2017-08-01T09:20:00Z">
              <w:r w:rsidRPr="0094448E" w:rsidDel="00ED57AD">
                <w:rPr>
                  <w:rFonts w:ascii="Calibri Light" w:hAnsi="Calibri Light"/>
                  <w:sz w:val="16"/>
                  <w:szCs w:val="16"/>
                </w:rPr>
                <w:delText>key global thresholds and related indicators for extreme heat</w:delText>
              </w:r>
            </w:del>
          </w:p>
          <w:p w14:paraId="2AC2B72A" w14:textId="7EC6F100" w:rsidR="00352770" w:rsidRPr="0094448E" w:rsidDel="00ED57AD" w:rsidRDefault="00352770" w:rsidP="00352770">
            <w:pPr>
              <w:pStyle w:val="ListParagraph"/>
              <w:numPr>
                <w:ilvl w:val="0"/>
                <w:numId w:val="34"/>
              </w:numPr>
              <w:ind w:left="229" w:hanging="229"/>
              <w:rPr>
                <w:del w:id="33" w:author="Parks, Robbie M" w:date="2017-08-01T09:20:00Z"/>
                <w:rFonts w:ascii="Calibri Light" w:hAnsi="Calibri Light"/>
                <w:sz w:val="16"/>
                <w:szCs w:val="16"/>
              </w:rPr>
            </w:pPr>
            <w:del w:id="34" w:author="Parks, Robbie M" w:date="2017-08-01T09:20:00Z">
              <w:r w:rsidRPr="0094448E" w:rsidDel="00ED57AD">
                <w:rPr>
                  <w:rFonts w:ascii="Calibri Light" w:hAnsi="Calibri Light"/>
                  <w:sz w:val="16"/>
                  <w:szCs w:val="16"/>
                </w:rPr>
                <w:delText>exposure to annual mean temperature change (positioning extremes in the trend)</w:delText>
              </w:r>
            </w:del>
          </w:p>
          <w:p w14:paraId="0AF99B9B" w14:textId="31188DBB" w:rsidR="00352770" w:rsidRPr="0094448E" w:rsidDel="00ED57AD" w:rsidRDefault="00352770" w:rsidP="00352770">
            <w:pPr>
              <w:pStyle w:val="ListParagraph"/>
              <w:numPr>
                <w:ilvl w:val="0"/>
                <w:numId w:val="34"/>
              </w:numPr>
              <w:ind w:left="229" w:hanging="229"/>
              <w:rPr>
                <w:del w:id="35" w:author="Parks, Robbie M" w:date="2017-08-01T09:20:00Z"/>
                <w:rFonts w:ascii="Calibri Light" w:hAnsi="Calibri Light"/>
                <w:sz w:val="16"/>
                <w:szCs w:val="16"/>
              </w:rPr>
            </w:pPr>
            <w:del w:id="36" w:author="Parks, Robbie M" w:date="2017-08-01T09:20:00Z">
              <w:r w:rsidRPr="0094448E" w:rsidDel="00ED57AD">
                <w:rPr>
                  <w:rFonts w:ascii="Calibri Light" w:hAnsi="Calibri Light"/>
                  <w:sz w:val="16"/>
                  <w:szCs w:val="16"/>
                </w:rPr>
                <w:delText>exposure to heatwaves (proposed: &gt;95% T-Avg relative to 1981-2010 for 2+ days)</w:delText>
              </w:r>
            </w:del>
          </w:p>
          <w:p w14:paraId="24D33884" w14:textId="662A5BE1" w:rsidR="00352770" w:rsidRPr="0094448E" w:rsidDel="00ED57AD" w:rsidRDefault="00352770" w:rsidP="00352770">
            <w:pPr>
              <w:pStyle w:val="ListParagraph"/>
              <w:numPr>
                <w:ilvl w:val="0"/>
                <w:numId w:val="34"/>
              </w:numPr>
              <w:ind w:left="229" w:hanging="229"/>
              <w:rPr>
                <w:del w:id="37" w:author="Parks, Robbie M" w:date="2017-08-01T09:20:00Z"/>
                <w:rFonts w:ascii="Calibri Light" w:hAnsi="Calibri Light" w:cstheme="majorBidi"/>
                <w:i/>
                <w:iCs/>
                <w:sz w:val="16"/>
                <w:szCs w:val="16"/>
                <w:lang w:val="en-US"/>
              </w:rPr>
            </w:pPr>
            <w:del w:id="38" w:author="Parks, Robbie M" w:date="2017-08-01T09:20:00Z">
              <w:r w:rsidRPr="0094448E" w:rsidDel="00ED57AD">
                <w:rPr>
                  <w:rFonts w:ascii="Calibri Light" w:hAnsi="Calibri Light"/>
                  <w:sz w:val="16"/>
                  <w:szCs w:val="16"/>
                </w:rPr>
                <w:delText>heat index relevant for labour productivity</w:delText>
              </w:r>
            </w:del>
          </w:p>
          <w:p w14:paraId="25DA8640" w14:textId="3777057C" w:rsidR="00352770" w:rsidRDefault="00352770" w:rsidP="007C0994">
            <w:pPr>
              <w:rPr>
                <w:ins w:id="39" w:author="Parks, Robbie M" w:date="2017-08-01T09:20:00Z"/>
                <w:rFonts w:ascii="Calibri Light" w:hAnsi="Calibri Light" w:cstheme="majorBidi"/>
                <w:iCs/>
                <w:szCs w:val="20"/>
                <w:lang w:val="en-US"/>
              </w:rPr>
            </w:pPr>
            <w:del w:id="40" w:author="Parks, Robbie M" w:date="2017-08-01T09:20:00Z">
              <w:r w:rsidRPr="0094448E" w:rsidDel="00ED57AD">
                <w:rPr>
                  <w:rFonts w:ascii="Calibri Light" w:hAnsi="Calibri Light" w:cstheme="majorBidi"/>
                  <w:i/>
                  <w:iCs/>
                  <w:szCs w:val="20"/>
                  <w:lang w:val="en-US"/>
                </w:rPr>
                <w:delText>Alignment with Lancet Indicators</w:delText>
              </w:r>
            </w:del>
            <w:ins w:id="41" w:author="Parks, Robbie M" w:date="2017-07-31T23:45:00Z">
              <w:r w:rsidR="009C3ED4">
                <w:rPr>
                  <w:rFonts w:ascii="Calibri Light" w:hAnsi="Calibri Light" w:cstheme="majorBidi"/>
                  <w:i/>
                  <w:iCs/>
                  <w:szCs w:val="20"/>
                  <w:lang w:val="en-US"/>
                </w:rPr>
                <w:t xml:space="preserve"> </w:t>
              </w:r>
              <w:r w:rsidR="006F21F3">
                <w:rPr>
                  <w:rFonts w:ascii="Calibri Light" w:hAnsi="Calibri Light" w:cstheme="majorBidi"/>
                  <w:iCs/>
                  <w:szCs w:val="20"/>
                  <w:lang w:val="en-US"/>
                </w:rPr>
                <w:t xml:space="preserve">See: </w:t>
              </w:r>
              <w:r w:rsidR="009C3ED4">
                <w:rPr>
                  <w:rFonts w:ascii="Calibri Light" w:hAnsi="Calibri Light" w:cstheme="majorBidi"/>
                  <w:iCs/>
                  <w:szCs w:val="20"/>
                  <w:lang w:val="en-US"/>
                </w:rPr>
                <w:t>Future population exposure to US heat extremes, Jones et al.</w:t>
              </w:r>
            </w:ins>
          </w:p>
          <w:p w14:paraId="5DCAB6D3" w14:textId="77777777" w:rsidR="00305C06" w:rsidRDefault="00305C06" w:rsidP="007C0994">
            <w:pPr>
              <w:rPr>
                <w:ins w:id="42" w:author="Parks, Robbie M" w:date="2017-08-01T09:20:00Z"/>
                <w:rFonts w:ascii="Calibri Light" w:hAnsi="Calibri Light" w:cstheme="majorBidi"/>
                <w:iCs/>
                <w:szCs w:val="20"/>
                <w:lang w:val="en-US"/>
              </w:rPr>
            </w:pPr>
          </w:p>
          <w:p w14:paraId="6C1A33E5" w14:textId="77777777" w:rsidR="00305C06" w:rsidRDefault="005D29BC" w:rsidP="00305C06">
            <w:pPr>
              <w:pStyle w:val="ListParagraph"/>
              <w:numPr>
                <w:ilvl w:val="0"/>
                <w:numId w:val="45"/>
              </w:numPr>
              <w:rPr>
                <w:ins w:id="43" w:author="Parks, Robbie M" w:date="2017-08-01T09:25:00Z"/>
                <w:rFonts w:ascii="Calibri Light" w:hAnsi="Calibri Light" w:cstheme="majorBidi"/>
                <w:iCs/>
                <w:szCs w:val="20"/>
                <w:lang w:val="en-US"/>
              </w:rPr>
              <w:pPrChange w:id="44" w:author="Parks, Robbie M" w:date="2017-08-01T09:20:00Z">
                <w:pPr/>
              </w:pPrChange>
            </w:pPr>
            <w:ins w:id="45" w:author="Parks, Robbie M" w:date="2017-08-01T09:24:00Z">
              <w:r>
                <w:rPr>
                  <w:rFonts w:ascii="Calibri Light" w:hAnsi="Calibri Light" w:cstheme="majorBidi"/>
                  <w:iCs/>
                  <w:szCs w:val="20"/>
                  <w:lang w:val="en-US"/>
                </w:rPr>
                <w:t>Person-days of exposure to high temperature</w:t>
              </w:r>
            </w:ins>
          </w:p>
          <w:p w14:paraId="7B5A9531" w14:textId="77777777" w:rsidR="006F21F3" w:rsidRDefault="006F21F3" w:rsidP="00305C06">
            <w:pPr>
              <w:pStyle w:val="ListParagraph"/>
              <w:numPr>
                <w:ilvl w:val="0"/>
                <w:numId w:val="45"/>
              </w:numPr>
              <w:rPr>
                <w:ins w:id="46" w:author="Parks, Robbie M" w:date="2017-08-01T09:28:00Z"/>
                <w:rFonts w:ascii="Calibri Light" w:hAnsi="Calibri Light" w:cstheme="majorBidi"/>
                <w:iCs/>
                <w:szCs w:val="20"/>
                <w:lang w:val="en-US"/>
              </w:rPr>
              <w:pPrChange w:id="47" w:author="Parks, Robbie M" w:date="2017-08-01T09:20:00Z">
                <w:pPr/>
              </w:pPrChange>
            </w:pPr>
            <w:ins w:id="48" w:author="Parks, Robbie M" w:date="2017-08-01T09:25:00Z">
              <w:r>
                <w:rPr>
                  <w:rFonts w:ascii="Calibri Light" w:hAnsi="Calibri Light" w:cstheme="majorBidi"/>
                  <w:iCs/>
                  <w:szCs w:val="20"/>
                  <w:lang w:val="en-US"/>
                </w:rPr>
                <w:t>Projected population change</w:t>
              </w:r>
            </w:ins>
          </w:p>
          <w:p w14:paraId="56D3207D" w14:textId="77777777" w:rsidR="002E3615" w:rsidRDefault="002E3615" w:rsidP="001F3236">
            <w:pPr>
              <w:pStyle w:val="ListParagraph"/>
              <w:numPr>
                <w:ilvl w:val="0"/>
                <w:numId w:val="45"/>
              </w:numPr>
              <w:rPr>
                <w:ins w:id="49" w:author="Parks, Robbie M" w:date="2017-08-01T09:28:00Z"/>
                <w:rFonts w:ascii="Calibri Light" w:hAnsi="Calibri Light" w:cstheme="majorBidi"/>
                <w:iCs/>
                <w:szCs w:val="20"/>
                <w:lang w:val="en-US"/>
              </w:rPr>
              <w:pPrChange w:id="50" w:author="Parks, Robbie M" w:date="2017-08-01T09:28:00Z">
                <w:pPr/>
              </w:pPrChange>
            </w:pPr>
            <w:ins w:id="51" w:author="Parks, Robbie M" w:date="2017-08-01T09:28:00Z">
              <w:r>
                <w:rPr>
                  <w:rFonts w:ascii="Calibri Light" w:hAnsi="Calibri Light" w:cstheme="majorBidi"/>
                  <w:iCs/>
                  <w:szCs w:val="20"/>
                  <w:lang w:val="en-US"/>
                </w:rPr>
                <w:t>% population in urban areas</w:t>
              </w:r>
            </w:ins>
          </w:p>
          <w:p w14:paraId="562BE410" w14:textId="0B3C1EE4" w:rsidR="001F3236" w:rsidRPr="001F3236" w:rsidRDefault="001F3236" w:rsidP="001F3236">
            <w:pPr>
              <w:pStyle w:val="ListParagraph"/>
              <w:numPr>
                <w:ilvl w:val="0"/>
                <w:numId w:val="45"/>
              </w:numPr>
              <w:rPr>
                <w:rFonts w:ascii="Calibri Light" w:hAnsi="Calibri Light" w:cstheme="majorBidi"/>
                <w:iCs/>
                <w:szCs w:val="20"/>
                <w:lang w:val="en-US"/>
                <w:rPrChange w:id="52" w:author="Parks, Robbie M" w:date="2017-08-01T09:28:00Z">
                  <w:rPr>
                    <w:rFonts w:ascii="Calibri Light" w:hAnsi="Calibri Light" w:cstheme="majorBidi"/>
                    <w:i/>
                    <w:iCs/>
                    <w:szCs w:val="20"/>
                    <w:lang w:val="en-US"/>
                  </w:rPr>
                </w:rPrChange>
              </w:rPr>
              <w:pPrChange w:id="53" w:author="Parks, Robbie M" w:date="2017-08-01T09:28:00Z">
                <w:pPr/>
              </w:pPrChange>
            </w:pPr>
            <w:ins w:id="54" w:author="Parks, Robbie M" w:date="2017-08-01T09:28:00Z">
              <w:r>
                <w:rPr>
                  <w:rFonts w:ascii="Calibri Light" w:hAnsi="Calibri Light" w:cstheme="majorBidi"/>
                  <w:iCs/>
                  <w:szCs w:val="20"/>
                  <w:lang w:val="en-US"/>
                </w:rPr>
                <w:t>Demographic make-up</w:t>
              </w:r>
            </w:ins>
          </w:p>
        </w:tc>
      </w:tr>
      <w:tr w:rsidR="00352770" w:rsidRPr="0094448E" w14:paraId="6260B0EC" w14:textId="77777777" w:rsidTr="007C0994">
        <w:tc>
          <w:tcPr>
            <w:tcW w:w="1724" w:type="dxa"/>
          </w:tcPr>
          <w:p w14:paraId="5F7797F7" w14:textId="59DAC18B" w:rsidR="00352770" w:rsidRPr="0094448E" w:rsidRDefault="00352770" w:rsidP="007C0994">
            <w:pPr>
              <w:rPr>
                <w:rFonts w:ascii="Calibri Light" w:hAnsi="Calibri Light" w:cstheme="majorBidi"/>
                <w:szCs w:val="20"/>
                <w:lang w:val="en-US"/>
              </w:rPr>
            </w:pPr>
            <w:r w:rsidRPr="0094448E">
              <w:rPr>
                <w:rFonts w:ascii="Calibri Light" w:hAnsi="Calibri Light" w:cstheme="majorBidi"/>
                <w:b/>
                <w:szCs w:val="20"/>
                <w:lang w:val="en-US"/>
              </w:rPr>
              <w:lastRenderedPageBreak/>
              <w:t xml:space="preserve">Chapter 3 - Human vulnerability </w:t>
            </w:r>
          </w:p>
          <w:p w14:paraId="0A0DD9D7" w14:textId="77777777" w:rsidR="00352770" w:rsidRDefault="00352770" w:rsidP="007C0994">
            <w:pPr>
              <w:rPr>
                <w:rFonts w:ascii="Calibri Light" w:hAnsi="Calibri Light" w:cstheme="majorBidi"/>
                <w:szCs w:val="20"/>
                <w:lang w:val="en-US"/>
              </w:rPr>
            </w:pPr>
          </w:p>
          <w:p w14:paraId="506AD14A" w14:textId="77777777" w:rsidR="00501C87" w:rsidRPr="0094448E" w:rsidRDefault="00501C87" w:rsidP="00501C87">
            <w:pPr>
              <w:rPr>
                <w:rFonts w:ascii="Calibri Light" w:hAnsi="Calibri Light" w:cstheme="majorBidi"/>
                <w:szCs w:val="20"/>
                <w:lang w:val="en-US"/>
              </w:rPr>
            </w:pPr>
            <w:r>
              <w:rPr>
                <w:rFonts w:ascii="Calibri Light" w:hAnsi="Calibri Light" w:cstheme="majorBidi"/>
                <w:bCs/>
                <w:szCs w:val="20"/>
                <w:lang w:val="en-US"/>
              </w:rPr>
              <w:t>(review needed by public health expert Team)</w:t>
            </w:r>
          </w:p>
        </w:tc>
        <w:tc>
          <w:tcPr>
            <w:tcW w:w="5379" w:type="dxa"/>
          </w:tcPr>
          <w:p w14:paraId="2CEBE8F6" w14:textId="77777777" w:rsidR="00352770" w:rsidRPr="0094448E" w:rsidRDefault="00352770"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352770" w:rsidRPr="0094448E" w:rsidRDefault="00352770"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352770" w:rsidRPr="0094448E" w:rsidRDefault="00352770"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352770" w:rsidRPr="0094448E" w:rsidRDefault="00352770"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352770" w:rsidRPr="0094448E" w:rsidRDefault="00352770"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352770" w:rsidRPr="0094448E" w:rsidRDefault="00352770"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352770" w:rsidRPr="0094448E" w:rsidRDefault="00883855"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00352770" w:rsidRPr="0094448E">
              <w:rPr>
                <w:rFonts w:ascii="Calibri Light" w:hAnsi="Calibri Light" w:cstheme="majorBidi"/>
                <w:b/>
                <w:bCs/>
                <w:szCs w:val="20"/>
                <w:lang w:val="en-US"/>
              </w:rPr>
              <w:t>:</w:t>
            </w:r>
            <w:r w:rsidR="00352770"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00352770" w:rsidRPr="0094448E">
              <w:rPr>
                <w:rFonts w:ascii="Calibri Light" w:hAnsi="Calibri Light" w:cstheme="majorBidi"/>
                <w:szCs w:val="20"/>
                <w:lang w:val="en-US"/>
              </w:rPr>
              <w:t>ase Study of member experience characterizing/studying vulnerability</w:t>
            </w:r>
          </w:p>
        </w:tc>
        <w:tc>
          <w:tcPr>
            <w:tcW w:w="2111" w:type="dxa"/>
          </w:tcPr>
          <w:p w14:paraId="5205A9EB" w14:textId="77777777" w:rsidR="00E211B8" w:rsidRDefault="00E211B8" w:rsidP="007C0994">
            <w:pPr>
              <w:rPr>
                <w:rFonts w:ascii="Calibri Light" w:hAnsi="Calibri Light" w:cstheme="majorBidi"/>
                <w:i/>
                <w:iCs/>
                <w:szCs w:val="20"/>
                <w:lang w:val="en-US"/>
              </w:rPr>
            </w:pPr>
            <w:r>
              <w:rPr>
                <w:rFonts w:ascii="Calibri Light" w:hAnsi="Calibri Light" w:cstheme="majorBidi"/>
                <w:b/>
                <w:bCs/>
                <w:szCs w:val="20"/>
                <w:lang w:val="en-US"/>
              </w:rPr>
              <w:t>Dashboard: Key figures and indicators</w:t>
            </w:r>
            <w:r w:rsidRPr="0094448E">
              <w:rPr>
                <w:rFonts w:ascii="Calibri Light" w:hAnsi="Calibri Light" w:cstheme="majorBidi"/>
                <w:i/>
                <w:iCs/>
                <w:szCs w:val="20"/>
                <w:lang w:val="en-US"/>
              </w:rPr>
              <w:t xml:space="preserve"> </w:t>
            </w:r>
          </w:p>
          <w:p w14:paraId="3E54729D"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Key Indicators Regional dimensions</w:t>
            </w:r>
          </w:p>
          <w:p w14:paraId="48BDCD7F"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Country dimensions</w:t>
            </w:r>
          </w:p>
          <w:p w14:paraId="34816085" w14:textId="77777777" w:rsidR="00352770" w:rsidRPr="0094448E" w:rsidRDefault="00352770" w:rsidP="007C0994">
            <w:pPr>
              <w:rPr>
                <w:rFonts w:ascii="Calibri Light" w:hAnsi="Calibri Light" w:cstheme="majorBidi"/>
                <w:szCs w:val="20"/>
                <w:lang w:val="en-US"/>
              </w:rPr>
            </w:pPr>
          </w:p>
        </w:tc>
      </w:tr>
      <w:tr w:rsidR="00352770" w:rsidRPr="0094448E" w14:paraId="36784C91" w14:textId="77777777" w:rsidTr="00352770">
        <w:trPr>
          <w:trHeight w:val="4641"/>
        </w:trPr>
        <w:tc>
          <w:tcPr>
            <w:tcW w:w="1724" w:type="dxa"/>
          </w:tcPr>
          <w:p w14:paraId="32702913" w14:textId="77777777"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Chapter 4 –Human Health Impacts</w:t>
            </w:r>
            <w:r w:rsidRPr="0094448E">
              <w:rPr>
                <w:rFonts w:ascii="Calibri Light" w:hAnsi="Calibri Light" w:cstheme="majorBidi"/>
                <w:szCs w:val="20"/>
                <w:lang w:val="en-US"/>
              </w:rPr>
              <w:t xml:space="preserve"> </w:t>
            </w:r>
          </w:p>
          <w:p w14:paraId="13E4817E" w14:textId="77777777" w:rsidR="00352770" w:rsidRDefault="00352770" w:rsidP="007C0994">
            <w:pPr>
              <w:rPr>
                <w:rFonts w:ascii="Calibri Light" w:hAnsi="Calibri Light" w:cstheme="majorBidi"/>
                <w:bCs/>
                <w:i/>
                <w:iCs/>
                <w:szCs w:val="20"/>
                <w:lang w:val="en-US"/>
              </w:rPr>
            </w:pPr>
          </w:p>
          <w:p w14:paraId="40486C1B" w14:textId="77777777" w:rsidR="00501C87" w:rsidRPr="0094448E" w:rsidRDefault="00501C87" w:rsidP="007C0994">
            <w:pPr>
              <w:rPr>
                <w:rFonts w:ascii="Calibri Light" w:hAnsi="Calibri Light" w:cstheme="majorBidi"/>
                <w:bCs/>
                <w:i/>
                <w:iCs/>
                <w:szCs w:val="20"/>
                <w:lang w:val="en-US"/>
              </w:rPr>
            </w:pPr>
            <w:r>
              <w:rPr>
                <w:rFonts w:ascii="Calibri Light" w:hAnsi="Calibri Light" w:cstheme="majorBidi"/>
                <w:bCs/>
                <w:szCs w:val="20"/>
                <w:lang w:val="en-US"/>
              </w:rPr>
              <w:t>(review needed by public health expert Team)</w:t>
            </w:r>
          </w:p>
        </w:tc>
        <w:tc>
          <w:tcPr>
            <w:tcW w:w="5379" w:type="dxa"/>
          </w:tcPr>
          <w:p w14:paraId="35681D87" w14:textId="77777777" w:rsidR="00352770" w:rsidRPr="0094448E" w:rsidRDefault="00352770"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352770" w:rsidRPr="0094448E" w:rsidRDefault="00352770"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352770" w:rsidRPr="0094448E" w:rsidRDefault="00352770"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key indicators and sources to track, morbidity, mortality, productivity, etc</w:t>
            </w:r>
          </w:p>
          <w:p w14:paraId="09EC58D8" w14:textId="77777777" w:rsidR="00352770" w:rsidRPr="0094448E" w:rsidRDefault="00352770"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352770" w:rsidRPr="0094448E" w:rsidRDefault="00352770"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352770" w:rsidRPr="0094448E" w:rsidRDefault="00352770"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352770" w:rsidRPr="0094448E" w:rsidRDefault="00352770"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352770" w:rsidRPr="0094448E" w:rsidRDefault="00883855"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00352770"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sidR="00352770" w:rsidRPr="0094448E">
              <w:rPr>
                <w:rFonts w:ascii="Calibri Light" w:hAnsi="Calibri Light" w:cstheme="majorBidi"/>
                <w:szCs w:val="20"/>
                <w:lang w:val="en-US"/>
              </w:rPr>
              <w:t>Case Study snapshot characterizing or forecasting impacts</w:t>
            </w:r>
            <w:r>
              <w:rPr>
                <w:rFonts w:ascii="Calibri Light" w:hAnsi="Calibri Light" w:cstheme="majorBidi"/>
                <w:szCs w:val="20"/>
                <w:lang w:val="en-US"/>
              </w:rPr>
              <w:t>, health surveillance</w:t>
            </w:r>
            <w:r w:rsidR="00352770" w:rsidRPr="0094448E">
              <w:rPr>
                <w:rFonts w:ascii="Calibri Light" w:hAnsi="Calibri Light" w:cstheme="majorBidi"/>
                <w:szCs w:val="20"/>
                <w:lang w:val="en-US"/>
              </w:rPr>
              <w:t>.(source: members)</w:t>
            </w:r>
          </w:p>
        </w:tc>
        <w:tc>
          <w:tcPr>
            <w:tcW w:w="2111" w:type="dxa"/>
          </w:tcPr>
          <w:p w14:paraId="027924C2" w14:textId="77777777" w:rsidR="00883855" w:rsidRDefault="00352770" w:rsidP="007C0994">
            <w:pPr>
              <w:rPr>
                <w:rFonts w:ascii="Calibri Light" w:hAnsi="Calibri Light" w:cstheme="majorBidi"/>
                <w:i/>
                <w:iCs/>
                <w:szCs w:val="20"/>
                <w:lang w:val="en-US"/>
              </w:rPr>
            </w:pPr>
            <w:r w:rsidRPr="0094448E">
              <w:rPr>
                <w:rFonts w:ascii="Calibri Light" w:hAnsi="Calibri Light" w:cstheme="majorBidi"/>
                <w:szCs w:val="20"/>
                <w:lang w:val="en-US"/>
              </w:rPr>
              <w:t xml:space="preserve"> </w:t>
            </w:r>
            <w:r w:rsidR="00883855">
              <w:rPr>
                <w:rFonts w:ascii="Calibri Light" w:hAnsi="Calibri Light" w:cstheme="majorBidi"/>
                <w:b/>
                <w:bCs/>
                <w:szCs w:val="20"/>
                <w:lang w:val="en-US"/>
              </w:rPr>
              <w:t>Dashboard: Key figures and indicators</w:t>
            </w:r>
            <w:r w:rsidR="00883855" w:rsidRPr="0094448E">
              <w:rPr>
                <w:rFonts w:ascii="Calibri Light" w:hAnsi="Calibri Light" w:cstheme="majorBidi"/>
                <w:i/>
                <w:iCs/>
                <w:szCs w:val="20"/>
                <w:lang w:val="en-US"/>
              </w:rPr>
              <w:t xml:space="preserve"> </w:t>
            </w:r>
          </w:p>
          <w:p w14:paraId="7C83E4E3" w14:textId="77777777" w:rsidR="00883855" w:rsidRDefault="00883855" w:rsidP="007C0994">
            <w:pPr>
              <w:rPr>
                <w:rFonts w:ascii="Calibri Light" w:hAnsi="Calibri Light" w:cstheme="majorBidi"/>
                <w:i/>
                <w:iCs/>
                <w:szCs w:val="20"/>
                <w:lang w:val="en-US"/>
              </w:rPr>
            </w:pPr>
          </w:p>
          <w:p w14:paraId="6AF0E46E"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(identify key sources to build on e.g. emdat.be)</w:t>
            </w:r>
          </w:p>
        </w:tc>
      </w:tr>
      <w:tr w:rsidR="00352770" w:rsidRPr="0094448E" w14:paraId="6F8C3388" w14:textId="77777777" w:rsidTr="00883855">
        <w:trPr>
          <w:trHeight w:val="4975"/>
        </w:trPr>
        <w:tc>
          <w:tcPr>
            <w:tcW w:w="1724" w:type="dxa"/>
          </w:tcPr>
          <w:p w14:paraId="401E3336" w14:textId="77777777" w:rsidR="00352770" w:rsidRDefault="00352770" w:rsidP="007C0994">
            <w:pPr>
              <w:rPr>
                <w:rFonts w:ascii="Calibri Light" w:hAnsi="Calibri Light" w:cstheme="majorBidi"/>
                <w:b/>
                <w:szCs w:val="20"/>
                <w:lang w:val="en-US"/>
              </w:rPr>
            </w:pPr>
            <w:r>
              <w:rPr>
                <w:rFonts w:ascii="Calibri Light" w:hAnsi="Calibri Light" w:cstheme="majorBidi"/>
                <w:b/>
                <w:szCs w:val="20"/>
                <w:lang w:val="en-US"/>
              </w:rPr>
              <w:lastRenderedPageBreak/>
              <w:t>Chapter 5 – Heat Health Warning Systems (HHWSs)</w:t>
            </w:r>
          </w:p>
          <w:p w14:paraId="619F84F8" w14:textId="77777777" w:rsidR="00501C87" w:rsidRDefault="00501C87" w:rsidP="007C0994">
            <w:pPr>
              <w:rPr>
                <w:rFonts w:ascii="Calibri Light" w:hAnsi="Calibri Light" w:cstheme="majorBidi"/>
                <w:b/>
                <w:szCs w:val="20"/>
                <w:lang w:val="en-US"/>
              </w:rPr>
            </w:pPr>
          </w:p>
          <w:p w14:paraId="3FBCFC94" w14:textId="77777777" w:rsidR="00501C87" w:rsidRPr="0094448E" w:rsidRDefault="00501C87" w:rsidP="00501C87">
            <w:pPr>
              <w:rPr>
                <w:rFonts w:ascii="Calibri Light" w:hAnsi="Calibri Light" w:cstheme="majorBidi"/>
                <w:b/>
                <w:szCs w:val="20"/>
                <w:lang w:val="en-US"/>
              </w:rPr>
            </w:pPr>
            <w:r>
              <w:rPr>
                <w:rFonts w:ascii="Calibri Light" w:hAnsi="Calibri Light" w:cstheme="majorBidi"/>
                <w:bCs/>
                <w:szCs w:val="20"/>
                <w:lang w:val="en-US"/>
              </w:rPr>
              <w:t>(review needed by mixed team)</w:t>
            </w:r>
          </w:p>
        </w:tc>
        <w:tc>
          <w:tcPr>
            <w:tcW w:w="5379" w:type="dxa"/>
          </w:tcPr>
          <w:p w14:paraId="5032957A" w14:textId="77777777" w:rsidR="00352770" w:rsidRPr="0094448E" w:rsidRDefault="00352770"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352770" w:rsidRPr="0094448E" w:rsidRDefault="00352770"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352770" w:rsidRPr="00324BA6" w:rsidRDefault="00352770"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352770" w:rsidRPr="00324BA6" w:rsidRDefault="00352770"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352770" w:rsidRPr="0094448E" w:rsidRDefault="00352770"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352770" w:rsidRPr="0066389B" w:rsidRDefault="00352770"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352770" w:rsidRPr="0066389B" w:rsidRDefault="00352770"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352770" w:rsidRPr="00883855" w:rsidRDefault="00883855"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00352770"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00352770" w:rsidRPr="0066389B">
              <w:rPr>
                <w:rFonts w:ascii="Calibri Light" w:hAnsi="Calibri Light" w:cstheme="majorBidi"/>
                <w:szCs w:val="20"/>
                <w:lang w:val="en-US"/>
              </w:rPr>
              <w:t xml:space="preserve">ase Study snapshot characterizing </w:t>
            </w:r>
            <w:r w:rsidR="00352770">
              <w:rPr>
                <w:rFonts w:ascii="Calibri Light" w:hAnsi="Calibri Light" w:cstheme="majorBidi"/>
                <w:szCs w:val="20"/>
                <w:lang w:val="en-US"/>
              </w:rPr>
              <w:t xml:space="preserve">effective/new HHWS </w:t>
            </w:r>
            <w:r w:rsidR="00352770" w:rsidRPr="0066389B">
              <w:rPr>
                <w:rFonts w:ascii="Calibri Light" w:hAnsi="Calibri Light" w:cstheme="majorBidi"/>
                <w:szCs w:val="20"/>
                <w:lang w:val="en-US"/>
              </w:rPr>
              <w:t>(source: members)</w:t>
            </w:r>
          </w:p>
        </w:tc>
        <w:tc>
          <w:tcPr>
            <w:tcW w:w="2111" w:type="dxa"/>
          </w:tcPr>
          <w:p w14:paraId="0159DD52" w14:textId="77777777" w:rsidR="00352770" w:rsidRPr="0094448E" w:rsidRDefault="00352770" w:rsidP="007C0994">
            <w:pPr>
              <w:rPr>
                <w:rFonts w:ascii="Calibri Light" w:hAnsi="Calibri Light" w:cstheme="majorBidi"/>
                <w:szCs w:val="20"/>
                <w:lang w:val="en-US"/>
              </w:rPr>
            </w:pPr>
          </w:p>
        </w:tc>
      </w:tr>
      <w:tr w:rsidR="00352770" w:rsidRPr="0094448E" w14:paraId="3C2AD8CE" w14:textId="77777777" w:rsidTr="007C0994">
        <w:trPr>
          <w:trHeight w:val="860"/>
        </w:trPr>
        <w:tc>
          <w:tcPr>
            <w:tcW w:w="1724" w:type="dxa"/>
          </w:tcPr>
          <w:p w14:paraId="70A1D0B4" w14:textId="77777777" w:rsidR="00883855" w:rsidRDefault="00352770"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352770" w:rsidRPr="0094448E" w:rsidRDefault="00352770"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352770" w:rsidRDefault="00352770" w:rsidP="007C0994">
            <w:pPr>
              <w:rPr>
                <w:rFonts w:ascii="Calibri Light" w:hAnsi="Calibri Light" w:cstheme="majorBidi"/>
                <w:szCs w:val="20"/>
                <w:lang w:val="en-US"/>
              </w:rPr>
            </w:pPr>
          </w:p>
          <w:p w14:paraId="49EB48FF" w14:textId="77777777" w:rsidR="00501C87" w:rsidRPr="0094448E" w:rsidRDefault="00501C87" w:rsidP="007C0994">
            <w:pPr>
              <w:rPr>
                <w:rFonts w:ascii="Calibri Light" w:hAnsi="Calibri Light" w:cstheme="majorBidi"/>
                <w:szCs w:val="20"/>
                <w:lang w:val="en-US"/>
              </w:rPr>
            </w:pPr>
            <w:r>
              <w:rPr>
                <w:rFonts w:ascii="Calibri Light" w:hAnsi="Calibri Light" w:cstheme="majorBidi"/>
                <w:bCs/>
                <w:szCs w:val="20"/>
                <w:lang w:val="en-US"/>
              </w:rPr>
              <w:t>(review needed by public health expert Team)</w:t>
            </w:r>
          </w:p>
        </w:tc>
        <w:tc>
          <w:tcPr>
            <w:tcW w:w="5379" w:type="dxa"/>
          </w:tcPr>
          <w:p w14:paraId="625C4476" w14:textId="77777777" w:rsidR="00352770" w:rsidRPr="0094448E" w:rsidRDefault="00352770"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352770" w:rsidRPr="0094448E" w:rsidRDefault="00E211B8"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00352770"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00352770" w:rsidRPr="0094448E">
              <w:rPr>
                <w:rFonts w:ascii="Calibri Light" w:hAnsi="Calibri Light" w:cstheme="majorBidi"/>
                <w:szCs w:val="20"/>
                <w:lang w:val="en-US"/>
              </w:rPr>
              <w:t xml:space="preserve"> (source: stocktaking)    </w:t>
            </w:r>
          </w:p>
          <w:p w14:paraId="16F7252C" w14:textId="77777777" w:rsidR="00352770" w:rsidRPr="0094448E" w:rsidRDefault="00352770"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352770" w:rsidRPr="00E211B8" w:rsidRDefault="00352770"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691E1B56" w14:textId="77777777" w:rsidR="00E211B8" w:rsidRPr="0094448E" w:rsidRDefault="00E211B8" w:rsidP="00E211B8">
            <w:pPr>
              <w:pStyle w:val="ListParagraph"/>
              <w:rPr>
                <w:rFonts w:ascii="Calibri Light" w:hAnsi="Calibri Light" w:cstheme="majorBidi"/>
                <w:szCs w:val="20"/>
                <w:lang w:val="en-US"/>
              </w:rPr>
            </w:pPr>
          </w:p>
          <w:p w14:paraId="430BA6FB" w14:textId="77777777" w:rsidR="00352770" w:rsidRPr="00E211B8" w:rsidRDefault="00352770"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sidR="00E211B8">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sidR="00E211B8">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sidR="00E211B8">
              <w:rPr>
                <w:rFonts w:ascii="Calibri Light" w:hAnsi="Calibri Light" w:cstheme="majorBidi"/>
                <w:szCs w:val="20"/>
                <w:lang w:val="en-US"/>
              </w:rPr>
              <w:t xml:space="preserve"> Pointing to knowledge gaps. </w:t>
            </w:r>
          </w:p>
          <w:p w14:paraId="3111C4E0" w14:textId="77777777" w:rsidR="00352770" w:rsidRPr="0094448E" w:rsidRDefault="00E211B8"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00352770" w:rsidRPr="0094448E">
              <w:rPr>
                <w:rFonts w:ascii="Calibri Light" w:hAnsi="Calibri Light" w:cstheme="majorBidi"/>
                <w:szCs w:val="20"/>
                <w:lang w:val="en-US"/>
              </w:rPr>
              <w:t xml:space="preserve"> Case Study snapshot characterizing local action (source: members)</w:t>
            </w:r>
            <w:r w:rsidR="00883855" w:rsidRPr="0094448E">
              <w:rPr>
                <w:rFonts w:ascii="Calibri Light" w:hAnsi="Calibri Light" w:cstheme="majorBidi"/>
                <w:bCs/>
                <w:szCs w:val="20"/>
                <w:lang w:val="en-US"/>
              </w:rPr>
              <w:t xml:space="preserve"> Commentary on what is being reported as effective (or what is not)</w:t>
            </w:r>
            <w:r w:rsidR="00883855"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00883855"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00883855" w:rsidRPr="0094448E">
              <w:rPr>
                <w:rFonts w:ascii="Calibri Light" w:hAnsi="Calibri Light" w:cstheme="majorBidi"/>
                <w:szCs w:val="20"/>
                <w:lang w:val="en-US"/>
              </w:rPr>
              <w:t>(source: new publications + member inputs to database/forum)</w:t>
            </w:r>
          </w:p>
        </w:tc>
        <w:tc>
          <w:tcPr>
            <w:tcW w:w="2111" w:type="dxa"/>
          </w:tcPr>
          <w:p w14:paraId="11BA891D" w14:textId="77777777" w:rsidR="00352770" w:rsidRPr="0094448E" w:rsidRDefault="00E211B8" w:rsidP="007C0994">
            <w:pPr>
              <w:rPr>
                <w:rFonts w:ascii="Calibri Light" w:hAnsi="Calibri Light" w:cstheme="majorBidi"/>
                <w:szCs w:val="20"/>
                <w:lang w:val="en-US"/>
              </w:rPr>
            </w:pPr>
            <w:r>
              <w:rPr>
                <w:rFonts w:ascii="Calibri Light" w:hAnsi="Calibri Light" w:cstheme="majorBidi"/>
                <w:b/>
                <w:bCs/>
                <w:szCs w:val="20"/>
                <w:lang w:val="en-US"/>
              </w:rPr>
              <w:t>Dashboard: Key figures and indicators</w:t>
            </w:r>
            <w:r w:rsidRPr="0094448E">
              <w:rPr>
                <w:rFonts w:ascii="Calibri Light" w:hAnsi="Calibri Light" w:cstheme="majorBidi"/>
                <w:i/>
                <w:iCs/>
                <w:szCs w:val="20"/>
                <w:lang w:val="en-US"/>
              </w:rPr>
              <w:t xml:space="preserve"> </w:t>
            </w:r>
            <w:r w:rsidR="00352770" w:rsidRPr="0094448E">
              <w:rPr>
                <w:rFonts w:ascii="Calibri Light" w:hAnsi="Calibri Light" w:cstheme="majorBidi"/>
                <w:szCs w:val="20"/>
                <w:lang w:val="en-US"/>
              </w:rPr>
              <w:t>Contributes to SDG Indicators</w:t>
            </w:r>
          </w:p>
        </w:tc>
      </w:tr>
      <w:tr w:rsidR="00352770" w:rsidRPr="0094448E" w14:paraId="607D84D2" w14:textId="77777777" w:rsidTr="00883855">
        <w:trPr>
          <w:trHeight w:val="439"/>
        </w:trPr>
        <w:tc>
          <w:tcPr>
            <w:tcW w:w="1724" w:type="dxa"/>
          </w:tcPr>
          <w:p w14:paraId="52CC2450" w14:textId="77777777" w:rsidR="00352770" w:rsidRPr="0094448E" w:rsidRDefault="00352770" w:rsidP="00883855">
            <w:pPr>
              <w:rPr>
                <w:rFonts w:ascii="Calibri Light" w:hAnsi="Calibri Light" w:cstheme="majorBidi"/>
                <w:b/>
                <w:bCs/>
                <w:szCs w:val="20"/>
                <w:lang w:val="en-US"/>
              </w:rPr>
            </w:pPr>
            <w:r>
              <w:rPr>
                <w:rFonts w:ascii="Calibri Light" w:hAnsi="Calibri Light" w:cstheme="majorBidi"/>
                <w:b/>
                <w:bCs/>
                <w:szCs w:val="20"/>
                <w:lang w:val="en-US"/>
              </w:rPr>
              <w:t xml:space="preserve">Chapter </w:t>
            </w:r>
            <w:r w:rsidR="00883855">
              <w:rPr>
                <w:rFonts w:ascii="Calibri Light" w:hAnsi="Calibri Light" w:cstheme="majorBidi"/>
                <w:b/>
                <w:bCs/>
                <w:szCs w:val="20"/>
                <w:lang w:val="en-US"/>
              </w:rPr>
              <w:t>7</w:t>
            </w:r>
            <w:r w:rsidRPr="0094448E">
              <w:rPr>
                <w:rFonts w:ascii="Calibri Light" w:hAnsi="Calibri Light" w:cstheme="majorBidi"/>
                <w:b/>
                <w:bCs/>
                <w:szCs w:val="20"/>
                <w:lang w:val="en-US"/>
              </w:rPr>
              <w:t xml:space="preserve"> – </w:t>
            </w:r>
          </w:p>
          <w:p w14:paraId="7C99E3DB"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5379" w:type="dxa"/>
          </w:tcPr>
          <w:p w14:paraId="36C73DBF"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77777777" w:rsidR="00E211B8" w:rsidRDefault="00E211B8"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Track over time key indicators in dashboard, report back</w:t>
            </w:r>
          </w:p>
          <w:p w14:paraId="3F12D70D" w14:textId="77777777" w:rsidR="00E211B8" w:rsidRDefault="00E211B8"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Call to fill gaps identified in each section</w:t>
            </w:r>
          </w:p>
          <w:p w14:paraId="50D0F19A" w14:textId="77777777" w:rsidR="00352770" w:rsidRPr="0094448E"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lastRenderedPageBreak/>
              <w:t xml:space="preserve">critical data and observations used and needed, </w:t>
            </w:r>
          </w:p>
          <w:p w14:paraId="7AD17FA7" w14:textId="77777777" w:rsidR="00352770"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t>research and communication</w:t>
            </w:r>
          </w:p>
          <w:p w14:paraId="521B1A49" w14:textId="77777777" w:rsidR="00352770" w:rsidRPr="0094448E"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t xml:space="preserve">needs for action </w:t>
            </w:r>
          </w:p>
          <w:p w14:paraId="74CC3CA8" w14:textId="77777777" w:rsidR="00352770" w:rsidRPr="0094448E"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t>advocacy;</w:t>
            </w:r>
          </w:p>
        </w:tc>
        <w:tc>
          <w:tcPr>
            <w:tcW w:w="2111" w:type="dxa"/>
          </w:tcPr>
          <w:p w14:paraId="5A3FE693" w14:textId="77777777" w:rsidR="00352770" w:rsidRPr="0094448E" w:rsidRDefault="00352770" w:rsidP="007C0994">
            <w:pPr>
              <w:rPr>
                <w:rFonts w:ascii="Calibri Light" w:hAnsi="Calibri Light" w:cstheme="majorBidi"/>
                <w:szCs w:val="20"/>
                <w:lang w:val="en-US"/>
              </w:rPr>
            </w:pPr>
          </w:p>
        </w:tc>
      </w:tr>
      <w:tr w:rsidR="00352770" w:rsidRPr="0094448E" w14:paraId="2A305C96" w14:textId="77777777" w:rsidTr="007C0994">
        <w:trPr>
          <w:trHeight w:val="492"/>
        </w:trPr>
        <w:tc>
          <w:tcPr>
            <w:tcW w:w="1724" w:type="dxa"/>
          </w:tcPr>
          <w:p w14:paraId="4A5D49F3" w14:textId="77777777" w:rsidR="00352770" w:rsidRPr="0094448E" w:rsidRDefault="00352770" w:rsidP="007C0994">
            <w:pPr>
              <w:rPr>
                <w:rFonts w:ascii="Calibri Light" w:hAnsi="Calibri Light" w:cstheme="majorBidi"/>
                <w:b/>
                <w:bCs/>
                <w:szCs w:val="20"/>
                <w:lang w:val="en-US"/>
              </w:rPr>
            </w:pPr>
            <w:r w:rsidRPr="0094448E">
              <w:rPr>
                <w:rFonts w:ascii="Calibri Light" w:hAnsi="Calibri Light" w:cstheme="majorBidi"/>
                <w:b/>
                <w:bCs/>
                <w:szCs w:val="20"/>
                <w:lang w:val="en-US"/>
              </w:rPr>
              <w:lastRenderedPageBreak/>
              <w:t>References</w:t>
            </w:r>
          </w:p>
        </w:tc>
        <w:tc>
          <w:tcPr>
            <w:tcW w:w="5379" w:type="dxa"/>
          </w:tcPr>
          <w:p w14:paraId="77EACB10" w14:textId="77777777"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sidR="00E211B8">
              <w:rPr>
                <w:rFonts w:ascii="Calibri Light" w:hAnsi="Calibri Light" w:cstheme="majorBidi"/>
                <w:szCs w:val="20"/>
                <w:lang w:val="en-US"/>
              </w:rPr>
              <w:t xml:space="preserve">– see </w:t>
            </w:r>
            <w:hyperlink r:id="rId14" w:history="1">
              <w:r w:rsidR="00E211B8" w:rsidRPr="00A267D8">
                <w:rPr>
                  <w:rStyle w:val="Hyperlink"/>
                  <w:rFonts w:ascii="Calibri Light" w:hAnsi="Calibri Light" w:cstheme="majorBidi"/>
                  <w:szCs w:val="20"/>
                  <w:lang w:val="en-US"/>
                </w:rPr>
                <w:t>https://link.springer.com/article/10.1007/s00484-013-0729-9</w:t>
              </w:r>
            </w:hyperlink>
            <w:r w:rsidR="00E211B8">
              <w:rPr>
                <w:rFonts w:ascii="Calibri Light" w:hAnsi="Calibri Light" w:cstheme="majorBidi"/>
                <w:szCs w:val="20"/>
                <w:lang w:val="en-US"/>
              </w:rPr>
              <w:t xml:space="preserve"> </w:t>
            </w:r>
          </w:p>
        </w:tc>
        <w:tc>
          <w:tcPr>
            <w:tcW w:w="2111" w:type="dxa"/>
          </w:tcPr>
          <w:p w14:paraId="057D1236" w14:textId="77777777" w:rsidR="00352770" w:rsidRPr="0094448E" w:rsidRDefault="00352770" w:rsidP="007C0994">
            <w:pPr>
              <w:rPr>
                <w:rFonts w:ascii="Calibri Light" w:hAnsi="Calibri Light" w:cstheme="majorBidi"/>
                <w:szCs w:val="20"/>
                <w:lang w:val="en-US"/>
              </w:rPr>
            </w:pPr>
          </w:p>
        </w:tc>
      </w:tr>
    </w:tbl>
    <w:p w14:paraId="1C5CBE76" w14:textId="77777777" w:rsidR="00352770" w:rsidRPr="00352770" w:rsidRDefault="00352770" w:rsidP="00352770">
      <w:pPr>
        <w:rPr>
          <w:rFonts w:ascii="Calibri Light" w:hAnsi="Calibri Light"/>
          <w:b/>
          <w:bCs/>
          <w:color w:val="C00000"/>
          <w:sz w:val="28"/>
          <w:szCs w:val="32"/>
        </w:rPr>
      </w:pP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t xml:space="preserve">Bi-annual Production Process </w:t>
      </w:r>
    </w:p>
    <w:p w14:paraId="7830F958"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14:paraId="7944C6E7"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14:paraId="5E8F8693"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eastAsia="en-GB"/>
        </w:rPr>
        <w:lastRenderedPageBreak/>
        <w:drawing>
          <wp:inline distT="0" distB="0" distL="0" distR="0" wp14:anchorId="3B805196" wp14:editId="44C6B604">
            <wp:extent cx="5486400" cy="3228340"/>
            <wp:effectExtent l="0" t="0" r="50800" b="228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C5B82D" w14:textId="77777777"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September 2018 and every two years thereafter (2020, 2022, etc…)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lastRenderedPageBreak/>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3F4581" w:rsidRDefault="006C2969" w:rsidP="003F4581">
      <w:pPr>
        <w:pStyle w:val="Heading1"/>
        <w:numPr>
          <w:ilvl w:val="0"/>
          <w:numId w:val="13"/>
        </w:numPr>
        <w:rPr>
          <w:rFonts w:ascii="Calibri Light" w:hAnsi="Calibri Light"/>
          <w:lang w:val="en-US"/>
        </w:rPr>
      </w:pPr>
      <w:r>
        <w:br w:type="page"/>
      </w:r>
      <w:r w:rsidR="003F4581">
        <w:lastRenderedPageBreak/>
        <w:t xml:space="preserve"> </w:t>
      </w:r>
      <w:bookmarkStart w:id="55" w:name="_Toc482371129"/>
      <w:r w:rsidR="003F4581" w:rsidRPr="003F4581">
        <w:t>Comparative Heat-Health System Stocktaking Report</w:t>
      </w:r>
      <w:bookmarkEnd w:id="55"/>
    </w:p>
    <w:p w14:paraId="656943FD"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14:paraId="12623F51" w14:textId="245D82C4"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eastAsia="en-GB"/>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del w:id="56" w:author="Parks, Robbie M" w:date="2017-08-01T09:51:00Z">
        <w:r w:rsidDel="00EE1776">
          <w:rPr>
            <w:rFonts w:ascii="Calibri Light" w:eastAsia="Times New Roman" w:hAnsi="Calibri Light" w:cs="Tahoma"/>
            <w:color w:val="000000"/>
            <w:szCs w:val="20"/>
          </w:rPr>
          <w:delText>June-</w:delText>
        </w:r>
      </w:del>
      <w:del w:id="57" w:author="Parks, Robbie M" w:date="2017-08-01T09:43:00Z">
        <w:r w:rsidDel="00206AF3">
          <w:rPr>
            <w:rFonts w:ascii="Calibri Light" w:eastAsia="Times New Roman" w:hAnsi="Calibri Light" w:cs="Tahoma"/>
            <w:color w:val="000000"/>
            <w:szCs w:val="20"/>
          </w:rPr>
          <w:delText>July</w:delText>
        </w:r>
      </w:del>
      <w:del w:id="58" w:author="Parks, Robbie M" w:date="2017-08-01T09:51:00Z">
        <w:r w:rsidDel="00EE1776">
          <w:rPr>
            <w:rFonts w:ascii="Calibri Light" w:eastAsia="Times New Roman" w:hAnsi="Calibri Light" w:cs="Tahoma"/>
            <w:color w:val="000000"/>
            <w:szCs w:val="20"/>
          </w:rPr>
          <w:delText xml:space="preserve"> </w:delText>
        </w:r>
      </w:del>
      <w:ins w:id="59" w:author="Parks, Robbie M" w:date="2017-08-01T09:51:00Z">
        <w:r w:rsidR="00EE1776">
          <w:rPr>
            <w:rFonts w:ascii="Calibri Light" w:eastAsia="Times New Roman" w:hAnsi="Calibri Light" w:cs="Tahoma"/>
            <w:color w:val="000000"/>
            <w:szCs w:val="20"/>
          </w:rPr>
          <w:t xml:space="preserve">summer </w:t>
        </w:r>
      </w:ins>
      <w:bookmarkStart w:id="60" w:name="_GoBack"/>
      <w:bookmarkEnd w:id="60"/>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3BAE7F56"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ins w:id="61" w:author="Parks, Robbie M" w:date="2017-08-01T09:40:00Z">
        <w:r w:rsidR="00A70F48">
          <w:rPr>
            <w:rFonts w:ascii="Calibri Light" w:eastAsia="Times New Roman" w:hAnsi="Calibri Light" w:cs="Tahoma"/>
            <w:color w:val="000000"/>
            <w:szCs w:val="20"/>
          </w:rPr>
          <w:t xml:space="preserve">which </w:t>
        </w:r>
      </w:ins>
      <w:r w:rsidRPr="0003128C">
        <w:rPr>
          <w:rFonts w:ascii="Calibri Light" w:eastAsia="Times New Roman" w:hAnsi="Calibri Light" w:cs="Tahoma"/>
          <w:color w:val="000000"/>
          <w:szCs w:val="20"/>
        </w:rPr>
        <w:t>compar</w:t>
      </w:r>
      <w:ins w:id="62" w:author="Parks, Robbie M" w:date="2017-08-01T09:40:00Z">
        <w:r w:rsidR="00A70F48">
          <w:rPr>
            <w:rFonts w:ascii="Calibri Light" w:eastAsia="Times New Roman" w:hAnsi="Calibri Light" w:cs="Tahoma"/>
            <w:color w:val="000000"/>
            <w:szCs w:val="20"/>
          </w:rPr>
          <w:t>ed</w:t>
        </w:r>
      </w:ins>
      <w:del w:id="63" w:author="Parks, Robbie M" w:date="2017-08-01T09:40:00Z">
        <w:r w:rsidRPr="0003128C" w:rsidDel="00A70F48">
          <w:rPr>
            <w:rFonts w:ascii="Calibri Light" w:eastAsia="Times New Roman" w:hAnsi="Calibri Light" w:cs="Tahoma"/>
            <w:color w:val="000000"/>
            <w:szCs w:val="20"/>
          </w:rPr>
          <w:delText>ing</w:delText>
        </w:r>
      </w:del>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0D7B77">
        <w:rPr>
          <w:rFonts w:ascii="Calibri Light" w:eastAsia="Times New Roman" w:hAnsi="Calibri Light" w:cs="Tahoma"/>
          <w:b/>
          <w:color w:val="000000"/>
          <w:szCs w:val="20"/>
          <w:rPrChange w:id="64" w:author="Parks, Robbie M" w:date="2017-08-01T09:41:00Z">
            <w:rPr>
              <w:rFonts w:ascii="Calibri Light" w:eastAsia="Times New Roman" w:hAnsi="Calibri Light" w:cs="Tahoma"/>
              <w:color w:val="000000"/>
              <w:szCs w:val="20"/>
            </w:rPr>
          </w:rPrChange>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eastAsia="en-GB"/>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in response opportunities and systems, from behavioral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B1D67B"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2FC8EE4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14:paraId="4A69BA1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14:paraId="5514C2D8"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eg: IMD Regional Forecast) </w:t>
      </w:r>
    </w:p>
    <w:p w14:paraId="1883C5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122AF2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14:paraId="17B0C1D6" w14:textId="77777777"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77777777" w:rsidR="00352770" w:rsidRDefault="00352770" w:rsidP="00352770">
      <w:pPr>
        <w:shd w:val="clear" w:color="auto" w:fill="FFFFFF"/>
        <w:spacing w:after="0" w:line="240" w:lineRule="auto"/>
        <w:rPr>
          <w:ins w:id="65" w:author="Parks, Robbie M" w:date="2017-08-01T09:48:00Z"/>
          <w:rFonts w:ascii="Calibri Light" w:eastAsia="Times New Roman" w:hAnsi="Calibri Light" w:cs="Tahoma"/>
          <w:color w:val="000000"/>
          <w:sz w:val="24"/>
          <w:szCs w:val="24"/>
        </w:rPr>
      </w:pPr>
      <w:commentRangeStart w:id="66"/>
      <w:r w:rsidRPr="00E43D52">
        <w:rPr>
          <w:rFonts w:ascii="Calibri Light" w:eastAsia="Times New Roman" w:hAnsi="Calibri Light" w:cs="Tahoma"/>
          <w:b/>
          <w:bCs/>
          <w:color w:val="000000"/>
          <w:sz w:val="24"/>
          <w:szCs w:val="24"/>
        </w:rPr>
        <w:t>Chapter 2: Population Exposures</w:t>
      </w:r>
      <w:del w:id="67" w:author="Parks, Robbie M" w:date="2017-08-01T09:49:00Z">
        <w:r w:rsidRPr="00E43D52" w:rsidDel="00CC11DC">
          <w:rPr>
            <w:rFonts w:ascii="Calibri Light" w:eastAsia="Times New Roman" w:hAnsi="Calibri Light" w:cs="Tahoma"/>
            <w:b/>
            <w:bCs/>
            <w:color w:val="000000"/>
            <w:sz w:val="24"/>
            <w:szCs w:val="24"/>
          </w:rPr>
          <w:delText>:</w:delText>
        </w:r>
      </w:del>
      <w:r w:rsidRPr="00E43D52">
        <w:rPr>
          <w:rFonts w:ascii="Calibri Light" w:eastAsia="Times New Roman" w:hAnsi="Calibri Light" w:cs="Tahoma"/>
          <w:color w:val="000000"/>
          <w:sz w:val="24"/>
          <w:szCs w:val="24"/>
        </w:rPr>
        <w:t xml:space="preserve"> </w:t>
      </w:r>
      <w:commentRangeEnd w:id="66"/>
      <w:r w:rsidR="00F50FCA">
        <w:rPr>
          <w:rStyle w:val="CommentReference"/>
          <w:rFonts w:ascii="Verdana" w:hAnsi="Verdana"/>
        </w:rPr>
        <w:commentReference w:id="66"/>
      </w:r>
    </w:p>
    <w:p w14:paraId="07DCFDAB" w14:textId="77777777" w:rsidR="0074283A" w:rsidRDefault="0074283A" w:rsidP="0074283A">
      <w:pPr>
        <w:shd w:val="clear" w:color="auto" w:fill="FFFFFF"/>
        <w:spacing w:after="0" w:line="240" w:lineRule="auto"/>
        <w:rPr>
          <w:ins w:id="68" w:author="Parks, Robbie M" w:date="2017-08-01T09:48:00Z"/>
          <w:rFonts w:ascii="Calibri Light" w:eastAsia="Times New Roman" w:hAnsi="Calibri Light" w:cs="Tahoma"/>
          <w:color w:val="000000"/>
          <w:szCs w:val="20"/>
        </w:rPr>
      </w:pPr>
    </w:p>
    <w:p w14:paraId="43FC3DB9" w14:textId="77777777" w:rsidR="0074283A" w:rsidRDefault="0074283A" w:rsidP="0074283A">
      <w:pPr>
        <w:shd w:val="clear" w:color="auto" w:fill="FFFFFF"/>
        <w:spacing w:after="0" w:line="240" w:lineRule="auto"/>
        <w:rPr>
          <w:ins w:id="69" w:author="Parks, Robbie M" w:date="2017-08-01T09:48:00Z"/>
          <w:rFonts w:ascii="Calibri Light" w:eastAsia="Times New Roman" w:hAnsi="Calibri Light" w:cs="Tahoma"/>
          <w:color w:val="000000"/>
          <w:szCs w:val="20"/>
        </w:rPr>
      </w:pPr>
      <w:ins w:id="70" w:author="Parks, Robbie M" w:date="2017-08-01T09:48:00Z">
        <w:r>
          <w:rPr>
            <w:rFonts w:ascii="Calibri Light" w:eastAsia="Times New Roman" w:hAnsi="Calibri Light" w:cs="Tahoma"/>
            <w:b/>
            <w:bCs/>
            <w:color w:val="000000"/>
            <w:szCs w:val="20"/>
          </w:rPr>
          <w:t>2.1</w:t>
        </w:r>
        <w:r w:rsidRPr="00E43D52">
          <w:rPr>
            <w:rFonts w:ascii="Calibri Light" w:eastAsia="Times New Roman" w:hAnsi="Calibri Light" w:cs="Tahoma"/>
            <w:b/>
            <w:bCs/>
            <w:color w:val="000000"/>
            <w:szCs w:val="20"/>
          </w:rPr>
          <w:t xml:space="preserve"> Exposures</w:t>
        </w:r>
        <w:r>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Characterization:</w:t>
        </w:r>
      </w:ins>
    </w:p>
    <w:p w14:paraId="3FE323B0" w14:textId="6ADCAEB7" w:rsidR="0074283A" w:rsidRPr="0074283A" w:rsidRDefault="00213FBD" w:rsidP="00352770">
      <w:pPr>
        <w:shd w:val="clear" w:color="auto" w:fill="FFFFFF"/>
        <w:spacing w:after="0" w:line="240" w:lineRule="auto"/>
        <w:rPr>
          <w:rFonts w:ascii="Calibri Light" w:eastAsia="Times New Roman" w:hAnsi="Calibri Light" w:cs="Tahoma"/>
          <w:color w:val="000000"/>
          <w:szCs w:val="20"/>
          <w:rPrChange w:id="71" w:author="Parks, Robbie M" w:date="2017-08-01T09:48:00Z">
            <w:rPr>
              <w:rFonts w:ascii="Calibri Light" w:eastAsia="Times New Roman" w:hAnsi="Calibri Light" w:cs="Tahoma"/>
              <w:color w:val="000000"/>
              <w:sz w:val="24"/>
              <w:szCs w:val="24"/>
            </w:rPr>
          </w:rPrChange>
        </w:rPr>
      </w:pPr>
      <w:ins w:id="72" w:author="Parks, Robbie M" w:date="2017-08-01T09:49:00Z">
        <w:r>
          <w:rPr>
            <w:rFonts w:ascii="Calibri Light" w:eastAsia="Times New Roman" w:hAnsi="Calibri Light" w:cs="Tahoma"/>
            <w:color w:val="000000"/>
            <w:szCs w:val="20"/>
          </w:rPr>
          <w:t>Int</w:t>
        </w:r>
      </w:ins>
      <w:ins w:id="73" w:author="Parks, Robbie M" w:date="2017-08-01T09:50:00Z">
        <w:r w:rsidR="009B2ED9">
          <w:rPr>
            <w:rFonts w:ascii="Calibri Light" w:eastAsia="Times New Roman" w:hAnsi="Calibri Light" w:cs="Tahoma"/>
            <w:color w:val="000000"/>
            <w:szCs w:val="20"/>
          </w:rPr>
          <w:t>r</w:t>
        </w:r>
      </w:ins>
      <w:ins w:id="74" w:author="Parks, Robbie M" w:date="2017-08-01T09:49:00Z">
        <w:r>
          <w:rPr>
            <w:rFonts w:ascii="Calibri Light" w:eastAsia="Times New Roman" w:hAnsi="Calibri Light" w:cs="Tahoma"/>
            <w:color w:val="000000"/>
            <w:szCs w:val="20"/>
          </w:rPr>
          <w:t>oduce the metrics</w:t>
        </w:r>
      </w:ins>
      <w:ins w:id="75" w:author="Parks, Robbie M" w:date="2017-08-01T09:50:00Z">
        <w:r w:rsidR="009B2ED9">
          <w:rPr>
            <w:rFonts w:ascii="Calibri Light" w:eastAsia="Times New Roman" w:hAnsi="Calibri Light" w:cs="Tahoma"/>
            <w:color w:val="000000"/>
            <w:szCs w:val="20"/>
          </w:rPr>
          <w:t xml:space="preserve"> that define quantifiable exposure</w:t>
        </w:r>
      </w:ins>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C930DAA" w14:textId="3A99342E" w:rsidR="00352770" w:rsidRDefault="00352770" w:rsidP="00352770">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ins w:id="76" w:author="Parks, Robbie M" w:date="2017-08-01T09:48:00Z">
        <w:r w:rsidR="0074283A">
          <w:rPr>
            <w:rFonts w:ascii="Calibri Light" w:eastAsia="Times New Roman" w:hAnsi="Calibri Light" w:cs="Tahoma"/>
            <w:b/>
            <w:bCs/>
            <w:color w:val="000000"/>
            <w:szCs w:val="20"/>
          </w:rPr>
          <w:t>2</w:t>
        </w:r>
      </w:ins>
      <w:del w:id="77" w:author="Parks, Robbie M" w:date="2017-08-01T09:48:00Z">
        <w:r w:rsidRPr="00E43D52" w:rsidDel="0074283A">
          <w:rPr>
            <w:rFonts w:ascii="Calibri Light" w:eastAsia="Times New Roman" w:hAnsi="Calibri Light" w:cs="Tahoma"/>
            <w:b/>
            <w:bCs/>
            <w:color w:val="000000"/>
            <w:szCs w:val="20"/>
          </w:rPr>
          <w:delText>1</w:delText>
        </w:r>
      </w:del>
      <w:r w:rsidRPr="00E43D52">
        <w:rPr>
          <w:rFonts w:ascii="Calibri Light" w:eastAsia="Times New Roman" w:hAnsi="Calibri Light" w:cs="Tahoma"/>
          <w:b/>
          <w:bCs/>
          <w:color w:val="000000"/>
          <w:szCs w:val="20"/>
        </w:rPr>
        <w:t xml:space="preserve"> Exposures</w:t>
      </w:r>
      <w:ins w:id="78" w:author="Parks, Robbie M" w:date="2017-08-01T09:47:00Z">
        <w:r w:rsidR="00645C43">
          <w:rPr>
            <w:rFonts w:ascii="Calibri Light" w:eastAsia="Times New Roman" w:hAnsi="Calibri Light" w:cs="Tahoma"/>
            <w:b/>
            <w:bCs/>
            <w:color w:val="000000"/>
            <w:szCs w:val="20"/>
          </w:rPr>
          <w:t>:</w:t>
        </w:r>
      </w:ins>
      <w:r>
        <w:rPr>
          <w:rFonts w:ascii="Calibri Light" w:eastAsia="Times New Roman" w:hAnsi="Calibri Light" w:cs="Tahoma"/>
          <w:color w:val="000000"/>
          <w:szCs w:val="20"/>
        </w:rPr>
        <w:t xml:space="preserve"> </w:t>
      </w:r>
      <w:ins w:id="79" w:author="Parks, Robbie M" w:date="2017-08-01T09:46:00Z">
        <w:r w:rsidR="00F50FCA">
          <w:rPr>
            <w:rFonts w:ascii="Calibri Light" w:eastAsia="Times New Roman" w:hAnsi="Calibri Light" w:cs="Tahoma"/>
            <w:color w:val="000000"/>
            <w:szCs w:val="20"/>
          </w:rPr>
          <w:t>Research</w:t>
        </w:r>
      </w:ins>
      <w:ins w:id="80" w:author="Parks, Robbie M" w:date="2017-08-01T09:47:00Z">
        <w:r w:rsidR="003C4AD2">
          <w:rPr>
            <w:rFonts w:ascii="Calibri Light" w:eastAsia="Times New Roman" w:hAnsi="Calibri Light" w:cs="Tahoma"/>
            <w:color w:val="000000"/>
            <w:szCs w:val="20"/>
          </w:rPr>
          <w:t>:</w:t>
        </w:r>
      </w:ins>
      <w:del w:id="81" w:author="Parks, Robbie M" w:date="2017-08-01T09:46:00Z">
        <w:r w:rsidRPr="00A5755F" w:rsidDel="00F50FCA">
          <w:rPr>
            <w:rFonts w:ascii="Calibri Light" w:eastAsia="Times New Roman" w:hAnsi="Calibri Light" w:cs="Tahoma"/>
            <w:color w:val="000000"/>
            <w:szCs w:val="20"/>
          </w:rPr>
          <w:delText>Discuss definitions and what makes heat dangerous to humans</w:delText>
        </w:r>
        <w:r w:rsidDel="00F50FCA">
          <w:rPr>
            <w:rFonts w:ascii="Calibri Light" w:eastAsia="Times New Roman" w:hAnsi="Calibri Light" w:cs="Tahoma"/>
            <w:color w:val="000000"/>
            <w:szCs w:val="20"/>
          </w:rPr>
          <w:delText>.</w:delText>
        </w:r>
        <w:r w:rsidRPr="00A5755F" w:rsidDel="00F50FCA">
          <w:rPr>
            <w:rFonts w:ascii="Calibri Light" w:eastAsia="Times New Roman" w:hAnsi="Calibri Light" w:cs="Tahoma"/>
            <w:color w:val="000000"/>
            <w:szCs w:val="20"/>
          </w:rPr>
          <w:delText xml:space="preserve"> </w:delText>
        </w:r>
      </w:del>
    </w:p>
    <w:p w14:paraId="507FF990" w14:textId="6139ECB1" w:rsidR="00352770" w:rsidRDefault="00352770" w:rsidP="00352770">
      <w:pPr>
        <w:shd w:val="clear" w:color="auto" w:fill="FFFFFF"/>
        <w:spacing w:after="0" w:line="240" w:lineRule="auto"/>
        <w:rPr>
          <w:ins w:id="82" w:author="Parks, Robbie M" w:date="2017-08-01T09:47:00Z"/>
          <w:rFonts w:ascii="Calibri Light" w:eastAsia="Times New Roman" w:hAnsi="Calibri Light" w:cs="Tahoma"/>
          <w:color w:val="000000"/>
          <w:szCs w:val="20"/>
        </w:rPr>
      </w:pPr>
      <w:del w:id="83" w:author="Parks, Robbie M" w:date="2017-08-01T09:49:00Z">
        <w:r w:rsidRPr="00E22B47" w:rsidDel="00213FBD">
          <w:rPr>
            <w:rFonts w:ascii="Calibri Light" w:eastAsia="Times New Roman" w:hAnsi="Calibri Light" w:cs="Tahoma"/>
            <w:color w:val="000000"/>
            <w:szCs w:val="20"/>
          </w:rPr>
          <w:delText>Geographic Determinants: Latitude, Urban Heat Islands; Social Determinants (point to vulnerability chapter)</w:delText>
        </w:r>
        <w:r w:rsidDel="00213FBD">
          <w:rPr>
            <w:rFonts w:ascii="Calibri Light" w:eastAsia="Times New Roman" w:hAnsi="Calibri Light" w:cs="Tahoma"/>
            <w:color w:val="000000"/>
            <w:szCs w:val="20"/>
          </w:rPr>
          <w:delText>.</w:delText>
        </w:r>
      </w:del>
      <w:ins w:id="84" w:author="Parks, Robbie M" w:date="2017-08-01T09:49:00Z">
        <w:r w:rsidR="00213FBD">
          <w:rPr>
            <w:rFonts w:ascii="Calibri Light" w:eastAsia="Times New Roman" w:hAnsi="Calibri Light" w:cs="Tahoma"/>
            <w:color w:val="000000"/>
            <w:szCs w:val="20"/>
          </w:rPr>
          <w:t>What is the current state-of-the-art in terms of quantifying exposure? Share good examples</w:t>
        </w:r>
      </w:ins>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4DC8B19D" w14:textId="77777777" w:rsidR="00F50FCA" w:rsidRPr="00E22B47" w:rsidRDefault="00F50FCA" w:rsidP="00352770">
      <w:pPr>
        <w:shd w:val="clear" w:color="auto" w:fill="FFFFFF"/>
        <w:spacing w:after="0" w:line="240" w:lineRule="auto"/>
        <w:rPr>
          <w:rFonts w:ascii="Calibri Light" w:eastAsia="Times New Roman" w:hAnsi="Calibri Light" w:cs="Tahoma"/>
          <w:color w:val="000000"/>
          <w:szCs w:val="20"/>
        </w:rPr>
      </w:pPr>
    </w:p>
    <w:p w14:paraId="5895FC1A"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3AE86F16"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It should highlight target decision makers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(ie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77777777" w:rsidR="003F4581" w:rsidRPr="0014291A" w:rsidRDefault="003F4581" w:rsidP="003F4581">
      <w:pPr>
        <w:pStyle w:val="Heading1"/>
        <w:numPr>
          <w:ilvl w:val="0"/>
          <w:numId w:val="13"/>
        </w:numPr>
      </w:pPr>
      <w:bookmarkStart w:id="85" w:name="_Toc482371130"/>
      <w:r w:rsidRPr="0014291A">
        <w:t xml:space="preserve">Develop </w:t>
      </w:r>
      <w:r>
        <w:t xml:space="preserve">and Launch </w:t>
      </w:r>
      <w:r w:rsidRPr="0014291A">
        <w:t xml:space="preserve">GHHIN </w:t>
      </w:r>
      <w:r>
        <w:t xml:space="preserve">Outreach </w:t>
      </w:r>
      <w:r w:rsidRPr="0014291A">
        <w:t>Strategy</w:t>
      </w:r>
      <w:bookmarkEnd w:id="85"/>
      <w:r w:rsidRPr="0014291A">
        <w:t xml:space="preserve"> </w:t>
      </w:r>
      <w:r>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75B116B" w:rsidR="003F4581" w:rsidRPr="003F4581" w:rsidRDefault="003F4581" w:rsidP="003955AE">
      <w:pPr>
        <w:pStyle w:val="Heading1"/>
        <w:numPr>
          <w:ilvl w:val="0"/>
          <w:numId w:val="13"/>
        </w:numPr>
      </w:pPr>
      <w:bookmarkStart w:id="86" w:name="_Toc482371131"/>
      <w:bookmarkStart w:id="87" w:name="_Toc477372207"/>
      <w:r w:rsidRPr="003955AE">
        <w:lastRenderedPageBreak/>
        <w:t>Global Heat Health Forum 2017</w:t>
      </w:r>
      <w:r w:rsidRPr="003955AE">
        <w:rPr>
          <w:b/>
          <w:bCs/>
          <w:color w:val="FFFFFF" w:themeColor="background1"/>
          <w:sz w:val="24"/>
          <w:szCs w:val="24"/>
        </w:rPr>
        <w:t xml:space="preserve">  Bangkok or Hong Kong</w:t>
      </w:r>
      <w:bookmarkEnd w:id="86"/>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7C423B">
        <w:rPr>
          <w:rFonts w:ascii="Calibri Light" w:hAnsi="Calibri Light" w:cstheme="majorBidi"/>
          <w:sz w:val="20"/>
          <w:szCs w:val="20"/>
          <w:vertAlign w:val="superscript"/>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AB2DA3B" w14:textId="77777777" w:rsidR="003F4581" w:rsidRDefault="003F4581" w:rsidP="003F4581">
      <w:pPr>
        <w:pStyle w:val="Heading1"/>
        <w:numPr>
          <w:ilvl w:val="0"/>
          <w:numId w:val="1"/>
        </w:numPr>
        <w:ind w:left="426"/>
      </w:pPr>
      <w:bookmarkStart w:id="88" w:name="_Toc482371132"/>
      <w:r>
        <w:t>Logistics and Planning</w:t>
      </w:r>
      <w:bookmarkEnd w:id="88"/>
      <w: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lastRenderedPageBreak/>
        <w:t>North America (NIHHIS – US, Mexico, Canada via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t>Europe</w:t>
      </w:r>
      <w:r>
        <w:rPr>
          <w:rFonts w:ascii="Calibri Light" w:hAnsi="Calibri Light" w:cstheme="majorBidi"/>
          <w:szCs w:val="20"/>
        </w:rPr>
        <w:t xml:space="preserve"> (Leaders are UK, DE, FR…)</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r>
        <w:rPr>
          <w:rFonts w:ascii="Calibri Light" w:hAnsi="Calibri Light" w:cstheme="majorBidi"/>
          <w:szCs w:val="20"/>
        </w:rPr>
        <w:t xml:space="preserve">Southest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Default="00864AC4" w:rsidP="00864AC4">
      <w:pPr>
        <w:pStyle w:val="Heading1"/>
        <w:numPr>
          <w:ilvl w:val="0"/>
          <w:numId w:val="1"/>
        </w:numPr>
        <w:ind w:left="426"/>
      </w:pPr>
      <w:r w:rsidRPr="004B0802">
        <w:t>Engagement Plan</w:t>
      </w:r>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UKMet/PHE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Wellcome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RDefault="003F4581">
      <w:pPr>
        <w:rPr>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r>
        <w:rPr>
          <w:rFonts w:ascii="Calibri Light" w:hAnsi="Calibri Light"/>
          <w:lang w:val="en-US"/>
        </w:rPr>
        <w:br w:type="page"/>
      </w:r>
    </w:p>
    <w:p w14:paraId="2B8F8E93" w14:textId="77777777" w:rsidR="003F4581" w:rsidRPr="00324D52" w:rsidRDefault="003F4581" w:rsidP="003F4581">
      <w:pPr>
        <w:pStyle w:val="Heading2"/>
        <w:rPr>
          <w:rFonts w:ascii="Calibri Light" w:hAnsi="Calibri Light"/>
          <w:lang w:val="en-US"/>
        </w:rPr>
      </w:pPr>
      <w:bookmarkStart w:id="89" w:name="_Toc482371134"/>
      <w:r w:rsidRPr="00324D52">
        <w:rPr>
          <w:rFonts w:ascii="Calibri Light" w:hAnsi="Calibri Light"/>
          <w:lang w:val="en-US"/>
        </w:rPr>
        <w:lastRenderedPageBreak/>
        <w:t>Work plan and Budget Overview</w:t>
      </w:r>
      <w:bookmarkEnd w:id="87"/>
      <w:bookmarkEnd w:id="89"/>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Manage and </w:t>
            </w:r>
            <w:r w:rsidRPr="00324D52">
              <w:rPr>
                <w:rFonts w:ascii="Calibri Light" w:eastAsia="Times New Roman" w:hAnsi="Calibri Light" w:cs="Times New Roman"/>
                <w:color w:val="000000"/>
                <w:sz w:val="18"/>
                <w:szCs w:val="18"/>
                <w:lang w:val="en-US"/>
              </w:rPr>
              <w:lastRenderedPageBreak/>
              <w:t>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w:t>
            </w:r>
            <w:r w:rsidRPr="00324D52">
              <w:rPr>
                <w:rFonts w:ascii="Calibri Light" w:eastAsia="Times New Roman" w:hAnsi="Calibri Light" w:cs="Times New Roman"/>
                <w:color w:val="000000"/>
                <w:sz w:val="18"/>
                <w:szCs w:val="18"/>
                <w:lang w:val="en-US"/>
              </w:rPr>
              <w:lastRenderedPageBreak/>
              <w:t>opportunities, and latest science assembled and made available to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mentoring programme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90"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90"/>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Shumake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SeaGrant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Sound university level education with at least a Masters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Shumake-Guillemot,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Paix,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91" w:name="_Toc482371136"/>
      <w:r>
        <w:t>Annex 2: Agenda Global forum</w:t>
      </w:r>
      <w:bookmarkEnd w:id="91"/>
      <w:r>
        <w:t xml:space="preserve"> </w:t>
      </w:r>
    </w:p>
    <w:p w14:paraId="2D8460B2" w14:textId="77777777" w:rsidR="00B364B2" w:rsidRPr="00FF6DB6" w:rsidRDefault="00B364B2" w:rsidP="00B364B2">
      <w:pPr>
        <w:pStyle w:val="ListParagraph"/>
      </w:pPr>
      <w:r w:rsidRPr="00E43A92">
        <w:rPr>
          <w:b/>
          <w:bCs/>
          <w:sz w:val="36"/>
          <w:szCs w:val="40"/>
        </w:rPr>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4"/>
      <w:pgSz w:w="11907" w:h="16839" w:code="9"/>
      <w:pgMar w:top="1440" w:right="1440" w:bottom="1440" w:left="1440" w:header="708" w:footer="454"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 w:author="Parks, Robbie M" w:date="2017-08-01T09:45:00Z" w:initials="PRM">
    <w:p w14:paraId="720A4861" w14:textId="1A5E1E4C" w:rsidR="00F50FCA" w:rsidRDefault="00F50FCA">
      <w:pPr>
        <w:pStyle w:val="CommentText"/>
      </w:pPr>
      <w:r>
        <w:rPr>
          <w:rStyle w:val="CommentReference"/>
        </w:rPr>
        <w:annotationRef/>
      </w:r>
      <w:r>
        <w:t>In view of my comments above about the delineation of the synthesis, I think we should rename this, but not sure what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A486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D26BC" w14:textId="77777777" w:rsidR="00D55E9F" w:rsidRDefault="00D55E9F" w:rsidP="00AB6B12">
      <w:r>
        <w:separator/>
      </w:r>
    </w:p>
  </w:endnote>
  <w:endnote w:type="continuationSeparator" w:id="0">
    <w:p w14:paraId="17DDF96F" w14:textId="77777777" w:rsidR="00D55E9F" w:rsidRDefault="00D55E9F"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288D1" w14:textId="77777777" w:rsidR="00D51E12" w:rsidRDefault="00D51E12">
    <w:pPr>
      <w:pStyle w:val="Footer"/>
      <w:jc w:val="right"/>
    </w:pPr>
    <w:r>
      <w:rPr>
        <w:noProof/>
        <w:lang w:eastAsia="en-GB"/>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eastAsia="en-GB"/>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D51E12" w:rsidRDefault="00D51E12" w:rsidP="006C39CD">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D51E12" w:rsidRPr="00352770" w14:paraId="117CC705" w14:textId="77777777" w:rsidTr="001E68D6">
      <w:tc>
        <w:tcPr>
          <w:tcW w:w="2660" w:type="dxa"/>
        </w:tcPr>
        <w:p w14:paraId="48009327" w14:textId="77777777" w:rsidR="00D51E12" w:rsidRDefault="00D51E12" w:rsidP="00DE3577">
          <w:pPr>
            <w:pStyle w:val="Footer"/>
          </w:pPr>
          <w:r>
            <w:rPr>
              <w:noProof/>
              <w:lang w:eastAsia="en-GB"/>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D51E12" w:rsidRPr="002F380E" w:rsidRDefault="00D51E12"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31B42B" id="Group 7" o:spid="_x0000_s1026" style="position:absolute;margin-left:-7.1pt;margin-top:-3.65pt;width:129pt;height:38.45pt;z-index:251684864;mso-width-relative:margin;mso-height-relative:margin" coordsize="1637983,488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">
                    <v:group id="Group 5" o:spid="_x0000_s1027" style="position:absolute;width:1637983;height:488609" coordsize="1637983,4886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202" coordsize="21600,21600" o:spt="202" path="m0,0l0,21600,21600,21600,21600,0xe">
                        <v:stroke joinstyle="miter"/>
                        <v:path gradientshapeok="t" o:connecttype="rect"/>
                      </v:shapetype>
                      <v:shape id="Text Box 2" o:spid="_x0000_s1028" type="#_x0000_t202" style="position:absolute;left:28575;top:376238;width:1609408;height:1123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cfMxAAA&#10;ANoAAAAPAAAAZHJzL2Rvd25yZXYueG1sRI9Ba8JAFITvBf/D8gRvdaOHUqKrFLXQQ63VttDeXrOv&#10;STD7Nuw+Y/z33ULB4zAz3zDzZe8a1VGItWcDk3EGirjwtubSwPvb4+09qCjIFhvPZOBCEZaLwc0c&#10;c+vPvKfuIKVKEI45GqhE2lzrWFTkMI59S5y8Hx8cSpKh1DbgOcFdo6dZdqcd1pwWKmxpVVFxPJyc&#10;geYzhufvTL66dbmV150+fWwmL8aMhv3DDJRQL9fwf/vJGpjC35V0A/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3HzMQAAADaAAAADwAAAAAAAAAAAAAAAACXAgAAZHJzL2Rv&#10;d25yZXYueG1sUEsFBgAAAAAEAAQA9QAAAIgDAAAAAA==&#10;" filled="f" stroked="f" strokeweight=".5pt">
                        <v:textbox inset="0,0,0,0">
                          <w:txbxContent>
                            <w:p w14:paraId="47AA6122" w14:textId="77777777" w:rsidR="00D51E12" w:rsidRPr="002F380E" w:rsidRDefault="00D51E12"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25,90488" to="8858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75;height:433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3&#10;SF7DAAAA2gAAAA8AAABkcnMvZG93bnJldi54bWxEj0FrAjEUhO+F/ofwCl5KzSpFZGuUKggi7KEq&#10;PT82z2zo5mWbxHX11zeFQo/DzHzDLFaDa0VPIVrPCibjAgRx7bVlo+B03L7MQcSErLH1TApuFGG1&#10;fHxYYKn9lT+oPyQjMoRjiQqalLpSylg35DCOfUecvbMPDlOWwUgd8JrhrpXTophJh5bzQoMdbRqq&#10;vw4Xp2BaVKb6NtXz+jTDuP+8n60NvVKjp+H9DUSiIf2H/9o7reAVfq/kGyC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HdIXsMAAADaAAAADwAAAAAAAAAAAAAAAACcAgAA&#10;ZHJzL2Rvd25yZXYueG1sUEsFBgAAAAAEAAQA9wAAAIwDAAAAAA==&#10;">
                        <v:imagedata r:id="rId3" o:title="" cropright="4183f"/>
                        <v:path arrowok="t"/>
                      </v:shape>
                    </v:group>
                    <v:shape id="Picture 6" o:spid="_x0000_s1031" type="#_x0000_t75" style="position:absolute;left:971550;top:138113;width:628650;height:204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j&#10;eyjDAAAA2gAAAA8AAABkcnMvZG93bnJldi54bWxEj0uLwkAQhO8L/oehBW/rZH0hWUdxFwTBg2/3&#10;2mTaJGumJ2ZGjf/eEQSPRVV9RY0mtSnElSqXW1bw1Y5AECdW55wq2G1nn0MQziNrLCyTgjs5mIwb&#10;HyOMtb3xmq4bn4oAYRejgsz7MpbSJRkZdG1bEgfvaCuDPsgqlbrCW4CbQnaiaCAN5hwWMizpN6Pk&#10;tLkYBd3emVz/b3FYH/fbVX//f1j+DDtKtZr19BuEp9q/w6/2XCsYwPNKuAFy/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N7KMMAAADaAAAADwAAAAAAAAAAAAAAAACcAgAA&#10;ZHJzL2Rvd25yZXYueG1sUEsFBgAAAAAEAAQA9wAAAIwDAAAAAA==&#10;">
                      <v:imagedata r:id="rId4" o:title=""/>
                      <v:path arrowok="t"/>
                    </v:shape>
                  </v:group>
                </w:pict>
              </mc:Fallback>
            </mc:AlternateContent>
          </w:r>
          <w:r>
            <w:rPr>
              <w:noProof/>
              <w:lang w:val="en-US"/>
            </w:rPr>
            <w:t xml:space="preserve"> </w:t>
          </w:r>
        </w:p>
      </w:tc>
      <w:tc>
        <w:tcPr>
          <w:tcW w:w="3502" w:type="dxa"/>
        </w:tcPr>
        <w:p w14:paraId="591A1868" w14:textId="77777777" w:rsidR="00D51E12" w:rsidRPr="00352770" w:rsidRDefault="00D51E12" w:rsidP="00DE3577">
          <w:pPr>
            <w:pStyle w:val="Footer"/>
          </w:pPr>
          <w:r w:rsidRPr="00352770">
            <w:rPr>
              <w:noProof/>
              <w:lang w:eastAsia="en-GB"/>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D51E12" w:rsidRPr="00352770" w:rsidRDefault="00D51E12"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ED57AD">
                <w:rPr>
                  <w:noProof/>
                </w:rPr>
                <w:t>i</w:t>
              </w:r>
              <w:r w:rsidRPr="00352770">
                <w:rPr>
                  <w:noProof/>
                </w:rPr>
                <w:fldChar w:fldCharType="end"/>
              </w:r>
            </w:sdtContent>
          </w:sdt>
        </w:p>
        <w:p w14:paraId="50135A51" w14:textId="77777777" w:rsidR="00D51E12" w:rsidRPr="00352770" w:rsidRDefault="00D51E12" w:rsidP="00352770">
          <w:pPr>
            <w:pStyle w:val="Footer"/>
            <w:jc w:val="right"/>
          </w:pPr>
        </w:p>
      </w:tc>
    </w:tr>
  </w:tbl>
  <w:p w14:paraId="7AEBCC60" w14:textId="77777777" w:rsidR="00D51E12" w:rsidRPr="000570C1" w:rsidRDefault="00D51E12" w:rsidP="000570C1">
    <w:pPr>
      <w:pStyle w:val="Footer"/>
      <w:rPr>
        <w:lang w:val="fr-CH"/>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D51E12" w14:paraId="48EB5958" w14:textId="77777777" w:rsidTr="004E7BE6">
      <w:tc>
        <w:tcPr>
          <w:tcW w:w="2660" w:type="dxa"/>
        </w:tcPr>
        <w:p w14:paraId="5115185B" w14:textId="77777777" w:rsidR="00D51E12" w:rsidRDefault="00D51E12" w:rsidP="00DE3577">
          <w:pPr>
            <w:pStyle w:val="Footer"/>
          </w:pPr>
          <w:r>
            <w:rPr>
              <w:noProof/>
              <w:lang w:eastAsia="en-GB"/>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D51E12" w:rsidRPr="002F380E" w:rsidRDefault="00D51E12"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rsidR="003F26F5" w:rsidRPr="002F380E" w:rsidRDefault="003F26F5"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D51E12" w:rsidRDefault="00D51E12" w:rsidP="00DE3577">
          <w:pPr>
            <w:pStyle w:val="Footer"/>
          </w:pPr>
          <w:r>
            <w:rPr>
              <w:noProof/>
              <w:lang w:eastAsia="en-GB"/>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D51E12" w:rsidRDefault="00D51E12"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E1776">
                <w:rPr>
                  <w:noProof/>
                </w:rPr>
                <w:t>10</w:t>
              </w:r>
              <w:r>
                <w:rPr>
                  <w:noProof/>
                </w:rPr>
                <w:fldChar w:fldCharType="end"/>
              </w:r>
            </w:sdtContent>
          </w:sdt>
        </w:p>
        <w:p w14:paraId="5D05F741" w14:textId="77777777" w:rsidR="00D51E12" w:rsidRPr="002F380E" w:rsidRDefault="00D51E12" w:rsidP="00DE3577">
          <w:pPr>
            <w:pStyle w:val="Footer"/>
            <w:jc w:val="right"/>
            <w:rPr>
              <w:color w:val="FFFFFF" w:themeColor="background1"/>
            </w:rPr>
          </w:pPr>
        </w:p>
      </w:tc>
    </w:tr>
  </w:tbl>
  <w:p w14:paraId="07CF71EB" w14:textId="77777777" w:rsidR="00D51E12" w:rsidRDefault="00D51E12" w:rsidP="000570C1">
    <w:pPr>
      <w:pStyle w:val="Footer"/>
      <w:ind w:right="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124E0" w14:textId="77777777" w:rsidR="00D55E9F" w:rsidRDefault="00D55E9F" w:rsidP="00AB6B12">
      <w:r>
        <w:separator/>
      </w:r>
    </w:p>
  </w:footnote>
  <w:footnote w:type="continuationSeparator" w:id="0">
    <w:p w14:paraId="261BA290" w14:textId="77777777" w:rsidR="00D55E9F" w:rsidRDefault="00D55E9F" w:rsidP="00AB6B12">
      <w:r>
        <w:continuationSeparator/>
      </w:r>
    </w:p>
  </w:footnote>
  <w:footnote w:id="1">
    <w:p w14:paraId="601B91F2" w14:textId="77777777" w:rsidR="00D51E12" w:rsidRPr="00A37BC7" w:rsidRDefault="00D51E12" w:rsidP="00864AC4">
      <w:pPr>
        <w:pStyle w:val="FootnoteText"/>
        <w:rPr>
          <w:sz w:val="16"/>
          <w:szCs w:val="16"/>
          <w:lang w:val="en-US"/>
        </w:rPr>
      </w:pPr>
      <w:r w:rsidRPr="00A37BC7">
        <w:rPr>
          <w:rStyle w:val="FootnoteReference"/>
          <w:sz w:val="16"/>
          <w:szCs w:val="16"/>
        </w:rPr>
        <w:footnoteRef/>
      </w:r>
      <w:r w:rsidRPr="00A37BC7">
        <w:rPr>
          <w:sz w:val="16"/>
          <w:szCs w:val="16"/>
        </w:rPr>
        <w:t xml:space="preserve"> the US National Oceanic and Atmospheric Administration (NOAA), German Deutscher Wetterdienst (DWD), the US Centers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3DAD" w14:textId="77777777" w:rsidR="00D51E12" w:rsidRDefault="00D51E12" w:rsidP="004E7BE6">
    <w:pPr>
      <w:pStyle w:val="Header"/>
      <w:jc w:val="right"/>
    </w:pPr>
    <w:r>
      <w:rPr>
        <w:noProof/>
        <w:lang w:eastAsia="en-GB"/>
      </w:rPr>
      <w:drawing>
        <wp:inline distT="0" distB="0" distL="0" distR="0" wp14:anchorId="20ECB15A" wp14:editId="335C85CA">
          <wp:extent cx="2256312" cy="74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logo.png"/>
                  <pic:cNvPicPr/>
                </pic:nvPicPr>
                <pic:blipFill rotWithShape="1">
                  <a:blip r:embed="rId1">
                    <a:extLst>
                      <a:ext uri="{28A0092B-C50C-407E-A947-70E740481C1C}">
                        <a14:useLocalDpi xmlns:a14="http://schemas.microsoft.com/office/drawing/2010/main" val="0"/>
                      </a:ext>
                    </a:extLst>
                  </a:blip>
                  <a:srcRect l="2555" t="9456" r="3887" b="10168"/>
                  <a:stretch/>
                </pic:blipFill>
                <pic:spPr bwMode="auto">
                  <a:xfrm>
                    <a:off x="0" y="0"/>
                    <a:ext cx="2256312" cy="748145"/>
                  </a:xfrm>
                  <a:prstGeom prst="rect">
                    <a:avLst/>
                  </a:prstGeom>
                  <a:ln>
                    <a:noFill/>
                  </a:ln>
                  <a:extLst>
                    <a:ext uri="{53640926-AAD7-44D8-BBD7-CCE9431645EC}">
                      <a14:shadowObscured xmlns:a14="http://schemas.microsoft.com/office/drawing/2010/main"/>
                    </a:ext>
                  </a:extLst>
                </pic:spPr>
              </pic:pic>
            </a:graphicData>
          </a:graphic>
        </wp:inline>
      </w:drawing>
    </w:r>
  </w:p>
  <w:p w14:paraId="5201F348" w14:textId="77777777" w:rsidR="00D51E12" w:rsidRDefault="00D51E12" w:rsidP="004E7BE6">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8A673" w14:textId="77777777" w:rsidR="00D51E12" w:rsidRDefault="00D51E12" w:rsidP="004E7BE6">
    <w:pPr>
      <w:pStyle w:val="Header"/>
    </w:pPr>
    <w:r>
      <w:rPr>
        <w:noProof/>
        <w:lang w:eastAsia="en-GB"/>
      </w:rPr>
      <w:drawing>
        <wp:inline distT="0" distB="0" distL="0" distR="0" wp14:anchorId="1BC034FB" wp14:editId="37BD534E">
          <wp:extent cx="542925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logo.png"/>
                  <pic:cNvPicPr/>
                </pic:nvPicPr>
                <pic:blipFill>
                  <a:blip r:embed="rId1">
                    <a:extLst>
                      <a:ext uri="{28A0092B-C50C-407E-A947-70E740481C1C}">
                        <a14:useLocalDpi xmlns:a14="http://schemas.microsoft.com/office/drawing/2010/main" val="0"/>
                      </a:ext>
                    </a:extLst>
                  </a:blip>
                  <a:stretch>
                    <a:fillRect/>
                  </a:stretch>
                </pic:blipFill>
                <pic:spPr>
                  <a:xfrm>
                    <a:off x="0" y="0"/>
                    <a:ext cx="5429250" cy="209550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
  </w:num>
  <w:num w:numId="4">
    <w:abstractNumId w:val="26"/>
  </w:num>
  <w:num w:numId="5">
    <w:abstractNumId w:val="18"/>
  </w:num>
  <w:num w:numId="6">
    <w:abstractNumId w:val="40"/>
  </w:num>
  <w:num w:numId="7">
    <w:abstractNumId w:val="16"/>
  </w:num>
  <w:num w:numId="8">
    <w:abstractNumId w:val="9"/>
  </w:num>
  <w:num w:numId="9">
    <w:abstractNumId w:val="11"/>
  </w:num>
  <w:num w:numId="10">
    <w:abstractNumId w:val="13"/>
  </w:num>
  <w:num w:numId="11">
    <w:abstractNumId w:val="42"/>
  </w:num>
  <w:num w:numId="12">
    <w:abstractNumId w:val="28"/>
  </w:num>
  <w:num w:numId="13">
    <w:abstractNumId w:val="2"/>
  </w:num>
  <w:num w:numId="14">
    <w:abstractNumId w:val="36"/>
  </w:num>
  <w:num w:numId="15">
    <w:abstractNumId w:val="0"/>
  </w:num>
  <w:num w:numId="16">
    <w:abstractNumId w:val="23"/>
  </w:num>
  <w:num w:numId="17">
    <w:abstractNumId w:val="37"/>
  </w:num>
  <w:num w:numId="18">
    <w:abstractNumId w:val="12"/>
  </w:num>
  <w:num w:numId="19">
    <w:abstractNumId w:val="7"/>
  </w:num>
  <w:num w:numId="20">
    <w:abstractNumId w:val="43"/>
  </w:num>
  <w:num w:numId="21">
    <w:abstractNumId w:val="21"/>
  </w:num>
  <w:num w:numId="22">
    <w:abstractNumId w:val="31"/>
  </w:num>
  <w:num w:numId="23">
    <w:abstractNumId w:val="20"/>
  </w:num>
  <w:num w:numId="24">
    <w:abstractNumId w:val="27"/>
  </w:num>
  <w:num w:numId="25">
    <w:abstractNumId w:val="14"/>
  </w:num>
  <w:num w:numId="26">
    <w:abstractNumId w:val="10"/>
  </w:num>
  <w:num w:numId="27">
    <w:abstractNumId w:val="17"/>
  </w:num>
  <w:num w:numId="28">
    <w:abstractNumId w:val="5"/>
  </w:num>
  <w:num w:numId="29">
    <w:abstractNumId w:val="41"/>
  </w:num>
  <w:num w:numId="30">
    <w:abstractNumId w:val="8"/>
  </w:num>
  <w:num w:numId="31">
    <w:abstractNumId w:val="30"/>
  </w:num>
  <w:num w:numId="32">
    <w:abstractNumId w:val="3"/>
  </w:num>
  <w:num w:numId="33">
    <w:abstractNumId w:val="19"/>
  </w:num>
  <w:num w:numId="34">
    <w:abstractNumId w:val="4"/>
  </w:num>
  <w:num w:numId="35">
    <w:abstractNumId w:val="39"/>
  </w:num>
  <w:num w:numId="36">
    <w:abstractNumId w:val="33"/>
  </w:num>
  <w:num w:numId="37">
    <w:abstractNumId w:val="29"/>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32"/>
  </w:num>
  <w:num w:numId="41">
    <w:abstractNumId w:val="6"/>
  </w:num>
  <w:num w:numId="42">
    <w:abstractNumId w:val="25"/>
  </w:num>
  <w:num w:numId="43">
    <w:abstractNumId w:val="24"/>
  </w:num>
  <w:num w:numId="44">
    <w:abstractNumId w:val="35"/>
  </w:num>
  <w:num w:numId="45">
    <w:abstractNumId w:val="3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132085"/>
    <w:rsid w:val="00135BDB"/>
    <w:rsid w:val="00140A53"/>
    <w:rsid w:val="001753B4"/>
    <w:rsid w:val="001A03DE"/>
    <w:rsid w:val="001B3FC0"/>
    <w:rsid w:val="001E68D6"/>
    <w:rsid w:val="001F3236"/>
    <w:rsid w:val="00206AF3"/>
    <w:rsid w:val="00213FBD"/>
    <w:rsid w:val="00233649"/>
    <w:rsid w:val="00241F0C"/>
    <w:rsid w:val="00257153"/>
    <w:rsid w:val="00275133"/>
    <w:rsid w:val="00275557"/>
    <w:rsid w:val="00283D11"/>
    <w:rsid w:val="00287963"/>
    <w:rsid w:val="002B3C8C"/>
    <w:rsid w:val="002C2244"/>
    <w:rsid w:val="002C32CF"/>
    <w:rsid w:val="002D6757"/>
    <w:rsid w:val="002E3615"/>
    <w:rsid w:val="002F380E"/>
    <w:rsid w:val="00305C06"/>
    <w:rsid w:val="00327FCC"/>
    <w:rsid w:val="00341668"/>
    <w:rsid w:val="00352770"/>
    <w:rsid w:val="003613BC"/>
    <w:rsid w:val="00390F7D"/>
    <w:rsid w:val="003955AE"/>
    <w:rsid w:val="003B6850"/>
    <w:rsid w:val="003C4AD2"/>
    <w:rsid w:val="003E2ED3"/>
    <w:rsid w:val="003E3101"/>
    <w:rsid w:val="003F26F5"/>
    <w:rsid w:val="003F4581"/>
    <w:rsid w:val="004151B6"/>
    <w:rsid w:val="00424E6E"/>
    <w:rsid w:val="00436F5E"/>
    <w:rsid w:val="00457524"/>
    <w:rsid w:val="004E7BE6"/>
    <w:rsid w:val="005004EB"/>
    <w:rsid w:val="00501C87"/>
    <w:rsid w:val="0055353B"/>
    <w:rsid w:val="00566C31"/>
    <w:rsid w:val="00597897"/>
    <w:rsid w:val="005C1961"/>
    <w:rsid w:val="005D29BC"/>
    <w:rsid w:val="005E1DBD"/>
    <w:rsid w:val="0061201D"/>
    <w:rsid w:val="00645C43"/>
    <w:rsid w:val="0065611A"/>
    <w:rsid w:val="0067500A"/>
    <w:rsid w:val="00686236"/>
    <w:rsid w:val="00693168"/>
    <w:rsid w:val="006C2969"/>
    <w:rsid w:val="006C39CD"/>
    <w:rsid w:val="006E5B8A"/>
    <w:rsid w:val="006F21F3"/>
    <w:rsid w:val="00701108"/>
    <w:rsid w:val="00706777"/>
    <w:rsid w:val="00732172"/>
    <w:rsid w:val="0074283A"/>
    <w:rsid w:val="00774FD0"/>
    <w:rsid w:val="007B047C"/>
    <w:rsid w:val="007B53A6"/>
    <w:rsid w:val="007C0994"/>
    <w:rsid w:val="007C1660"/>
    <w:rsid w:val="00817EE2"/>
    <w:rsid w:val="00833975"/>
    <w:rsid w:val="00844A2B"/>
    <w:rsid w:val="00860976"/>
    <w:rsid w:val="00864AC4"/>
    <w:rsid w:val="00883855"/>
    <w:rsid w:val="0089123E"/>
    <w:rsid w:val="008C423B"/>
    <w:rsid w:val="008C6813"/>
    <w:rsid w:val="008E440A"/>
    <w:rsid w:val="00911643"/>
    <w:rsid w:val="00916735"/>
    <w:rsid w:val="00962075"/>
    <w:rsid w:val="00984D49"/>
    <w:rsid w:val="009B2ED9"/>
    <w:rsid w:val="009B7CAB"/>
    <w:rsid w:val="009C3ED4"/>
    <w:rsid w:val="009C7A6E"/>
    <w:rsid w:val="009F1BAC"/>
    <w:rsid w:val="00A70F48"/>
    <w:rsid w:val="00A74B04"/>
    <w:rsid w:val="00A77B31"/>
    <w:rsid w:val="00AB04CE"/>
    <w:rsid w:val="00AB2735"/>
    <w:rsid w:val="00AB6B12"/>
    <w:rsid w:val="00AB6F88"/>
    <w:rsid w:val="00B364B2"/>
    <w:rsid w:val="00B4699E"/>
    <w:rsid w:val="00B5182F"/>
    <w:rsid w:val="00B67E09"/>
    <w:rsid w:val="00B817FE"/>
    <w:rsid w:val="00BA7567"/>
    <w:rsid w:val="00BF2C6A"/>
    <w:rsid w:val="00C021CE"/>
    <w:rsid w:val="00C32D06"/>
    <w:rsid w:val="00C41A39"/>
    <w:rsid w:val="00CC11DC"/>
    <w:rsid w:val="00D51E12"/>
    <w:rsid w:val="00D55E9F"/>
    <w:rsid w:val="00D9513C"/>
    <w:rsid w:val="00DE1CF9"/>
    <w:rsid w:val="00DE2E0E"/>
    <w:rsid w:val="00DE3577"/>
    <w:rsid w:val="00E1101B"/>
    <w:rsid w:val="00E211B8"/>
    <w:rsid w:val="00E21864"/>
    <w:rsid w:val="00E34007"/>
    <w:rsid w:val="00E455B5"/>
    <w:rsid w:val="00E76257"/>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61AD"/>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semiHidden/>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semiHidden/>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footer" Target="footer3.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yperlink" Target="https://link.springer.com/article/10.1007/s00484-013-0729-9"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50.png"/><Relationship Id="rId4" Type="http://schemas.openxmlformats.org/officeDocument/2006/relationships/image" Target="media/image60.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1D293EED-EF4D-4679-B174-F231CE5C790F}" srcId="{294ECB6F-4537-430C-946E-E82F89FFE310}" destId="{8AD4BBC8-1567-42C3-B611-07633ECCAAF5}" srcOrd="0" destOrd="0" parTransId="{C0F608F2-88E2-47C9-B05C-C8EB6758863D}" sibTransId="{02A7914C-F77E-4BB7-B4CD-DBDFF266557A}"/>
    <dgm:cxn modelId="{E88B0BCE-0C9D-9640-B8F5-2758A34D674C}" type="presOf" srcId="{770FE518-EC3E-48CE-A18F-5B658AD3A6D8}" destId="{C2FA2FE7-FB29-4157-BE9D-29859ED32588}" srcOrd="0" destOrd="0" presId="urn:microsoft.com/office/officeart/2005/8/layout/radial4"/>
    <dgm:cxn modelId="{F1626E27-4302-FD48-BF20-9C3ABFD30CFB}" type="presOf" srcId="{30C3FD64-7D4E-4EBB-85D3-3232F3F1877B}" destId="{33798C96-BBC9-406C-93A5-8BB1B68A8883}" srcOrd="0" destOrd="0" presId="urn:microsoft.com/office/officeart/2005/8/layout/radial4"/>
    <dgm:cxn modelId="{62895065-CE51-814D-82A6-A451EF3C3582}" type="presOf" srcId="{87175413-2F10-436B-924F-54B8947A95E6}" destId="{F66F2E4B-A734-41BF-9765-FD92D2A3C77C}"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33B76E4D-C471-C649-9C44-66F29E4C9ED2}" type="presOf" srcId="{3CFA2364-BAA2-4A32-8FD7-78972CB2C33E}" destId="{E56FC0AB-5809-4BE3-97EA-10255B30933D}"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BD7F7404-4199-334D-80C1-752FA3F8CD54}" type="presOf" srcId="{422FCC72-BD7A-45C7-80EB-3EEDB24E3C90}" destId="{157571CB-CAC5-48D6-B48A-52DF09C34DB3}"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7497E775-C75F-ED4E-BDE4-F449D24D5ADB}" type="presOf" srcId="{83E7E209-195F-440B-8A43-6CB29C3D4345}" destId="{26307783-568D-4E6A-B0B6-71A5842AA28B}" srcOrd="0" destOrd="0" presId="urn:microsoft.com/office/officeart/2005/8/layout/radial4"/>
    <dgm:cxn modelId="{DDC6F877-49FE-C84F-8D68-DD712851B119}" type="presOf" srcId="{8AD4BBC8-1567-42C3-B611-07633ECCAAF5}" destId="{AD0F818F-5B7A-433F-9084-3BDDA8587FDF}" srcOrd="0" destOrd="0" presId="urn:microsoft.com/office/officeart/2005/8/layout/radial4"/>
    <dgm:cxn modelId="{172D2BA6-C3EB-2544-B1F1-976D80E26FA6}" type="presOf" srcId="{C0F608F2-88E2-47C9-B05C-C8EB6758863D}" destId="{8B6A3FBA-FE16-47C8-BD4B-D11F1A5DAAD0}" srcOrd="0" destOrd="0" presId="urn:microsoft.com/office/officeart/2005/8/layout/radial4"/>
    <dgm:cxn modelId="{F01C1A5C-BC54-6242-8941-F5273E0F4A50}" type="presOf" srcId="{9026AF99-4ECE-4760-9855-3D0FFBCDE831}" destId="{73F4C41C-81E7-4979-B21C-2BBDA19C9D9E}"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5D0F0E98-3449-2F49-BF31-569CDB58FC9F}" type="presOf" srcId="{294ECB6F-4537-430C-946E-E82F89FFE310}" destId="{C9EFE481-A395-4EE5-B216-145210E79855}" srcOrd="0" destOrd="0" presId="urn:microsoft.com/office/officeart/2005/8/layout/radial4"/>
    <dgm:cxn modelId="{04D0AFC8-7A8A-4C4F-9CBE-F17BCADA125B}" type="presParOf" srcId="{73F4C41C-81E7-4979-B21C-2BBDA19C9D9E}" destId="{C9EFE481-A395-4EE5-B216-145210E79855}" srcOrd="0" destOrd="0" presId="urn:microsoft.com/office/officeart/2005/8/layout/radial4"/>
    <dgm:cxn modelId="{AF1ECF33-3CF7-E040-91AD-C0250A06CE2C}" type="presParOf" srcId="{73F4C41C-81E7-4979-B21C-2BBDA19C9D9E}" destId="{8B6A3FBA-FE16-47C8-BD4B-D11F1A5DAAD0}" srcOrd="1" destOrd="0" presId="urn:microsoft.com/office/officeart/2005/8/layout/radial4"/>
    <dgm:cxn modelId="{DAEB7075-D2FE-BE49-8380-6890D7BC4913}" type="presParOf" srcId="{73F4C41C-81E7-4979-B21C-2BBDA19C9D9E}" destId="{AD0F818F-5B7A-433F-9084-3BDDA8587FDF}" srcOrd="2" destOrd="0" presId="urn:microsoft.com/office/officeart/2005/8/layout/radial4"/>
    <dgm:cxn modelId="{BADB6FA3-D043-1440-AD16-05909B5C7642}" type="presParOf" srcId="{73F4C41C-81E7-4979-B21C-2BBDA19C9D9E}" destId="{33798C96-BBC9-406C-93A5-8BB1B68A8883}" srcOrd="3" destOrd="0" presId="urn:microsoft.com/office/officeart/2005/8/layout/radial4"/>
    <dgm:cxn modelId="{3478EDD6-AE13-6646-85ED-7DF009563FB1}" type="presParOf" srcId="{73F4C41C-81E7-4979-B21C-2BBDA19C9D9E}" destId="{F66F2E4B-A734-41BF-9765-FD92D2A3C77C}" srcOrd="4" destOrd="0" presId="urn:microsoft.com/office/officeart/2005/8/layout/radial4"/>
    <dgm:cxn modelId="{485A5C22-31E9-5F42-B535-0362ED6E306B}" type="presParOf" srcId="{73F4C41C-81E7-4979-B21C-2BBDA19C9D9E}" destId="{26307783-568D-4E6A-B0B6-71A5842AA28B}" srcOrd="5" destOrd="0" presId="urn:microsoft.com/office/officeart/2005/8/layout/radial4"/>
    <dgm:cxn modelId="{8F37BCB4-D1C2-D344-AE08-82841BF43FE0}" type="presParOf" srcId="{73F4C41C-81E7-4979-B21C-2BBDA19C9D9E}" destId="{157571CB-CAC5-48D6-B48A-52DF09C34DB3}" srcOrd="6" destOrd="0" presId="urn:microsoft.com/office/officeart/2005/8/layout/radial4"/>
    <dgm:cxn modelId="{8F90AC9C-6920-F34C-9D96-E0B7BAE2CDE2}" type="presParOf" srcId="{73F4C41C-81E7-4979-B21C-2BBDA19C9D9E}" destId="{E56FC0AB-5809-4BE3-97EA-10255B30933D}" srcOrd="7" destOrd="0" presId="urn:microsoft.com/office/officeart/2005/8/layout/radial4"/>
    <dgm:cxn modelId="{9D4D8B47-20F7-BC4E-A12C-DD4EEDFBD62A}"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549BF-1F0E-6B4C-8528-765D243E4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C:\CHO Masterfile Feb 2017\2  PROJECTS\GHHIN\Operationalizing GHHIN\GHHIN TEMPLATE.dotx</Template>
  <TotalTime>50</TotalTime>
  <Pages>21</Pages>
  <Words>6481</Words>
  <Characters>36947</Characters>
  <Application>Microsoft Macintosh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Parks, Robbie M</cp:lastModifiedBy>
  <cp:revision>27</cp:revision>
  <cp:lastPrinted>2017-07-25T09:19:00Z</cp:lastPrinted>
  <dcterms:created xsi:type="dcterms:W3CDTF">2017-07-31T15:37:00Z</dcterms:created>
  <dcterms:modified xsi:type="dcterms:W3CDTF">2017-08-01T07:51:00Z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